
<file path=[Content_Types].xml><?xml version="1.0" encoding="utf-8"?>
<Types xmlns="http://schemas.openxmlformats.org/package/2006/content-types">
  <Default Extension="png" ContentType="image/png"/>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4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1440"/>
        <w:gridCol w:w="900"/>
        <w:gridCol w:w="1034"/>
      </w:tblGrid>
      <w:tr w:rsidR="007A24D6" w:rsidRPr="004F624E" w14:paraId="2960A137" w14:textId="77777777">
        <w:tc>
          <w:tcPr>
            <w:tcW w:w="1080" w:type="dxa"/>
          </w:tcPr>
          <w:p w14:paraId="355CB32D" w14:textId="77777777" w:rsidR="007A24D6" w:rsidRPr="004F624E" w:rsidRDefault="007A24D6" w:rsidP="00EE57E3">
            <w:pPr>
              <w:pStyle w:val="a9"/>
              <w:spacing w:line="360" w:lineRule="auto"/>
              <w:ind w:firstLineChars="50" w:firstLine="120"/>
              <w:rPr>
                <w:rFonts w:ascii="Consolas" w:hAnsi="Consolas"/>
              </w:rPr>
            </w:pPr>
            <w:r w:rsidRPr="004F624E">
              <w:rPr>
                <w:rFonts w:ascii="Consolas" w:hAnsi="Consolas" w:hint="eastAsia"/>
              </w:rPr>
              <w:t>版本</w:t>
            </w:r>
          </w:p>
        </w:tc>
        <w:tc>
          <w:tcPr>
            <w:tcW w:w="1440" w:type="dxa"/>
          </w:tcPr>
          <w:p w14:paraId="40529107" w14:textId="77777777" w:rsidR="007A24D6" w:rsidRPr="004F624E" w:rsidRDefault="00CD3CD3" w:rsidP="007E5855">
            <w:pPr>
              <w:pStyle w:val="a9"/>
              <w:spacing w:line="360" w:lineRule="auto"/>
              <w:rPr>
                <w:rFonts w:ascii="Consolas" w:hAnsi="Consolas"/>
              </w:rPr>
            </w:pPr>
            <w:r w:rsidRPr="004F624E">
              <w:rPr>
                <w:rFonts w:ascii="Consolas" w:hAnsi="Consolas" w:hint="eastAsia"/>
              </w:rPr>
              <w:t>0</w:t>
            </w:r>
            <w:r w:rsidR="003E7B09" w:rsidRPr="004F624E">
              <w:rPr>
                <w:rFonts w:ascii="Consolas" w:hAnsi="Consolas" w:hint="eastAsia"/>
              </w:rPr>
              <w:t>.1</w:t>
            </w:r>
          </w:p>
        </w:tc>
        <w:tc>
          <w:tcPr>
            <w:tcW w:w="900" w:type="dxa"/>
          </w:tcPr>
          <w:p w14:paraId="3A927E8D" w14:textId="77777777" w:rsidR="007A24D6" w:rsidRPr="004F624E" w:rsidRDefault="007A24D6" w:rsidP="007E5855">
            <w:pPr>
              <w:pStyle w:val="a9"/>
              <w:spacing w:line="360" w:lineRule="auto"/>
              <w:rPr>
                <w:rFonts w:ascii="Consolas" w:hAnsi="Consolas"/>
              </w:rPr>
            </w:pPr>
            <w:r w:rsidRPr="004F624E">
              <w:rPr>
                <w:rFonts w:ascii="Consolas" w:hAnsi="Consolas" w:hint="eastAsia"/>
              </w:rPr>
              <w:t>密级</w:t>
            </w:r>
          </w:p>
        </w:tc>
        <w:tc>
          <w:tcPr>
            <w:tcW w:w="1034" w:type="dxa"/>
          </w:tcPr>
          <w:p w14:paraId="210DCC3A" w14:textId="77777777" w:rsidR="007A24D6" w:rsidRPr="004F624E" w:rsidRDefault="008C07C9" w:rsidP="007E5855">
            <w:pPr>
              <w:pStyle w:val="a9"/>
              <w:spacing w:line="360" w:lineRule="auto"/>
              <w:rPr>
                <w:rFonts w:ascii="Consolas" w:hAnsi="Consolas"/>
              </w:rPr>
            </w:pPr>
            <w:r w:rsidRPr="004F624E">
              <w:rPr>
                <w:rFonts w:ascii="Consolas" w:hAnsi="Consolas" w:hint="eastAsia"/>
              </w:rPr>
              <w:t>高</w:t>
            </w:r>
          </w:p>
        </w:tc>
      </w:tr>
    </w:tbl>
    <w:p w14:paraId="7B159424" w14:textId="77777777" w:rsidR="007A24D6" w:rsidRPr="004F624E" w:rsidRDefault="007A24D6" w:rsidP="007E5855">
      <w:pPr>
        <w:pStyle w:val="a4"/>
        <w:spacing w:after="72" w:line="360" w:lineRule="auto"/>
        <w:ind w:firstLine="480"/>
        <w:rPr>
          <w:rFonts w:ascii="Consolas" w:hAnsi="Consolas"/>
        </w:rPr>
      </w:pPr>
    </w:p>
    <w:p w14:paraId="05E12F21" w14:textId="77777777" w:rsidR="007A24D6" w:rsidRPr="004F624E" w:rsidRDefault="007A24D6" w:rsidP="007E5855">
      <w:pPr>
        <w:pStyle w:val="a4"/>
        <w:spacing w:after="72" w:line="360" w:lineRule="auto"/>
        <w:ind w:firstLine="480"/>
        <w:rPr>
          <w:rFonts w:ascii="Consolas" w:hAnsi="Consolas"/>
        </w:rPr>
      </w:pPr>
    </w:p>
    <w:p w14:paraId="2AD9B6D1" w14:textId="77777777" w:rsidR="007A24D6" w:rsidRPr="004F624E" w:rsidRDefault="007A24D6" w:rsidP="007E5855">
      <w:pPr>
        <w:pStyle w:val="a4"/>
        <w:spacing w:after="72" w:line="360" w:lineRule="auto"/>
        <w:ind w:firstLine="480"/>
        <w:rPr>
          <w:rFonts w:ascii="Consolas" w:hAnsi="Consolas"/>
        </w:rPr>
      </w:pPr>
    </w:p>
    <w:p w14:paraId="7D4741BE" w14:textId="77777777" w:rsidR="007A24D6" w:rsidRPr="004F624E" w:rsidRDefault="007A24D6" w:rsidP="007E5855">
      <w:pPr>
        <w:pStyle w:val="a4"/>
        <w:spacing w:after="72" w:line="360" w:lineRule="auto"/>
        <w:ind w:firstLine="480"/>
        <w:rPr>
          <w:rFonts w:ascii="Consolas" w:hAnsi="Consolas"/>
        </w:rPr>
      </w:pPr>
    </w:p>
    <w:p w14:paraId="31B223B7" w14:textId="77777777" w:rsidR="007A24D6" w:rsidRPr="004F624E" w:rsidRDefault="007A24D6" w:rsidP="007E5855">
      <w:pPr>
        <w:pStyle w:val="a4"/>
        <w:spacing w:after="72" w:line="360" w:lineRule="auto"/>
        <w:ind w:firstLine="480"/>
        <w:rPr>
          <w:rFonts w:ascii="Consolas" w:hAnsi="Consolas"/>
        </w:rPr>
      </w:pPr>
    </w:p>
    <w:p w14:paraId="1A10E98B" w14:textId="77777777" w:rsidR="007A24D6" w:rsidRPr="004F624E" w:rsidRDefault="007A24D6" w:rsidP="007E5855">
      <w:pPr>
        <w:pStyle w:val="a4"/>
        <w:spacing w:after="72" w:line="360" w:lineRule="auto"/>
        <w:ind w:firstLine="480"/>
        <w:rPr>
          <w:rFonts w:ascii="Consolas" w:hAnsi="Consolas"/>
        </w:rPr>
      </w:pPr>
    </w:p>
    <w:p w14:paraId="15DC269B" w14:textId="77777777" w:rsidR="006733E6" w:rsidRPr="004F624E" w:rsidRDefault="006733E6" w:rsidP="007E5855">
      <w:pPr>
        <w:pStyle w:val="a4"/>
        <w:spacing w:after="72" w:line="360" w:lineRule="auto"/>
        <w:ind w:firstLine="480"/>
        <w:rPr>
          <w:rFonts w:ascii="Consolas" w:hAnsi="Consolas"/>
        </w:rPr>
      </w:pPr>
    </w:p>
    <w:p w14:paraId="39C1C91F" w14:textId="77777777" w:rsidR="007A24D6" w:rsidRPr="004F624E" w:rsidRDefault="00DE74AB" w:rsidP="007E5855">
      <w:pPr>
        <w:spacing w:line="360" w:lineRule="auto"/>
        <w:jc w:val="center"/>
        <w:rPr>
          <w:rFonts w:ascii="Consolas" w:hAnsi="Consolas"/>
          <w:b/>
          <w:sz w:val="52"/>
          <w:szCs w:val="52"/>
        </w:rPr>
      </w:pPr>
      <w:bookmarkStart w:id="0" w:name="_Toc261859016"/>
      <w:bookmarkStart w:id="1" w:name="_Toc264536229"/>
      <w:bookmarkStart w:id="2" w:name="_Toc264543533"/>
      <w:bookmarkStart w:id="3" w:name="_Toc264622505"/>
      <w:r w:rsidRPr="004F624E">
        <w:rPr>
          <w:rFonts w:ascii="Consolas" w:hAnsi="Consolas" w:hint="eastAsia"/>
          <w:b/>
          <w:sz w:val="52"/>
          <w:szCs w:val="52"/>
        </w:rPr>
        <w:t>MAX 1.0</w:t>
      </w:r>
      <w:r w:rsidR="003E4686" w:rsidRPr="004F624E">
        <w:rPr>
          <w:rFonts w:ascii="Consolas" w:hAnsi="Consolas" w:hint="eastAsia"/>
          <w:b/>
          <w:sz w:val="52"/>
          <w:szCs w:val="52"/>
        </w:rPr>
        <w:t>软件需求</w:t>
      </w:r>
      <w:r w:rsidR="004E7D26" w:rsidRPr="004F624E">
        <w:rPr>
          <w:rFonts w:ascii="Consolas" w:hAnsi="Consolas" w:hint="eastAsia"/>
          <w:b/>
          <w:sz w:val="52"/>
          <w:szCs w:val="52"/>
        </w:rPr>
        <w:t>规格</w:t>
      </w:r>
      <w:r w:rsidR="0024145D" w:rsidRPr="004F624E">
        <w:rPr>
          <w:rFonts w:ascii="Consolas" w:hAnsi="Consolas" w:hint="eastAsia"/>
          <w:b/>
          <w:sz w:val="52"/>
          <w:szCs w:val="52"/>
        </w:rPr>
        <w:t>说明</w:t>
      </w:r>
      <w:r w:rsidR="00595C66" w:rsidRPr="004F624E">
        <w:rPr>
          <w:rFonts w:ascii="Consolas" w:hAnsi="Consolas" w:hint="eastAsia"/>
          <w:b/>
          <w:sz w:val="52"/>
          <w:szCs w:val="52"/>
        </w:rPr>
        <w:t>书</w:t>
      </w:r>
      <w:bookmarkEnd w:id="0"/>
      <w:bookmarkEnd w:id="1"/>
      <w:bookmarkEnd w:id="2"/>
      <w:bookmarkEnd w:id="3"/>
    </w:p>
    <w:p w14:paraId="5A4D88AC" w14:textId="77777777" w:rsidR="007A24D6" w:rsidRPr="004F624E" w:rsidRDefault="007A24D6" w:rsidP="007E5855">
      <w:pPr>
        <w:pStyle w:val="a4"/>
        <w:spacing w:after="72" w:line="360" w:lineRule="auto"/>
        <w:ind w:firstLine="600"/>
        <w:rPr>
          <w:rFonts w:ascii="Consolas" w:hAnsi="Consolas"/>
          <w:sz w:val="30"/>
        </w:rPr>
      </w:pPr>
    </w:p>
    <w:p w14:paraId="6B81033A" w14:textId="77777777" w:rsidR="007A24D6" w:rsidRPr="004F624E" w:rsidRDefault="007A24D6" w:rsidP="007E5855">
      <w:pPr>
        <w:pStyle w:val="a4"/>
        <w:spacing w:after="72" w:line="360" w:lineRule="auto"/>
        <w:ind w:firstLine="600"/>
        <w:rPr>
          <w:rFonts w:ascii="Consolas" w:hAnsi="Consolas"/>
          <w:sz w:val="30"/>
        </w:rPr>
      </w:pPr>
    </w:p>
    <w:p w14:paraId="4F65B29E" w14:textId="77777777" w:rsidR="007A24D6" w:rsidRPr="004F624E" w:rsidRDefault="007A24D6" w:rsidP="007E5855">
      <w:pPr>
        <w:pStyle w:val="a4"/>
        <w:spacing w:after="72" w:line="360" w:lineRule="auto"/>
        <w:ind w:firstLine="600"/>
        <w:rPr>
          <w:rFonts w:ascii="Consolas" w:hAnsi="Consolas"/>
          <w:sz w:val="30"/>
        </w:rPr>
      </w:pPr>
    </w:p>
    <w:p w14:paraId="0B823CA1" w14:textId="77777777" w:rsidR="007A24D6" w:rsidRPr="004F624E" w:rsidRDefault="007A24D6" w:rsidP="007E5855">
      <w:pPr>
        <w:pStyle w:val="a4"/>
        <w:spacing w:after="72" w:line="360" w:lineRule="auto"/>
        <w:ind w:firstLine="600"/>
        <w:rPr>
          <w:rFonts w:ascii="Consolas" w:hAnsi="Consolas"/>
          <w:sz w:val="30"/>
        </w:rPr>
      </w:pPr>
    </w:p>
    <w:p w14:paraId="1E5CAF2D" w14:textId="77777777" w:rsidR="007A24D6" w:rsidRPr="004F624E" w:rsidRDefault="007A24D6" w:rsidP="007E5855">
      <w:pPr>
        <w:pStyle w:val="a4"/>
        <w:spacing w:after="72" w:line="360" w:lineRule="auto"/>
        <w:ind w:firstLine="600"/>
        <w:rPr>
          <w:rFonts w:ascii="Consolas" w:hAnsi="Consolas"/>
          <w:sz w:val="30"/>
        </w:rPr>
      </w:pPr>
    </w:p>
    <w:p w14:paraId="64B91E26" w14:textId="77777777" w:rsidR="009B16AF" w:rsidRPr="004F624E" w:rsidRDefault="009B16AF" w:rsidP="007E5855">
      <w:pPr>
        <w:pStyle w:val="a4"/>
        <w:spacing w:after="72" w:line="360" w:lineRule="auto"/>
        <w:ind w:firstLine="600"/>
        <w:rPr>
          <w:rFonts w:ascii="Consolas" w:hAnsi="Consolas"/>
          <w:sz w:val="30"/>
        </w:rPr>
      </w:pPr>
    </w:p>
    <w:p w14:paraId="2CC6789D" w14:textId="77777777" w:rsidR="009B16AF" w:rsidRPr="004F624E" w:rsidRDefault="009B16AF" w:rsidP="007E5855">
      <w:pPr>
        <w:pStyle w:val="a4"/>
        <w:spacing w:after="72" w:line="360" w:lineRule="auto"/>
        <w:ind w:firstLine="600"/>
        <w:rPr>
          <w:rFonts w:ascii="Consolas" w:hAnsi="Consolas"/>
          <w:sz w:val="30"/>
        </w:rPr>
      </w:pPr>
    </w:p>
    <w:p w14:paraId="550DEC96" w14:textId="77777777" w:rsidR="009B16AF" w:rsidRPr="004F624E" w:rsidRDefault="009B16AF" w:rsidP="007E5855">
      <w:pPr>
        <w:pStyle w:val="a4"/>
        <w:spacing w:after="72" w:line="360" w:lineRule="auto"/>
        <w:ind w:firstLine="600"/>
        <w:rPr>
          <w:rFonts w:ascii="Consolas" w:hAnsi="Consolas"/>
          <w:sz w:val="30"/>
        </w:rPr>
      </w:pPr>
    </w:p>
    <w:p w14:paraId="123A1042" w14:textId="77777777" w:rsidR="009B16AF" w:rsidRPr="004F624E" w:rsidRDefault="009B16AF" w:rsidP="007E5855">
      <w:pPr>
        <w:pStyle w:val="a4"/>
        <w:spacing w:after="72" w:line="360" w:lineRule="auto"/>
        <w:ind w:firstLine="600"/>
        <w:rPr>
          <w:rFonts w:ascii="Consolas" w:hAnsi="Consolas"/>
          <w:sz w:val="30"/>
        </w:rPr>
      </w:pPr>
    </w:p>
    <w:p w14:paraId="588E7EAE" w14:textId="77777777" w:rsidR="007A24D6" w:rsidRPr="004F624E" w:rsidRDefault="007A24D6" w:rsidP="007E5855">
      <w:pPr>
        <w:pStyle w:val="a4"/>
        <w:spacing w:after="72" w:line="360" w:lineRule="auto"/>
        <w:ind w:firstLine="600"/>
        <w:rPr>
          <w:rFonts w:ascii="Consolas" w:hAnsi="Consolas"/>
          <w:sz w:val="30"/>
        </w:rPr>
      </w:pPr>
    </w:p>
    <w:p w14:paraId="6D9EB6B8" w14:textId="77777777" w:rsidR="009C7FF0" w:rsidRPr="004F624E" w:rsidRDefault="009C7FF0" w:rsidP="007E5855">
      <w:pPr>
        <w:pStyle w:val="a4"/>
        <w:spacing w:after="72" w:line="360" w:lineRule="auto"/>
        <w:ind w:firstLine="600"/>
        <w:jc w:val="center"/>
        <w:rPr>
          <w:rFonts w:ascii="Consolas" w:hAnsi="Consolas"/>
          <w:sz w:val="30"/>
        </w:rPr>
      </w:pPr>
    </w:p>
    <w:p w14:paraId="7CD4A50E" w14:textId="77777777" w:rsidR="007A24D6" w:rsidRPr="004F624E" w:rsidRDefault="00CA0661" w:rsidP="007E5855">
      <w:pPr>
        <w:pStyle w:val="a4"/>
        <w:spacing w:after="72" w:line="360" w:lineRule="auto"/>
        <w:ind w:firstLine="600"/>
        <w:jc w:val="center"/>
        <w:rPr>
          <w:rFonts w:ascii="Consolas" w:hAnsi="Consolas"/>
          <w:sz w:val="30"/>
        </w:rPr>
      </w:pPr>
      <w:r w:rsidRPr="004F624E">
        <w:rPr>
          <w:rFonts w:ascii="Consolas" w:hAnsi="Consolas" w:hint="eastAsia"/>
          <w:sz w:val="30"/>
        </w:rPr>
        <w:t>创想空间软件技术</w:t>
      </w:r>
      <w:r w:rsidRPr="004F624E">
        <w:rPr>
          <w:rFonts w:ascii="Consolas" w:hAnsi="Consolas" w:hint="eastAsia"/>
          <w:sz w:val="30"/>
        </w:rPr>
        <w:t>(</w:t>
      </w:r>
      <w:r w:rsidRPr="004F624E">
        <w:rPr>
          <w:rFonts w:ascii="Consolas" w:hAnsi="Consolas" w:hint="eastAsia"/>
          <w:sz w:val="30"/>
        </w:rPr>
        <w:t>北京</w:t>
      </w:r>
      <w:r w:rsidRPr="004F624E">
        <w:rPr>
          <w:rFonts w:ascii="Consolas" w:hAnsi="Consolas" w:hint="eastAsia"/>
          <w:sz w:val="30"/>
        </w:rPr>
        <w:t>)</w:t>
      </w:r>
      <w:r w:rsidRPr="004F624E">
        <w:rPr>
          <w:rFonts w:ascii="Consolas" w:hAnsi="Consolas" w:hint="eastAsia"/>
          <w:sz w:val="30"/>
        </w:rPr>
        <w:t>有限公司</w:t>
      </w:r>
    </w:p>
    <w:p w14:paraId="04CCFFCD" w14:textId="77777777" w:rsidR="007A24D6" w:rsidRPr="004F624E" w:rsidRDefault="007A24D6" w:rsidP="007E5855">
      <w:pPr>
        <w:pStyle w:val="a4"/>
        <w:spacing w:after="72" w:line="360" w:lineRule="auto"/>
        <w:ind w:firstLine="480"/>
        <w:jc w:val="center"/>
        <w:rPr>
          <w:rFonts w:ascii="Consolas" w:hAnsi="Consolas"/>
        </w:rPr>
        <w:sectPr w:rsidR="007A24D6" w:rsidRPr="004F624E">
          <w:headerReference w:type="even" r:id="rId8"/>
          <w:headerReference w:type="default" r:id="rId9"/>
          <w:footerReference w:type="even" r:id="rId10"/>
          <w:footerReference w:type="default" r:id="rId11"/>
          <w:headerReference w:type="first" r:id="rId12"/>
          <w:footerReference w:type="first" r:id="rId13"/>
          <w:pgSz w:w="12240" w:h="15840"/>
          <w:pgMar w:top="1440" w:right="1797" w:bottom="1440" w:left="1797" w:header="720" w:footer="720" w:gutter="0"/>
          <w:cols w:space="720"/>
          <w:titlePg/>
          <w:docGrid w:linePitch="360"/>
        </w:sectPr>
      </w:pPr>
    </w:p>
    <w:p w14:paraId="477E1CBC" w14:textId="77777777" w:rsidR="007A24D6" w:rsidRPr="004F624E" w:rsidRDefault="007A24D6" w:rsidP="007E5855">
      <w:pPr>
        <w:pStyle w:val="a4"/>
        <w:spacing w:after="72" w:line="360" w:lineRule="auto"/>
        <w:ind w:firstLine="643"/>
        <w:jc w:val="center"/>
        <w:rPr>
          <w:rFonts w:ascii="Consolas" w:eastAsia="黑体" w:hAnsi="Consolas"/>
          <w:b/>
          <w:sz w:val="32"/>
        </w:rPr>
      </w:pPr>
      <w:r w:rsidRPr="004F624E">
        <w:rPr>
          <w:rFonts w:ascii="Consolas" w:eastAsia="黑体" w:hAnsi="Consolas" w:hint="eastAsia"/>
          <w:b/>
          <w:sz w:val="32"/>
        </w:rPr>
        <w:lastRenderedPageBreak/>
        <w:t>修改历史</w:t>
      </w:r>
    </w:p>
    <w:tbl>
      <w:tblPr>
        <w:tblW w:w="874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A0" w:firstRow="1" w:lastRow="0" w:firstColumn="1" w:lastColumn="0" w:noHBand="0" w:noVBand="0"/>
      </w:tblPr>
      <w:tblGrid>
        <w:gridCol w:w="813"/>
        <w:gridCol w:w="1416"/>
        <w:gridCol w:w="5109"/>
        <w:gridCol w:w="1410"/>
      </w:tblGrid>
      <w:tr w:rsidR="007A24D6" w:rsidRPr="004F624E" w14:paraId="05B456C2" w14:textId="77777777" w:rsidTr="003A6ED3">
        <w:tc>
          <w:tcPr>
            <w:tcW w:w="813" w:type="dxa"/>
            <w:tcBorders>
              <w:top w:val="single" w:sz="6" w:space="0" w:color="auto"/>
              <w:left w:val="single" w:sz="6" w:space="0" w:color="auto"/>
              <w:bottom w:val="single" w:sz="6" w:space="0" w:color="auto"/>
              <w:right w:val="single" w:sz="6" w:space="0" w:color="auto"/>
            </w:tcBorders>
            <w:shd w:val="clear" w:color="000000" w:fill="auto"/>
          </w:tcPr>
          <w:p w14:paraId="4C213A27" w14:textId="77777777" w:rsidR="007A24D6" w:rsidRPr="004F624E" w:rsidRDefault="007A24D6" w:rsidP="007E5855">
            <w:pPr>
              <w:pStyle w:val="a8"/>
              <w:spacing w:line="360" w:lineRule="auto"/>
              <w:jc w:val="center"/>
              <w:rPr>
                <w:rFonts w:ascii="Consolas" w:hAnsi="Consolas"/>
                <w:color w:val="auto"/>
              </w:rPr>
            </w:pPr>
            <w:r w:rsidRPr="004F624E">
              <w:rPr>
                <w:rFonts w:ascii="Consolas" w:hAnsi="Consolas" w:hint="eastAsia"/>
                <w:color w:val="auto"/>
              </w:rPr>
              <w:t>版本</w:t>
            </w:r>
          </w:p>
        </w:tc>
        <w:tc>
          <w:tcPr>
            <w:tcW w:w="1416" w:type="dxa"/>
            <w:tcBorders>
              <w:top w:val="single" w:sz="6" w:space="0" w:color="auto"/>
              <w:left w:val="single" w:sz="6" w:space="0" w:color="auto"/>
              <w:bottom w:val="single" w:sz="6" w:space="0" w:color="auto"/>
              <w:right w:val="single" w:sz="6" w:space="0" w:color="auto"/>
            </w:tcBorders>
            <w:shd w:val="clear" w:color="000000" w:fill="auto"/>
          </w:tcPr>
          <w:p w14:paraId="31C0CC8D" w14:textId="77777777" w:rsidR="007A24D6" w:rsidRPr="004F624E" w:rsidRDefault="007A24D6" w:rsidP="007E5855">
            <w:pPr>
              <w:pStyle w:val="a8"/>
              <w:spacing w:line="360" w:lineRule="auto"/>
              <w:jc w:val="center"/>
              <w:rPr>
                <w:rFonts w:ascii="Consolas" w:hAnsi="Consolas"/>
                <w:color w:val="auto"/>
              </w:rPr>
            </w:pPr>
            <w:r w:rsidRPr="004F624E">
              <w:rPr>
                <w:rFonts w:ascii="Consolas" w:hAnsi="Consolas" w:hint="eastAsia"/>
                <w:color w:val="auto"/>
              </w:rPr>
              <w:t>日期</w:t>
            </w:r>
          </w:p>
        </w:tc>
        <w:tc>
          <w:tcPr>
            <w:tcW w:w="5109" w:type="dxa"/>
            <w:tcBorders>
              <w:top w:val="single" w:sz="6" w:space="0" w:color="auto"/>
              <w:left w:val="single" w:sz="6" w:space="0" w:color="auto"/>
              <w:bottom w:val="single" w:sz="6" w:space="0" w:color="auto"/>
              <w:right w:val="single" w:sz="6" w:space="0" w:color="auto"/>
            </w:tcBorders>
            <w:shd w:val="clear" w:color="000000" w:fill="auto"/>
          </w:tcPr>
          <w:p w14:paraId="4C7403A8" w14:textId="77777777" w:rsidR="007A24D6" w:rsidRPr="004F624E" w:rsidRDefault="007A24D6" w:rsidP="007E5855">
            <w:pPr>
              <w:pStyle w:val="a8"/>
              <w:spacing w:line="360" w:lineRule="auto"/>
              <w:jc w:val="center"/>
              <w:rPr>
                <w:rFonts w:ascii="Consolas" w:hAnsi="Consolas"/>
                <w:color w:val="auto"/>
              </w:rPr>
            </w:pPr>
            <w:r w:rsidRPr="004F624E">
              <w:rPr>
                <w:rFonts w:ascii="Consolas" w:hAnsi="Consolas" w:hint="eastAsia"/>
                <w:color w:val="auto"/>
              </w:rPr>
              <w:t>摘要</w:t>
            </w:r>
          </w:p>
        </w:tc>
        <w:tc>
          <w:tcPr>
            <w:tcW w:w="1410" w:type="dxa"/>
            <w:tcBorders>
              <w:top w:val="single" w:sz="6" w:space="0" w:color="auto"/>
              <w:left w:val="single" w:sz="6" w:space="0" w:color="auto"/>
              <w:bottom w:val="single" w:sz="6" w:space="0" w:color="auto"/>
              <w:right w:val="single" w:sz="6" w:space="0" w:color="auto"/>
            </w:tcBorders>
            <w:shd w:val="clear" w:color="000000" w:fill="auto"/>
          </w:tcPr>
          <w:p w14:paraId="19BD13FB" w14:textId="77777777" w:rsidR="007A24D6" w:rsidRPr="004F624E" w:rsidRDefault="007A24D6" w:rsidP="007E5855">
            <w:pPr>
              <w:pStyle w:val="a8"/>
              <w:spacing w:line="360" w:lineRule="auto"/>
              <w:jc w:val="center"/>
              <w:rPr>
                <w:rFonts w:ascii="Consolas" w:hAnsi="Consolas"/>
                <w:color w:val="auto"/>
              </w:rPr>
            </w:pPr>
            <w:r w:rsidRPr="004F624E">
              <w:rPr>
                <w:rFonts w:ascii="Consolas" w:hAnsi="Consolas" w:hint="eastAsia"/>
                <w:color w:val="auto"/>
              </w:rPr>
              <w:t>作者</w:t>
            </w:r>
          </w:p>
        </w:tc>
      </w:tr>
      <w:tr w:rsidR="0098247D" w:rsidRPr="004F624E" w14:paraId="19BAEE82" w14:textId="77777777" w:rsidTr="003A6ED3">
        <w:tc>
          <w:tcPr>
            <w:tcW w:w="813" w:type="dxa"/>
            <w:tcBorders>
              <w:top w:val="single" w:sz="6" w:space="0" w:color="auto"/>
              <w:bottom w:val="single" w:sz="6" w:space="0" w:color="auto"/>
            </w:tcBorders>
          </w:tcPr>
          <w:p w14:paraId="72710A65" w14:textId="77777777" w:rsidR="0098247D" w:rsidRPr="004F624E" w:rsidRDefault="0098247D" w:rsidP="007E5855">
            <w:pPr>
              <w:pStyle w:val="a9"/>
              <w:spacing w:line="360" w:lineRule="auto"/>
              <w:rPr>
                <w:rFonts w:ascii="Consolas" w:hAnsi="Consolas"/>
                <w:sz w:val="21"/>
              </w:rPr>
            </w:pPr>
          </w:p>
        </w:tc>
        <w:tc>
          <w:tcPr>
            <w:tcW w:w="1416" w:type="dxa"/>
            <w:tcBorders>
              <w:top w:val="single" w:sz="6" w:space="0" w:color="auto"/>
              <w:bottom w:val="single" w:sz="6" w:space="0" w:color="auto"/>
            </w:tcBorders>
          </w:tcPr>
          <w:p w14:paraId="75A8AE30" w14:textId="77777777" w:rsidR="0098247D" w:rsidRPr="004F624E" w:rsidRDefault="00DE74AB" w:rsidP="007E5855">
            <w:pPr>
              <w:pStyle w:val="a9"/>
              <w:spacing w:line="360" w:lineRule="auto"/>
              <w:rPr>
                <w:rFonts w:ascii="Consolas" w:hAnsi="Consolas"/>
                <w:sz w:val="21"/>
              </w:rPr>
            </w:pPr>
            <w:r w:rsidRPr="004F624E">
              <w:rPr>
                <w:rFonts w:ascii="Consolas" w:hAnsi="Consolas" w:hint="eastAsia"/>
                <w:sz w:val="21"/>
              </w:rPr>
              <w:t>2013-3-25</w:t>
            </w:r>
          </w:p>
        </w:tc>
        <w:tc>
          <w:tcPr>
            <w:tcW w:w="5109" w:type="dxa"/>
            <w:tcBorders>
              <w:top w:val="single" w:sz="6" w:space="0" w:color="auto"/>
              <w:bottom w:val="single" w:sz="6" w:space="0" w:color="auto"/>
            </w:tcBorders>
          </w:tcPr>
          <w:p w14:paraId="632F5E0C" w14:textId="77777777" w:rsidR="0098247D" w:rsidRPr="004F624E" w:rsidRDefault="003B1BD8" w:rsidP="007E5855">
            <w:pPr>
              <w:pStyle w:val="a9"/>
              <w:spacing w:line="360" w:lineRule="auto"/>
              <w:rPr>
                <w:rFonts w:ascii="Consolas" w:hAnsi="Consolas"/>
                <w:sz w:val="21"/>
              </w:rPr>
            </w:pPr>
            <w:r w:rsidRPr="004F624E">
              <w:rPr>
                <w:rFonts w:ascii="Consolas" w:hAnsi="Consolas" w:hint="eastAsia"/>
                <w:sz w:val="21"/>
              </w:rPr>
              <w:t>文档创建</w:t>
            </w:r>
          </w:p>
        </w:tc>
        <w:tc>
          <w:tcPr>
            <w:tcW w:w="1410" w:type="dxa"/>
            <w:tcBorders>
              <w:top w:val="single" w:sz="6" w:space="0" w:color="auto"/>
              <w:bottom w:val="single" w:sz="6" w:space="0" w:color="auto"/>
            </w:tcBorders>
          </w:tcPr>
          <w:p w14:paraId="2B37E0E1" w14:textId="77777777" w:rsidR="0098247D" w:rsidRPr="004F624E" w:rsidRDefault="00DE74AB" w:rsidP="007E5855">
            <w:pPr>
              <w:pStyle w:val="a9"/>
              <w:spacing w:line="360" w:lineRule="auto"/>
              <w:rPr>
                <w:rFonts w:ascii="Consolas" w:hAnsi="Consolas"/>
                <w:sz w:val="21"/>
              </w:rPr>
            </w:pPr>
            <w:r w:rsidRPr="004F624E">
              <w:rPr>
                <w:rFonts w:ascii="Consolas" w:hAnsi="Consolas" w:hint="eastAsia"/>
                <w:sz w:val="21"/>
              </w:rPr>
              <w:t>徐宇</w:t>
            </w:r>
          </w:p>
        </w:tc>
      </w:tr>
    </w:tbl>
    <w:p w14:paraId="335CB1BE" w14:textId="77777777" w:rsidR="007A24D6" w:rsidRPr="004F624E" w:rsidRDefault="007A24D6" w:rsidP="007E5855">
      <w:pPr>
        <w:pStyle w:val="a4"/>
        <w:spacing w:after="72" w:line="360" w:lineRule="auto"/>
        <w:ind w:firstLine="480"/>
        <w:rPr>
          <w:rFonts w:ascii="Consolas" w:hAnsi="Consolas"/>
        </w:rPr>
      </w:pPr>
      <w:r w:rsidRPr="004F624E">
        <w:rPr>
          <w:rFonts w:ascii="Consolas" w:hAnsi="Consolas" w:hint="eastAsia"/>
        </w:rPr>
        <w:tab/>
      </w:r>
    </w:p>
    <w:p w14:paraId="061B8890" w14:textId="77777777" w:rsidR="005B5BEA" w:rsidRPr="004F624E" w:rsidRDefault="005B5BEA" w:rsidP="00B34C12">
      <w:pPr>
        <w:pStyle w:val="a4"/>
        <w:spacing w:after="72" w:line="360" w:lineRule="auto"/>
        <w:ind w:firstLineChars="0" w:firstLine="0"/>
        <w:rPr>
          <w:rFonts w:ascii="Consolas" w:hAnsi="Consolas"/>
        </w:rPr>
        <w:sectPr w:rsidR="005B5BEA" w:rsidRPr="004F624E">
          <w:headerReference w:type="default" r:id="rId14"/>
          <w:pgSz w:w="12240" w:h="15840"/>
          <w:pgMar w:top="1440" w:right="1800" w:bottom="1440" w:left="1800" w:header="720" w:footer="720" w:gutter="0"/>
          <w:cols w:space="720"/>
          <w:docGrid w:linePitch="360"/>
        </w:sectPr>
      </w:pPr>
    </w:p>
    <w:p w14:paraId="6952BB2D" w14:textId="77777777" w:rsidR="00CE63DE" w:rsidRPr="004F624E" w:rsidRDefault="00CE63DE" w:rsidP="007E5855">
      <w:pPr>
        <w:pStyle w:val="a4"/>
        <w:spacing w:after="72" w:line="360" w:lineRule="auto"/>
        <w:ind w:firstLine="720"/>
        <w:jc w:val="center"/>
        <w:rPr>
          <w:rFonts w:ascii="Consolas" w:hAnsi="Consolas"/>
          <w:b/>
          <w:sz w:val="36"/>
        </w:rPr>
      </w:pPr>
    </w:p>
    <w:p w14:paraId="25E39666" w14:textId="77777777" w:rsidR="0055510E" w:rsidRDefault="007A24D6" w:rsidP="007E5855">
      <w:pPr>
        <w:pStyle w:val="a4"/>
        <w:spacing w:after="72" w:line="360" w:lineRule="auto"/>
        <w:ind w:firstLine="720"/>
        <w:jc w:val="center"/>
        <w:rPr>
          <w:noProof/>
        </w:rPr>
      </w:pPr>
      <w:r w:rsidRPr="004F624E">
        <w:rPr>
          <w:rFonts w:ascii="Consolas" w:eastAsia="黑体" w:hAnsi="Consolas" w:hint="eastAsia"/>
          <w:sz w:val="36"/>
          <w:szCs w:val="44"/>
        </w:rPr>
        <w:t>目</w:t>
      </w:r>
      <w:r w:rsidRPr="004F624E">
        <w:rPr>
          <w:rFonts w:ascii="Consolas" w:eastAsia="黑体" w:hAnsi="Consolas" w:hint="eastAsia"/>
          <w:sz w:val="36"/>
          <w:szCs w:val="44"/>
        </w:rPr>
        <w:t xml:space="preserve">  </w:t>
      </w:r>
      <w:r w:rsidRPr="004F624E">
        <w:rPr>
          <w:rFonts w:ascii="Consolas" w:eastAsia="黑体" w:hAnsi="Consolas" w:hint="eastAsia"/>
          <w:sz w:val="36"/>
          <w:szCs w:val="44"/>
        </w:rPr>
        <w:t>录</w:t>
      </w:r>
      <w:r w:rsidR="004E1C5A" w:rsidRPr="004F624E">
        <w:rPr>
          <w:rFonts w:ascii="Consolas" w:hAnsi="Consolas"/>
        </w:rPr>
        <w:fldChar w:fldCharType="begin"/>
      </w:r>
      <w:r w:rsidR="00C869B6" w:rsidRPr="004F624E">
        <w:rPr>
          <w:rFonts w:ascii="Consolas" w:hAnsi="Consolas"/>
        </w:rPr>
        <w:instrText xml:space="preserve"> TOC \o "1-3" \h \z \u </w:instrText>
      </w:r>
      <w:r w:rsidR="004E1C5A" w:rsidRPr="004F624E">
        <w:rPr>
          <w:rFonts w:ascii="Consolas" w:hAnsi="Consolas"/>
        </w:rPr>
        <w:fldChar w:fldCharType="separate"/>
      </w:r>
    </w:p>
    <w:p w14:paraId="270D93DC" w14:textId="77777777" w:rsidR="0055510E" w:rsidRDefault="00F952B9" w:rsidP="0055510E">
      <w:pPr>
        <w:pStyle w:val="10"/>
        <w:tabs>
          <w:tab w:val="left" w:pos="420"/>
          <w:tab w:val="right" w:leader="dot" w:pos="8630"/>
        </w:tabs>
        <w:spacing w:before="120"/>
        <w:rPr>
          <w:rFonts w:asciiTheme="minorHAnsi" w:eastAsiaTheme="minorEastAsia" w:hAnsiTheme="minorHAnsi" w:cstheme="minorBidi"/>
          <w:noProof/>
          <w:sz w:val="21"/>
          <w:szCs w:val="22"/>
        </w:rPr>
      </w:pPr>
      <w:hyperlink w:anchor="_Toc355340956" w:history="1">
        <w:r w:rsidR="0055510E" w:rsidRPr="00084D36">
          <w:rPr>
            <w:rStyle w:val="af2"/>
            <w:noProof/>
          </w:rPr>
          <w:t>1.</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前言</w:t>
        </w:r>
        <w:r w:rsidR="0055510E">
          <w:rPr>
            <w:noProof/>
            <w:webHidden/>
          </w:rPr>
          <w:tab/>
        </w:r>
        <w:r w:rsidR="004E1C5A">
          <w:rPr>
            <w:noProof/>
            <w:webHidden/>
          </w:rPr>
          <w:fldChar w:fldCharType="begin"/>
        </w:r>
        <w:r w:rsidR="0055510E">
          <w:rPr>
            <w:noProof/>
            <w:webHidden/>
          </w:rPr>
          <w:instrText xml:space="preserve"> PAGEREF _Toc355340956 \h </w:instrText>
        </w:r>
        <w:r w:rsidR="004E1C5A">
          <w:rPr>
            <w:noProof/>
            <w:webHidden/>
          </w:rPr>
        </w:r>
        <w:r w:rsidR="004E1C5A">
          <w:rPr>
            <w:noProof/>
            <w:webHidden/>
          </w:rPr>
          <w:fldChar w:fldCharType="separate"/>
        </w:r>
        <w:r w:rsidR="0055510E">
          <w:rPr>
            <w:noProof/>
            <w:webHidden/>
          </w:rPr>
          <w:t>1</w:t>
        </w:r>
        <w:r w:rsidR="004E1C5A">
          <w:rPr>
            <w:noProof/>
            <w:webHidden/>
          </w:rPr>
          <w:fldChar w:fldCharType="end"/>
        </w:r>
      </w:hyperlink>
    </w:p>
    <w:p w14:paraId="4EEE195E" w14:textId="77777777" w:rsidR="0055510E" w:rsidRDefault="00F952B9">
      <w:pPr>
        <w:pStyle w:val="20"/>
        <w:tabs>
          <w:tab w:val="left" w:pos="1200"/>
        </w:tabs>
        <w:rPr>
          <w:rFonts w:asciiTheme="minorHAnsi" w:eastAsiaTheme="minorEastAsia" w:hAnsiTheme="minorHAnsi" w:cstheme="minorBidi"/>
          <w:sz w:val="21"/>
          <w:szCs w:val="22"/>
        </w:rPr>
      </w:pPr>
      <w:hyperlink w:anchor="_Toc355340957" w:history="1">
        <w:r w:rsidR="0055510E" w:rsidRPr="00084D36">
          <w:rPr>
            <w:rStyle w:val="af2"/>
            <w:rFonts w:ascii="Consolas" w:hAnsi="Consolas"/>
          </w:rPr>
          <w:t>1.1.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目的</w:t>
        </w:r>
        <w:r w:rsidR="0055510E">
          <w:rPr>
            <w:webHidden/>
          </w:rPr>
          <w:tab/>
        </w:r>
        <w:r w:rsidR="004E1C5A">
          <w:rPr>
            <w:webHidden/>
          </w:rPr>
          <w:fldChar w:fldCharType="begin"/>
        </w:r>
        <w:r w:rsidR="0055510E">
          <w:rPr>
            <w:webHidden/>
          </w:rPr>
          <w:instrText xml:space="preserve"> PAGEREF _Toc355340957 \h </w:instrText>
        </w:r>
        <w:r w:rsidR="004E1C5A">
          <w:rPr>
            <w:webHidden/>
          </w:rPr>
        </w:r>
        <w:r w:rsidR="004E1C5A">
          <w:rPr>
            <w:webHidden/>
          </w:rPr>
          <w:fldChar w:fldCharType="separate"/>
        </w:r>
        <w:r w:rsidR="0055510E">
          <w:rPr>
            <w:webHidden/>
          </w:rPr>
          <w:t>1</w:t>
        </w:r>
        <w:r w:rsidR="004E1C5A">
          <w:rPr>
            <w:webHidden/>
          </w:rPr>
          <w:fldChar w:fldCharType="end"/>
        </w:r>
      </w:hyperlink>
    </w:p>
    <w:p w14:paraId="1F4FF8B4" w14:textId="77777777" w:rsidR="0055510E" w:rsidRDefault="00F952B9">
      <w:pPr>
        <w:pStyle w:val="20"/>
        <w:tabs>
          <w:tab w:val="left" w:pos="1200"/>
        </w:tabs>
        <w:rPr>
          <w:rFonts w:asciiTheme="minorHAnsi" w:eastAsiaTheme="minorEastAsia" w:hAnsiTheme="minorHAnsi" w:cstheme="minorBidi"/>
          <w:sz w:val="21"/>
          <w:szCs w:val="22"/>
        </w:rPr>
      </w:pPr>
      <w:hyperlink w:anchor="_Toc355340958" w:history="1">
        <w:r w:rsidR="0055510E" w:rsidRPr="00084D36">
          <w:rPr>
            <w:rStyle w:val="af2"/>
            <w:rFonts w:ascii="Consolas" w:hAnsi="Consolas"/>
          </w:rPr>
          <w:t>1.2.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目标读者</w:t>
        </w:r>
        <w:r w:rsidR="0055510E">
          <w:rPr>
            <w:webHidden/>
          </w:rPr>
          <w:tab/>
        </w:r>
        <w:r w:rsidR="004E1C5A">
          <w:rPr>
            <w:webHidden/>
          </w:rPr>
          <w:fldChar w:fldCharType="begin"/>
        </w:r>
        <w:r w:rsidR="0055510E">
          <w:rPr>
            <w:webHidden/>
          </w:rPr>
          <w:instrText xml:space="preserve"> PAGEREF _Toc355340958 \h </w:instrText>
        </w:r>
        <w:r w:rsidR="004E1C5A">
          <w:rPr>
            <w:webHidden/>
          </w:rPr>
        </w:r>
        <w:r w:rsidR="004E1C5A">
          <w:rPr>
            <w:webHidden/>
          </w:rPr>
          <w:fldChar w:fldCharType="separate"/>
        </w:r>
        <w:r w:rsidR="0055510E">
          <w:rPr>
            <w:webHidden/>
          </w:rPr>
          <w:t>1</w:t>
        </w:r>
        <w:r w:rsidR="004E1C5A">
          <w:rPr>
            <w:webHidden/>
          </w:rPr>
          <w:fldChar w:fldCharType="end"/>
        </w:r>
      </w:hyperlink>
    </w:p>
    <w:p w14:paraId="5A04C4CA" w14:textId="77777777" w:rsidR="0055510E" w:rsidRDefault="00F952B9">
      <w:pPr>
        <w:pStyle w:val="20"/>
        <w:tabs>
          <w:tab w:val="left" w:pos="1200"/>
        </w:tabs>
        <w:rPr>
          <w:rFonts w:asciiTheme="minorHAnsi" w:eastAsiaTheme="minorEastAsia" w:hAnsiTheme="minorHAnsi" w:cstheme="minorBidi"/>
          <w:sz w:val="21"/>
          <w:szCs w:val="22"/>
        </w:rPr>
      </w:pPr>
      <w:hyperlink w:anchor="_Toc355340959" w:history="1">
        <w:r w:rsidR="0055510E" w:rsidRPr="00084D36">
          <w:rPr>
            <w:rStyle w:val="af2"/>
            <w:rFonts w:ascii="Consolas" w:eastAsia="黑体" w:hAnsi="Consolas"/>
          </w:rPr>
          <w:t>1.3.</w:t>
        </w:r>
        <w:r w:rsidR="0055510E">
          <w:rPr>
            <w:rFonts w:asciiTheme="minorHAnsi" w:eastAsiaTheme="minorEastAsia" w:hAnsiTheme="minorHAnsi" w:cstheme="minorBidi"/>
            <w:sz w:val="21"/>
            <w:szCs w:val="22"/>
          </w:rPr>
          <w:tab/>
        </w:r>
        <w:r w:rsidR="0055510E" w:rsidRPr="00084D36">
          <w:rPr>
            <w:rStyle w:val="af2"/>
            <w:rFonts w:ascii="Consolas" w:eastAsia="黑体" w:hAnsi="Consolas" w:hint="eastAsia"/>
          </w:rPr>
          <w:t>术语及缩略语</w:t>
        </w:r>
        <w:r w:rsidR="0055510E">
          <w:rPr>
            <w:webHidden/>
          </w:rPr>
          <w:tab/>
        </w:r>
        <w:r w:rsidR="004E1C5A">
          <w:rPr>
            <w:webHidden/>
          </w:rPr>
          <w:fldChar w:fldCharType="begin"/>
        </w:r>
        <w:r w:rsidR="0055510E">
          <w:rPr>
            <w:webHidden/>
          </w:rPr>
          <w:instrText xml:space="preserve"> PAGEREF _Toc355340959 \h </w:instrText>
        </w:r>
        <w:r w:rsidR="004E1C5A">
          <w:rPr>
            <w:webHidden/>
          </w:rPr>
        </w:r>
        <w:r w:rsidR="004E1C5A">
          <w:rPr>
            <w:webHidden/>
          </w:rPr>
          <w:fldChar w:fldCharType="separate"/>
        </w:r>
        <w:r w:rsidR="0055510E">
          <w:rPr>
            <w:webHidden/>
          </w:rPr>
          <w:t>1</w:t>
        </w:r>
        <w:r w:rsidR="004E1C5A">
          <w:rPr>
            <w:webHidden/>
          </w:rPr>
          <w:fldChar w:fldCharType="end"/>
        </w:r>
      </w:hyperlink>
    </w:p>
    <w:p w14:paraId="03FE6A74" w14:textId="77777777" w:rsidR="0055510E" w:rsidRDefault="00F952B9" w:rsidP="0055510E">
      <w:pPr>
        <w:pStyle w:val="10"/>
        <w:tabs>
          <w:tab w:val="left" w:pos="420"/>
          <w:tab w:val="right" w:leader="dot" w:pos="8630"/>
        </w:tabs>
        <w:spacing w:before="120"/>
        <w:rPr>
          <w:rFonts w:asciiTheme="minorHAnsi" w:eastAsiaTheme="minorEastAsia" w:hAnsiTheme="minorHAnsi" w:cstheme="minorBidi"/>
          <w:noProof/>
          <w:sz w:val="21"/>
          <w:szCs w:val="22"/>
        </w:rPr>
      </w:pPr>
      <w:hyperlink w:anchor="_Toc355340960" w:history="1">
        <w:r w:rsidR="0055510E" w:rsidRPr="00084D36">
          <w:rPr>
            <w:rStyle w:val="af2"/>
            <w:noProof/>
          </w:rPr>
          <w:t>2.</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定义</w:t>
        </w:r>
        <w:r w:rsidR="0055510E">
          <w:rPr>
            <w:noProof/>
            <w:webHidden/>
          </w:rPr>
          <w:tab/>
        </w:r>
        <w:r w:rsidR="004E1C5A">
          <w:rPr>
            <w:noProof/>
            <w:webHidden/>
          </w:rPr>
          <w:fldChar w:fldCharType="begin"/>
        </w:r>
        <w:r w:rsidR="0055510E">
          <w:rPr>
            <w:noProof/>
            <w:webHidden/>
          </w:rPr>
          <w:instrText xml:space="preserve"> PAGEREF _Toc355340960 \h </w:instrText>
        </w:r>
        <w:r w:rsidR="004E1C5A">
          <w:rPr>
            <w:noProof/>
            <w:webHidden/>
          </w:rPr>
        </w:r>
        <w:r w:rsidR="004E1C5A">
          <w:rPr>
            <w:noProof/>
            <w:webHidden/>
          </w:rPr>
          <w:fldChar w:fldCharType="separate"/>
        </w:r>
        <w:r w:rsidR="0055510E">
          <w:rPr>
            <w:noProof/>
            <w:webHidden/>
          </w:rPr>
          <w:t>3</w:t>
        </w:r>
        <w:r w:rsidR="004E1C5A">
          <w:rPr>
            <w:noProof/>
            <w:webHidden/>
          </w:rPr>
          <w:fldChar w:fldCharType="end"/>
        </w:r>
      </w:hyperlink>
    </w:p>
    <w:p w14:paraId="52469B49" w14:textId="77777777" w:rsidR="0055510E" w:rsidRDefault="00F952B9">
      <w:pPr>
        <w:pStyle w:val="20"/>
        <w:tabs>
          <w:tab w:val="left" w:pos="1200"/>
        </w:tabs>
        <w:rPr>
          <w:rFonts w:asciiTheme="minorHAnsi" w:eastAsiaTheme="minorEastAsia" w:hAnsiTheme="minorHAnsi" w:cstheme="minorBidi"/>
          <w:sz w:val="21"/>
          <w:szCs w:val="22"/>
        </w:rPr>
      </w:pPr>
      <w:hyperlink w:anchor="_Toc355340963" w:history="1">
        <w:r w:rsidR="0055510E" w:rsidRPr="00084D36">
          <w:rPr>
            <w:rStyle w:val="af2"/>
            <w:rFonts w:ascii="Consolas" w:hAnsi="Consolas"/>
          </w:rPr>
          <w:t>2.1.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角色</w:t>
        </w:r>
        <w:r w:rsidR="0055510E">
          <w:rPr>
            <w:webHidden/>
          </w:rPr>
          <w:tab/>
        </w:r>
        <w:r w:rsidR="004E1C5A">
          <w:rPr>
            <w:webHidden/>
          </w:rPr>
          <w:fldChar w:fldCharType="begin"/>
        </w:r>
        <w:r w:rsidR="0055510E">
          <w:rPr>
            <w:webHidden/>
          </w:rPr>
          <w:instrText xml:space="preserve"> PAGEREF _Toc355340963 \h </w:instrText>
        </w:r>
        <w:r w:rsidR="004E1C5A">
          <w:rPr>
            <w:webHidden/>
          </w:rPr>
        </w:r>
        <w:r w:rsidR="004E1C5A">
          <w:rPr>
            <w:webHidden/>
          </w:rPr>
          <w:fldChar w:fldCharType="separate"/>
        </w:r>
        <w:r w:rsidR="0055510E">
          <w:rPr>
            <w:webHidden/>
          </w:rPr>
          <w:t>3</w:t>
        </w:r>
        <w:r w:rsidR="004E1C5A">
          <w:rPr>
            <w:webHidden/>
          </w:rPr>
          <w:fldChar w:fldCharType="end"/>
        </w:r>
      </w:hyperlink>
    </w:p>
    <w:p w14:paraId="79C033BB" w14:textId="77777777" w:rsidR="0055510E" w:rsidRDefault="00F952B9">
      <w:pPr>
        <w:pStyle w:val="20"/>
        <w:tabs>
          <w:tab w:val="left" w:pos="1200"/>
        </w:tabs>
        <w:rPr>
          <w:rFonts w:asciiTheme="minorHAnsi" w:eastAsiaTheme="minorEastAsia" w:hAnsiTheme="minorHAnsi" w:cstheme="minorBidi"/>
          <w:sz w:val="21"/>
          <w:szCs w:val="22"/>
        </w:rPr>
      </w:pPr>
      <w:hyperlink w:anchor="_Toc355340964" w:history="1">
        <w:r w:rsidR="0055510E" w:rsidRPr="00084D36">
          <w:rPr>
            <w:rStyle w:val="af2"/>
            <w:rFonts w:ascii="Consolas" w:hAnsi="Consolas"/>
          </w:rPr>
          <w:t>2.2.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用户类型</w:t>
        </w:r>
        <w:r w:rsidR="0055510E">
          <w:rPr>
            <w:webHidden/>
          </w:rPr>
          <w:tab/>
        </w:r>
        <w:r w:rsidR="004E1C5A">
          <w:rPr>
            <w:webHidden/>
          </w:rPr>
          <w:fldChar w:fldCharType="begin"/>
        </w:r>
        <w:r w:rsidR="0055510E">
          <w:rPr>
            <w:webHidden/>
          </w:rPr>
          <w:instrText xml:space="preserve"> PAGEREF _Toc355340964 \h </w:instrText>
        </w:r>
        <w:r w:rsidR="004E1C5A">
          <w:rPr>
            <w:webHidden/>
          </w:rPr>
        </w:r>
        <w:r w:rsidR="004E1C5A">
          <w:rPr>
            <w:webHidden/>
          </w:rPr>
          <w:fldChar w:fldCharType="separate"/>
        </w:r>
        <w:r w:rsidR="0055510E">
          <w:rPr>
            <w:webHidden/>
          </w:rPr>
          <w:t>3</w:t>
        </w:r>
        <w:r w:rsidR="004E1C5A">
          <w:rPr>
            <w:webHidden/>
          </w:rPr>
          <w:fldChar w:fldCharType="end"/>
        </w:r>
      </w:hyperlink>
    </w:p>
    <w:p w14:paraId="5D8D8292" w14:textId="77777777" w:rsidR="0055510E" w:rsidRDefault="00F952B9">
      <w:pPr>
        <w:pStyle w:val="20"/>
        <w:tabs>
          <w:tab w:val="left" w:pos="1200"/>
        </w:tabs>
        <w:rPr>
          <w:rFonts w:asciiTheme="minorHAnsi" w:eastAsiaTheme="minorEastAsia" w:hAnsiTheme="minorHAnsi" w:cstheme="minorBidi"/>
          <w:sz w:val="21"/>
          <w:szCs w:val="22"/>
        </w:rPr>
      </w:pPr>
      <w:hyperlink w:anchor="_Toc355340965" w:history="1">
        <w:r w:rsidR="0055510E" w:rsidRPr="00084D36">
          <w:rPr>
            <w:rStyle w:val="af2"/>
            <w:rFonts w:ascii="Consolas" w:hAnsi="Consolas"/>
          </w:rPr>
          <w:t>2.3.</w:t>
        </w:r>
        <w:r w:rsidR="0055510E">
          <w:rPr>
            <w:rFonts w:asciiTheme="minorHAnsi" w:eastAsiaTheme="minorEastAsia" w:hAnsiTheme="minorHAnsi" w:cstheme="minorBidi"/>
            <w:sz w:val="21"/>
            <w:szCs w:val="22"/>
          </w:rPr>
          <w:tab/>
        </w:r>
        <w:r w:rsidR="0055510E" w:rsidRPr="00084D36">
          <w:rPr>
            <w:rStyle w:val="af2"/>
            <w:rFonts w:ascii="Consolas" w:hAnsi="Consolas" w:hint="eastAsia"/>
          </w:rPr>
          <w:t>用例优先级别</w:t>
        </w:r>
        <w:r w:rsidR="0055510E">
          <w:rPr>
            <w:webHidden/>
          </w:rPr>
          <w:tab/>
        </w:r>
        <w:r w:rsidR="004E1C5A">
          <w:rPr>
            <w:webHidden/>
          </w:rPr>
          <w:fldChar w:fldCharType="begin"/>
        </w:r>
        <w:r w:rsidR="0055510E">
          <w:rPr>
            <w:webHidden/>
          </w:rPr>
          <w:instrText xml:space="preserve"> PAGEREF _Toc355340965 \h </w:instrText>
        </w:r>
        <w:r w:rsidR="004E1C5A">
          <w:rPr>
            <w:webHidden/>
          </w:rPr>
        </w:r>
        <w:r w:rsidR="004E1C5A">
          <w:rPr>
            <w:webHidden/>
          </w:rPr>
          <w:fldChar w:fldCharType="separate"/>
        </w:r>
        <w:r w:rsidR="0055510E">
          <w:rPr>
            <w:webHidden/>
          </w:rPr>
          <w:t>3</w:t>
        </w:r>
        <w:r w:rsidR="004E1C5A">
          <w:rPr>
            <w:webHidden/>
          </w:rPr>
          <w:fldChar w:fldCharType="end"/>
        </w:r>
      </w:hyperlink>
    </w:p>
    <w:p w14:paraId="18D6FBC6" w14:textId="77777777" w:rsidR="0055510E" w:rsidRDefault="00F952B9">
      <w:pPr>
        <w:pStyle w:val="20"/>
        <w:tabs>
          <w:tab w:val="left" w:pos="1200"/>
        </w:tabs>
        <w:rPr>
          <w:rFonts w:asciiTheme="minorHAnsi" w:eastAsiaTheme="minorEastAsia" w:hAnsiTheme="minorHAnsi" w:cstheme="minorBidi"/>
          <w:sz w:val="21"/>
          <w:szCs w:val="22"/>
        </w:rPr>
      </w:pPr>
      <w:hyperlink w:anchor="_Toc355340966" w:history="1">
        <w:r w:rsidR="0055510E" w:rsidRPr="00084D36">
          <w:rPr>
            <w:rStyle w:val="af2"/>
            <w:rFonts w:ascii="Consolas" w:hAnsi="Consolas"/>
          </w:rPr>
          <w:t>2.4.</w:t>
        </w:r>
        <w:r w:rsidR="0055510E">
          <w:rPr>
            <w:rFonts w:asciiTheme="minorHAnsi" w:eastAsiaTheme="minorEastAsia" w:hAnsiTheme="minorHAnsi" w:cstheme="minorBidi"/>
            <w:sz w:val="21"/>
            <w:szCs w:val="22"/>
          </w:rPr>
          <w:tab/>
        </w:r>
        <w:r w:rsidR="0055510E" w:rsidRPr="00084D36">
          <w:rPr>
            <w:rStyle w:val="af2"/>
            <w:rFonts w:ascii="Consolas" w:hAnsi="Consolas" w:hint="eastAsia"/>
          </w:rPr>
          <w:t>错误</w:t>
        </w:r>
        <w:r w:rsidR="0055510E" w:rsidRPr="00084D36">
          <w:rPr>
            <w:rStyle w:val="af2"/>
            <w:rFonts w:ascii="Consolas" w:hAnsi="Consolas"/>
          </w:rPr>
          <w:t>/</w:t>
        </w:r>
        <w:r w:rsidR="0055510E" w:rsidRPr="00084D36">
          <w:rPr>
            <w:rStyle w:val="af2"/>
            <w:rFonts w:ascii="Consolas" w:hAnsi="Consolas" w:hint="eastAsia"/>
          </w:rPr>
          <w:t>警告提示语定义</w:t>
        </w:r>
        <w:r w:rsidR="0055510E">
          <w:rPr>
            <w:webHidden/>
          </w:rPr>
          <w:tab/>
        </w:r>
        <w:r w:rsidR="004E1C5A">
          <w:rPr>
            <w:webHidden/>
          </w:rPr>
          <w:fldChar w:fldCharType="begin"/>
        </w:r>
        <w:r w:rsidR="0055510E">
          <w:rPr>
            <w:webHidden/>
          </w:rPr>
          <w:instrText xml:space="preserve"> PAGEREF _Toc355340966 \h </w:instrText>
        </w:r>
        <w:r w:rsidR="004E1C5A">
          <w:rPr>
            <w:webHidden/>
          </w:rPr>
        </w:r>
        <w:r w:rsidR="004E1C5A">
          <w:rPr>
            <w:webHidden/>
          </w:rPr>
          <w:fldChar w:fldCharType="separate"/>
        </w:r>
        <w:r w:rsidR="0055510E">
          <w:rPr>
            <w:webHidden/>
          </w:rPr>
          <w:t>4</w:t>
        </w:r>
        <w:r w:rsidR="004E1C5A">
          <w:rPr>
            <w:webHidden/>
          </w:rPr>
          <w:fldChar w:fldCharType="end"/>
        </w:r>
      </w:hyperlink>
    </w:p>
    <w:p w14:paraId="0A85A184"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73" w:history="1">
        <w:r w:rsidR="0055510E" w:rsidRPr="00084D36">
          <w:rPr>
            <w:rStyle w:val="af2"/>
            <w:rFonts w:ascii="Consolas" w:hAnsi="Consolas"/>
            <w:noProof/>
          </w:rPr>
          <w:t>2.4.1.</w:t>
        </w:r>
        <w:r w:rsidR="0055510E">
          <w:rPr>
            <w:rFonts w:asciiTheme="minorHAnsi" w:eastAsiaTheme="minorEastAsia" w:hAnsiTheme="minorHAnsi" w:cstheme="minorBidi"/>
            <w:iCs w:val="0"/>
            <w:noProof/>
            <w:sz w:val="21"/>
            <w:szCs w:val="22"/>
          </w:rPr>
          <w:tab/>
        </w:r>
        <w:r w:rsidR="001F3BC4">
          <w:rPr>
            <w:rStyle w:val="af2"/>
            <w:rFonts w:ascii="Consolas" w:hAnsi="Consolas" w:hint="eastAsia"/>
            <w:noProof/>
          </w:rPr>
          <w:t>帐号</w:t>
        </w:r>
        <w:r w:rsidR="0055510E" w:rsidRPr="00084D36">
          <w:rPr>
            <w:rStyle w:val="af2"/>
            <w:rFonts w:ascii="Consolas" w:hAnsi="Consolas" w:hint="eastAsia"/>
            <w:noProof/>
          </w:rPr>
          <w:t>验证</w:t>
        </w:r>
        <w:r w:rsidR="0055510E">
          <w:rPr>
            <w:noProof/>
            <w:webHidden/>
          </w:rPr>
          <w:tab/>
        </w:r>
        <w:r w:rsidR="004E1C5A">
          <w:rPr>
            <w:noProof/>
            <w:webHidden/>
          </w:rPr>
          <w:fldChar w:fldCharType="begin"/>
        </w:r>
        <w:r w:rsidR="0055510E">
          <w:rPr>
            <w:noProof/>
            <w:webHidden/>
          </w:rPr>
          <w:instrText xml:space="preserve"> PAGEREF _Toc355340973 \h </w:instrText>
        </w:r>
        <w:r w:rsidR="004E1C5A">
          <w:rPr>
            <w:noProof/>
            <w:webHidden/>
          </w:rPr>
        </w:r>
        <w:r w:rsidR="004E1C5A">
          <w:rPr>
            <w:noProof/>
            <w:webHidden/>
          </w:rPr>
          <w:fldChar w:fldCharType="separate"/>
        </w:r>
        <w:r w:rsidR="0055510E">
          <w:rPr>
            <w:noProof/>
            <w:webHidden/>
          </w:rPr>
          <w:t>4</w:t>
        </w:r>
        <w:r w:rsidR="004E1C5A">
          <w:rPr>
            <w:noProof/>
            <w:webHidden/>
          </w:rPr>
          <w:fldChar w:fldCharType="end"/>
        </w:r>
      </w:hyperlink>
    </w:p>
    <w:p w14:paraId="4391FC7A"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74" w:history="1">
        <w:r w:rsidR="0055510E" w:rsidRPr="00084D36">
          <w:rPr>
            <w:rStyle w:val="af2"/>
            <w:rFonts w:ascii="Consolas" w:hAnsi="Consolas"/>
            <w:noProof/>
          </w:rPr>
          <w:t>2.4.2.</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会议验证</w:t>
        </w:r>
        <w:r w:rsidR="0055510E">
          <w:rPr>
            <w:noProof/>
            <w:webHidden/>
          </w:rPr>
          <w:tab/>
        </w:r>
        <w:r w:rsidR="004E1C5A">
          <w:rPr>
            <w:noProof/>
            <w:webHidden/>
          </w:rPr>
          <w:fldChar w:fldCharType="begin"/>
        </w:r>
        <w:r w:rsidR="0055510E">
          <w:rPr>
            <w:noProof/>
            <w:webHidden/>
          </w:rPr>
          <w:instrText xml:space="preserve"> PAGEREF _Toc355340974 \h </w:instrText>
        </w:r>
        <w:r w:rsidR="004E1C5A">
          <w:rPr>
            <w:noProof/>
            <w:webHidden/>
          </w:rPr>
        </w:r>
        <w:r w:rsidR="004E1C5A">
          <w:rPr>
            <w:noProof/>
            <w:webHidden/>
          </w:rPr>
          <w:fldChar w:fldCharType="separate"/>
        </w:r>
        <w:r w:rsidR="0055510E">
          <w:rPr>
            <w:noProof/>
            <w:webHidden/>
          </w:rPr>
          <w:t>4</w:t>
        </w:r>
        <w:r w:rsidR="004E1C5A">
          <w:rPr>
            <w:noProof/>
            <w:webHidden/>
          </w:rPr>
          <w:fldChar w:fldCharType="end"/>
        </w:r>
      </w:hyperlink>
    </w:p>
    <w:p w14:paraId="528F9EA6"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75" w:history="1">
        <w:r w:rsidR="0055510E" w:rsidRPr="00084D36">
          <w:rPr>
            <w:rStyle w:val="af2"/>
            <w:rFonts w:ascii="Consolas" w:hAnsi="Consolas"/>
            <w:noProof/>
          </w:rPr>
          <w:t>2.4.3.</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安排会议验证</w:t>
        </w:r>
        <w:r w:rsidR="0055510E">
          <w:rPr>
            <w:noProof/>
            <w:webHidden/>
          </w:rPr>
          <w:tab/>
        </w:r>
        <w:r w:rsidR="004E1C5A">
          <w:rPr>
            <w:noProof/>
            <w:webHidden/>
          </w:rPr>
          <w:fldChar w:fldCharType="begin"/>
        </w:r>
        <w:r w:rsidR="0055510E">
          <w:rPr>
            <w:noProof/>
            <w:webHidden/>
          </w:rPr>
          <w:instrText xml:space="preserve"> PAGEREF _Toc355340975 \h </w:instrText>
        </w:r>
        <w:r w:rsidR="004E1C5A">
          <w:rPr>
            <w:noProof/>
            <w:webHidden/>
          </w:rPr>
        </w:r>
        <w:r w:rsidR="004E1C5A">
          <w:rPr>
            <w:noProof/>
            <w:webHidden/>
          </w:rPr>
          <w:fldChar w:fldCharType="separate"/>
        </w:r>
        <w:r w:rsidR="0055510E">
          <w:rPr>
            <w:noProof/>
            <w:webHidden/>
          </w:rPr>
          <w:t>4</w:t>
        </w:r>
        <w:r w:rsidR="004E1C5A">
          <w:rPr>
            <w:noProof/>
            <w:webHidden/>
          </w:rPr>
          <w:fldChar w:fldCharType="end"/>
        </w:r>
      </w:hyperlink>
    </w:p>
    <w:p w14:paraId="6AC62756"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76" w:history="1">
        <w:r w:rsidR="0055510E" w:rsidRPr="00084D36">
          <w:rPr>
            <w:rStyle w:val="af2"/>
            <w:rFonts w:ascii="Consolas" w:hAnsi="Consolas"/>
            <w:noProof/>
          </w:rPr>
          <w:t>2.4.4.</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上传邀请参会人名单验证</w:t>
        </w:r>
        <w:r w:rsidR="0055510E">
          <w:rPr>
            <w:noProof/>
            <w:webHidden/>
          </w:rPr>
          <w:tab/>
        </w:r>
        <w:r w:rsidR="004E1C5A">
          <w:rPr>
            <w:noProof/>
            <w:webHidden/>
          </w:rPr>
          <w:fldChar w:fldCharType="begin"/>
        </w:r>
        <w:r w:rsidR="0055510E">
          <w:rPr>
            <w:noProof/>
            <w:webHidden/>
          </w:rPr>
          <w:instrText xml:space="preserve"> PAGEREF _Toc355340976 \h </w:instrText>
        </w:r>
        <w:r w:rsidR="004E1C5A">
          <w:rPr>
            <w:noProof/>
            <w:webHidden/>
          </w:rPr>
        </w:r>
        <w:r w:rsidR="004E1C5A">
          <w:rPr>
            <w:noProof/>
            <w:webHidden/>
          </w:rPr>
          <w:fldChar w:fldCharType="separate"/>
        </w:r>
        <w:r w:rsidR="0055510E">
          <w:rPr>
            <w:noProof/>
            <w:webHidden/>
          </w:rPr>
          <w:t>4</w:t>
        </w:r>
        <w:r w:rsidR="004E1C5A">
          <w:rPr>
            <w:noProof/>
            <w:webHidden/>
          </w:rPr>
          <w:fldChar w:fldCharType="end"/>
        </w:r>
      </w:hyperlink>
    </w:p>
    <w:p w14:paraId="4EDFF0B3"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77" w:history="1">
        <w:r w:rsidR="0055510E" w:rsidRPr="00084D36">
          <w:rPr>
            <w:rStyle w:val="af2"/>
            <w:rFonts w:ascii="Consolas" w:hAnsi="Consolas"/>
            <w:noProof/>
          </w:rPr>
          <w:t>2.4.5.</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立即入会验证</w:t>
        </w:r>
        <w:r w:rsidR="0055510E">
          <w:rPr>
            <w:noProof/>
            <w:webHidden/>
          </w:rPr>
          <w:tab/>
        </w:r>
        <w:r w:rsidR="004E1C5A">
          <w:rPr>
            <w:noProof/>
            <w:webHidden/>
          </w:rPr>
          <w:fldChar w:fldCharType="begin"/>
        </w:r>
        <w:r w:rsidR="0055510E">
          <w:rPr>
            <w:noProof/>
            <w:webHidden/>
          </w:rPr>
          <w:instrText xml:space="preserve"> PAGEREF _Toc355340977 \h </w:instrText>
        </w:r>
        <w:r w:rsidR="004E1C5A">
          <w:rPr>
            <w:noProof/>
            <w:webHidden/>
          </w:rPr>
        </w:r>
        <w:r w:rsidR="004E1C5A">
          <w:rPr>
            <w:noProof/>
            <w:webHidden/>
          </w:rPr>
          <w:fldChar w:fldCharType="separate"/>
        </w:r>
        <w:r w:rsidR="0055510E">
          <w:rPr>
            <w:noProof/>
            <w:webHidden/>
          </w:rPr>
          <w:t>5</w:t>
        </w:r>
        <w:r w:rsidR="004E1C5A">
          <w:rPr>
            <w:noProof/>
            <w:webHidden/>
          </w:rPr>
          <w:fldChar w:fldCharType="end"/>
        </w:r>
      </w:hyperlink>
    </w:p>
    <w:p w14:paraId="0021D095"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78" w:history="1">
        <w:r w:rsidR="0055510E" w:rsidRPr="00084D36">
          <w:rPr>
            <w:rStyle w:val="af2"/>
            <w:rFonts w:ascii="Consolas" w:hAnsi="Consolas"/>
            <w:noProof/>
          </w:rPr>
          <w:t>2.4.6.</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问题反馈表单验证</w:t>
        </w:r>
        <w:r w:rsidR="0055510E">
          <w:rPr>
            <w:noProof/>
            <w:webHidden/>
          </w:rPr>
          <w:tab/>
        </w:r>
        <w:r w:rsidR="004E1C5A">
          <w:rPr>
            <w:noProof/>
            <w:webHidden/>
          </w:rPr>
          <w:fldChar w:fldCharType="begin"/>
        </w:r>
        <w:r w:rsidR="0055510E">
          <w:rPr>
            <w:noProof/>
            <w:webHidden/>
          </w:rPr>
          <w:instrText xml:space="preserve"> PAGEREF _Toc355340978 \h </w:instrText>
        </w:r>
        <w:r w:rsidR="004E1C5A">
          <w:rPr>
            <w:noProof/>
            <w:webHidden/>
          </w:rPr>
        </w:r>
        <w:r w:rsidR="004E1C5A">
          <w:rPr>
            <w:noProof/>
            <w:webHidden/>
          </w:rPr>
          <w:fldChar w:fldCharType="separate"/>
        </w:r>
        <w:r w:rsidR="0055510E">
          <w:rPr>
            <w:noProof/>
            <w:webHidden/>
          </w:rPr>
          <w:t>5</w:t>
        </w:r>
        <w:r w:rsidR="004E1C5A">
          <w:rPr>
            <w:noProof/>
            <w:webHidden/>
          </w:rPr>
          <w:fldChar w:fldCharType="end"/>
        </w:r>
      </w:hyperlink>
    </w:p>
    <w:p w14:paraId="2C4B9788" w14:textId="77777777" w:rsidR="0055510E" w:rsidRDefault="00F952B9">
      <w:pPr>
        <w:pStyle w:val="20"/>
        <w:tabs>
          <w:tab w:val="left" w:pos="1200"/>
        </w:tabs>
        <w:rPr>
          <w:rFonts w:asciiTheme="minorHAnsi" w:eastAsiaTheme="minorEastAsia" w:hAnsiTheme="minorHAnsi" w:cstheme="minorBidi"/>
          <w:sz w:val="21"/>
          <w:szCs w:val="22"/>
        </w:rPr>
      </w:pPr>
      <w:hyperlink w:anchor="_Toc355340979" w:history="1">
        <w:r w:rsidR="0055510E" w:rsidRPr="00084D36">
          <w:rPr>
            <w:rStyle w:val="af2"/>
            <w:rFonts w:ascii="Consolas" w:hAnsi="Consolas"/>
          </w:rPr>
          <w:t>2.5.</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数据合法性</w:t>
        </w:r>
        <w:r w:rsidR="0055510E">
          <w:rPr>
            <w:webHidden/>
          </w:rPr>
          <w:tab/>
        </w:r>
        <w:r w:rsidR="004E1C5A">
          <w:rPr>
            <w:webHidden/>
          </w:rPr>
          <w:fldChar w:fldCharType="begin"/>
        </w:r>
        <w:r w:rsidR="0055510E">
          <w:rPr>
            <w:webHidden/>
          </w:rPr>
          <w:instrText xml:space="preserve"> PAGEREF _Toc355340979 \h </w:instrText>
        </w:r>
        <w:r w:rsidR="004E1C5A">
          <w:rPr>
            <w:webHidden/>
          </w:rPr>
        </w:r>
        <w:r w:rsidR="004E1C5A">
          <w:rPr>
            <w:webHidden/>
          </w:rPr>
          <w:fldChar w:fldCharType="separate"/>
        </w:r>
        <w:r w:rsidR="0055510E">
          <w:rPr>
            <w:webHidden/>
          </w:rPr>
          <w:t>5</w:t>
        </w:r>
        <w:r w:rsidR="004E1C5A">
          <w:rPr>
            <w:webHidden/>
          </w:rPr>
          <w:fldChar w:fldCharType="end"/>
        </w:r>
      </w:hyperlink>
    </w:p>
    <w:p w14:paraId="6B01071C"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81" w:history="1">
        <w:r w:rsidR="0055510E" w:rsidRPr="00084D36">
          <w:rPr>
            <w:rStyle w:val="af2"/>
            <w:rFonts w:ascii="Consolas" w:hAnsi="Consolas"/>
            <w:noProof/>
          </w:rPr>
          <w:t>2.5.1.</w:t>
        </w:r>
        <w:r w:rsidR="0055510E">
          <w:rPr>
            <w:rFonts w:asciiTheme="minorHAnsi" w:eastAsiaTheme="minorEastAsia" w:hAnsiTheme="minorHAnsi" w:cstheme="minorBidi"/>
            <w:iCs w:val="0"/>
            <w:noProof/>
            <w:sz w:val="21"/>
            <w:szCs w:val="22"/>
          </w:rPr>
          <w:tab/>
        </w:r>
        <w:r w:rsidR="0055510E" w:rsidRPr="00084D36">
          <w:rPr>
            <w:rStyle w:val="af2"/>
            <w:rFonts w:ascii="Consolas" w:hAnsi="Consolas"/>
            <w:noProof/>
          </w:rPr>
          <w:t>E-mail</w:t>
        </w:r>
        <w:r w:rsidR="0055510E">
          <w:rPr>
            <w:noProof/>
            <w:webHidden/>
          </w:rPr>
          <w:tab/>
        </w:r>
        <w:r w:rsidR="004E1C5A">
          <w:rPr>
            <w:noProof/>
            <w:webHidden/>
          </w:rPr>
          <w:fldChar w:fldCharType="begin"/>
        </w:r>
        <w:r w:rsidR="0055510E">
          <w:rPr>
            <w:noProof/>
            <w:webHidden/>
          </w:rPr>
          <w:instrText xml:space="preserve"> PAGEREF _Toc355340981 \h </w:instrText>
        </w:r>
        <w:r w:rsidR="004E1C5A">
          <w:rPr>
            <w:noProof/>
            <w:webHidden/>
          </w:rPr>
        </w:r>
        <w:r w:rsidR="004E1C5A">
          <w:rPr>
            <w:noProof/>
            <w:webHidden/>
          </w:rPr>
          <w:fldChar w:fldCharType="separate"/>
        </w:r>
        <w:r w:rsidR="0055510E">
          <w:rPr>
            <w:noProof/>
            <w:webHidden/>
          </w:rPr>
          <w:t>5</w:t>
        </w:r>
        <w:r w:rsidR="004E1C5A">
          <w:rPr>
            <w:noProof/>
            <w:webHidden/>
          </w:rPr>
          <w:fldChar w:fldCharType="end"/>
        </w:r>
      </w:hyperlink>
    </w:p>
    <w:p w14:paraId="217AA912"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82" w:history="1">
        <w:r w:rsidR="0055510E" w:rsidRPr="00084D36">
          <w:rPr>
            <w:rStyle w:val="af2"/>
            <w:rFonts w:ascii="Consolas" w:hAnsi="Consolas"/>
            <w:noProof/>
          </w:rPr>
          <w:t>2.5.2.</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姓名</w:t>
        </w:r>
        <w:r w:rsidR="0055510E">
          <w:rPr>
            <w:noProof/>
            <w:webHidden/>
          </w:rPr>
          <w:tab/>
        </w:r>
        <w:r w:rsidR="004E1C5A">
          <w:rPr>
            <w:noProof/>
            <w:webHidden/>
          </w:rPr>
          <w:fldChar w:fldCharType="begin"/>
        </w:r>
        <w:r w:rsidR="0055510E">
          <w:rPr>
            <w:noProof/>
            <w:webHidden/>
          </w:rPr>
          <w:instrText xml:space="preserve"> PAGEREF _Toc355340982 \h </w:instrText>
        </w:r>
        <w:r w:rsidR="004E1C5A">
          <w:rPr>
            <w:noProof/>
            <w:webHidden/>
          </w:rPr>
        </w:r>
        <w:r w:rsidR="004E1C5A">
          <w:rPr>
            <w:noProof/>
            <w:webHidden/>
          </w:rPr>
          <w:fldChar w:fldCharType="separate"/>
        </w:r>
        <w:r w:rsidR="0055510E">
          <w:rPr>
            <w:noProof/>
            <w:webHidden/>
          </w:rPr>
          <w:t>6</w:t>
        </w:r>
        <w:r w:rsidR="004E1C5A">
          <w:rPr>
            <w:noProof/>
            <w:webHidden/>
          </w:rPr>
          <w:fldChar w:fldCharType="end"/>
        </w:r>
      </w:hyperlink>
    </w:p>
    <w:p w14:paraId="79B4E097"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83" w:history="1">
        <w:r w:rsidR="0055510E" w:rsidRPr="00084D36">
          <w:rPr>
            <w:rStyle w:val="af2"/>
            <w:rFonts w:ascii="Consolas" w:hAnsi="Consolas"/>
            <w:noProof/>
          </w:rPr>
          <w:t>2.5.3.</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联系方式</w:t>
        </w:r>
        <w:r w:rsidR="0055510E">
          <w:rPr>
            <w:noProof/>
            <w:webHidden/>
          </w:rPr>
          <w:tab/>
        </w:r>
        <w:r w:rsidR="004E1C5A">
          <w:rPr>
            <w:noProof/>
            <w:webHidden/>
          </w:rPr>
          <w:fldChar w:fldCharType="begin"/>
        </w:r>
        <w:r w:rsidR="0055510E">
          <w:rPr>
            <w:noProof/>
            <w:webHidden/>
          </w:rPr>
          <w:instrText xml:space="preserve"> PAGEREF _Toc355340983 \h </w:instrText>
        </w:r>
        <w:r w:rsidR="004E1C5A">
          <w:rPr>
            <w:noProof/>
            <w:webHidden/>
          </w:rPr>
        </w:r>
        <w:r w:rsidR="004E1C5A">
          <w:rPr>
            <w:noProof/>
            <w:webHidden/>
          </w:rPr>
          <w:fldChar w:fldCharType="separate"/>
        </w:r>
        <w:r w:rsidR="0055510E">
          <w:rPr>
            <w:noProof/>
            <w:webHidden/>
          </w:rPr>
          <w:t>6</w:t>
        </w:r>
        <w:r w:rsidR="004E1C5A">
          <w:rPr>
            <w:noProof/>
            <w:webHidden/>
          </w:rPr>
          <w:fldChar w:fldCharType="end"/>
        </w:r>
      </w:hyperlink>
    </w:p>
    <w:p w14:paraId="2B1904E1"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84" w:history="1">
        <w:r w:rsidR="0055510E" w:rsidRPr="00084D36">
          <w:rPr>
            <w:rStyle w:val="af2"/>
            <w:rFonts w:ascii="Consolas" w:hAnsi="Consolas"/>
            <w:noProof/>
          </w:rPr>
          <w:t>2.5.4.</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手机号码</w:t>
        </w:r>
        <w:r w:rsidR="0055510E">
          <w:rPr>
            <w:noProof/>
            <w:webHidden/>
          </w:rPr>
          <w:tab/>
        </w:r>
        <w:r w:rsidR="004E1C5A">
          <w:rPr>
            <w:noProof/>
            <w:webHidden/>
          </w:rPr>
          <w:fldChar w:fldCharType="begin"/>
        </w:r>
        <w:r w:rsidR="0055510E">
          <w:rPr>
            <w:noProof/>
            <w:webHidden/>
          </w:rPr>
          <w:instrText xml:space="preserve"> PAGEREF _Toc355340984 \h </w:instrText>
        </w:r>
        <w:r w:rsidR="004E1C5A">
          <w:rPr>
            <w:noProof/>
            <w:webHidden/>
          </w:rPr>
        </w:r>
        <w:r w:rsidR="004E1C5A">
          <w:rPr>
            <w:noProof/>
            <w:webHidden/>
          </w:rPr>
          <w:fldChar w:fldCharType="separate"/>
        </w:r>
        <w:r w:rsidR="0055510E">
          <w:rPr>
            <w:noProof/>
            <w:webHidden/>
          </w:rPr>
          <w:t>6</w:t>
        </w:r>
        <w:r w:rsidR="004E1C5A">
          <w:rPr>
            <w:noProof/>
            <w:webHidden/>
          </w:rPr>
          <w:fldChar w:fldCharType="end"/>
        </w:r>
      </w:hyperlink>
    </w:p>
    <w:p w14:paraId="79DD07AC" w14:textId="77777777" w:rsidR="0055510E" w:rsidRDefault="00F952B9">
      <w:pPr>
        <w:pStyle w:val="20"/>
        <w:tabs>
          <w:tab w:val="left" w:pos="1200"/>
        </w:tabs>
        <w:rPr>
          <w:rFonts w:asciiTheme="minorHAnsi" w:eastAsiaTheme="minorEastAsia" w:hAnsiTheme="minorHAnsi" w:cstheme="minorBidi"/>
          <w:sz w:val="21"/>
          <w:szCs w:val="22"/>
        </w:rPr>
      </w:pPr>
      <w:hyperlink w:anchor="_Toc355340985" w:history="1">
        <w:r w:rsidR="0055510E" w:rsidRPr="00084D36">
          <w:rPr>
            <w:rStyle w:val="af2"/>
            <w:rFonts w:ascii="Consolas" w:hAnsi="Consolas"/>
          </w:rPr>
          <w:t>2.6.</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大、小方数模式</w:t>
        </w:r>
        <w:r w:rsidR="0055510E">
          <w:rPr>
            <w:webHidden/>
          </w:rPr>
          <w:tab/>
        </w:r>
        <w:r w:rsidR="004E1C5A">
          <w:rPr>
            <w:webHidden/>
          </w:rPr>
          <w:fldChar w:fldCharType="begin"/>
        </w:r>
        <w:r w:rsidR="0055510E">
          <w:rPr>
            <w:webHidden/>
          </w:rPr>
          <w:instrText xml:space="preserve"> PAGEREF _Toc355340985 \h </w:instrText>
        </w:r>
        <w:r w:rsidR="004E1C5A">
          <w:rPr>
            <w:webHidden/>
          </w:rPr>
        </w:r>
        <w:r w:rsidR="004E1C5A">
          <w:rPr>
            <w:webHidden/>
          </w:rPr>
          <w:fldChar w:fldCharType="separate"/>
        </w:r>
        <w:r w:rsidR="0055510E">
          <w:rPr>
            <w:webHidden/>
          </w:rPr>
          <w:t>6</w:t>
        </w:r>
        <w:r w:rsidR="004E1C5A">
          <w:rPr>
            <w:webHidden/>
          </w:rPr>
          <w:fldChar w:fldCharType="end"/>
        </w:r>
      </w:hyperlink>
    </w:p>
    <w:p w14:paraId="2F7C4CD1" w14:textId="77777777" w:rsidR="0055510E" w:rsidRDefault="00F952B9">
      <w:pPr>
        <w:pStyle w:val="20"/>
        <w:tabs>
          <w:tab w:val="left" w:pos="1200"/>
        </w:tabs>
        <w:rPr>
          <w:rFonts w:asciiTheme="minorHAnsi" w:eastAsiaTheme="minorEastAsia" w:hAnsiTheme="minorHAnsi" w:cstheme="minorBidi"/>
          <w:sz w:val="21"/>
          <w:szCs w:val="22"/>
        </w:rPr>
      </w:pPr>
      <w:hyperlink w:anchor="_Toc355340986" w:history="1">
        <w:r w:rsidR="0055510E" w:rsidRPr="00084D36">
          <w:rPr>
            <w:rStyle w:val="af2"/>
            <w:rFonts w:ascii="Consolas" w:hAnsi="Consolas"/>
          </w:rPr>
          <w:t>2.7.</w:t>
        </w:r>
        <w:r w:rsidR="0055510E">
          <w:rPr>
            <w:rFonts w:asciiTheme="minorHAnsi" w:eastAsiaTheme="minorEastAsia" w:hAnsiTheme="minorHAnsi" w:cstheme="minorBidi"/>
            <w:sz w:val="21"/>
            <w:szCs w:val="22"/>
          </w:rPr>
          <w:tab/>
        </w:r>
        <w:r w:rsidR="0055510E" w:rsidRPr="00084D36">
          <w:rPr>
            <w:rStyle w:val="af2"/>
            <w:rFonts w:ascii="Consolas" w:hAnsi="Consolas" w:hint="eastAsia"/>
          </w:rPr>
          <w:t>通讯录通用规则</w:t>
        </w:r>
        <w:r w:rsidR="0055510E">
          <w:rPr>
            <w:webHidden/>
          </w:rPr>
          <w:tab/>
        </w:r>
        <w:r w:rsidR="004E1C5A">
          <w:rPr>
            <w:webHidden/>
          </w:rPr>
          <w:fldChar w:fldCharType="begin"/>
        </w:r>
        <w:r w:rsidR="0055510E">
          <w:rPr>
            <w:webHidden/>
          </w:rPr>
          <w:instrText xml:space="preserve"> PAGEREF _Toc355340986 \h </w:instrText>
        </w:r>
        <w:r w:rsidR="004E1C5A">
          <w:rPr>
            <w:webHidden/>
          </w:rPr>
        </w:r>
        <w:r w:rsidR="004E1C5A">
          <w:rPr>
            <w:webHidden/>
          </w:rPr>
          <w:fldChar w:fldCharType="separate"/>
        </w:r>
        <w:r w:rsidR="0055510E">
          <w:rPr>
            <w:webHidden/>
          </w:rPr>
          <w:t>6</w:t>
        </w:r>
        <w:r w:rsidR="004E1C5A">
          <w:rPr>
            <w:webHidden/>
          </w:rPr>
          <w:fldChar w:fldCharType="end"/>
        </w:r>
      </w:hyperlink>
    </w:p>
    <w:p w14:paraId="4E9BC72A"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89" w:history="1">
        <w:r w:rsidR="0055510E" w:rsidRPr="00084D36">
          <w:rPr>
            <w:rStyle w:val="af2"/>
            <w:rFonts w:ascii="Consolas" w:hAnsi="Consolas"/>
            <w:noProof/>
          </w:rPr>
          <w:t>2.7.1.</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【联系人列表排序规则】</w:t>
        </w:r>
        <w:r w:rsidR="0055510E">
          <w:rPr>
            <w:noProof/>
            <w:webHidden/>
          </w:rPr>
          <w:tab/>
        </w:r>
        <w:r w:rsidR="004E1C5A">
          <w:rPr>
            <w:noProof/>
            <w:webHidden/>
          </w:rPr>
          <w:fldChar w:fldCharType="begin"/>
        </w:r>
        <w:r w:rsidR="0055510E">
          <w:rPr>
            <w:noProof/>
            <w:webHidden/>
          </w:rPr>
          <w:instrText xml:space="preserve"> PAGEREF _Toc355340989 \h </w:instrText>
        </w:r>
        <w:r w:rsidR="004E1C5A">
          <w:rPr>
            <w:noProof/>
            <w:webHidden/>
          </w:rPr>
        </w:r>
        <w:r w:rsidR="004E1C5A">
          <w:rPr>
            <w:noProof/>
            <w:webHidden/>
          </w:rPr>
          <w:fldChar w:fldCharType="separate"/>
        </w:r>
        <w:r w:rsidR="0055510E">
          <w:rPr>
            <w:noProof/>
            <w:webHidden/>
          </w:rPr>
          <w:t>6</w:t>
        </w:r>
        <w:r w:rsidR="004E1C5A">
          <w:rPr>
            <w:noProof/>
            <w:webHidden/>
          </w:rPr>
          <w:fldChar w:fldCharType="end"/>
        </w:r>
      </w:hyperlink>
    </w:p>
    <w:p w14:paraId="49347CE9"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90" w:history="1">
        <w:r w:rsidR="0055510E" w:rsidRPr="00084D36">
          <w:rPr>
            <w:rStyle w:val="af2"/>
            <w:rFonts w:ascii="Consolas" w:hAnsi="Consolas"/>
            <w:noProof/>
          </w:rPr>
          <w:t>2.7.2.</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【联系人及组显示规则】</w:t>
        </w:r>
        <w:r w:rsidR="0055510E">
          <w:rPr>
            <w:noProof/>
            <w:webHidden/>
          </w:rPr>
          <w:tab/>
        </w:r>
        <w:r w:rsidR="004E1C5A">
          <w:rPr>
            <w:noProof/>
            <w:webHidden/>
          </w:rPr>
          <w:fldChar w:fldCharType="begin"/>
        </w:r>
        <w:r w:rsidR="0055510E">
          <w:rPr>
            <w:noProof/>
            <w:webHidden/>
          </w:rPr>
          <w:instrText xml:space="preserve"> PAGEREF _Toc355340990 \h </w:instrText>
        </w:r>
        <w:r w:rsidR="004E1C5A">
          <w:rPr>
            <w:noProof/>
            <w:webHidden/>
          </w:rPr>
        </w:r>
        <w:r w:rsidR="004E1C5A">
          <w:rPr>
            <w:noProof/>
            <w:webHidden/>
          </w:rPr>
          <w:fldChar w:fldCharType="separate"/>
        </w:r>
        <w:r w:rsidR="0055510E">
          <w:rPr>
            <w:noProof/>
            <w:webHidden/>
          </w:rPr>
          <w:t>7</w:t>
        </w:r>
        <w:r w:rsidR="004E1C5A">
          <w:rPr>
            <w:noProof/>
            <w:webHidden/>
          </w:rPr>
          <w:fldChar w:fldCharType="end"/>
        </w:r>
      </w:hyperlink>
    </w:p>
    <w:p w14:paraId="7DA8CAA3"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91" w:history="1">
        <w:r w:rsidR="0055510E" w:rsidRPr="00084D36">
          <w:rPr>
            <w:rStyle w:val="af2"/>
            <w:rFonts w:ascii="Consolas" w:hAnsi="Consolas"/>
            <w:noProof/>
          </w:rPr>
          <w:t>2.7.3.</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【导入联系人记录数限制规则】</w:t>
        </w:r>
        <w:r w:rsidR="0055510E">
          <w:rPr>
            <w:noProof/>
            <w:webHidden/>
          </w:rPr>
          <w:tab/>
        </w:r>
        <w:r w:rsidR="004E1C5A">
          <w:rPr>
            <w:noProof/>
            <w:webHidden/>
          </w:rPr>
          <w:fldChar w:fldCharType="begin"/>
        </w:r>
        <w:r w:rsidR="0055510E">
          <w:rPr>
            <w:noProof/>
            <w:webHidden/>
          </w:rPr>
          <w:instrText xml:space="preserve"> PAGEREF _Toc355340991 \h </w:instrText>
        </w:r>
        <w:r w:rsidR="004E1C5A">
          <w:rPr>
            <w:noProof/>
            <w:webHidden/>
          </w:rPr>
        </w:r>
        <w:r w:rsidR="004E1C5A">
          <w:rPr>
            <w:noProof/>
            <w:webHidden/>
          </w:rPr>
          <w:fldChar w:fldCharType="separate"/>
        </w:r>
        <w:r w:rsidR="0055510E">
          <w:rPr>
            <w:noProof/>
            <w:webHidden/>
          </w:rPr>
          <w:t>7</w:t>
        </w:r>
        <w:r w:rsidR="004E1C5A">
          <w:rPr>
            <w:noProof/>
            <w:webHidden/>
          </w:rPr>
          <w:fldChar w:fldCharType="end"/>
        </w:r>
      </w:hyperlink>
    </w:p>
    <w:p w14:paraId="4F72C0CE"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92" w:history="1">
        <w:r w:rsidR="0055510E" w:rsidRPr="00084D36">
          <w:rPr>
            <w:rStyle w:val="af2"/>
            <w:rFonts w:ascii="Consolas" w:hAnsi="Consolas"/>
            <w:noProof/>
          </w:rPr>
          <w:t>2.7.4.</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【请求超时限制】</w:t>
        </w:r>
        <w:r w:rsidR="0055510E">
          <w:rPr>
            <w:noProof/>
            <w:webHidden/>
          </w:rPr>
          <w:tab/>
        </w:r>
        <w:r w:rsidR="004E1C5A">
          <w:rPr>
            <w:noProof/>
            <w:webHidden/>
          </w:rPr>
          <w:fldChar w:fldCharType="begin"/>
        </w:r>
        <w:r w:rsidR="0055510E">
          <w:rPr>
            <w:noProof/>
            <w:webHidden/>
          </w:rPr>
          <w:instrText xml:space="preserve"> PAGEREF _Toc355340992 \h </w:instrText>
        </w:r>
        <w:r w:rsidR="004E1C5A">
          <w:rPr>
            <w:noProof/>
            <w:webHidden/>
          </w:rPr>
        </w:r>
        <w:r w:rsidR="004E1C5A">
          <w:rPr>
            <w:noProof/>
            <w:webHidden/>
          </w:rPr>
          <w:fldChar w:fldCharType="separate"/>
        </w:r>
        <w:r w:rsidR="0055510E">
          <w:rPr>
            <w:noProof/>
            <w:webHidden/>
          </w:rPr>
          <w:t>7</w:t>
        </w:r>
        <w:r w:rsidR="004E1C5A">
          <w:rPr>
            <w:noProof/>
            <w:webHidden/>
          </w:rPr>
          <w:fldChar w:fldCharType="end"/>
        </w:r>
      </w:hyperlink>
    </w:p>
    <w:p w14:paraId="005B86C4"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0993" w:history="1">
        <w:r w:rsidR="0055510E" w:rsidRPr="00084D36">
          <w:rPr>
            <w:rStyle w:val="af2"/>
            <w:rFonts w:ascii="Consolas" w:hAnsi="Consolas"/>
            <w:noProof/>
          </w:rPr>
          <w:t>2.7.5.</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【导入联系人文件类型规则】</w:t>
        </w:r>
        <w:r w:rsidR="0055510E">
          <w:rPr>
            <w:noProof/>
            <w:webHidden/>
          </w:rPr>
          <w:tab/>
        </w:r>
        <w:r w:rsidR="004E1C5A">
          <w:rPr>
            <w:noProof/>
            <w:webHidden/>
          </w:rPr>
          <w:fldChar w:fldCharType="begin"/>
        </w:r>
        <w:r w:rsidR="0055510E">
          <w:rPr>
            <w:noProof/>
            <w:webHidden/>
          </w:rPr>
          <w:instrText xml:space="preserve"> PAGEREF _Toc355340993 \h </w:instrText>
        </w:r>
        <w:r w:rsidR="004E1C5A">
          <w:rPr>
            <w:noProof/>
            <w:webHidden/>
          </w:rPr>
        </w:r>
        <w:r w:rsidR="004E1C5A">
          <w:rPr>
            <w:noProof/>
            <w:webHidden/>
          </w:rPr>
          <w:fldChar w:fldCharType="separate"/>
        </w:r>
        <w:r w:rsidR="0055510E">
          <w:rPr>
            <w:noProof/>
            <w:webHidden/>
          </w:rPr>
          <w:t>7</w:t>
        </w:r>
        <w:r w:rsidR="004E1C5A">
          <w:rPr>
            <w:noProof/>
            <w:webHidden/>
          </w:rPr>
          <w:fldChar w:fldCharType="end"/>
        </w:r>
      </w:hyperlink>
    </w:p>
    <w:p w14:paraId="524DBE35" w14:textId="77777777" w:rsidR="0055510E" w:rsidRDefault="00F952B9" w:rsidP="0055510E">
      <w:pPr>
        <w:pStyle w:val="10"/>
        <w:tabs>
          <w:tab w:val="left" w:pos="420"/>
          <w:tab w:val="right" w:leader="dot" w:pos="8630"/>
        </w:tabs>
        <w:spacing w:before="120"/>
        <w:rPr>
          <w:rFonts w:asciiTheme="minorHAnsi" w:eastAsiaTheme="minorEastAsia" w:hAnsiTheme="minorHAnsi" w:cstheme="minorBidi"/>
          <w:noProof/>
          <w:sz w:val="21"/>
          <w:szCs w:val="22"/>
        </w:rPr>
      </w:pPr>
      <w:hyperlink w:anchor="_Toc355340994" w:history="1">
        <w:r w:rsidR="0055510E" w:rsidRPr="00084D36">
          <w:rPr>
            <w:rStyle w:val="af2"/>
            <w:noProof/>
          </w:rPr>
          <w:t>3.</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安装、更新、卸载</w:t>
        </w:r>
        <w:r w:rsidR="0055510E">
          <w:rPr>
            <w:noProof/>
            <w:webHidden/>
          </w:rPr>
          <w:tab/>
        </w:r>
        <w:r w:rsidR="004E1C5A">
          <w:rPr>
            <w:noProof/>
            <w:webHidden/>
          </w:rPr>
          <w:fldChar w:fldCharType="begin"/>
        </w:r>
        <w:r w:rsidR="0055510E">
          <w:rPr>
            <w:noProof/>
            <w:webHidden/>
          </w:rPr>
          <w:instrText xml:space="preserve"> PAGEREF _Toc355340994 \h </w:instrText>
        </w:r>
        <w:r w:rsidR="004E1C5A">
          <w:rPr>
            <w:noProof/>
            <w:webHidden/>
          </w:rPr>
        </w:r>
        <w:r w:rsidR="004E1C5A">
          <w:rPr>
            <w:noProof/>
            <w:webHidden/>
          </w:rPr>
          <w:fldChar w:fldCharType="separate"/>
        </w:r>
        <w:r w:rsidR="0055510E">
          <w:rPr>
            <w:noProof/>
            <w:webHidden/>
          </w:rPr>
          <w:t>8</w:t>
        </w:r>
        <w:r w:rsidR="004E1C5A">
          <w:rPr>
            <w:noProof/>
            <w:webHidden/>
          </w:rPr>
          <w:fldChar w:fldCharType="end"/>
        </w:r>
      </w:hyperlink>
    </w:p>
    <w:p w14:paraId="0B86C928" w14:textId="77777777" w:rsidR="0055510E" w:rsidRDefault="00F952B9" w:rsidP="0055510E">
      <w:pPr>
        <w:pStyle w:val="10"/>
        <w:tabs>
          <w:tab w:val="left" w:pos="420"/>
          <w:tab w:val="right" w:leader="dot" w:pos="8630"/>
        </w:tabs>
        <w:spacing w:before="120"/>
        <w:rPr>
          <w:rFonts w:asciiTheme="minorHAnsi" w:eastAsiaTheme="minorEastAsia" w:hAnsiTheme="minorHAnsi" w:cstheme="minorBidi"/>
          <w:noProof/>
          <w:sz w:val="21"/>
          <w:szCs w:val="22"/>
        </w:rPr>
      </w:pPr>
      <w:hyperlink w:anchor="_Toc355340996" w:history="1">
        <w:r w:rsidR="0055510E" w:rsidRPr="00084D36">
          <w:rPr>
            <w:rStyle w:val="af2"/>
            <w:noProof/>
          </w:rPr>
          <w:t>4.</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登录</w:t>
        </w:r>
        <w:r w:rsidR="0055510E">
          <w:rPr>
            <w:noProof/>
            <w:webHidden/>
          </w:rPr>
          <w:tab/>
        </w:r>
        <w:r w:rsidR="004E1C5A">
          <w:rPr>
            <w:noProof/>
            <w:webHidden/>
          </w:rPr>
          <w:fldChar w:fldCharType="begin"/>
        </w:r>
        <w:r w:rsidR="0055510E">
          <w:rPr>
            <w:noProof/>
            <w:webHidden/>
          </w:rPr>
          <w:instrText xml:space="preserve"> PAGEREF _Toc355340996 \h </w:instrText>
        </w:r>
        <w:r w:rsidR="004E1C5A">
          <w:rPr>
            <w:noProof/>
            <w:webHidden/>
          </w:rPr>
        </w:r>
        <w:r w:rsidR="004E1C5A">
          <w:rPr>
            <w:noProof/>
            <w:webHidden/>
          </w:rPr>
          <w:fldChar w:fldCharType="separate"/>
        </w:r>
        <w:r w:rsidR="0055510E">
          <w:rPr>
            <w:noProof/>
            <w:webHidden/>
          </w:rPr>
          <w:t>9</w:t>
        </w:r>
        <w:r w:rsidR="004E1C5A">
          <w:rPr>
            <w:noProof/>
            <w:webHidden/>
          </w:rPr>
          <w:fldChar w:fldCharType="end"/>
        </w:r>
      </w:hyperlink>
    </w:p>
    <w:p w14:paraId="4CDFB37C" w14:textId="77777777" w:rsidR="0055510E" w:rsidRDefault="00F952B9">
      <w:pPr>
        <w:pStyle w:val="20"/>
        <w:tabs>
          <w:tab w:val="left" w:pos="1200"/>
        </w:tabs>
        <w:rPr>
          <w:rFonts w:asciiTheme="minorHAnsi" w:eastAsiaTheme="minorEastAsia" w:hAnsiTheme="minorHAnsi" w:cstheme="minorBidi"/>
          <w:sz w:val="21"/>
          <w:szCs w:val="22"/>
        </w:rPr>
      </w:pPr>
      <w:hyperlink w:anchor="_Toc355340998" w:history="1">
        <w:r w:rsidR="0055510E" w:rsidRPr="00084D36">
          <w:rPr>
            <w:rStyle w:val="af2"/>
            <w:rFonts w:ascii="Consolas" w:hAnsi="Consolas"/>
          </w:rPr>
          <w:t>4.1.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客户端登录</w:t>
        </w:r>
        <w:r w:rsidR="0055510E">
          <w:rPr>
            <w:webHidden/>
          </w:rPr>
          <w:tab/>
        </w:r>
        <w:r w:rsidR="004E1C5A">
          <w:rPr>
            <w:webHidden/>
          </w:rPr>
          <w:fldChar w:fldCharType="begin"/>
        </w:r>
        <w:r w:rsidR="0055510E">
          <w:rPr>
            <w:webHidden/>
          </w:rPr>
          <w:instrText xml:space="preserve"> PAGEREF _Toc355340998 \h </w:instrText>
        </w:r>
        <w:r w:rsidR="004E1C5A">
          <w:rPr>
            <w:webHidden/>
          </w:rPr>
        </w:r>
        <w:r w:rsidR="004E1C5A">
          <w:rPr>
            <w:webHidden/>
          </w:rPr>
          <w:fldChar w:fldCharType="separate"/>
        </w:r>
        <w:r w:rsidR="0055510E">
          <w:rPr>
            <w:webHidden/>
          </w:rPr>
          <w:t>9</w:t>
        </w:r>
        <w:r w:rsidR="004E1C5A">
          <w:rPr>
            <w:webHidden/>
          </w:rPr>
          <w:fldChar w:fldCharType="end"/>
        </w:r>
      </w:hyperlink>
    </w:p>
    <w:p w14:paraId="3CF57F7A" w14:textId="77777777" w:rsidR="0055510E" w:rsidRDefault="00F952B9">
      <w:pPr>
        <w:pStyle w:val="20"/>
        <w:tabs>
          <w:tab w:val="left" w:pos="1200"/>
        </w:tabs>
        <w:rPr>
          <w:rFonts w:asciiTheme="minorHAnsi" w:eastAsiaTheme="minorEastAsia" w:hAnsiTheme="minorHAnsi" w:cstheme="minorBidi"/>
          <w:sz w:val="21"/>
          <w:szCs w:val="22"/>
        </w:rPr>
      </w:pPr>
      <w:hyperlink w:anchor="_Toc355340999" w:history="1">
        <w:r w:rsidR="0055510E" w:rsidRPr="00084D36">
          <w:rPr>
            <w:rStyle w:val="af2"/>
            <w:rFonts w:ascii="Consolas" w:hAnsi="Consolas"/>
          </w:rPr>
          <w:t>4.2.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邮件登录</w:t>
        </w:r>
        <w:r w:rsidR="0055510E">
          <w:rPr>
            <w:webHidden/>
          </w:rPr>
          <w:tab/>
        </w:r>
        <w:r w:rsidR="004E1C5A">
          <w:rPr>
            <w:webHidden/>
          </w:rPr>
          <w:fldChar w:fldCharType="begin"/>
        </w:r>
        <w:r w:rsidR="0055510E">
          <w:rPr>
            <w:webHidden/>
          </w:rPr>
          <w:instrText xml:space="preserve"> PAGEREF _Toc355340999 \h </w:instrText>
        </w:r>
        <w:r w:rsidR="004E1C5A">
          <w:rPr>
            <w:webHidden/>
          </w:rPr>
        </w:r>
        <w:r w:rsidR="004E1C5A">
          <w:rPr>
            <w:webHidden/>
          </w:rPr>
          <w:fldChar w:fldCharType="separate"/>
        </w:r>
        <w:r w:rsidR="0055510E">
          <w:rPr>
            <w:webHidden/>
          </w:rPr>
          <w:t>11</w:t>
        </w:r>
        <w:r w:rsidR="004E1C5A">
          <w:rPr>
            <w:webHidden/>
          </w:rPr>
          <w:fldChar w:fldCharType="end"/>
        </w:r>
      </w:hyperlink>
    </w:p>
    <w:p w14:paraId="31284696" w14:textId="77777777" w:rsidR="0055510E" w:rsidRDefault="00F952B9">
      <w:pPr>
        <w:pStyle w:val="20"/>
        <w:tabs>
          <w:tab w:val="left" w:pos="1200"/>
        </w:tabs>
        <w:rPr>
          <w:rFonts w:asciiTheme="minorHAnsi" w:eastAsiaTheme="minorEastAsia" w:hAnsiTheme="minorHAnsi" w:cstheme="minorBidi"/>
          <w:sz w:val="21"/>
          <w:szCs w:val="22"/>
        </w:rPr>
      </w:pPr>
      <w:hyperlink w:anchor="_Toc355341000" w:history="1">
        <w:r w:rsidR="0055510E" w:rsidRPr="00084D36">
          <w:rPr>
            <w:rStyle w:val="af2"/>
            <w:rFonts w:ascii="Consolas" w:hAnsi="Consolas"/>
          </w:rPr>
          <w:t>4.3.</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找回密码</w:t>
        </w:r>
        <w:r w:rsidR="0055510E">
          <w:rPr>
            <w:webHidden/>
          </w:rPr>
          <w:tab/>
        </w:r>
        <w:r w:rsidR="004E1C5A">
          <w:rPr>
            <w:webHidden/>
          </w:rPr>
          <w:fldChar w:fldCharType="begin"/>
        </w:r>
        <w:r w:rsidR="0055510E">
          <w:rPr>
            <w:webHidden/>
          </w:rPr>
          <w:instrText xml:space="preserve"> PAGEREF _Toc355341000 \h </w:instrText>
        </w:r>
        <w:r w:rsidR="004E1C5A">
          <w:rPr>
            <w:webHidden/>
          </w:rPr>
        </w:r>
        <w:r w:rsidR="004E1C5A">
          <w:rPr>
            <w:webHidden/>
          </w:rPr>
          <w:fldChar w:fldCharType="separate"/>
        </w:r>
        <w:r w:rsidR="0055510E">
          <w:rPr>
            <w:webHidden/>
          </w:rPr>
          <w:t>13</w:t>
        </w:r>
        <w:r w:rsidR="004E1C5A">
          <w:rPr>
            <w:webHidden/>
          </w:rPr>
          <w:fldChar w:fldCharType="end"/>
        </w:r>
      </w:hyperlink>
    </w:p>
    <w:p w14:paraId="7128A51B" w14:textId="77777777" w:rsidR="0055510E" w:rsidRDefault="00F952B9">
      <w:pPr>
        <w:pStyle w:val="20"/>
        <w:tabs>
          <w:tab w:val="left" w:pos="1200"/>
        </w:tabs>
        <w:rPr>
          <w:rFonts w:asciiTheme="minorHAnsi" w:eastAsiaTheme="minorEastAsia" w:hAnsiTheme="minorHAnsi" w:cstheme="minorBidi"/>
          <w:sz w:val="21"/>
          <w:szCs w:val="22"/>
        </w:rPr>
      </w:pPr>
      <w:hyperlink w:anchor="_Toc355341001" w:history="1">
        <w:r w:rsidR="0055510E" w:rsidRPr="00084D36">
          <w:rPr>
            <w:rStyle w:val="af2"/>
            <w:rFonts w:ascii="Consolas" w:hAnsi="Consolas"/>
          </w:rPr>
          <w:t>4.4.</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域名切换</w:t>
        </w:r>
        <w:r w:rsidR="0055510E">
          <w:rPr>
            <w:webHidden/>
          </w:rPr>
          <w:tab/>
        </w:r>
        <w:r w:rsidR="004E1C5A">
          <w:rPr>
            <w:webHidden/>
          </w:rPr>
          <w:fldChar w:fldCharType="begin"/>
        </w:r>
        <w:r w:rsidR="0055510E">
          <w:rPr>
            <w:webHidden/>
          </w:rPr>
          <w:instrText xml:space="preserve"> PAGEREF _Toc355341001 \h </w:instrText>
        </w:r>
        <w:r w:rsidR="004E1C5A">
          <w:rPr>
            <w:webHidden/>
          </w:rPr>
        </w:r>
        <w:r w:rsidR="004E1C5A">
          <w:rPr>
            <w:webHidden/>
          </w:rPr>
          <w:fldChar w:fldCharType="separate"/>
        </w:r>
        <w:r w:rsidR="0055510E">
          <w:rPr>
            <w:webHidden/>
          </w:rPr>
          <w:t>14</w:t>
        </w:r>
        <w:r w:rsidR="004E1C5A">
          <w:rPr>
            <w:webHidden/>
          </w:rPr>
          <w:fldChar w:fldCharType="end"/>
        </w:r>
      </w:hyperlink>
    </w:p>
    <w:p w14:paraId="3F52FAFD" w14:textId="77777777" w:rsidR="0055510E" w:rsidRDefault="00F952B9">
      <w:pPr>
        <w:pStyle w:val="20"/>
        <w:tabs>
          <w:tab w:val="left" w:pos="1200"/>
        </w:tabs>
        <w:rPr>
          <w:rFonts w:asciiTheme="minorHAnsi" w:eastAsiaTheme="minorEastAsia" w:hAnsiTheme="minorHAnsi" w:cstheme="minorBidi"/>
          <w:sz w:val="21"/>
          <w:szCs w:val="22"/>
        </w:rPr>
      </w:pPr>
      <w:hyperlink w:anchor="_Toc355341002" w:history="1">
        <w:r w:rsidR="0055510E" w:rsidRPr="00084D36">
          <w:rPr>
            <w:rStyle w:val="af2"/>
            <w:rFonts w:ascii="Consolas" w:hAnsi="Consolas"/>
          </w:rPr>
          <w:t>4.5.</w:t>
        </w:r>
        <w:r w:rsidR="0055510E">
          <w:rPr>
            <w:rFonts w:asciiTheme="minorHAnsi" w:eastAsiaTheme="minorEastAsia" w:hAnsiTheme="minorHAnsi" w:cstheme="minorBidi"/>
            <w:sz w:val="21"/>
            <w:szCs w:val="22"/>
          </w:rPr>
          <w:tab/>
        </w:r>
        <w:r w:rsidR="0055510E" w:rsidRPr="00084D36">
          <w:rPr>
            <w:rStyle w:val="af2"/>
            <w:rFonts w:ascii="Consolas" w:hAnsi="Consolas" w:hint="eastAsia"/>
          </w:rPr>
          <w:t>企业</w:t>
        </w:r>
        <w:r w:rsidR="0055510E" w:rsidRPr="00084D36">
          <w:rPr>
            <w:rStyle w:val="af2"/>
            <w:rFonts w:ascii="Consolas" w:hAnsi="Consolas"/>
          </w:rPr>
          <w:t>LOGO</w:t>
        </w:r>
        <w:r w:rsidR="0055510E">
          <w:rPr>
            <w:webHidden/>
          </w:rPr>
          <w:tab/>
        </w:r>
        <w:r w:rsidR="004E1C5A">
          <w:rPr>
            <w:webHidden/>
          </w:rPr>
          <w:fldChar w:fldCharType="begin"/>
        </w:r>
        <w:r w:rsidR="0055510E">
          <w:rPr>
            <w:webHidden/>
          </w:rPr>
          <w:instrText xml:space="preserve"> PAGEREF _Toc355341002 \h </w:instrText>
        </w:r>
        <w:r w:rsidR="004E1C5A">
          <w:rPr>
            <w:webHidden/>
          </w:rPr>
        </w:r>
        <w:r w:rsidR="004E1C5A">
          <w:rPr>
            <w:webHidden/>
          </w:rPr>
          <w:fldChar w:fldCharType="separate"/>
        </w:r>
        <w:r w:rsidR="0055510E">
          <w:rPr>
            <w:webHidden/>
          </w:rPr>
          <w:t>15</w:t>
        </w:r>
        <w:r w:rsidR="004E1C5A">
          <w:rPr>
            <w:webHidden/>
          </w:rPr>
          <w:fldChar w:fldCharType="end"/>
        </w:r>
      </w:hyperlink>
    </w:p>
    <w:p w14:paraId="6D739140" w14:textId="77777777" w:rsidR="0055510E" w:rsidRDefault="00F952B9" w:rsidP="0055510E">
      <w:pPr>
        <w:pStyle w:val="10"/>
        <w:tabs>
          <w:tab w:val="left" w:pos="420"/>
          <w:tab w:val="right" w:leader="dot" w:pos="8630"/>
        </w:tabs>
        <w:spacing w:before="120"/>
        <w:rPr>
          <w:rFonts w:asciiTheme="minorHAnsi" w:eastAsiaTheme="minorEastAsia" w:hAnsiTheme="minorHAnsi" w:cstheme="minorBidi"/>
          <w:noProof/>
          <w:sz w:val="21"/>
          <w:szCs w:val="22"/>
        </w:rPr>
      </w:pPr>
      <w:hyperlink w:anchor="_Toc355341003" w:history="1">
        <w:r w:rsidR="0055510E" w:rsidRPr="00084D36">
          <w:rPr>
            <w:rStyle w:val="af2"/>
            <w:noProof/>
          </w:rPr>
          <w:t>5.</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安排会议</w:t>
        </w:r>
        <w:r w:rsidR="0055510E">
          <w:rPr>
            <w:noProof/>
            <w:webHidden/>
          </w:rPr>
          <w:tab/>
        </w:r>
        <w:r w:rsidR="004E1C5A">
          <w:rPr>
            <w:noProof/>
            <w:webHidden/>
          </w:rPr>
          <w:fldChar w:fldCharType="begin"/>
        </w:r>
        <w:r w:rsidR="0055510E">
          <w:rPr>
            <w:noProof/>
            <w:webHidden/>
          </w:rPr>
          <w:instrText xml:space="preserve"> PAGEREF _Toc355341003 \h </w:instrText>
        </w:r>
        <w:r w:rsidR="004E1C5A">
          <w:rPr>
            <w:noProof/>
            <w:webHidden/>
          </w:rPr>
        </w:r>
        <w:r w:rsidR="004E1C5A">
          <w:rPr>
            <w:noProof/>
            <w:webHidden/>
          </w:rPr>
          <w:fldChar w:fldCharType="separate"/>
        </w:r>
        <w:r w:rsidR="0055510E">
          <w:rPr>
            <w:noProof/>
            <w:webHidden/>
          </w:rPr>
          <w:t>17</w:t>
        </w:r>
        <w:r w:rsidR="004E1C5A">
          <w:rPr>
            <w:noProof/>
            <w:webHidden/>
          </w:rPr>
          <w:fldChar w:fldCharType="end"/>
        </w:r>
      </w:hyperlink>
    </w:p>
    <w:p w14:paraId="0598402F" w14:textId="77777777" w:rsidR="0055510E" w:rsidRDefault="00F952B9">
      <w:pPr>
        <w:pStyle w:val="20"/>
        <w:tabs>
          <w:tab w:val="left" w:pos="1200"/>
        </w:tabs>
        <w:rPr>
          <w:rFonts w:asciiTheme="minorHAnsi" w:eastAsiaTheme="minorEastAsia" w:hAnsiTheme="minorHAnsi" w:cstheme="minorBidi"/>
          <w:sz w:val="21"/>
          <w:szCs w:val="22"/>
        </w:rPr>
      </w:pPr>
      <w:hyperlink w:anchor="_Toc355341005" w:history="1">
        <w:r w:rsidR="0055510E" w:rsidRPr="00084D36">
          <w:rPr>
            <w:rStyle w:val="af2"/>
            <w:rFonts w:ascii="Consolas" w:hAnsi="Consolas"/>
          </w:rPr>
          <w:t>5.1.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欢迎画面</w:t>
        </w:r>
        <w:r w:rsidR="0055510E">
          <w:rPr>
            <w:webHidden/>
          </w:rPr>
          <w:tab/>
        </w:r>
        <w:r w:rsidR="004E1C5A">
          <w:rPr>
            <w:webHidden/>
          </w:rPr>
          <w:fldChar w:fldCharType="begin"/>
        </w:r>
        <w:r w:rsidR="0055510E">
          <w:rPr>
            <w:webHidden/>
          </w:rPr>
          <w:instrText xml:space="preserve"> PAGEREF _Toc355341005 \h </w:instrText>
        </w:r>
        <w:r w:rsidR="004E1C5A">
          <w:rPr>
            <w:webHidden/>
          </w:rPr>
        </w:r>
        <w:r w:rsidR="004E1C5A">
          <w:rPr>
            <w:webHidden/>
          </w:rPr>
          <w:fldChar w:fldCharType="separate"/>
        </w:r>
        <w:r w:rsidR="0055510E">
          <w:rPr>
            <w:webHidden/>
          </w:rPr>
          <w:t>17</w:t>
        </w:r>
        <w:r w:rsidR="004E1C5A">
          <w:rPr>
            <w:webHidden/>
          </w:rPr>
          <w:fldChar w:fldCharType="end"/>
        </w:r>
      </w:hyperlink>
    </w:p>
    <w:p w14:paraId="3CE30F56" w14:textId="77777777" w:rsidR="0055510E" w:rsidRDefault="00F952B9">
      <w:pPr>
        <w:pStyle w:val="20"/>
        <w:tabs>
          <w:tab w:val="left" w:pos="1200"/>
        </w:tabs>
        <w:rPr>
          <w:rFonts w:asciiTheme="minorHAnsi" w:eastAsiaTheme="minorEastAsia" w:hAnsiTheme="minorHAnsi" w:cstheme="minorBidi"/>
          <w:sz w:val="21"/>
          <w:szCs w:val="22"/>
        </w:rPr>
      </w:pPr>
      <w:hyperlink w:anchor="_Toc355341006" w:history="1">
        <w:r w:rsidR="0055510E" w:rsidRPr="00084D36">
          <w:rPr>
            <w:rStyle w:val="af2"/>
            <w:rFonts w:ascii="Consolas" w:hAnsi="Consolas"/>
          </w:rPr>
          <w:t>5.2.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会议安排</w:t>
        </w:r>
        <w:r w:rsidR="0055510E">
          <w:rPr>
            <w:webHidden/>
          </w:rPr>
          <w:tab/>
        </w:r>
        <w:r w:rsidR="004E1C5A">
          <w:rPr>
            <w:webHidden/>
          </w:rPr>
          <w:fldChar w:fldCharType="begin"/>
        </w:r>
        <w:r w:rsidR="0055510E">
          <w:rPr>
            <w:webHidden/>
          </w:rPr>
          <w:instrText xml:space="preserve"> PAGEREF _Toc355341006 \h </w:instrText>
        </w:r>
        <w:r w:rsidR="004E1C5A">
          <w:rPr>
            <w:webHidden/>
          </w:rPr>
        </w:r>
        <w:r w:rsidR="004E1C5A">
          <w:rPr>
            <w:webHidden/>
          </w:rPr>
          <w:fldChar w:fldCharType="separate"/>
        </w:r>
        <w:r w:rsidR="0055510E">
          <w:rPr>
            <w:webHidden/>
          </w:rPr>
          <w:t>18</w:t>
        </w:r>
        <w:r w:rsidR="004E1C5A">
          <w:rPr>
            <w:webHidden/>
          </w:rPr>
          <w:fldChar w:fldCharType="end"/>
        </w:r>
      </w:hyperlink>
    </w:p>
    <w:p w14:paraId="6DD01BEC" w14:textId="77777777" w:rsidR="0055510E" w:rsidRDefault="00F952B9">
      <w:pPr>
        <w:pStyle w:val="20"/>
        <w:tabs>
          <w:tab w:val="left" w:pos="1200"/>
        </w:tabs>
        <w:rPr>
          <w:rFonts w:asciiTheme="minorHAnsi" w:eastAsiaTheme="minorEastAsia" w:hAnsiTheme="minorHAnsi" w:cstheme="minorBidi"/>
          <w:sz w:val="21"/>
          <w:szCs w:val="22"/>
        </w:rPr>
      </w:pPr>
      <w:hyperlink w:anchor="_Toc355341007" w:history="1">
        <w:r w:rsidR="0055510E" w:rsidRPr="00084D36">
          <w:rPr>
            <w:rStyle w:val="af2"/>
            <w:rFonts w:ascii="Consolas" w:hAnsi="Consolas"/>
          </w:rPr>
          <w:t>5.3.</w:t>
        </w:r>
        <w:r w:rsidR="0055510E">
          <w:rPr>
            <w:rFonts w:asciiTheme="minorHAnsi" w:eastAsiaTheme="minorEastAsia" w:hAnsiTheme="minorHAnsi" w:cstheme="minorBidi"/>
            <w:sz w:val="21"/>
            <w:szCs w:val="22"/>
          </w:rPr>
          <w:tab/>
        </w:r>
        <w:r w:rsidR="0055510E" w:rsidRPr="00084D36">
          <w:rPr>
            <w:rStyle w:val="af2"/>
            <w:rFonts w:ascii="Consolas" w:hAnsi="Consolas" w:hint="eastAsia"/>
          </w:rPr>
          <w:t>邀请参会人</w:t>
        </w:r>
        <w:r w:rsidR="0055510E">
          <w:rPr>
            <w:webHidden/>
          </w:rPr>
          <w:tab/>
        </w:r>
        <w:r w:rsidR="004E1C5A">
          <w:rPr>
            <w:webHidden/>
          </w:rPr>
          <w:fldChar w:fldCharType="begin"/>
        </w:r>
        <w:r w:rsidR="0055510E">
          <w:rPr>
            <w:webHidden/>
          </w:rPr>
          <w:instrText xml:space="preserve"> PAGEREF _Toc355341007 \h </w:instrText>
        </w:r>
        <w:r w:rsidR="004E1C5A">
          <w:rPr>
            <w:webHidden/>
          </w:rPr>
        </w:r>
        <w:r w:rsidR="004E1C5A">
          <w:rPr>
            <w:webHidden/>
          </w:rPr>
          <w:fldChar w:fldCharType="separate"/>
        </w:r>
        <w:r w:rsidR="0055510E">
          <w:rPr>
            <w:webHidden/>
          </w:rPr>
          <w:t>19</w:t>
        </w:r>
        <w:r w:rsidR="004E1C5A">
          <w:rPr>
            <w:webHidden/>
          </w:rPr>
          <w:fldChar w:fldCharType="end"/>
        </w:r>
      </w:hyperlink>
    </w:p>
    <w:p w14:paraId="63CC2A16"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08" w:history="1">
        <w:r w:rsidR="0055510E" w:rsidRPr="00084D36">
          <w:rPr>
            <w:rStyle w:val="af2"/>
            <w:rFonts w:ascii="Consolas" w:hAnsi="Consolas"/>
            <w:noProof/>
          </w:rPr>
          <w:t>5.3.1.</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历史会议</w:t>
        </w:r>
        <w:r w:rsidR="0055510E">
          <w:rPr>
            <w:noProof/>
            <w:webHidden/>
          </w:rPr>
          <w:tab/>
        </w:r>
        <w:r w:rsidR="004E1C5A">
          <w:rPr>
            <w:noProof/>
            <w:webHidden/>
          </w:rPr>
          <w:fldChar w:fldCharType="begin"/>
        </w:r>
        <w:r w:rsidR="0055510E">
          <w:rPr>
            <w:noProof/>
            <w:webHidden/>
          </w:rPr>
          <w:instrText xml:space="preserve"> PAGEREF _Toc355341008 \h </w:instrText>
        </w:r>
        <w:r w:rsidR="004E1C5A">
          <w:rPr>
            <w:noProof/>
            <w:webHidden/>
          </w:rPr>
        </w:r>
        <w:r w:rsidR="004E1C5A">
          <w:rPr>
            <w:noProof/>
            <w:webHidden/>
          </w:rPr>
          <w:fldChar w:fldCharType="separate"/>
        </w:r>
        <w:r w:rsidR="0055510E">
          <w:rPr>
            <w:noProof/>
            <w:webHidden/>
          </w:rPr>
          <w:t>19</w:t>
        </w:r>
        <w:r w:rsidR="004E1C5A">
          <w:rPr>
            <w:noProof/>
            <w:webHidden/>
          </w:rPr>
          <w:fldChar w:fldCharType="end"/>
        </w:r>
      </w:hyperlink>
    </w:p>
    <w:p w14:paraId="2A7789DA"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09" w:history="1">
        <w:r w:rsidR="0055510E" w:rsidRPr="00084D36">
          <w:rPr>
            <w:rStyle w:val="af2"/>
            <w:rFonts w:ascii="Consolas" w:hAnsi="Consolas"/>
            <w:noProof/>
          </w:rPr>
          <w:t>5.3.2.</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表格导入</w:t>
        </w:r>
        <w:r w:rsidR="0055510E">
          <w:rPr>
            <w:noProof/>
            <w:webHidden/>
          </w:rPr>
          <w:tab/>
        </w:r>
        <w:r w:rsidR="004E1C5A">
          <w:rPr>
            <w:noProof/>
            <w:webHidden/>
          </w:rPr>
          <w:fldChar w:fldCharType="begin"/>
        </w:r>
        <w:r w:rsidR="0055510E">
          <w:rPr>
            <w:noProof/>
            <w:webHidden/>
          </w:rPr>
          <w:instrText xml:space="preserve"> PAGEREF _Toc355341009 \h </w:instrText>
        </w:r>
        <w:r w:rsidR="004E1C5A">
          <w:rPr>
            <w:noProof/>
            <w:webHidden/>
          </w:rPr>
        </w:r>
        <w:r w:rsidR="004E1C5A">
          <w:rPr>
            <w:noProof/>
            <w:webHidden/>
          </w:rPr>
          <w:fldChar w:fldCharType="separate"/>
        </w:r>
        <w:r w:rsidR="0055510E">
          <w:rPr>
            <w:noProof/>
            <w:webHidden/>
          </w:rPr>
          <w:t>21</w:t>
        </w:r>
        <w:r w:rsidR="004E1C5A">
          <w:rPr>
            <w:noProof/>
            <w:webHidden/>
          </w:rPr>
          <w:fldChar w:fldCharType="end"/>
        </w:r>
      </w:hyperlink>
    </w:p>
    <w:p w14:paraId="46F02D56"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10" w:history="1">
        <w:r w:rsidR="0055510E" w:rsidRPr="00084D36">
          <w:rPr>
            <w:rStyle w:val="af2"/>
            <w:rFonts w:ascii="Consolas" w:hAnsi="Consolas"/>
            <w:noProof/>
          </w:rPr>
          <w:t>5.3.3.</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发送邀约界面</w:t>
        </w:r>
        <w:r w:rsidR="0055510E">
          <w:rPr>
            <w:noProof/>
            <w:webHidden/>
          </w:rPr>
          <w:tab/>
        </w:r>
        <w:r w:rsidR="004E1C5A">
          <w:rPr>
            <w:noProof/>
            <w:webHidden/>
          </w:rPr>
          <w:fldChar w:fldCharType="begin"/>
        </w:r>
        <w:r w:rsidR="0055510E">
          <w:rPr>
            <w:noProof/>
            <w:webHidden/>
          </w:rPr>
          <w:instrText xml:space="preserve"> PAGEREF _Toc355341010 \h </w:instrText>
        </w:r>
        <w:r w:rsidR="004E1C5A">
          <w:rPr>
            <w:noProof/>
            <w:webHidden/>
          </w:rPr>
        </w:r>
        <w:r w:rsidR="004E1C5A">
          <w:rPr>
            <w:noProof/>
            <w:webHidden/>
          </w:rPr>
          <w:fldChar w:fldCharType="separate"/>
        </w:r>
        <w:r w:rsidR="0055510E">
          <w:rPr>
            <w:noProof/>
            <w:webHidden/>
          </w:rPr>
          <w:t>23</w:t>
        </w:r>
        <w:r w:rsidR="004E1C5A">
          <w:rPr>
            <w:noProof/>
            <w:webHidden/>
          </w:rPr>
          <w:fldChar w:fldCharType="end"/>
        </w:r>
      </w:hyperlink>
    </w:p>
    <w:p w14:paraId="07081E7A"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11" w:history="1">
        <w:r w:rsidR="0055510E" w:rsidRPr="00084D36">
          <w:rPr>
            <w:rStyle w:val="af2"/>
            <w:rFonts w:ascii="Consolas" w:hAnsi="Consolas"/>
            <w:noProof/>
          </w:rPr>
          <w:t>5.3.4.</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直接输入邀请</w:t>
        </w:r>
        <w:r w:rsidR="0055510E">
          <w:rPr>
            <w:noProof/>
            <w:webHidden/>
          </w:rPr>
          <w:tab/>
        </w:r>
        <w:r w:rsidR="004E1C5A">
          <w:rPr>
            <w:noProof/>
            <w:webHidden/>
          </w:rPr>
          <w:fldChar w:fldCharType="begin"/>
        </w:r>
        <w:r w:rsidR="0055510E">
          <w:rPr>
            <w:noProof/>
            <w:webHidden/>
          </w:rPr>
          <w:instrText xml:space="preserve"> PAGEREF _Toc355341011 \h </w:instrText>
        </w:r>
        <w:r w:rsidR="004E1C5A">
          <w:rPr>
            <w:noProof/>
            <w:webHidden/>
          </w:rPr>
        </w:r>
        <w:r w:rsidR="004E1C5A">
          <w:rPr>
            <w:noProof/>
            <w:webHidden/>
          </w:rPr>
          <w:fldChar w:fldCharType="separate"/>
        </w:r>
        <w:r w:rsidR="0055510E">
          <w:rPr>
            <w:noProof/>
            <w:webHidden/>
          </w:rPr>
          <w:t>26</w:t>
        </w:r>
        <w:r w:rsidR="004E1C5A">
          <w:rPr>
            <w:noProof/>
            <w:webHidden/>
          </w:rPr>
          <w:fldChar w:fldCharType="end"/>
        </w:r>
      </w:hyperlink>
    </w:p>
    <w:p w14:paraId="5D85E6D1" w14:textId="77777777" w:rsidR="0055510E" w:rsidRDefault="00F952B9">
      <w:pPr>
        <w:pStyle w:val="20"/>
        <w:tabs>
          <w:tab w:val="left" w:pos="1200"/>
        </w:tabs>
        <w:rPr>
          <w:rFonts w:asciiTheme="minorHAnsi" w:eastAsiaTheme="minorEastAsia" w:hAnsiTheme="minorHAnsi" w:cstheme="minorBidi"/>
          <w:sz w:val="21"/>
          <w:szCs w:val="22"/>
        </w:rPr>
      </w:pPr>
      <w:hyperlink w:anchor="_Toc355341012" w:history="1">
        <w:r w:rsidR="0055510E" w:rsidRPr="00084D36">
          <w:rPr>
            <w:rStyle w:val="af2"/>
            <w:rFonts w:ascii="Consolas" w:hAnsi="Consolas"/>
          </w:rPr>
          <w:t>5.4.</w:t>
        </w:r>
        <w:r w:rsidR="0055510E">
          <w:rPr>
            <w:rFonts w:asciiTheme="minorHAnsi" w:eastAsiaTheme="minorEastAsia" w:hAnsiTheme="minorHAnsi" w:cstheme="minorBidi"/>
            <w:sz w:val="21"/>
            <w:szCs w:val="22"/>
          </w:rPr>
          <w:tab/>
        </w:r>
        <w:r w:rsidR="0055510E" w:rsidRPr="00084D36">
          <w:rPr>
            <w:rStyle w:val="af2"/>
            <w:rFonts w:ascii="Consolas" w:hAnsi="Consolas" w:hint="eastAsia"/>
          </w:rPr>
          <w:t>会议设置</w:t>
        </w:r>
        <w:r w:rsidR="0055510E">
          <w:rPr>
            <w:webHidden/>
          </w:rPr>
          <w:tab/>
        </w:r>
        <w:r w:rsidR="004E1C5A">
          <w:rPr>
            <w:webHidden/>
          </w:rPr>
          <w:fldChar w:fldCharType="begin"/>
        </w:r>
        <w:r w:rsidR="0055510E">
          <w:rPr>
            <w:webHidden/>
          </w:rPr>
          <w:instrText xml:space="preserve"> PAGEREF _Toc355341012 \h </w:instrText>
        </w:r>
        <w:r w:rsidR="004E1C5A">
          <w:rPr>
            <w:webHidden/>
          </w:rPr>
        </w:r>
        <w:r w:rsidR="004E1C5A">
          <w:rPr>
            <w:webHidden/>
          </w:rPr>
          <w:fldChar w:fldCharType="separate"/>
        </w:r>
        <w:r w:rsidR="0055510E">
          <w:rPr>
            <w:webHidden/>
          </w:rPr>
          <w:t>27</w:t>
        </w:r>
        <w:r w:rsidR="004E1C5A">
          <w:rPr>
            <w:webHidden/>
          </w:rPr>
          <w:fldChar w:fldCharType="end"/>
        </w:r>
      </w:hyperlink>
    </w:p>
    <w:p w14:paraId="74F4B81D" w14:textId="77777777" w:rsidR="0055510E" w:rsidRDefault="00F952B9" w:rsidP="0055510E">
      <w:pPr>
        <w:pStyle w:val="10"/>
        <w:tabs>
          <w:tab w:val="left" w:pos="420"/>
          <w:tab w:val="right" w:leader="dot" w:pos="8630"/>
        </w:tabs>
        <w:spacing w:before="120"/>
        <w:rPr>
          <w:rFonts w:asciiTheme="minorHAnsi" w:eastAsiaTheme="minorEastAsia" w:hAnsiTheme="minorHAnsi" w:cstheme="minorBidi"/>
          <w:noProof/>
          <w:sz w:val="21"/>
          <w:szCs w:val="22"/>
        </w:rPr>
      </w:pPr>
      <w:hyperlink w:anchor="_Toc355341013" w:history="1">
        <w:r w:rsidR="0055510E" w:rsidRPr="00084D36">
          <w:rPr>
            <w:rStyle w:val="af2"/>
            <w:noProof/>
          </w:rPr>
          <w:t>6.</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会议列表</w:t>
        </w:r>
        <w:r w:rsidR="0055510E">
          <w:rPr>
            <w:noProof/>
            <w:webHidden/>
          </w:rPr>
          <w:tab/>
        </w:r>
        <w:r w:rsidR="004E1C5A">
          <w:rPr>
            <w:noProof/>
            <w:webHidden/>
          </w:rPr>
          <w:fldChar w:fldCharType="begin"/>
        </w:r>
        <w:r w:rsidR="0055510E">
          <w:rPr>
            <w:noProof/>
            <w:webHidden/>
          </w:rPr>
          <w:instrText xml:space="preserve"> PAGEREF _Toc355341013 \h </w:instrText>
        </w:r>
        <w:r w:rsidR="004E1C5A">
          <w:rPr>
            <w:noProof/>
            <w:webHidden/>
          </w:rPr>
        </w:r>
        <w:r w:rsidR="004E1C5A">
          <w:rPr>
            <w:noProof/>
            <w:webHidden/>
          </w:rPr>
          <w:fldChar w:fldCharType="separate"/>
        </w:r>
        <w:r w:rsidR="0055510E">
          <w:rPr>
            <w:noProof/>
            <w:webHidden/>
          </w:rPr>
          <w:t>29</w:t>
        </w:r>
        <w:r w:rsidR="004E1C5A">
          <w:rPr>
            <w:noProof/>
            <w:webHidden/>
          </w:rPr>
          <w:fldChar w:fldCharType="end"/>
        </w:r>
      </w:hyperlink>
    </w:p>
    <w:p w14:paraId="6B4828B8" w14:textId="77777777" w:rsidR="0055510E" w:rsidRDefault="00F952B9">
      <w:pPr>
        <w:pStyle w:val="20"/>
        <w:tabs>
          <w:tab w:val="left" w:pos="1200"/>
        </w:tabs>
        <w:rPr>
          <w:rFonts w:asciiTheme="minorHAnsi" w:eastAsiaTheme="minorEastAsia" w:hAnsiTheme="minorHAnsi" w:cstheme="minorBidi"/>
          <w:sz w:val="21"/>
          <w:szCs w:val="22"/>
        </w:rPr>
      </w:pPr>
      <w:hyperlink w:anchor="_Toc355341015" w:history="1">
        <w:r w:rsidR="0055510E" w:rsidRPr="00084D36">
          <w:rPr>
            <w:rStyle w:val="af2"/>
            <w:rFonts w:ascii="Consolas" w:hAnsi="Consolas"/>
          </w:rPr>
          <w:t>6.1.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查看会议信息</w:t>
        </w:r>
        <w:r w:rsidR="0055510E">
          <w:rPr>
            <w:webHidden/>
          </w:rPr>
          <w:tab/>
        </w:r>
        <w:r w:rsidR="004E1C5A">
          <w:rPr>
            <w:webHidden/>
          </w:rPr>
          <w:fldChar w:fldCharType="begin"/>
        </w:r>
        <w:r w:rsidR="0055510E">
          <w:rPr>
            <w:webHidden/>
          </w:rPr>
          <w:instrText xml:space="preserve"> PAGEREF _Toc355341015 \h </w:instrText>
        </w:r>
        <w:r w:rsidR="004E1C5A">
          <w:rPr>
            <w:webHidden/>
          </w:rPr>
        </w:r>
        <w:r w:rsidR="004E1C5A">
          <w:rPr>
            <w:webHidden/>
          </w:rPr>
          <w:fldChar w:fldCharType="separate"/>
        </w:r>
        <w:r w:rsidR="0055510E">
          <w:rPr>
            <w:webHidden/>
          </w:rPr>
          <w:t>29</w:t>
        </w:r>
        <w:r w:rsidR="004E1C5A">
          <w:rPr>
            <w:webHidden/>
          </w:rPr>
          <w:fldChar w:fldCharType="end"/>
        </w:r>
      </w:hyperlink>
    </w:p>
    <w:p w14:paraId="4A4F022B" w14:textId="77777777" w:rsidR="0055510E" w:rsidRDefault="00F952B9">
      <w:pPr>
        <w:pStyle w:val="20"/>
        <w:tabs>
          <w:tab w:val="left" w:pos="1200"/>
        </w:tabs>
        <w:rPr>
          <w:rFonts w:asciiTheme="minorHAnsi" w:eastAsiaTheme="minorEastAsia" w:hAnsiTheme="minorHAnsi" w:cstheme="minorBidi"/>
          <w:sz w:val="21"/>
          <w:szCs w:val="22"/>
        </w:rPr>
      </w:pPr>
      <w:hyperlink w:anchor="_Toc355341016" w:history="1">
        <w:r w:rsidR="0055510E" w:rsidRPr="00084D36">
          <w:rPr>
            <w:rStyle w:val="af2"/>
            <w:rFonts w:ascii="Consolas" w:hAnsi="Consolas"/>
          </w:rPr>
          <w:t>6.2.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立即入会</w:t>
        </w:r>
        <w:r w:rsidR="0055510E">
          <w:rPr>
            <w:webHidden/>
          </w:rPr>
          <w:tab/>
        </w:r>
        <w:r w:rsidR="004E1C5A">
          <w:rPr>
            <w:webHidden/>
          </w:rPr>
          <w:fldChar w:fldCharType="begin"/>
        </w:r>
        <w:r w:rsidR="0055510E">
          <w:rPr>
            <w:webHidden/>
          </w:rPr>
          <w:instrText xml:space="preserve"> PAGEREF _Toc355341016 \h </w:instrText>
        </w:r>
        <w:r w:rsidR="004E1C5A">
          <w:rPr>
            <w:webHidden/>
          </w:rPr>
        </w:r>
        <w:r w:rsidR="004E1C5A">
          <w:rPr>
            <w:webHidden/>
          </w:rPr>
          <w:fldChar w:fldCharType="separate"/>
        </w:r>
        <w:r w:rsidR="0055510E">
          <w:rPr>
            <w:webHidden/>
          </w:rPr>
          <w:t>31</w:t>
        </w:r>
        <w:r w:rsidR="004E1C5A">
          <w:rPr>
            <w:webHidden/>
          </w:rPr>
          <w:fldChar w:fldCharType="end"/>
        </w:r>
      </w:hyperlink>
    </w:p>
    <w:p w14:paraId="5413180B" w14:textId="77777777" w:rsidR="0055510E" w:rsidRDefault="00F952B9">
      <w:pPr>
        <w:pStyle w:val="20"/>
        <w:tabs>
          <w:tab w:val="left" w:pos="1200"/>
        </w:tabs>
        <w:rPr>
          <w:rFonts w:asciiTheme="minorHAnsi" w:eastAsiaTheme="minorEastAsia" w:hAnsiTheme="minorHAnsi" w:cstheme="minorBidi"/>
          <w:sz w:val="21"/>
          <w:szCs w:val="22"/>
        </w:rPr>
      </w:pPr>
      <w:hyperlink w:anchor="_Toc355341017" w:history="1">
        <w:r w:rsidR="0055510E" w:rsidRPr="00084D36">
          <w:rPr>
            <w:rStyle w:val="af2"/>
            <w:rFonts w:ascii="Consolas" w:hAnsi="Consolas"/>
          </w:rPr>
          <w:t>6.3.</w:t>
        </w:r>
        <w:r w:rsidR="0055510E">
          <w:rPr>
            <w:rFonts w:asciiTheme="minorHAnsi" w:eastAsiaTheme="minorEastAsia" w:hAnsiTheme="minorHAnsi" w:cstheme="minorBidi"/>
            <w:sz w:val="21"/>
            <w:szCs w:val="22"/>
          </w:rPr>
          <w:tab/>
        </w:r>
        <w:r w:rsidR="0055510E" w:rsidRPr="00084D36">
          <w:rPr>
            <w:rStyle w:val="af2"/>
            <w:rFonts w:ascii="Consolas" w:hAnsi="Consolas" w:hint="eastAsia"/>
          </w:rPr>
          <w:t>编辑会议</w:t>
        </w:r>
        <w:r w:rsidR="0055510E">
          <w:rPr>
            <w:webHidden/>
          </w:rPr>
          <w:tab/>
        </w:r>
        <w:r w:rsidR="004E1C5A">
          <w:rPr>
            <w:webHidden/>
          </w:rPr>
          <w:fldChar w:fldCharType="begin"/>
        </w:r>
        <w:r w:rsidR="0055510E">
          <w:rPr>
            <w:webHidden/>
          </w:rPr>
          <w:instrText xml:space="preserve"> PAGEREF _Toc355341017 \h </w:instrText>
        </w:r>
        <w:r w:rsidR="004E1C5A">
          <w:rPr>
            <w:webHidden/>
          </w:rPr>
        </w:r>
        <w:r w:rsidR="004E1C5A">
          <w:rPr>
            <w:webHidden/>
          </w:rPr>
          <w:fldChar w:fldCharType="separate"/>
        </w:r>
        <w:r w:rsidR="0055510E">
          <w:rPr>
            <w:webHidden/>
          </w:rPr>
          <w:t>31</w:t>
        </w:r>
        <w:r w:rsidR="004E1C5A">
          <w:rPr>
            <w:webHidden/>
          </w:rPr>
          <w:fldChar w:fldCharType="end"/>
        </w:r>
      </w:hyperlink>
    </w:p>
    <w:p w14:paraId="7B8E3177" w14:textId="77777777" w:rsidR="0055510E" w:rsidRDefault="00F952B9">
      <w:pPr>
        <w:pStyle w:val="20"/>
        <w:tabs>
          <w:tab w:val="left" w:pos="1200"/>
        </w:tabs>
        <w:rPr>
          <w:rFonts w:asciiTheme="minorHAnsi" w:eastAsiaTheme="minorEastAsia" w:hAnsiTheme="minorHAnsi" w:cstheme="minorBidi"/>
          <w:sz w:val="21"/>
          <w:szCs w:val="22"/>
        </w:rPr>
      </w:pPr>
      <w:hyperlink w:anchor="_Toc355341018" w:history="1">
        <w:r w:rsidR="0055510E" w:rsidRPr="00084D36">
          <w:rPr>
            <w:rStyle w:val="af2"/>
            <w:rFonts w:ascii="Consolas" w:hAnsi="Consolas"/>
          </w:rPr>
          <w:t>6.4.</w:t>
        </w:r>
        <w:r w:rsidR="0055510E">
          <w:rPr>
            <w:rFonts w:asciiTheme="minorHAnsi" w:eastAsiaTheme="minorEastAsia" w:hAnsiTheme="minorHAnsi" w:cstheme="minorBidi"/>
            <w:sz w:val="21"/>
            <w:szCs w:val="22"/>
          </w:rPr>
          <w:tab/>
        </w:r>
        <w:r w:rsidR="0055510E" w:rsidRPr="00084D36">
          <w:rPr>
            <w:rStyle w:val="af2"/>
            <w:rFonts w:ascii="Consolas" w:hAnsi="Consolas" w:hint="eastAsia"/>
          </w:rPr>
          <w:t>重新开始</w:t>
        </w:r>
        <w:r w:rsidR="0055510E">
          <w:rPr>
            <w:webHidden/>
          </w:rPr>
          <w:tab/>
        </w:r>
        <w:r w:rsidR="004E1C5A">
          <w:rPr>
            <w:webHidden/>
          </w:rPr>
          <w:fldChar w:fldCharType="begin"/>
        </w:r>
        <w:r w:rsidR="0055510E">
          <w:rPr>
            <w:webHidden/>
          </w:rPr>
          <w:instrText xml:space="preserve"> PAGEREF _Toc355341018 \h </w:instrText>
        </w:r>
        <w:r w:rsidR="004E1C5A">
          <w:rPr>
            <w:webHidden/>
          </w:rPr>
        </w:r>
        <w:r w:rsidR="004E1C5A">
          <w:rPr>
            <w:webHidden/>
          </w:rPr>
          <w:fldChar w:fldCharType="separate"/>
        </w:r>
        <w:r w:rsidR="0055510E">
          <w:rPr>
            <w:webHidden/>
          </w:rPr>
          <w:t>33</w:t>
        </w:r>
        <w:r w:rsidR="004E1C5A">
          <w:rPr>
            <w:webHidden/>
          </w:rPr>
          <w:fldChar w:fldCharType="end"/>
        </w:r>
      </w:hyperlink>
    </w:p>
    <w:p w14:paraId="190C8969" w14:textId="77777777" w:rsidR="0055510E" w:rsidRDefault="00F952B9">
      <w:pPr>
        <w:pStyle w:val="20"/>
        <w:tabs>
          <w:tab w:val="left" w:pos="1200"/>
        </w:tabs>
        <w:rPr>
          <w:rFonts w:asciiTheme="minorHAnsi" w:eastAsiaTheme="minorEastAsia" w:hAnsiTheme="minorHAnsi" w:cstheme="minorBidi"/>
          <w:sz w:val="21"/>
          <w:szCs w:val="22"/>
        </w:rPr>
      </w:pPr>
      <w:hyperlink w:anchor="_Toc355341019" w:history="1">
        <w:r w:rsidR="0055510E" w:rsidRPr="00084D36">
          <w:rPr>
            <w:rStyle w:val="af2"/>
            <w:rFonts w:ascii="Consolas" w:hAnsi="Consolas"/>
          </w:rPr>
          <w:t>6.5.</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删除会议</w:t>
        </w:r>
        <w:r w:rsidR="0055510E">
          <w:rPr>
            <w:webHidden/>
          </w:rPr>
          <w:tab/>
        </w:r>
        <w:r w:rsidR="004E1C5A">
          <w:rPr>
            <w:webHidden/>
          </w:rPr>
          <w:fldChar w:fldCharType="begin"/>
        </w:r>
        <w:r w:rsidR="0055510E">
          <w:rPr>
            <w:webHidden/>
          </w:rPr>
          <w:instrText xml:space="preserve"> PAGEREF _Toc355341019 \h </w:instrText>
        </w:r>
        <w:r w:rsidR="004E1C5A">
          <w:rPr>
            <w:webHidden/>
          </w:rPr>
        </w:r>
        <w:r w:rsidR="004E1C5A">
          <w:rPr>
            <w:webHidden/>
          </w:rPr>
          <w:fldChar w:fldCharType="separate"/>
        </w:r>
        <w:r w:rsidR="0055510E">
          <w:rPr>
            <w:webHidden/>
          </w:rPr>
          <w:t>34</w:t>
        </w:r>
        <w:r w:rsidR="004E1C5A">
          <w:rPr>
            <w:webHidden/>
          </w:rPr>
          <w:fldChar w:fldCharType="end"/>
        </w:r>
      </w:hyperlink>
    </w:p>
    <w:p w14:paraId="11003945" w14:textId="77777777" w:rsidR="0055510E" w:rsidRDefault="00F952B9">
      <w:pPr>
        <w:pStyle w:val="20"/>
        <w:tabs>
          <w:tab w:val="left" w:pos="1200"/>
        </w:tabs>
        <w:rPr>
          <w:rFonts w:asciiTheme="minorHAnsi" w:eastAsiaTheme="minorEastAsia" w:hAnsiTheme="minorHAnsi" w:cstheme="minorBidi"/>
          <w:sz w:val="21"/>
          <w:szCs w:val="22"/>
        </w:rPr>
      </w:pPr>
      <w:hyperlink w:anchor="_Toc355341020" w:history="1">
        <w:r w:rsidR="0055510E" w:rsidRPr="00084D36">
          <w:rPr>
            <w:rStyle w:val="af2"/>
            <w:rFonts w:ascii="Consolas" w:hAnsi="Consolas"/>
          </w:rPr>
          <w:t>6.6.</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时间范围选取</w:t>
        </w:r>
        <w:r w:rsidR="0055510E">
          <w:rPr>
            <w:webHidden/>
          </w:rPr>
          <w:tab/>
        </w:r>
        <w:r w:rsidR="004E1C5A">
          <w:rPr>
            <w:webHidden/>
          </w:rPr>
          <w:fldChar w:fldCharType="begin"/>
        </w:r>
        <w:r w:rsidR="0055510E">
          <w:rPr>
            <w:webHidden/>
          </w:rPr>
          <w:instrText xml:space="preserve"> PAGEREF _Toc355341020 \h </w:instrText>
        </w:r>
        <w:r w:rsidR="004E1C5A">
          <w:rPr>
            <w:webHidden/>
          </w:rPr>
        </w:r>
        <w:r w:rsidR="004E1C5A">
          <w:rPr>
            <w:webHidden/>
          </w:rPr>
          <w:fldChar w:fldCharType="separate"/>
        </w:r>
        <w:r w:rsidR="0055510E">
          <w:rPr>
            <w:webHidden/>
          </w:rPr>
          <w:t>34</w:t>
        </w:r>
        <w:r w:rsidR="004E1C5A">
          <w:rPr>
            <w:webHidden/>
          </w:rPr>
          <w:fldChar w:fldCharType="end"/>
        </w:r>
      </w:hyperlink>
    </w:p>
    <w:p w14:paraId="50A1C16A" w14:textId="77777777" w:rsidR="0055510E" w:rsidRDefault="00F952B9">
      <w:pPr>
        <w:pStyle w:val="20"/>
        <w:tabs>
          <w:tab w:val="left" w:pos="1200"/>
        </w:tabs>
        <w:rPr>
          <w:rFonts w:asciiTheme="minorHAnsi" w:eastAsiaTheme="minorEastAsia" w:hAnsiTheme="minorHAnsi" w:cstheme="minorBidi"/>
          <w:sz w:val="21"/>
          <w:szCs w:val="22"/>
        </w:rPr>
      </w:pPr>
      <w:hyperlink w:anchor="_Toc355341021" w:history="1">
        <w:r w:rsidR="0055510E" w:rsidRPr="00084D36">
          <w:rPr>
            <w:rStyle w:val="af2"/>
            <w:rFonts w:ascii="Consolas" w:hAnsi="Consolas"/>
          </w:rPr>
          <w:t>6.7.</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安排会议</w:t>
        </w:r>
        <w:r w:rsidR="0055510E">
          <w:rPr>
            <w:webHidden/>
          </w:rPr>
          <w:tab/>
        </w:r>
        <w:r w:rsidR="004E1C5A">
          <w:rPr>
            <w:webHidden/>
          </w:rPr>
          <w:fldChar w:fldCharType="begin"/>
        </w:r>
        <w:r w:rsidR="0055510E">
          <w:rPr>
            <w:webHidden/>
          </w:rPr>
          <w:instrText xml:space="preserve"> PAGEREF _Toc355341021 \h </w:instrText>
        </w:r>
        <w:r w:rsidR="004E1C5A">
          <w:rPr>
            <w:webHidden/>
          </w:rPr>
        </w:r>
        <w:r w:rsidR="004E1C5A">
          <w:rPr>
            <w:webHidden/>
          </w:rPr>
          <w:fldChar w:fldCharType="separate"/>
        </w:r>
        <w:r w:rsidR="0055510E">
          <w:rPr>
            <w:webHidden/>
          </w:rPr>
          <w:t>35</w:t>
        </w:r>
        <w:r w:rsidR="004E1C5A">
          <w:rPr>
            <w:webHidden/>
          </w:rPr>
          <w:fldChar w:fldCharType="end"/>
        </w:r>
      </w:hyperlink>
    </w:p>
    <w:p w14:paraId="6885E5EF" w14:textId="77777777" w:rsidR="0055510E" w:rsidRDefault="00F952B9">
      <w:pPr>
        <w:pStyle w:val="20"/>
        <w:tabs>
          <w:tab w:val="left" w:pos="1200"/>
        </w:tabs>
        <w:rPr>
          <w:rFonts w:asciiTheme="minorHAnsi" w:eastAsiaTheme="minorEastAsia" w:hAnsiTheme="minorHAnsi" w:cstheme="minorBidi"/>
          <w:sz w:val="21"/>
          <w:szCs w:val="22"/>
        </w:rPr>
      </w:pPr>
      <w:hyperlink w:anchor="_Toc355341022" w:history="1">
        <w:r w:rsidR="0055510E" w:rsidRPr="00084D36">
          <w:rPr>
            <w:rStyle w:val="af2"/>
            <w:rFonts w:ascii="Consolas" w:hAnsi="Consolas"/>
          </w:rPr>
          <w:t>6.8.</w:t>
        </w:r>
        <w:r w:rsidR="0055510E">
          <w:rPr>
            <w:rFonts w:asciiTheme="minorHAnsi" w:eastAsiaTheme="minorEastAsia" w:hAnsiTheme="minorHAnsi" w:cstheme="minorBidi"/>
            <w:sz w:val="21"/>
            <w:szCs w:val="22"/>
          </w:rPr>
          <w:tab/>
        </w:r>
        <w:r w:rsidR="0055510E" w:rsidRPr="00084D36">
          <w:rPr>
            <w:rStyle w:val="af2"/>
            <w:rFonts w:ascii="Consolas" w:hAnsi="Consolas" w:hint="eastAsia"/>
          </w:rPr>
          <w:t>附加功能</w:t>
        </w:r>
        <w:r w:rsidR="0055510E">
          <w:rPr>
            <w:webHidden/>
          </w:rPr>
          <w:tab/>
        </w:r>
        <w:r w:rsidR="004E1C5A">
          <w:rPr>
            <w:webHidden/>
          </w:rPr>
          <w:fldChar w:fldCharType="begin"/>
        </w:r>
        <w:r w:rsidR="0055510E">
          <w:rPr>
            <w:webHidden/>
          </w:rPr>
          <w:instrText xml:space="preserve"> PAGEREF _Toc355341022 \h </w:instrText>
        </w:r>
        <w:r w:rsidR="004E1C5A">
          <w:rPr>
            <w:webHidden/>
          </w:rPr>
        </w:r>
        <w:r w:rsidR="004E1C5A">
          <w:rPr>
            <w:webHidden/>
          </w:rPr>
          <w:fldChar w:fldCharType="separate"/>
        </w:r>
        <w:r w:rsidR="0055510E">
          <w:rPr>
            <w:webHidden/>
          </w:rPr>
          <w:t>36</w:t>
        </w:r>
        <w:r w:rsidR="004E1C5A">
          <w:rPr>
            <w:webHidden/>
          </w:rPr>
          <w:fldChar w:fldCharType="end"/>
        </w:r>
      </w:hyperlink>
    </w:p>
    <w:p w14:paraId="73D2E746" w14:textId="77777777" w:rsidR="0055510E" w:rsidRDefault="00F952B9" w:rsidP="0055510E">
      <w:pPr>
        <w:pStyle w:val="10"/>
        <w:tabs>
          <w:tab w:val="left" w:pos="420"/>
          <w:tab w:val="right" w:leader="dot" w:pos="8630"/>
        </w:tabs>
        <w:spacing w:before="120"/>
        <w:rPr>
          <w:rFonts w:asciiTheme="minorHAnsi" w:eastAsiaTheme="minorEastAsia" w:hAnsiTheme="minorHAnsi" w:cstheme="minorBidi"/>
          <w:noProof/>
          <w:sz w:val="21"/>
          <w:szCs w:val="22"/>
        </w:rPr>
      </w:pPr>
      <w:hyperlink w:anchor="_Toc355341023" w:history="1">
        <w:r w:rsidR="0055510E" w:rsidRPr="00084D36">
          <w:rPr>
            <w:rStyle w:val="af2"/>
            <w:noProof/>
          </w:rPr>
          <w:t>7.</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通讯录</w:t>
        </w:r>
        <w:r w:rsidR="0055510E">
          <w:rPr>
            <w:noProof/>
            <w:webHidden/>
          </w:rPr>
          <w:tab/>
        </w:r>
        <w:r w:rsidR="004E1C5A">
          <w:rPr>
            <w:noProof/>
            <w:webHidden/>
          </w:rPr>
          <w:fldChar w:fldCharType="begin"/>
        </w:r>
        <w:r w:rsidR="0055510E">
          <w:rPr>
            <w:noProof/>
            <w:webHidden/>
          </w:rPr>
          <w:instrText xml:space="preserve"> PAGEREF _Toc355341023 \h </w:instrText>
        </w:r>
        <w:r w:rsidR="004E1C5A">
          <w:rPr>
            <w:noProof/>
            <w:webHidden/>
          </w:rPr>
        </w:r>
        <w:r w:rsidR="004E1C5A">
          <w:rPr>
            <w:noProof/>
            <w:webHidden/>
          </w:rPr>
          <w:fldChar w:fldCharType="separate"/>
        </w:r>
        <w:r w:rsidR="0055510E">
          <w:rPr>
            <w:noProof/>
            <w:webHidden/>
          </w:rPr>
          <w:t>38</w:t>
        </w:r>
        <w:r w:rsidR="004E1C5A">
          <w:rPr>
            <w:noProof/>
            <w:webHidden/>
          </w:rPr>
          <w:fldChar w:fldCharType="end"/>
        </w:r>
      </w:hyperlink>
    </w:p>
    <w:p w14:paraId="7CFF6661" w14:textId="77777777" w:rsidR="0055510E" w:rsidRDefault="00F952B9">
      <w:pPr>
        <w:pStyle w:val="20"/>
        <w:tabs>
          <w:tab w:val="left" w:pos="1200"/>
        </w:tabs>
        <w:rPr>
          <w:rFonts w:asciiTheme="minorHAnsi" w:eastAsiaTheme="minorEastAsia" w:hAnsiTheme="minorHAnsi" w:cstheme="minorBidi"/>
          <w:sz w:val="21"/>
          <w:szCs w:val="22"/>
        </w:rPr>
      </w:pPr>
      <w:hyperlink w:anchor="_Toc355341025" w:history="1">
        <w:r w:rsidR="0055510E" w:rsidRPr="00084D36">
          <w:rPr>
            <w:rStyle w:val="af2"/>
            <w:rFonts w:ascii="Consolas" w:hAnsi="Consolas"/>
          </w:rPr>
          <w:t>7.1.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进入通讯录面板</w:t>
        </w:r>
        <w:r w:rsidR="0055510E">
          <w:rPr>
            <w:webHidden/>
          </w:rPr>
          <w:tab/>
        </w:r>
        <w:r w:rsidR="004E1C5A">
          <w:rPr>
            <w:webHidden/>
          </w:rPr>
          <w:fldChar w:fldCharType="begin"/>
        </w:r>
        <w:r w:rsidR="0055510E">
          <w:rPr>
            <w:webHidden/>
          </w:rPr>
          <w:instrText xml:space="preserve"> PAGEREF _Toc355341025 \h </w:instrText>
        </w:r>
        <w:r w:rsidR="004E1C5A">
          <w:rPr>
            <w:webHidden/>
          </w:rPr>
        </w:r>
        <w:r w:rsidR="004E1C5A">
          <w:rPr>
            <w:webHidden/>
          </w:rPr>
          <w:fldChar w:fldCharType="separate"/>
        </w:r>
        <w:r w:rsidR="0055510E">
          <w:rPr>
            <w:webHidden/>
          </w:rPr>
          <w:t>38</w:t>
        </w:r>
        <w:r w:rsidR="004E1C5A">
          <w:rPr>
            <w:webHidden/>
          </w:rPr>
          <w:fldChar w:fldCharType="end"/>
        </w:r>
      </w:hyperlink>
    </w:p>
    <w:p w14:paraId="6D07A47A" w14:textId="77777777" w:rsidR="0055510E" w:rsidRDefault="00F952B9">
      <w:pPr>
        <w:pStyle w:val="20"/>
        <w:tabs>
          <w:tab w:val="left" w:pos="1200"/>
        </w:tabs>
        <w:rPr>
          <w:rFonts w:asciiTheme="minorHAnsi" w:eastAsiaTheme="minorEastAsia" w:hAnsiTheme="minorHAnsi" w:cstheme="minorBidi"/>
          <w:sz w:val="21"/>
          <w:szCs w:val="22"/>
        </w:rPr>
      </w:pPr>
      <w:hyperlink w:anchor="_Toc355341026" w:history="1">
        <w:r w:rsidR="0055510E" w:rsidRPr="00084D36">
          <w:rPr>
            <w:rStyle w:val="af2"/>
            <w:rFonts w:ascii="Consolas" w:hAnsi="Consolas"/>
          </w:rPr>
          <w:t>7.2.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下载空白模板</w:t>
        </w:r>
        <w:r w:rsidR="0055510E">
          <w:rPr>
            <w:webHidden/>
          </w:rPr>
          <w:tab/>
        </w:r>
        <w:r w:rsidR="004E1C5A">
          <w:rPr>
            <w:webHidden/>
          </w:rPr>
          <w:fldChar w:fldCharType="begin"/>
        </w:r>
        <w:r w:rsidR="0055510E">
          <w:rPr>
            <w:webHidden/>
          </w:rPr>
          <w:instrText xml:space="preserve"> PAGEREF _Toc355341026 \h </w:instrText>
        </w:r>
        <w:r w:rsidR="004E1C5A">
          <w:rPr>
            <w:webHidden/>
          </w:rPr>
        </w:r>
        <w:r w:rsidR="004E1C5A">
          <w:rPr>
            <w:webHidden/>
          </w:rPr>
          <w:fldChar w:fldCharType="separate"/>
        </w:r>
        <w:r w:rsidR="0055510E">
          <w:rPr>
            <w:webHidden/>
          </w:rPr>
          <w:t>43</w:t>
        </w:r>
        <w:r w:rsidR="004E1C5A">
          <w:rPr>
            <w:webHidden/>
          </w:rPr>
          <w:fldChar w:fldCharType="end"/>
        </w:r>
      </w:hyperlink>
    </w:p>
    <w:p w14:paraId="593DC54B" w14:textId="77777777" w:rsidR="0055510E" w:rsidRDefault="00F952B9">
      <w:pPr>
        <w:pStyle w:val="20"/>
        <w:tabs>
          <w:tab w:val="left" w:pos="1200"/>
        </w:tabs>
        <w:rPr>
          <w:rFonts w:asciiTheme="minorHAnsi" w:eastAsiaTheme="minorEastAsia" w:hAnsiTheme="minorHAnsi" w:cstheme="minorBidi"/>
          <w:sz w:val="21"/>
          <w:szCs w:val="22"/>
        </w:rPr>
      </w:pPr>
      <w:hyperlink w:anchor="_Toc355341027" w:history="1">
        <w:r w:rsidR="0055510E" w:rsidRPr="00084D36">
          <w:rPr>
            <w:rStyle w:val="af2"/>
            <w:rFonts w:ascii="Consolas" w:hAnsi="Consolas"/>
          </w:rPr>
          <w:t>7.3.</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导出通讯录</w:t>
        </w:r>
        <w:r w:rsidR="0055510E">
          <w:rPr>
            <w:webHidden/>
          </w:rPr>
          <w:tab/>
        </w:r>
        <w:r w:rsidR="004E1C5A">
          <w:rPr>
            <w:webHidden/>
          </w:rPr>
          <w:fldChar w:fldCharType="begin"/>
        </w:r>
        <w:r w:rsidR="0055510E">
          <w:rPr>
            <w:webHidden/>
          </w:rPr>
          <w:instrText xml:space="preserve"> PAGEREF _Toc355341027 \h </w:instrText>
        </w:r>
        <w:r w:rsidR="004E1C5A">
          <w:rPr>
            <w:webHidden/>
          </w:rPr>
        </w:r>
        <w:r w:rsidR="004E1C5A">
          <w:rPr>
            <w:webHidden/>
          </w:rPr>
          <w:fldChar w:fldCharType="separate"/>
        </w:r>
        <w:r w:rsidR="0055510E">
          <w:rPr>
            <w:webHidden/>
          </w:rPr>
          <w:t>46</w:t>
        </w:r>
        <w:r w:rsidR="004E1C5A">
          <w:rPr>
            <w:webHidden/>
          </w:rPr>
          <w:fldChar w:fldCharType="end"/>
        </w:r>
      </w:hyperlink>
    </w:p>
    <w:p w14:paraId="31C6BA85" w14:textId="77777777" w:rsidR="0055510E" w:rsidRDefault="00F952B9">
      <w:pPr>
        <w:pStyle w:val="20"/>
        <w:tabs>
          <w:tab w:val="left" w:pos="1200"/>
        </w:tabs>
        <w:rPr>
          <w:rFonts w:asciiTheme="minorHAnsi" w:eastAsiaTheme="minorEastAsia" w:hAnsiTheme="minorHAnsi" w:cstheme="minorBidi"/>
          <w:sz w:val="21"/>
          <w:szCs w:val="22"/>
        </w:rPr>
      </w:pPr>
      <w:hyperlink w:anchor="_Toc355341028" w:history="1">
        <w:r w:rsidR="0055510E" w:rsidRPr="00084D36">
          <w:rPr>
            <w:rStyle w:val="af2"/>
            <w:rFonts w:ascii="Consolas" w:hAnsi="Consolas"/>
          </w:rPr>
          <w:t>7.4.</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导入联系人</w:t>
        </w:r>
        <w:r w:rsidR="0055510E">
          <w:rPr>
            <w:webHidden/>
          </w:rPr>
          <w:tab/>
        </w:r>
        <w:r w:rsidR="004E1C5A">
          <w:rPr>
            <w:webHidden/>
          </w:rPr>
          <w:fldChar w:fldCharType="begin"/>
        </w:r>
        <w:r w:rsidR="0055510E">
          <w:rPr>
            <w:webHidden/>
          </w:rPr>
          <w:instrText xml:space="preserve"> PAGEREF _Toc355341028 \h </w:instrText>
        </w:r>
        <w:r w:rsidR="004E1C5A">
          <w:rPr>
            <w:webHidden/>
          </w:rPr>
        </w:r>
        <w:r w:rsidR="004E1C5A">
          <w:rPr>
            <w:webHidden/>
          </w:rPr>
          <w:fldChar w:fldCharType="separate"/>
        </w:r>
        <w:r w:rsidR="0055510E">
          <w:rPr>
            <w:webHidden/>
          </w:rPr>
          <w:t>49</w:t>
        </w:r>
        <w:r w:rsidR="004E1C5A">
          <w:rPr>
            <w:webHidden/>
          </w:rPr>
          <w:fldChar w:fldCharType="end"/>
        </w:r>
      </w:hyperlink>
    </w:p>
    <w:p w14:paraId="2FEE45DA" w14:textId="77777777" w:rsidR="0055510E" w:rsidRDefault="00F952B9">
      <w:pPr>
        <w:pStyle w:val="20"/>
        <w:tabs>
          <w:tab w:val="left" w:pos="1200"/>
        </w:tabs>
        <w:rPr>
          <w:rFonts w:asciiTheme="minorHAnsi" w:eastAsiaTheme="minorEastAsia" w:hAnsiTheme="minorHAnsi" w:cstheme="minorBidi"/>
          <w:sz w:val="21"/>
          <w:szCs w:val="22"/>
        </w:rPr>
      </w:pPr>
      <w:hyperlink w:anchor="_Toc355341029" w:history="1">
        <w:r w:rsidR="0055510E" w:rsidRPr="00084D36">
          <w:rPr>
            <w:rStyle w:val="af2"/>
            <w:rFonts w:ascii="Consolas" w:hAnsi="Consolas"/>
          </w:rPr>
          <w:t>7.5.</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更新通讯录</w:t>
        </w:r>
        <w:r w:rsidR="0055510E">
          <w:rPr>
            <w:webHidden/>
          </w:rPr>
          <w:tab/>
        </w:r>
        <w:r w:rsidR="004E1C5A">
          <w:rPr>
            <w:webHidden/>
          </w:rPr>
          <w:fldChar w:fldCharType="begin"/>
        </w:r>
        <w:r w:rsidR="0055510E">
          <w:rPr>
            <w:webHidden/>
          </w:rPr>
          <w:instrText xml:space="preserve"> PAGEREF _Toc355341029 \h </w:instrText>
        </w:r>
        <w:r w:rsidR="004E1C5A">
          <w:rPr>
            <w:webHidden/>
          </w:rPr>
        </w:r>
        <w:r w:rsidR="004E1C5A">
          <w:rPr>
            <w:webHidden/>
          </w:rPr>
          <w:fldChar w:fldCharType="separate"/>
        </w:r>
        <w:r w:rsidR="0055510E">
          <w:rPr>
            <w:webHidden/>
          </w:rPr>
          <w:t>53</w:t>
        </w:r>
        <w:r w:rsidR="004E1C5A">
          <w:rPr>
            <w:webHidden/>
          </w:rPr>
          <w:fldChar w:fldCharType="end"/>
        </w:r>
      </w:hyperlink>
    </w:p>
    <w:p w14:paraId="62FA8540" w14:textId="77777777" w:rsidR="0055510E" w:rsidRDefault="00F952B9">
      <w:pPr>
        <w:pStyle w:val="20"/>
        <w:tabs>
          <w:tab w:val="left" w:pos="1200"/>
        </w:tabs>
        <w:rPr>
          <w:rFonts w:asciiTheme="minorHAnsi" w:eastAsiaTheme="minorEastAsia" w:hAnsiTheme="minorHAnsi" w:cstheme="minorBidi"/>
          <w:sz w:val="21"/>
          <w:szCs w:val="22"/>
        </w:rPr>
      </w:pPr>
      <w:hyperlink w:anchor="_Toc355341030" w:history="1">
        <w:r w:rsidR="0055510E" w:rsidRPr="00084D36">
          <w:rPr>
            <w:rStyle w:val="af2"/>
            <w:rFonts w:ascii="Consolas" w:hAnsi="Consolas"/>
          </w:rPr>
          <w:t>7.6.</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添加组</w:t>
        </w:r>
        <w:r w:rsidR="0055510E">
          <w:rPr>
            <w:webHidden/>
          </w:rPr>
          <w:tab/>
        </w:r>
        <w:r w:rsidR="004E1C5A">
          <w:rPr>
            <w:webHidden/>
          </w:rPr>
          <w:fldChar w:fldCharType="begin"/>
        </w:r>
        <w:r w:rsidR="0055510E">
          <w:rPr>
            <w:webHidden/>
          </w:rPr>
          <w:instrText xml:space="preserve"> PAGEREF _Toc355341030 \h </w:instrText>
        </w:r>
        <w:r w:rsidR="004E1C5A">
          <w:rPr>
            <w:webHidden/>
          </w:rPr>
        </w:r>
        <w:r w:rsidR="004E1C5A">
          <w:rPr>
            <w:webHidden/>
          </w:rPr>
          <w:fldChar w:fldCharType="separate"/>
        </w:r>
        <w:r w:rsidR="0055510E">
          <w:rPr>
            <w:webHidden/>
          </w:rPr>
          <w:t>56</w:t>
        </w:r>
        <w:r w:rsidR="004E1C5A">
          <w:rPr>
            <w:webHidden/>
          </w:rPr>
          <w:fldChar w:fldCharType="end"/>
        </w:r>
      </w:hyperlink>
    </w:p>
    <w:p w14:paraId="3FD6C5E9" w14:textId="77777777" w:rsidR="0055510E" w:rsidRDefault="00F952B9">
      <w:pPr>
        <w:pStyle w:val="20"/>
        <w:tabs>
          <w:tab w:val="left" w:pos="1200"/>
        </w:tabs>
        <w:rPr>
          <w:rFonts w:asciiTheme="minorHAnsi" w:eastAsiaTheme="minorEastAsia" w:hAnsiTheme="minorHAnsi" w:cstheme="minorBidi"/>
          <w:sz w:val="21"/>
          <w:szCs w:val="22"/>
        </w:rPr>
      </w:pPr>
      <w:hyperlink w:anchor="_Toc355341031" w:history="1">
        <w:r w:rsidR="0055510E" w:rsidRPr="00084D36">
          <w:rPr>
            <w:rStyle w:val="af2"/>
            <w:rFonts w:ascii="Consolas" w:hAnsi="Consolas"/>
          </w:rPr>
          <w:t>7.7.</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删除组</w:t>
        </w:r>
        <w:r w:rsidR="0055510E">
          <w:rPr>
            <w:webHidden/>
          </w:rPr>
          <w:tab/>
        </w:r>
        <w:r w:rsidR="004E1C5A">
          <w:rPr>
            <w:webHidden/>
          </w:rPr>
          <w:fldChar w:fldCharType="begin"/>
        </w:r>
        <w:r w:rsidR="0055510E">
          <w:rPr>
            <w:webHidden/>
          </w:rPr>
          <w:instrText xml:space="preserve"> PAGEREF _Toc355341031 \h </w:instrText>
        </w:r>
        <w:r w:rsidR="004E1C5A">
          <w:rPr>
            <w:webHidden/>
          </w:rPr>
        </w:r>
        <w:r w:rsidR="004E1C5A">
          <w:rPr>
            <w:webHidden/>
          </w:rPr>
          <w:fldChar w:fldCharType="separate"/>
        </w:r>
        <w:r w:rsidR="0055510E">
          <w:rPr>
            <w:webHidden/>
          </w:rPr>
          <w:t>59</w:t>
        </w:r>
        <w:r w:rsidR="004E1C5A">
          <w:rPr>
            <w:webHidden/>
          </w:rPr>
          <w:fldChar w:fldCharType="end"/>
        </w:r>
      </w:hyperlink>
    </w:p>
    <w:p w14:paraId="2D73576F" w14:textId="77777777" w:rsidR="0055510E" w:rsidRDefault="00F952B9">
      <w:pPr>
        <w:pStyle w:val="20"/>
        <w:tabs>
          <w:tab w:val="left" w:pos="1200"/>
        </w:tabs>
        <w:rPr>
          <w:rFonts w:asciiTheme="minorHAnsi" w:eastAsiaTheme="minorEastAsia" w:hAnsiTheme="minorHAnsi" w:cstheme="minorBidi"/>
          <w:sz w:val="21"/>
          <w:szCs w:val="22"/>
        </w:rPr>
      </w:pPr>
      <w:hyperlink w:anchor="_Toc355341032" w:history="1">
        <w:r w:rsidR="0055510E" w:rsidRPr="00084D36">
          <w:rPr>
            <w:rStyle w:val="af2"/>
            <w:rFonts w:ascii="Consolas" w:hAnsi="Consolas"/>
          </w:rPr>
          <w:t>7.8.</w:t>
        </w:r>
        <w:r w:rsidR="0055510E">
          <w:rPr>
            <w:rFonts w:asciiTheme="minorHAnsi" w:eastAsiaTheme="minorEastAsia" w:hAnsiTheme="minorHAnsi" w:cstheme="minorBidi"/>
            <w:sz w:val="21"/>
            <w:szCs w:val="22"/>
          </w:rPr>
          <w:tab/>
        </w:r>
        <w:r w:rsidR="0055510E" w:rsidRPr="00084D36">
          <w:rPr>
            <w:rStyle w:val="af2"/>
            <w:rFonts w:ascii="Consolas" w:hAnsi="Consolas" w:hint="eastAsia"/>
          </w:rPr>
          <w:t>重命名组</w:t>
        </w:r>
        <w:r w:rsidR="0055510E">
          <w:rPr>
            <w:webHidden/>
          </w:rPr>
          <w:tab/>
        </w:r>
        <w:r w:rsidR="004E1C5A">
          <w:rPr>
            <w:webHidden/>
          </w:rPr>
          <w:fldChar w:fldCharType="begin"/>
        </w:r>
        <w:r w:rsidR="0055510E">
          <w:rPr>
            <w:webHidden/>
          </w:rPr>
          <w:instrText xml:space="preserve"> PAGEREF _Toc355341032 \h </w:instrText>
        </w:r>
        <w:r w:rsidR="004E1C5A">
          <w:rPr>
            <w:webHidden/>
          </w:rPr>
        </w:r>
        <w:r w:rsidR="004E1C5A">
          <w:rPr>
            <w:webHidden/>
          </w:rPr>
          <w:fldChar w:fldCharType="separate"/>
        </w:r>
        <w:r w:rsidR="0055510E">
          <w:rPr>
            <w:webHidden/>
          </w:rPr>
          <w:t>61</w:t>
        </w:r>
        <w:r w:rsidR="004E1C5A">
          <w:rPr>
            <w:webHidden/>
          </w:rPr>
          <w:fldChar w:fldCharType="end"/>
        </w:r>
      </w:hyperlink>
    </w:p>
    <w:p w14:paraId="3CEE045B" w14:textId="77777777" w:rsidR="0055510E" w:rsidRDefault="00F952B9">
      <w:pPr>
        <w:pStyle w:val="20"/>
        <w:tabs>
          <w:tab w:val="left" w:pos="1200"/>
        </w:tabs>
        <w:rPr>
          <w:rFonts w:asciiTheme="minorHAnsi" w:eastAsiaTheme="minorEastAsia" w:hAnsiTheme="minorHAnsi" w:cstheme="minorBidi"/>
          <w:sz w:val="21"/>
          <w:szCs w:val="22"/>
        </w:rPr>
      </w:pPr>
      <w:hyperlink w:anchor="_Toc355341033" w:history="1">
        <w:r w:rsidR="0055510E" w:rsidRPr="00084D36">
          <w:rPr>
            <w:rStyle w:val="af2"/>
            <w:rFonts w:ascii="Consolas" w:hAnsi="Consolas"/>
          </w:rPr>
          <w:t>7.9.</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添加联系人</w:t>
        </w:r>
        <w:r w:rsidR="0055510E">
          <w:rPr>
            <w:webHidden/>
          </w:rPr>
          <w:tab/>
        </w:r>
        <w:r w:rsidR="004E1C5A">
          <w:rPr>
            <w:webHidden/>
          </w:rPr>
          <w:fldChar w:fldCharType="begin"/>
        </w:r>
        <w:r w:rsidR="0055510E">
          <w:rPr>
            <w:webHidden/>
          </w:rPr>
          <w:instrText xml:space="preserve"> PAGEREF _Toc355341033 \h </w:instrText>
        </w:r>
        <w:r w:rsidR="004E1C5A">
          <w:rPr>
            <w:webHidden/>
          </w:rPr>
        </w:r>
        <w:r w:rsidR="004E1C5A">
          <w:rPr>
            <w:webHidden/>
          </w:rPr>
          <w:fldChar w:fldCharType="separate"/>
        </w:r>
        <w:r w:rsidR="0055510E">
          <w:rPr>
            <w:webHidden/>
          </w:rPr>
          <w:t>62</w:t>
        </w:r>
        <w:r w:rsidR="004E1C5A">
          <w:rPr>
            <w:webHidden/>
          </w:rPr>
          <w:fldChar w:fldCharType="end"/>
        </w:r>
      </w:hyperlink>
    </w:p>
    <w:p w14:paraId="1229F865" w14:textId="77777777" w:rsidR="0055510E" w:rsidRDefault="00F952B9">
      <w:pPr>
        <w:pStyle w:val="20"/>
        <w:tabs>
          <w:tab w:val="left" w:pos="1440"/>
        </w:tabs>
        <w:rPr>
          <w:rFonts w:asciiTheme="minorHAnsi" w:eastAsiaTheme="minorEastAsia" w:hAnsiTheme="minorHAnsi" w:cstheme="minorBidi"/>
          <w:sz w:val="21"/>
          <w:szCs w:val="22"/>
        </w:rPr>
      </w:pPr>
      <w:hyperlink w:anchor="_Toc355341034" w:history="1">
        <w:r w:rsidR="0055510E" w:rsidRPr="00084D36">
          <w:rPr>
            <w:rStyle w:val="af2"/>
            <w:rFonts w:ascii="Consolas" w:hAnsi="Consolas"/>
          </w:rPr>
          <w:t>7.10.</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删除联系人</w:t>
        </w:r>
        <w:r w:rsidR="0055510E">
          <w:rPr>
            <w:webHidden/>
          </w:rPr>
          <w:tab/>
        </w:r>
        <w:r w:rsidR="004E1C5A">
          <w:rPr>
            <w:webHidden/>
          </w:rPr>
          <w:fldChar w:fldCharType="begin"/>
        </w:r>
        <w:r w:rsidR="0055510E">
          <w:rPr>
            <w:webHidden/>
          </w:rPr>
          <w:instrText xml:space="preserve"> PAGEREF _Toc355341034 \h </w:instrText>
        </w:r>
        <w:r w:rsidR="004E1C5A">
          <w:rPr>
            <w:webHidden/>
          </w:rPr>
        </w:r>
        <w:r w:rsidR="004E1C5A">
          <w:rPr>
            <w:webHidden/>
          </w:rPr>
          <w:fldChar w:fldCharType="separate"/>
        </w:r>
        <w:r w:rsidR="0055510E">
          <w:rPr>
            <w:webHidden/>
          </w:rPr>
          <w:t>67</w:t>
        </w:r>
        <w:r w:rsidR="004E1C5A">
          <w:rPr>
            <w:webHidden/>
          </w:rPr>
          <w:fldChar w:fldCharType="end"/>
        </w:r>
      </w:hyperlink>
    </w:p>
    <w:p w14:paraId="6F2AEC4B" w14:textId="77777777" w:rsidR="0055510E" w:rsidRDefault="00F952B9">
      <w:pPr>
        <w:pStyle w:val="20"/>
        <w:tabs>
          <w:tab w:val="left" w:pos="1440"/>
        </w:tabs>
        <w:rPr>
          <w:rFonts w:asciiTheme="minorHAnsi" w:eastAsiaTheme="minorEastAsia" w:hAnsiTheme="minorHAnsi" w:cstheme="minorBidi"/>
          <w:sz w:val="21"/>
          <w:szCs w:val="22"/>
        </w:rPr>
      </w:pPr>
      <w:hyperlink w:anchor="_Toc355341035" w:history="1">
        <w:r w:rsidR="0055510E" w:rsidRPr="00084D36">
          <w:rPr>
            <w:rStyle w:val="af2"/>
            <w:rFonts w:ascii="Consolas" w:hAnsi="Consolas"/>
          </w:rPr>
          <w:t>7.11.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编辑联系人</w:t>
        </w:r>
        <w:r w:rsidR="0055510E">
          <w:rPr>
            <w:webHidden/>
          </w:rPr>
          <w:tab/>
        </w:r>
        <w:r w:rsidR="004E1C5A">
          <w:rPr>
            <w:webHidden/>
          </w:rPr>
          <w:fldChar w:fldCharType="begin"/>
        </w:r>
        <w:r w:rsidR="0055510E">
          <w:rPr>
            <w:webHidden/>
          </w:rPr>
          <w:instrText xml:space="preserve"> PAGEREF _Toc355341035 \h </w:instrText>
        </w:r>
        <w:r w:rsidR="004E1C5A">
          <w:rPr>
            <w:webHidden/>
          </w:rPr>
        </w:r>
        <w:r w:rsidR="004E1C5A">
          <w:rPr>
            <w:webHidden/>
          </w:rPr>
          <w:fldChar w:fldCharType="separate"/>
        </w:r>
        <w:r w:rsidR="0055510E">
          <w:rPr>
            <w:webHidden/>
          </w:rPr>
          <w:t>69</w:t>
        </w:r>
        <w:r w:rsidR="004E1C5A">
          <w:rPr>
            <w:webHidden/>
          </w:rPr>
          <w:fldChar w:fldCharType="end"/>
        </w:r>
      </w:hyperlink>
    </w:p>
    <w:p w14:paraId="5CB7DC86" w14:textId="77777777" w:rsidR="0055510E" w:rsidRDefault="00F952B9">
      <w:pPr>
        <w:pStyle w:val="20"/>
        <w:tabs>
          <w:tab w:val="left" w:pos="1440"/>
        </w:tabs>
        <w:rPr>
          <w:rFonts w:asciiTheme="minorHAnsi" w:eastAsiaTheme="minorEastAsia" w:hAnsiTheme="minorHAnsi" w:cstheme="minorBidi"/>
          <w:sz w:val="21"/>
          <w:szCs w:val="22"/>
        </w:rPr>
      </w:pPr>
      <w:hyperlink w:anchor="_Toc355341036" w:history="1">
        <w:r w:rsidR="0055510E" w:rsidRPr="00084D36">
          <w:rPr>
            <w:rStyle w:val="af2"/>
            <w:rFonts w:ascii="Consolas" w:hAnsi="Consolas"/>
          </w:rPr>
          <w:t>7.12.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移动联系人到指定组</w:t>
        </w:r>
        <w:r w:rsidR="0055510E">
          <w:rPr>
            <w:webHidden/>
          </w:rPr>
          <w:tab/>
        </w:r>
        <w:r w:rsidR="004E1C5A">
          <w:rPr>
            <w:webHidden/>
          </w:rPr>
          <w:fldChar w:fldCharType="begin"/>
        </w:r>
        <w:r w:rsidR="0055510E">
          <w:rPr>
            <w:webHidden/>
          </w:rPr>
          <w:instrText xml:space="preserve"> PAGEREF _Toc355341036 \h </w:instrText>
        </w:r>
        <w:r w:rsidR="004E1C5A">
          <w:rPr>
            <w:webHidden/>
          </w:rPr>
        </w:r>
        <w:r w:rsidR="004E1C5A">
          <w:rPr>
            <w:webHidden/>
          </w:rPr>
          <w:fldChar w:fldCharType="separate"/>
        </w:r>
        <w:r w:rsidR="0055510E">
          <w:rPr>
            <w:webHidden/>
          </w:rPr>
          <w:t>72</w:t>
        </w:r>
        <w:r w:rsidR="004E1C5A">
          <w:rPr>
            <w:webHidden/>
          </w:rPr>
          <w:fldChar w:fldCharType="end"/>
        </w:r>
      </w:hyperlink>
    </w:p>
    <w:p w14:paraId="1493F472" w14:textId="77777777" w:rsidR="0055510E" w:rsidRDefault="00F952B9">
      <w:pPr>
        <w:pStyle w:val="20"/>
        <w:tabs>
          <w:tab w:val="left" w:pos="1440"/>
        </w:tabs>
        <w:rPr>
          <w:rFonts w:asciiTheme="minorHAnsi" w:eastAsiaTheme="minorEastAsia" w:hAnsiTheme="minorHAnsi" w:cstheme="minorBidi"/>
          <w:sz w:val="21"/>
          <w:szCs w:val="22"/>
        </w:rPr>
      </w:pPr>
      <w:hyperlink w:anchor="_Toc355341037" w:history="1">
        <w:r w:rsidR="0055510E" w:rsidRPr="00084D36">
          <w:rPr>
            <w:rStyle w:val="af2"/>
            <w:rFonts w:ascii="Consolas" w:hAnsi="Consolas"/>
          </w:rPr>
          <w:t>7.13.</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展开合拢组</w:t>
        </w:r>
        <w:r w:rsidR="0055510E">
          <w:rPr>
            <w:webHidden/>
          </w:rPr>
          <w:tab/>
        </w:r>
        <w:r w:rsidR="004E1C5A">
          <w:rPr>
            <w:webHidden/>
          </w:rPr>
          <w:fldChar w:fldCharType="begin"/>
        </w:r>
        <w:r w:rsidR="0055510E">
          <w:rPr>
            <w:webHidden/>
          </w:rPr>
          <w:instrText xml:space="preserve"> PAGEREF _Toc355341037 \h </w:instrText>
        </w:r>
        <w:r w:rsidR="004E1C5A">
          <w:rPr>
            <w:webHidden/>
          </w:rPr>
        </w:r>
        <w:r w:rsidR="004E1C5A">
          <w:rPr>
            <w:webHidden/>
          </w:rPr>
          <w:fldChar w:fldCharType="separate"/>
        </w:r>
        <w:r w:rsidR="0055510E">
          <w:rPr>
            <w:webHidden/>
          </w:rPr>
          <w:t>75</w:t>
        </w:r>
        <w:r w:rsidR="004E1C5A">
          <w:rPr>
            <w:webHidden/>
          </w:rPr>
          <w:fldChar w:fldCharType="end"/>
        </w:r>
      </w:hyperlink>
    </w:p>
    <w:p w14:paraId="0B15853F" w14:textId="77777777" w:rsidR="0055510E" w:rsidRDefault="00F952B9">
      <w:pPr>
        <w:pStyle w:val="20"/>
        <w:tabs>
          <w:tab w:val="left" w:pos="1440"/>
        </w:tabs>
        <w:rPr>
          <w:rFonts w:asciiTheme="minorHAnsi" w:eastAsiaTheme="minorEastAsia" w:hAnsiTheme="minorHAnsi" w:cstheme="minorBidi"/>
          <w:sz w:val="21"/>
          <w:szCs w:val="22"/>
        </w:rPr>
      </w:pPr>
      <w:hyperlink w:anchor="_Toc355341038" w:history="1">
        <w:r w:rsidR="0055510E" w:rsidRPr="00084D36">
          <w:rPr>
            <w:rStyle w:val="af2"/>
            <w:rFonts w:ascii="Consolas" w:hAnsi="Consolas"/>
          </w:rPr>
          <w:t>7.14.</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搜索组及联系人</w:t>
        </w:r>
        <w:r w:rsidR="0055510E">
          <w:rPr>
            <w:webHidden/>
          </w:rPr>
          <w:tab/>
        </w:r>
        <w:r w:rsidR="004E1C5A">
          <w:rPr>
            <w:webHidden/>
          </w:rPr>
          <w:fldChar w:fldCharType="begin"/>
        </w:r>
        <w:r w:rsidR="0055510E">
          <w:rPr>
            <w:webHidden/>
          </w:rPr>
          <w:instrText xml:space="preserve"> PAGEREF _Toc355341038 \h </w:instrText>
        </w:r>
        <w:r w:rsidR="004E1C5A">
          <w:rPr>
            <w:webHidden/>
          </w:rPr>
        </w:r>
        <w:r w:rsidR="004E1C5A">
          <w:rPr>
            <w:webHidden/>
          </w:rPr>
          <w:fldChar w:fldCharType="separate"/>
        </w:r>
        <w:r w:rsidR="0055510E">
          <w:rPr>
            <w:webHidden/>
          </w:rPr>
          <w:t>76</w:t>
        </w:r>
        <w:r w:rsidR="004E1C5A">
          <w:rPr>
            <w:webHidden/>
          </w:rPr>
          <w:fldChar w:fldCharType="end"/>
        </w:r>
      </w:hyperlink>
    </w:p>
    <w:p w14:paraId="53A56E78" w14:textId="77777777" w:rsidR="0055510E" w:rsidRDefault="00F952B9">
      <w:pPr>
        <w:pStyle w:val="20"/>
        <w:tabs>
          <w:tab w:val="left" w:pos="1440"/>
        </w:tabs>
        <w:rPr>
          <w:rFonts w:asciiTheme="minorHAnsi" w:eastAsiaTheme="minorEastAsia" w:hAnsiTheme="minorHAnsi" w:cstheme="minorBidi"/>
          <w:sz w:val="21"/>
          <w:szCs w:val="22"/>
        </w:rPr>
      </w:pPr>
      <w:hyperlink w:anchor="_Toc355341039" w:history="1">
        <w:r w:rsidR="0055510E" w:rsidRPr="00084D36">
          <w:rPr>
            <w:rStyle w:val="af2"/>
            <w:rFonts w:ascii="Consolas" w:hAnsi="Consolas"/>
          </w:rPr>
          <w:t>7.15.</w:t>
        </w:r>
        <w:r w:rsidR="0055510E">
          <w:rPr>
            <w:rFonts w:asciiTheme="minorHAnsi" w:eastAsiaTheme="minorEastAsia" w:hAnsiTheme="minorHAnsi" w:cstheme="minorBidi"/>
            <w:sz w:val="21"/>
            <w:szCs w:val="22"/>
          </w:rPr>
          <w:tab/>
        </w:r>
        <w:r w:rsidR="0055510E" w:rsidRPr="00084D36">
          <w:rPr>
            <w:rStyle w:val="af2"/>
            <w:rFonts w:ascii="Consolas" w:hAnsi="Consolas" w:hint="eastAsia"/>
          </w:rPr>
          <w:t>返回会议列表</w:t>
        </w:r>
        <w:r w:rsidR="0055510E">
          <w:rPr>
            <w:webHidden/>
          </w:rPr>
          <w:tab/>
        </w:r>
        <w:r w:rsidR="004E1C5A">
          <w:rPr>
            <w:webHidden/>
          </w:rPr>
          <w:fldChar w:fldCharType="begin"/>
        </w:r>
        <w:r w:rsidR="0055510E">
          <w:rPr>
            <w:webHidden/>
          </w:rPr>
          <w:instrText xml:space="preserve"> PAGEREF _Toc355341039 \h </w:instrText>
        </w:r>
        <w:r w:rsidR="004E1C5A">
          <w:rPr>
            <w:webHidden/>
          </w:rPr>
        </w:r>
        <w:r w:rsidR="004E1C5A">
          <w:rPr>
            <w:webHidden/>
          </w:rPr>
          <w:fldChar w:fldCharType="separate"/>
        </w:r>
        <w:r w:rsidR="0055510E">
          <w:rPr>
            <w:webHidden/>
          </w:rPr>
          <w:t>78</w:t>
        </w:r>
        <w:r w:rsidR="004E1C5A">
          <w:rPr>
            <w:webHidden/>
          </w:rPr>
          <w:fldChar w:fldCharType="end"/>
        </w:r>
      </w:hyperlink>
    </w:p>
    <w:p w14:paraId="0C8BCE5C" w14:textId="77777777" w:rsidR="0055510E" w:rsidRDefault="00F952B9">
      <w:pPr>
        <w:pStyle w:val="20"/>
        <w:tabs>
          <w:tab w:val="left" w:pos="1440"/>
        </w:tabs>
        <w:rPr>
          <w:rFonts w:asciiTheme="minorHAnsi" w:eastAsiaTheme="minorEastAsia" w:hAnsiTheme="minorHAnsi" w:cstheme="minorBidi"/>
          <w:sz w:val="21"/>
          <w:szCs w:val="22"/>
        </w:rPr>
      </w:pPr>
      <w:hyperlink w:anchor="_Toc355341040" w:history="1">
        <w:r w:rsidR="0055510E" w:rsidRPr="00084D36">
          <w:rPr>
            <w:rStyle w:val="af2"/>
            <w:rFonts w:ascii="Consolas" w:hAnsi="Consolas"/>
          </w:rPr>
          <w:t>7.16.</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注销帐号</w:t>
        </w:r>
        <w:r w:rsidR="0055510E">
          <w:rPr>
            <w:webHidden/>
          </w:rPr>
          <w:tab/>
        </w:r>
        <w:r w:rsidR="004E1C5A">
          <w:rPr>
            <w:webHidden/>
          </w:rPr>
          <w:fldChar w:fldCharType="begin"/>
        </w:r>
        <w:r w:rsidR="0055510E">
          <w:rPr>
            <w:webHidden/>
          </w:rPr>
          <w:instrText xml:space="preserve"> PAGEREF _Toc355341040 \h </w:instrText>
        </w:r>
        <w:r w:rsidR="004E1C5A">
          <w:rPr>
            <w:webHidden/>
          </w:rPr>
        </w:r>
        <w:r w:rsidR="004E1C5A">
          <w:rPr>
            <w:webHidden/>
          </w:rPr>
          <w:fldChar w:fldCharType="separate"/>
        </w:r>
        <w:r w:rsidR="0055510E">
          <w:rPr>
            <w:webHidden/>
          </w:rPr>
          <w:t>80</w:t>
        </w:r>
        <w:r w:rsidR="004E1C5A">
          <w:rPr>
            <w:webHidden/>
          </w:rPr>
          <w:fldChar w:fldCharType="end"/>
        </w:r>
      </w:hyperlink>
    </w:p>
    <w:p w14:paraId="6A784DF3" w14:textId="77777777" w:rsidR="0055510E" w:rsidRDefault="00F952B9">
      <w:pPr>
        <w:pStyle w:val="20"/>
        <w:tabs>
          <w:tab w:val="left" w:pos="1440"/>
        </w:tabs>
        <w:rPr>
          <w:rFonts w:asciiTheme="minorHAnsi" w:eastAsiaTheme="minorEastAsia" w:hAnsiTheme="minorHAnsi" w:cstheme="minorBidi"/>
          <w:sz w:val="21"/>
          <w:szCs w:val="22"/>
        </w:rPr>
      </w:pPr>
      <w:hyperlink w:anchor="_Toc355341041" w:history="1">
        <w:r w:rsidR="0055510E" w:rsidRPr="00084D36">
          <w:rPr>
            <w:rStyle w:val="af2"/>
            <w:rFonts w:ascii="Consolas" w:hAnsi="Consolas"/>
          </w:rPr>
          <w:t>7.17.</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最小化客户端</w:t>
        </w:r>
        <w:r w:rsidR="0055510E">
          <w:rPr>
            <w:webHidden/>
          </w:rPr>
          <w:tab/>
        </w:r>
        <w:r w:rsidR="004E1C5A">
          <w:rPr>
            <w:webHidden/>
          </w:rPr>
          <w:fldChar w:fldCharType="begin"/>
        </w:r>
        <w:r w:rsidR="0055510E">
          <w:rPr>
            <w:webHidden/>
          </w:rPr>
          <w:instrText xml:space="preserve"> PAGEREF _Toc355341041 \h </w:instrText>
        </w:r>
        <w:r w:rsidR="004E1C5A">
          <w:rPr>
            <w:webHidden/>
          </w:rPr>
        </w:r>
        <w:r w:rsidR="004E1C5A">
          <w:rPr>
            <w:webHidden/>
          </w:rPr>
          <w:fldChar w:fldCharType="separate"/>
        </w:r>
        <w:r w:rsidR="0055510E">
          <w:rPr>
            <w:webHidden/>
          </w:rPr>
          <w:t>82</w:t>
        </w:r>
        <w:r w:rsidR="004E1C5A">
          <w:rPr>
            <w:webHidden/>
          </w:rPr>
          <w:fldChar w:fldCharType="end"/>
        </w:r>
      </w:hyperlink>
    </w:p>
    <w:p w14:paraId="24535BC4" w14:textId="77777777" w:rsidR="0055510E" w:rsidRDefault="00F952B9">
      <w:pPr>
        <w:pStyle w:val="20"/>
        <w:tabs>
          <w:tab w:val="left" w:pos="1440"/>
        </w:tabs>
        <w:rPr>
          <w:rFonts w:asciiTheme="minorHAnsi" w:eastAsiaTheme="minorEastAsia" w:hAnsiTheme="minorHAnsi" w:cstheme="minorBidi"/>
          <w:sz w:val="21"/>
          <w:szCs w:val="22"/>
        </w:rPr>
      </w:pPr>
      <w:hyperlink w:anchor="_Toc355341042" w:history="1">
        <w:r w:rsidR="0055510E" w:rsidRPr="00084D36">
          <w:rPr>
            <w:rStyle w:val="af2"/>
            <w:rFonts w:ascii="Consolas" w:hAnsi="Consolas"/>
          </w:rPr>
          <w:t>7.18.</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关闭客户端</w:t>
        </w:r>
        <w:r w:rsidR="0055510E">
          <w:rPr>
            <w:webHidden/>
          </w:rPr>
          <w:tab/>
        </w:r>
        <w:r w:rsidR="004E1C5A">
          <w:rPr>
            <w:webHidden/>
          </w:rPr>
          <w:fldChar w:fldCharType="begin"/>
        </w:r>
        <w:r w:rsidR="0055510E">
          <w:rPr>
            <w:webHidden/>
          </w:rPr>
          <w:instrText xml:space="preserve"> PAGEREF _Toc355341042 \h </w:instrText>
        </w:r>
        <w:r w:rsidR="004E1C5A">
          <w:rPr>
            <w:webHidden/>
          </w:rPr>
        </w:r>
        <w:r w:rsidR="004E1C5A">
          <w:rPr>
            <w:webHidden/>
          </w:rPr>
          <w:fldChar w:fldCharType="separate"/>
        </w:r>
        <w:r w:rsidR="0055510E">
          <w:rPr>
            <w:webHidden/>
          </w:rPr>
          <w:t>83</w:t>
        </w:r>
        <w:r w:rsidR="004E1C5A">
          <w:rPr>
            <w:webHidden/>
          </w:rPr>
          <w:fldChar w:fldCharType="end"/>
        </w:r>
      </w:hyperlink>
    </w:p>
    <w:p w14:paraId="2CF424AD" w14:textId="77777777" w:rsidR="0055510E" w:rsidRDefault="00F952B9" w:rsidP="0055510E">
      <w:pPr>
        <w:pStyle w:val="10"/>
        <w:tabs>
          <w:tab w:val="left" w:pos="420"/>
          <w:tab w:val="right" w:leader="dot" w:pos="8630"/>
        </w:tabs>
        <w:spacing w:before="120"/>
        <w:rPr>
          <w:rFonts w:asciiTheme="minorHAnsi" w:eastAsiaTheme="minorEastAsia" w:hAnsiTheme="minorHAnsi" w:cstheme="minorBidi"/>
          <w:noProof/>
          <w:sz w:val="21"/>
          <w:szCs w:val="22"/>
        </w:rPr>
      </w:pPr>
      <w:hyperlink w:anchor="_Toc355341043" w:history="1">
        <w:r w:rsidR="0055510E" w:rsidRPr="00084D36">
          <w:rPr>
            <w:rStyle w:val="af2"/>
            <w:noProof/>
          </w:rPr>
          <w:t>8.</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会议遥控器与数据视图</w:t>
        </w:r>
        <w:r w:rsidR="0055510E">
          <w:rPr>
            <w:noProof/>
            <w:webHidden/>
          </w:rPr>
          <w:tab/>
        </w:r>
        <w:r w:rsidR="004E1C5A">
          <w:rPr>
            <w:noProof/>
            <w:webHidden/>
          </w:rPr>
          <w:fldChar w:fldCharType="begin"/>
        </w:r>
        <w:r w:rsidR="0055510E">
          <w:rPr>
            <w:noProof/>
            <w:webHidden/>
          </w:rPr>
          <w:instrText xml:space="preserve"> PAGEREF _Toc355341043 \h </w:instrText>
        </w:r>
        <w:r w:rsidR="004E1C5A">
          <w:rPr>
            <w:noProof/>
            <w:webHidden/>
          </w:rPr>
        </w:r>
        <w:r w:rsidR="004E1C5A">
          <w:rPr>
            <w:noProof/>
            <w:webHidden/>
          </w:rPr>
          <w:fldChar w:fldCharType="separate"/>
        </w:r>
        <w:r w:rsidR="0055510E">
          <w:rPr>
            <w:noProof/>
            <w:webHidden/>
          </w:rPr>
          <w:t>85</w:t>
        </w:r>
        <w:r w:rsidR="004E1C5A">
          <w:rPr>
            <w:noProof/>
            <w:webHidden/>
          </w:rPr>
          <w:fldChar w:fldCharType="end"/>
        </w:r>
      </w:hyperlink>
    </w:p>
    <w:p w14:paraId="2D2FDCB6" w14:textId="77777777" w:rsidR="0055510E" w:rsidRDefault="00F952B9">
      <w:pPr>
        <w:pStyle w:val="20"/>
        <w:tabs>
          <w:tab w:val="left" w:pos="1200"/>
        </w:tabs>
        <w:rPr>
          <w:rFonts w:asciiTheme="minorHAnsi" w:eastAsiaTheme="minorEastAsia" w:hAnsiTheme="minorHAnsi" w:cstheme="minorBidi"/>
          <w:sz w:val="21"/>
          <w:szCs w:val="22"/>
        </w:rPr>
      </w:pPr>
      <w:hyperlink w:anchor="_Toc355341046" w:history="1">
        <w:r w:rsidR="0055510E" w:rsidRPr="00084D36">
          <w:rPr>
            <w:rStyle w:val="af2"/>
            <w:rFonts w:ascii="Consolas" w:hAnsi="Consolas"/>
          </w:rPr>
          <w:t>9.1.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遥控器窗口</w:t>
        </w:r>
        <w:r w:rsidR="0055510E">
          <w:rPr>
            <w:webHidden/>
          </w:rPr>
          <w:tab/>
        </w:r>
        <w:r w:rsidR="004E1C5A">
          <w:rPr>
            <w:webHidden/>
          </w:rPr>
          <w:fldChar w:fldCharType="begin"/>
        </w:r>
        <w:r w:rsidR="0055510E">
          <w:rPr>
            <w:webHidden/>
          </w:rPr>
          <w:instrText xml:space="preserve"> PAGEREF _Toc355341046 \h </w:instrText>
        </w:r>
        <w:r w:rsidR="004E1C5A">
          <w:rPr>
            <w:webHidden/>
          </w:rPr>
        </w:r>
        <w:r w:rsidR="004E1C5A">
          <w:rPr>
            <w:webHidden/>
          </w:rPr>
          <w:fldChar w:fldCharType="separate"/>
        </w:r>
        <w:r w:rsidR="0055510E">
          <w:rPr>
            <w:webHidden/>
          </w:rPr>
          <w:t>85</w:t>
        </w:r>
        <w:r w:rsidR="004E1C5A">
          <w:rPr>
            <w:webHidden/>
          </w:rPr>
          <w:fldChar w:fldCharType="end"/>
        </w:r>
      </w:hyperlink>
    </w:p>
    <w:p w14:paraId="2033001F"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47" w:history="1">
        <w:r w:rsidR="0055510E" w:rsidRPr="00084D36">
          <w:rPr>
            <w:rStyle w:val="af2"/>
            <w:rFonts w:ascii="Consolas" w:hAnsi="Consolas"/>
            <w:noProof/>
          </w:rPr>
          <w:t>9.1.1.</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基础操作</w:t>
        </w:r>
        <w:r w:rsidR="0055510E">
          <w:rPr>
            <w:noProof/>
            <w:webHidden/>
          </w:rPr>
          <w:tab/>
        </w:r>
        <w:r w:rsidR="004E1C5A">
          <w:rPr>
            <w:noProof/>
            <w:webHidden/>
          </w:rPr>
          <w:fldChar w:fldCharType="begin"/>
        </w:r>
        <w:r w:rsidR="0055510E">
          <w:rPr>
            <w:noProof/>
            <w:webHidden/>
          </w:rPr>
          <w:instrText xml:space="preserve"> PAGEREF _Toc355341047 \h </w:instrText>
        </w:r>
        <w:r w:rsidR="004E1C5A">
          <w:rPr>
            <w:noProof/>
            <w:webHidden/>
          </w:rPr>
        </w:r>
        <w:r w:rsidR="004E1C5A">
          <w:rPr>
            <w:noProof/>
            <w:webHidden/>
          </w:rPr>
          <w:fldChar w:fldCharType="separate"/>
        </w:r>
        <w:r w:rsidR="0055510E">
          <w:rPr>
            <w:noProof/>
            <w:webHidden/>
          </w:rPr>
          <w:t>85</w:t>
        </w:r>
        <w:r w:rsidR="004E1C5A">
          <w:rPr>
            <w:noProof/>
            <w:webHidden/>
          </w:rPr>
          <w:fldChar w:fldCharType="end"/>
        </w:r>
      </w:hyperlink>
    </w:p>
    <w:p w14:paraId="5F985C1C"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48" w:history="1">
        <w:r w:rsidR="0055510E" w:rsidRPr="00084D36">
          <w:rPr>
            <w:rStyle w:val="af2"/>
            <w:rFonts w:ascii="Consolas" w:hAnsi="Consolas"/>
            <w:noProof/>
          </w:rPr>
          <w:t>9.1.2.</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吸附操作栏</w:t>
        </w:r>
        <w:r w:rsidR="0055510E">
          <w:rPr>
            <w:noProof/>
            <w:webHidden/>
          </w:rPr>
          <w:tab/>
        </w:r>
        <w:r w:rsidR="004E1C5A">
          <w:rPr>
            <w:noProof/>
            <w:webHidden/>
          </w:rPr>
          <w:fldChar w:fldCharType="begin"/>
        </w:r>
        <w:r w:rsidR="0055510E">
          <w:rPr>
            <w:noProof/>
            <w:webHidden/>
          </w:rPr>
          <w:instrText xml:space="preserve"> PAGEREF _Toc355341048 \h </w:instrText>
        </w:r>
        <w:r w:rsidR="004E1C5A">
          <w:rPr>
            <w:noProof/>
            <w:webHidden/>
          </w:rPr>
        </w:r>
        <w:r w:rsidR="004E1C5A">
          <w:rPr>
            <w:noProof/>
            <w:webHidden/>
          </w:rPr>
          <w:fldChar w:fldCharType="separate"/>
        </w:r>
        <w:r w:rsidR="0055510E">
          <w:rPr>
            <w:noProof/>
            <w:webHidden/>
          </w:rPr>
          <w:t>86</w:t>
        </w:r>
        <w:r w:rsidR="004E1C5A">
          <w:rPr>
            <w:noProof/>
            <w:webHidden/>
          </w:rPr>
          <w:fldChar w:fldCharType="end"/>
        </w:r>
      </w:hyperlink>
    </w:p>
    <w:p w14:paraId="73127682" w14:textId="77777777" w:rsidR="0055510E" w:rsidRDefault="00F952B9">
      <w:pPr>
        <w:pStyle w:val="20"/>
        <w:tabs>
          <w:tab w:val="left" w:pos="1200"/>
        </w:tabs>
        <w:rPr>
          <w:rFonts w:asciiTheme="minorHAnsi" w:eastAsiaTheme="minorEastAsia" w:hAnsiTheme="minorHAnsi" w:cstheme="minorBidi"/>
          <w:sz w:val="21"/>
          <w:szCs w:val="22"/>
        </w:rPr>
      </w:pPr>
      <w:hyperlink w:anchor="_Toc355341049" w:history="1">
        <w:r w:rsidR="0055510E" w:rsidRPr="00084D36">
          <w:rPr>
            <w:rStyle w:val="af2"/>
            <w:rFonts w:ascii="Consolas" w:hAnsi="Consolas"/>
          </w:rPr>
          <w:t>9.2.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遥控器面板元素与操作</w:t>
        </w:r>
        <w:r w:rsidR="0055510E">
          <w:rPr>
            <w:webHidden/>
          </w:rPr>
          <w:tab/>
        </w:r>
        <w:r w:rsidR="004E1C5A">
          <w:rPr>
            <w:webHidden/>
          </w:rPr>
          <w:fldChar w:fldCharType="begin"/>
        </w:r>
        <w:r w:rsidR="0055510E">
          <w:rPr>
            <w:webHidden/>
          </w:rPr>
          <w:instrText xml:space="preserve"> PAGEREF _Toc355341049 \h </w:instrText>
        </w:r>
        <w:r w:rsidR="004E1C5A">
          <w:rPr>
            <w:webHidden/>
          </w:rPr>
        </w:r>
        <w:r w:rsidR="004E1C5A">
          <w:rPr>
            <w:webHidden/>
          </w:rPr>
          <w:fldChar w:fldCharType="separate"/>
        </w:r>
        <w:r w:rsidR="0055510E">
          <w:rPr>
            <w:webHidden/>
          </w:rPr>
          <w:t>88</w:t>
        </w:r>
        <w:r w:rsidR="004E1C5A">
          <w:rPr>
            <w:webHidden/>
          </w:rPr>
          <w:fldChar w:fldCharType="end"/>
        </w:r>
      </w:hyperlink>
    </w:p>
    <w:p w14:paraId="26595F5A"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50" w:history="1">
        <w:r w:rsidR="0055510E" w:rsidRPr="00084D36">
          <w:rPr>
            <w:rStyle w:val="af2"/>
            <w:rFonts w:ascii="Consolas" w:hAnsi="Consolas"/>
            <w:noProof/>
          </w:rPr>
          <w:t>9.2.1.</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数据共享按钮</w:t>
        </w:r>
        <w:r w:rsidR="0055510E">
          <w:rPr>
            <w:noProof/>
            <w:webHidden/>
          </w:rPr>
          <w:tab/>
        </w:r>
        <w:r w:rsidR="004E1C5A">
          <w:rPr>
            <w:noProof/>
            <w:webHidden/>
          </w:rPr>
          <w:fldChar w:fldCharType="begin"/>
        </w:r>
        <w:r w:rsidR="0055510E">
          <w:rPr>
            <w:noProof/>
            <w:webHidden/>
          </w:rPr>
          <w:instrText xml:space="preserve"> PAGEREF _Toc355341050 \h </w:instrText>
        </w:r>
        <w:r w:rsidR="004E1C5A">
          <w:rPr>
            <w:noProof/>
            <w:webHidden/>
          </w:rPr>
        </w:r>
        <w:r w:rsidR="004E1C5A">
          <w:rPr>
            <w:noProof/>
            <w:webHidden/>
          </w:rPr>
          <w:fldChar w:fldCharType="separate"/>
        </w:r>
        <w:r w:rsidR="0055510E">
          <w:rPr>
            <w:noProof/>
            <w:webHidden/>
          </w:rPr>
          <w:t>89</w:t>
        </w:r>
        <w:r w:rsidR="004E1C5A">
          <w:rPr>
            <w:noProof/>
            <w:webHidden/>
          </w:rPr>
          <w:fldChar w:fldCharType="end"/>
        </w:r>
      </w:hyperlink>
    </w:p>
    <w:p w14:paraId="4DABB891"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51" w:history="1">
        <w:r w:rsidR="0055510E" w:rsidRPr="00084D36">
          <w:rPr>
            <w:rStyle w:val="af2"/>
            <w:rFonts w:ascii="Consolas" w:hAnsi="Consolas"/>
            <w:noProof/>
          </w:rPr>
          <w:t>9.2.2.</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★查找栏</w:t>
        </w:r>
        <w:r w:rsidR="0055510E">
          <w:rPr>
            <w:noProof/>
            <w:webHidden/>
          </w:rPr>
          <w:tab/>
        </w:r>
        <w:r w:rsidR="004E1C5A">
          <w:rPr>
            <w:noProof/>
            <w:webHidden/>
          </w:rPr>
          <w:fldChar w:fldCharType="begin"/>
        </w:r>
        <w:r w:rsidR="0055510E">
          <w:rPr>
            <w:noProof/>
            <w:webHidden/>
          </w:rPr>
          <w:instrText xml:space="preserve"> PAGEREF _Toc355341051 \h </w:instrText>
        </w:r>
        <w:r w:rsidR="004E1C5A">
          <w:rPr>
            <w:noProof/>
            <w:webHidden/>
          </w:rPr>
        </w:r>
        <w:r w:rsidR="004E1C5A">
          <w:rPr>
            <w:noProof/>
            <w:webHidden/>
          </w:rPr>
          <w:fldChar w:fldCharType="separate"/>
        </w:r>
        <w:r w:rsidR="0055510E">
          <w:rPr>
            <w:noProof/>
            <w:webHidden/>
          </w:rPr>
          <w:t>91</w:t>
        </w:r>
        <w:r w:rsidR="004E1C5A">
          <w:rPr>
            <w:noProof/>
            <w:webHidden/>
          </w:rPr>
          <w:fldChar w:fldCharType="end"/>
        </w:r>
      </w:hyperlink>
    </w:p>
    <w:p w14:paraId="4FD46758"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52" w:history="1">
        <w:r w:rsidR="0055510E" w:rsidRPr="00084D36">
          <w:rPr>
            <w:rStyle w:val="af2"/>
            <w:rFonts w:ascii="Consolas" w:hAnsi="Consolas"/>
            <w:noProof/>
          </w:rPr>
          <w:t>9.2.3.</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★入会情况指示进度条</w:t>
        </w:r>
        <w:r w:rsidR="0055510E">
          <w:rPr>
            <w:noProof/>
            <w:webHidden/>
          </w:rPr>
          <w:tab/>
        </w:r>
        <w:r w:rsidR="004E1C5A">
          <w:rPr>
            <w:noProof/>
            <w:webHidden/>
          </w:rPr>
          <w:fldChar w:fldCharType="begin"/>
        </w:r>
        <w:r w:rsidR="0055510E">
          <w:rPr>
            <w:noProof/>
            <w:webHidden/>
          </w:rPr>
          <w:instrText xml:space="preserve"> PAGEREF _Toc355341052 \h </w:instrText>
        </w:r>
        <w:r w:rsidR="004E1C5A">
          <w:rPr>
            <w:noProof/>
            <w:webHidden/>
          </w:rPr>
        </w:r>
        <w:r w:rsidR="004E1C5A">
          <w:rPr>
            <w:noProof/>
            <w:webHidden/>
          </w:rPr>
          <w:fldChar w:fldCharType="separate"/>
        </w:r>
        <w:r w:rsidR="0055510E">
          <w:rPr>
            <w:noProof/>
            <w:webHidden/>
          </w:rPr>
          <w:t>92</w:t>
        </w:r>
        <w:r w:rsidR="004E1C5A">
          <w:rPr>
            <w:noProof/>
            <w:webHidden/>
          </w:rPr>
          <w:fldChar w:fldCharType="end"/>
        </w:r>
      </w:hyperlink>
    </w:p>
    <w:p w14:paraId="228D7E8D"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53" w:history="1">
        <w:r w:rsidR="0055510E" w:rsidRPr="00084D36">
          <w:rPr>
            <w:rStyle w:val="af2"/>
            <w:rFonts w:ascii="Consolas" w:hAnsi="Consolas"/>
            <w:noProof/>
          </w:rPr>
          <w:t>9.2.4.</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☆参会者列表分类抽屉</w:t>
        </w:r>
        <w:r w:rsidR="0055510E">
          <w:rPr>
            <w:noProof/>
            <w:webHidden/>
          </w:rPr>
          <w:tab/>
        </w:r>
        <w:r w:rsidR="004E1C5A">
          <w:rPr>
            <w:noProof/>
            <w:webHidden/>
          </w:rPr>
          <w:fldChar w:fldCharType="begin"/>
        </w:r>
        <w:r w:rsidR="0055510E">
          <w:rPr>
            <w:noProof/>
            <w:webHidden/>
          </w:rPr>
          <w:instrText xml:space="preserve"> PAGEREF _Toc355341053 \h </w:instrText>
        </w:r>
        <w:r w:rsidR="004E1C5A">
          <w:rPr>
            <w:noProof/>
            <w:webHidden/>
          </w:rPr>
        </w:r>
        <w:r w:rsidR="004E1C5A">
          <w:rPr>
            <w:noProof/>
            <w:webHidden/>
          </w:rPr>
          <w:fldChar w:fldCharType="separate"/>
        </w:r>
        <w:r w:rsidR="0055510E">
          <w:rPr>
            <w:noProof/>
            <w:webHidden/>
          </w:rPr>
          <w:t>93</w:t>
        </w:r>
        <w:r w:rsidR="004E1C5A">
          <w:rPr>
            <w:noProof/>
            <w:webHidden/>
          </w:rPr>
          <w:fldChar w:fldCharType="end"/>
        </w:r>
      </w:hyperlink>
    </w:p>
    <w:p w14:paraId="293CAA0F"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54" w:history="1">
        <w:r w:rsidR="0055510E" w:rsidRPr="00084D36">
          <w:rPr>
            <w:rStyle w:val="af2"/>
            <w:rFonts w:ascii="Consolas" w:hAnsi="Consolas"/>
            <w:noProof/>
          </w:rPr>
          <w:t>9.2.5.</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发言状态栏</w:t>
        </w:r>
        <w:r w:rsidR="0055510E">
          <w:rPr>
            <w:noProof/>
            <w:webHidden/>
          </w:rPr>
          <w:tab/>
        </w:r>
        <w:r w:rsidR="004E1C5A">
          <w:rPr>
            <w:noProof/>
            <w:webHidden/>
          </w:rPr>
          <w:fldChar w:fldCharType="begin"/>
        </w:r>
        <w:r w:rsidR="0055510E">
          <w:rPr>
            <w:noProof/>
            <w:webHidden/>
          </w:rPr>
          <w:instrText xml:space="preserve"> PAGEREF _Toc355341054 \h </w:instrText>
        </w:r>
        <w:r w:rsidR="004E1C5A">
          <w:rPr>
            <w:noProof/>
            <w:webHidden/>
          </w:rPr>
        </w:r>
        <w:r w:rsidR="004E1C5A">
          <w:rPr>
            <w:noProof/>
            <w:webHidden/>
          </w:rPr>
          <w:fldChar w:fldCharType="separate"/>
        </w:r>
        <w:r w:rsidR="0055510E">
          <w:rPr>
            <w:noProof/>
            <w:webHidden/>
          </w:rPr>
          <w:t>95</w:t>
        </w:r>
        <w:r w:rsidR="004E1C5A">
          <w:rPr>
            <w:noProof/>
            <w:webHidden/>
          </w:rPr>
          <w:fldChar w:fldCharType="end"/>
        </w:r>
      </w:hyperlink>
    </w:p>
    <w:p w14:paraId="1754DC31"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55" w:history="1">
        <w:r w:rsidR="0055510E" w:rsidRPr="00084D36">
          <w:rPr>
            <w:rStyle w:val="af2"/>
            <w:rFonts w:ascii="Consolas" w:hAnsi="Consolas"/>
            <w:noProof/>
          </w:rPr>
          <w:t>9.2.6.</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☆会议控制区</w:t>
        </w:r>
        <w:r w:rsidR="0055510E">
          <w:rPr>
            <w:noProof/>
            <w:webHidden/>
          </w:rPr>
          <w:tab/>
        </w:r>
        <w:r w:rsidR="004E1C5A">
          <w:rPr>
            <w:noProof/>
            <w:webHidden/>
          </w:rPr>
          <w:fldChar w:fldCharType="begin"/>
        </w:r>
        <w:r w:rsidR="0055510E">
          <w:rPr>
            <w:noProof/>
            <w:webHidden/>
          </w:rPr>
          <w:instrText xml:space="preserve"> PAGEREF _Toc355341055 \h </w:instrText>
        </w:r>
        <w:r w:rsidR="004E1C5A">
          <w:rPr>
            <w:noProof/>
            <w:webHidden/>
          </w:rPr>
        </w:r>
        <w:r w:rsidR="004E1C5A">
          <w:rPr>
            <w:noProof/>
            <w:webHidden/>
          </w:rPr>
          <w:fldChar w:fldCharType="separate"/>
        </w:r>
        <w:r w:rsidR="0055510E">
          <w:rPr>
            <w:noProof/>
            <w:webHidden/>
          </w:rPr>
          <w:t>96</w:t>
        </w:r>
        <w:r w:rsidR="004E1C5A">
          <w:rPr>
            <w:noProof/>
            <w:webHidden/>
          </w:rPr>
          <w:fldChar w:fldCharType="end"/>
        </w:r>
      </w:hyperlink>
    </w:p>
    <w:p w14:paraId="2D8FF601"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56" w:history="1">
        <w:r w:rsidR="0055510E" w:rsidRPr="00084D36">
          <w:rPr>
            <w:rStyle w:val="af2"/>
            <w:rFonts w:ascii="Consolas" w:hAnsi="Consolas"/>
            <w:strike/>
            <w:noProof/>
          </w:rPr>
          <w:t>9.2.7.</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strike/>
            <w:noProof/>
          </w:rPr>
          <w:t>★产品消息</w:t>
        </w:r>
        <w:r w:rsidR="0055510E">
          <w:rPr>
            <w:noProof/>
            <w:webHidden/>
          </w:rPr>
          <w:tab/>
        </w:r>
        <w:r w:rsidR="004E1C5A">
          <w:rPr>
            <w:noProof/>
            <w:webHidden/>
          </w:rPr>
          <w:fldChar w:fldCharType="begin"/>
        </w:r>
        <w:r w:rsidR="0055510E">
          <w:rPr>
            <w:noProof/>
            <w:webHidden/>
          </w:rPr>
          <w:instrText xml:space="preserve"> PAGEREF _Toc355341056 \h </w:instrText>
        </w:r>
        <w:r w:rsidR="004E1C5A">
          <w:rPr>
            <w:noProof/>
            <w:webHidden/>
          </w:rPr>
        </w:r>
        <w:r w:rsidR="004E1C5A">
          <w:rPr>
            <w:noProof/>
            <w:webHidden/>
          </w:rPr>
          <w:fldChar w:fldCharType="separate"/>
        </w:r>
        <w:r w:rsidR="0055510E">
          <w:rPr>
            <w:noProof/>
            <w:webHidden/>
          </w:rPr>
          <w:t>96</w:t>
        </w:r>
        <w:r w:rsidR="004E1C5A">
          <w:rPr>
            <w:noProof/>
            <w:webHidden/>
          </w:rPr>
          <w:fldChar w:fldCharType="end"/>
        </w:r>
      </w:hyperlink>
    </w:p>
    <w:p w14:paraId="06DD52AB"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57" w:history="1">
        <w:r w:rsidR="0055510E" w:rsidRPr="00084D36">
          <w:rPr>
            <w:rStyle w:val="af2"/>
            <w:rFonts w:ascii="Consolas" w:hAnsi="Consolas"/>
            <w:noProof/>
          </w:rPr>
          <w:t>9.2.8.</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更多功能</w:t>
        </w:r>
        <w:r w:rsidR="0055510E">
          <w:rPr>
            <w:noProof/>
            <w:webHidden/>
          </w:rPr>
          <w:tab/>
        </w:r>
        <w:r w:rsidR="004E1C5A">
          <w:rPr>
            <w:noProof/>
            <w:webHidden/>
          </w:rPr>
          <w:fldChar w:fldCharType="begin"/>
        </w:r>
        <w:r w:rsidR="0055510E">
          <w:rPr>
            <w:noProof/>
            <w:webHidden/>
          </w:rPr>
          <w:instrText xml:space="preserve"> PAGEREF _Toc355341057 \h </w:instrText>
        </w:r>
        <w:r w:rsidR="004E1C5A">
          <w:rPr>
            <w:noProof/>
            <w:webHidden/>
          </w:rPr>
        </w:r>
        <w:r w:rsidR="004E1C5A">
          <w:rPr>
            <w:noProof/>
            <w:webHidden/>
          </w:rPr>
          <w:fldChar w:fldCharType="separate"/>
        </w:r>
        <w:r w:rsidR="0055510E">
          <w:rPr>
            <w:noProof/>
            <w:webHidden/>
          </w:rPr>
          <w:t>97</w:t>
        </w:r>
        <w:r w:rsidR="004E1C5A">
          <w:rPr>
            <w:noProof/>
            <w:webHidden/>
          </w:rPr>
          <w:fldChar w:fldCharType="end"/>
        </w:r>
      </w:hyperlink>
    </w:p>
    <w:p w14:paraId="73B9167A"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58" w:history="1">
        <w:r w:rsidR="0055510E" w:rsidRPr="00084D36">
          <w:rPr>
            <w:rStyle w:val="af2"/>
            <w:rFonts w:ascii="Consolas" w:hAnsi="Consolas"/>
            <w:noProof/>
          </w:rPr>
          <w:t>9.2.9.</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☆右键菜单</w:t>
        </w:r>
        <w:r w:rsidR="0055510E">
          <w:rPr>
            <w:noProof/>
            <w:webHidden/>
          </w:rPr>
          <w:tab/>
        </w:r>
        <w:r w:rsidR="004E1C5A">
          <w:rPr>
            <w:noProof/>
            <w:webHidden/>
          </w:rPr>
          <w:fldChar w:fldCharType="begin"/>
        </w:r>
        <w:r w:rsidR="0055510E">
          <w:rPr>
            <w:noProof/>
            <w:webHidden/>
          </w:rPr>
          <w:instrText xml:space="preserve"> PAGEREF _Toc355341058 \h </w:instrText>
        </w:r>
        <w:r w:rsidR="004E1C5A">
          <w:rPr>
            <w:noProof/>
            <w:webHidden/>
          </w:rPr>
        </w:r>
        <w:r w:rsidR="004E1C5A">
          <w:rPr>
            <w:noProof/>
            <w:webHidden/>
          </w:rPr>
          <w:fldChar w:fldCharType="separate"/>
        </w:r>
        <w:r w:rsidR="0055510E">
          <w:rPr>
            <w:noProof/>
            <w:webHidden/>
          </w:rPr>
          <w:t>100</w:t>
        </w:r>
        <w:r w:rsidR="004E1C5A">
          <w:rPr>
            <w:noProof/>
            <w:webHidden/>
          </w:rPr>
          <w:fldChar w:fldCharType="end"/>
        </w:r>
      </w:hyperlink>
    </w:p>
    <w:p w14:paraId="1EA0348B" w14:textId="77777777" w:rsidR="0055510E" w:rsidRDefault="00F952B9" w:rsidP="00934B12">
      <w:pPr>
        <w:pStyle w:val="31"/>
        <w:tabs>
          <w:tab w:val="left" w:pos="1974"/>
          <w:tab w:val="right" w:leader="dot" w:pos="8630"/>
        </w:tabs>
        <w:ind w:left="840"/>
        <w:rPr>
          <w:rFonts w:asciiTheme="minorHAnsi" w:eastAsiaTheme="minorEastAsia" w:hAnsiTheme="minorHAnsi" w:cstheme="minorBidi"/>
          <w:iCs w:val="0"/>
          <w:noProof/>
          <w:sz w:val="21"/>
          <w:szCs w:val="22"/>
        </w:rPr>
      </w:pPr>
      <w:hyperlink w:anchor="_Toc355341059" w:history="1">
        <w:r w:rsidR="0055510E" w:rsidRPr="00084D36">
          <w:rPr>
            <w:rStyle w:val="af2"/>
            <w:rFonts w:ascii="Consolas" w:hAnsi="Consolas"/>
            <w:noProof/>
          </w:rPr>
          <w:t>9.2.10.</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★举手发言</w:t>
        </w:r>
        <w:r w:rsidR="0055510E">
          <w:rPr>
            <w:noProof/>
            <w:webHidden/>
          </w:rPr>
          <w:tab/>
        </w:r>
        <w:r w:rsidR="004E1C5A">
          <w:rPr>
            <w:noProof/>
            <w:webHidden/>
          </w:rPr>
          <w:fldChar w:fldCharType="begin"/>
        </w:r>
        <w:r w:rsidR="0055510E">
          <w:rPr>
            <w:noProof/>
            <w:webHidden/>
          </w:rPr>
          <w:instrText xml:space="preserve"> PAGEREF _Toc355341059 \h </w:instrText>
        </w:r>
        <w:r w:rsidR="004E1C5A">
          <w:rPr>
            <w:noProof/>
            <w:webHidden/>
          </w:rPr>
        </w:r>
        <w:r w:rsidR="004E1C5A">
          <w:rPr>
            <w:noProof/>
            <w:webHidden/>
          </w:rPr>
          <w:fldChar w:fldCharType="separate"/>
        </w:r>
        <w:r w:rsidR="0055510E">
          <w:rPr>
            <w:noProof/>
            <w:webHidden/>
          </w:rPr>
          <w:t>102</w:t>
        </w:r>
        <w:r w:rsidR="004E1C5A">
          <w:rPr>
            <w:noProof/>
            <w:webHidden/>
          </w:rPr>
          <w:fldChar w:fldCharType="end"/>
        </w:r>
      </w:hyperlink>
    </w:p>
    <w:p w14:paraId="030C7378" w14:textId="77777777" w:rsidR="0055510E" w:rsidRDefault="00F952B9" w:rsidP="00934B12">
      <w:pPr>
        <w:pStyle w:val="31"/>
        <w:tabs>
          <w:tab w:val="left" w:pos="1974"/>
          <w:tab w:val="right" w:leader="dot" w:pos="8630"/>
        </w:tabs>
        <w:ind w:left="840"/>
        <w:rPr>
          <w:rFonts w:asciiTheme="minorHAnsi" w:eastAsiaTheme="minorEastAsia" w:hAnsiTheme="minorHAnsi" w:cstheme="minorBidi"/>
          <w:iCs w:val="0"/>
          <w:noProof/>
          <w:sz w:val="21"/>
          <w:szCs w:val="22"/>
        </w:rPr>
      </w:pPr>
      <w:hyperlink w:anchor="_Toc355341060" w:history="1">
        <w:r w:rsidR="0055510E" w:rsidRPr="00084D36">
          <w:rPr>
            <w:rStyle w:val="af2"/>
            <w:rFonts w:ascii="Consolas" w:hAnsi="Consolas"/>
            <w:noProof/>
          </w:rPr>
          <w:t>9.2.11.</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★点名</w:t>
        </w:r>
        <w:r w:rsidR="0055510E">
          <w:rPr>
            <w:noProof/>
            <w:webHidden/>
          </w:rPr>
          <w:tab/>
        </w:r>
        <w:r w:rsidR="004E1C5A">
          <w:rPr>
            <w:noProof/>
            <w:webHidden/>
          </w:rPr>
          <w:fldChar w:fldCharType="begin"/>
        </w:r>
        <w:r w:rsidR="0055510E">
          <w:rPr>
            <w:noProof/>
            <w:webHidden/>
          </w:rPr>
          <w:instrText xml:space="preserve"> PAGEREF _Toc355341060 \h </w:instrText>
        </w:r>
        <w:r w:rsidR="004E1C5A">
          <w:rPr>
            <w:noProof/>
            <w:webHidden/>
          </w:rPr>
        </w:r>
        <w:r w:rsidR="004E1C5A">
          <w:rPr>
            <w:noProof/>
            <w:webHidden/>
          </w:rPr>
          <w:fldChar w:fldCharType="separate"/>
        </w:r>
        <w:r w:rsidR="0055510E">
          <w:rPr>
            <w:noProof/>
            <w:webHidden/>
          </w:rPr>
          <w:t>104</w:t>
        </w:r>
        <w:r w:rsidR="004E1C5A">
          <w:rPr>
            <w:noProof/>
            <w:webHidden/>
          </w:rPr>
          <w:fldChar w:fldCharType="end"/>
        </w:r>
      </w:hyperlink>
    </w:p>
    <w:p w14:paraId="0FB67433" w14:textId="77777777" w:rsidR="0055510E" w:rsidRDefault="00F952B9">
      <w:pPr>
        <w:pStyle w:val="20"/>
        <w:tabs>
          <w:tab w:val="left" w:pos="1200"/>
        </w:tabs>
        <w:rPr>
          <w:rFonts w:asciiTheme="minorHAnsi" w:eastAsiaTheme="minorEastAsia" w:hAnsiTheme="minorHAnsi" w:cstheme="minorBidi"/>
          <w:sz w:val="21"/>
          <w:szCs w:val="22"/>
        </w:rPr>
      </w:pPr>
      <w:hyperlink w:anchor="_Toc355341061" w:history="1">
        <w:r w:rsidR="0055510E" w:rsidRPr="00084D36">
          <w:rPr>
            <w:rStyle w:val="af2"/>
            <w:rFonts w:ascii="Consolas" w:hAnsi="Consolas"/>
          </w:rPr>
          <w:t>9.3.</w:t>
        </w:r>
        <w:r w:rsidR="0055510E">
          <w:rPr>
            <w:rFonts w:asciiTheme="minorHAnsi" w:eastAsiaTheme="minorEastAsia" w:hAnsiTheme="minorHAnsi" w:cstheme="minorBidi"/>
            <w:sz w:val="21"/>
            <w:szCs w:val="22"/>
          </w:rPr>
          <w:tab/>
        </w:r>
        <w:r w:rsidR="0055510E" w:rsidRPr="00084D36">
          <w:rPr>
            <w:rStyle w:val="af2"/>
            <w:rFonts w:ascii="Consolas" w:hAnsi="Consolas" w:hint="eastAsia"/>
          </w:rPr>
          <w:t>会议信息窗口</w:t>
        </w:r>
        <w:r w:rsidR="0055510E">
          <w:rPr>
            <w:webHidden/>
          </w:rPr>
          <w:tab/>
        </w:r>
        <w:r w:rsidR="004E1C5A">
          <w:rPr>
            <w:webHidden/>
          </w:rPr>
          <w:fldChar w:fldCharType="begin"/>
        </w:r>
        <w:r w:rsidR="0055510E">
          <w:rPr>
            <w:webHidden/>
          </w:rPr>
          <w:instrText xml:space="preserve"> PAGEREF _Toc355341061 \h </w:instrText>
        </w:r>
        <w:r w:rsidR="004E1C5A">
          <w:rPr>
            <w:webHidden/>
          </w:rPr>
        </w:r>
        <w:r w:rsidR="004E1C5A">
          <w:rPr>
            <w:webHidden/>
          </w:rPr>
          <w:fldChar w:fldCharType="separate"/>
        </w:r>
        <w:r w:rsidR="0055510E">
          <w:rPr>
            <w:webHidden/>
          </w:rPr>
          <w:t>107</w:t>
        </w:r>
        <w:r w:rsidR="004E1C5A">
          <w:rPr>
            <w:webHidden/>
          </w:rPr>
          <w:fldChar w:fldCharType="end"/>
        </w:r>
      </w:hyperlink>
    </w:p>
    <w:p w14:paraId="65948572" w14:textId="77777777" w:rsidR="0055510E" w:rsidRDefault="00F952B9">
      <w:pPr>
        <w:pStyle w:val="20"/>
        <w:tabs>
          <w:tab w:val="left" w:pos="1200"/>
        </w:tabs>
        <w:rPr>
          <w:rFonts w:asciiTheme="minorHAnsi" w:eastAsiaTheme="minorEastAsia" w:hAnsiTheme="minorHAnsi" w:cstheme="minorBidi"/>
          <w:sz w:val="21"/>
          <w:szCs w:val="22"/>
        </w:rPr>
      </w:pPr>
      <w:hyperlink w:anchor="_Toc355341062" w:history="1">
        <w:r w:rsidR="0055510E" w:rsidRPr="00084D36">
          <w:rPr>
            <w:rStyle w:val="af2"/>
            <w:rFonts w:ascii="Consolas" w:hAnsi="Consolas"/>
          </w:rPr>
          <w:t>9.4.</w:t>
        </w:r>
        <w:r w:rsidR="0055510E">
          <w:rPr>
            <w:rFonts w:asciiTheme="minorHAnsi" w:eastAsiaTheme="minorEastAsia" w:hAnsiTheme="minorHAnsi" w:cstheme="minorBidi"/>
            <w:sz w:val="21"/>
            <w:szCs w:val="22"/>
          </w:rPr>
          <w:tab/>
        </w:r>
        <w:r w:rsidR="0055510E" w:rsidRPr="00084D36">
          <w:rPr>
            <w:rStyle w:val="af2"/>
            <w:rFonts w:ascii="Consolas" w:hAnsi="Consolas" w:hint="eastAsia"/>
          </w:rPr>
          <w:t>主动呼入窗口</w:t>
        </w:r>
        <w:r w:rsidR="0055510E">
          <w:rPr>
            <w:webHidden/>
          </w:rPr>
          <w:tab/>
        </w:r>
        <w:r w:rsidR="004E1C5A">
          <w:rPr>
            <w:webHidden/>
          </w:rPr>
          <w:fldChar w:fldCharType="begin"/>
        </w:r>
        <w:r w:rsidR="0055510E">
          <w:rPr>
            <w:webHidden/>
          </w:rPr>
          <w:instrText xml:space="preserve"> PAGEREF _Toc355341062 \h </w:instrText>
        </w:r>
        <w:r w:rsidR="004E1C5A">
          <w:rPr>
            <w:webHidden/>
          </w:rPr>
        </w:r>
        <w:r w:rsidR="004E1C5A">
          <w:rPr>
            <w:webHidden/>
          </w:rPr>
          <w:fldChar w:fldCharType="separate"/>
        </w:r>
        <w:r w:rsidR="0055510E">
          <w:rPr>
            <w:webHidden/>
          </w:rPr>
          <w:t>108</w:t>
        </w:r>
        <w:r w:rsidR="004E1C5A">
          <w:rPr>
            <w:webHidden/>
          </w:rPr>
          <w:fldChar w:fldCharType="end"/>
        </w:r>
      </w:hyperlink>
    </w:p>
    <w:p w14:paraId="0DD04ABF" w14:textId="77777777" w:rsidR="0055510E" w:rsidRDefault="00F952B9">
      <w:pPr>
        <w:pStyle w:val="20"/>
        <w:tabs>
          <w:tab w:val="left" w:pos="1200"/>
        </w:tabs>
        <w:rPr>
          <w:rFonts w:asciiTheme="minorHAnsi" w:eastAsiaTheme="minorEastAsia" w:hAnsiTheme="minorHAnsi" w:cstheme="minorBidi"/>
          <w:sz w:val="21"/>
          <w:szCs w:val="22"/>
        </w:rPr>
      </w:pPr>
      <w:hyperlink w:anchor="_Toc355341063" w:history="1">
        <w:r w:rsidR="0055510E" w:rsidRPr="00084D36">
          <w:rPr>
            <w:rStyle w:val="af2"/>
            <w:rFonts w:ascii="Consolas" w:hAnsi="Consolas"/>
          </w:rPr>
          <w:t>9.5.</w:t>
        </w:r>
        <w:r w:rsidR="0055510E">
          <w:rPr>
            <w:rFonts w:asciiTheme="minorHAnsi" w:eastAsiaTheme="minorEastAsia" w:hAnsiTheme="minorHAnsi" w:cstheme="minorBidi"/>
            <w:sz w:val="21"/>
            <w:szCs w:val="22"/>
          </w:rPr>
          <w:tab/>
        </w:r>
        <w:r w:rsidR="0055510E" w:rsidRPr="00084D36">
          <w:rPr>
            <w:rStyle w:val="af2"/>
            <w:rFonts w:ascii="Consolas" w:hAnsi="Consolas" w:hint="eastAsia"/>
          </w:rPr>
          <w:t>数据视图窗口</w:t>
        </w:r>
        <w:r w:rsidR="0055510E">
          <w:rPr>
            <w:webHidden/>
          </w:rPr>
          <w:tab/>
        </w:r>
        <w:r w:rsidR="004E1C5A">
          <w:rPr>
            <w:webHidden/>
          </w:rPr>
          <w:fldChar w:fldCharType="begin"/>
        </w:r>
        <w:r w:rsidR="0055510E">
          <w:rPr>
            <w:webHidden/>
          </w:rPr>
          <w:instrText xml:space="preserve"> PAGEREF _Toc355341063 \h </w:instrText>
        </w:r>
        <w:r w:rsidR="004E1C5A">
          <w:rPr>
            <w:webHidden/>
          </w:rPr>
        </w:r>
        <w:r w:rsidR="004E1C5A">
          <w:rPr>
            <w:webHidden/>
          </w:rPr>
          <w:fldChar w:fldCharType="separate"/>
        </w:r>
        <w:r w:rsidR="0055510E">
          <w:rPr>
            <w:webHidden/>
          </w:rPr>
          <w:t>109</w:t>
        </w:r>
        <w:r w:rsidR="004E1C5A">
          <w:rPr>
            <w:webHidden/>
          </w:rPr>
          <w:fldChar w:fldCharType="end"/>
        </w:r>
      </w:hyperlink>
    </w:p>
    <w:p w14:paraId="0AD03D2F" w14:textId="77777777" w:rsidR="0055510E" w:rsidRDefault="00F952B9" w:rsidP="00934B12">
      <w:pPr>
        <w:pStyle w:val="31"/>
        <w:tabs>
          <w:tab w:val="left" w:pos="1920"/>
          <w:tab w:val="right" w:leader="dot" w:pos="8630"/>
        </w:tabs>
        <w:ind w:left="840"/>
        <w:rPr>
          <w:rFonts w:asciiTheme="minorHAnsi" w:eastAsiaTheme="minorEastAsia" w:hAnsiTheme="minorHAnsi" w:cstheme="minorBidi"/>
          <w:iCs w:val="0"/>
          <w:noProof/>
          <w:sz w:val="21"/>
          <w:szCs w:val="22"/>
        </w:rPr>
      </w:pPr>
      <w:hyperlink w:anchor="_Toc355341064" w:history="1">
        <w:r w:rsidR="0055510E" w:rsidRPr="00084D36">
          <w:rPr>
            <w:rStyle w:val="af2"/>
            <w:rFonts w:ascii="Consolas" w:hAnsi="Consolas"/>
            <w:noProof/>
          </w:rPr>
          <w:t>9.5.1.</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基础操作</w:t>
        </w:r>
        <w:r w:rsidR="0055510E">
          <w:rPr>
            <w:noProof/>
            <w:webHidden/>
          </w:rPr>
          <w:tab/>
        </w:r>
        <w:r w:rsidR="004E1C5A">
          <w:rPr>
            <w:noProof/>
            <w:webHidden/>
          </w:rPr>
          <w:fldChar w:fldCharType="begin"/>
        </w:r>
        <w:r w:rsidR="0055510E">
          <w:rPr>
            <w:noProof/>
            <w:webHidden/>
          </w:rPr>
          <w:instrText xml:space="preserve"> PAGEREF _Toc355341064 \h </w:instrText>
        </w:r>
        <w:r w:rsidR="004E1C5A">
          <w:rPr>
            <w:noProof/>
            <w:webHidden/>
          </w:rPr>
        </w:r>
        <w:r w:rsidR="004E1C5A">
          <w:rPr>
            <w:noProof/>
            <w:webHidden/>
          </w:rPr>
          <w:fldChar w:fldCharType="separate"/>
        </w:r>
        <w:r w:rsidR="0055510E">
          <w:rPr>
            <w:noProof/>
            <w:webHidden/>
          </w:rPr>
          <w:t>109</w:t>
        </w:r>
        <w:r w:rsidR="004E1C5A">
          <w:rPr>
            <w:noProof/>
            <w:webHidden/>
          </w:rPr>
          <w:fldChar w:fldCharType="end"/>
        </w:r>
      </w:hyperlink>
    </w:p>
    <w:p w14:paraId="71C7E599" w14:textId="77777777" w:rsidR="0055510E" w:rsidRDefault="00F952B9" w:rsidP="0055510E">
      <w:pPr>
        <w:pStyle w:val="10"/>
        <w:tabs>
          <w:tab w:val="left" w:pos="420"/>
          <w:tab w:val="right" w:leader="dot" w:pos="8630"/>
        </w:tabs>
        <w:spacing w:before="120"/>
        <w:rPr>
          <w:rFonts w:asciiTheme="minorHAnsi" w:eastAsiaTheme="minorEastAsia" w:hAnsiTheme="minorHAnsi" w:cstheme="minorBidi"/>
          <w:noProof/>
          <w:sz w:val="21"/>
          <w:szCs w:val="22"/>
        </w:rPr>
      </w:pPr>
      <w:hyperlink w:anchor="_Toc355341065" w:history="1">
        <w:r w:rsidR="0055510E" w:rsidRPr="00084D36">
          <w:rPr>
            <w:rStyle w:val="af2"/>
            <w:noProof/>
          </w:rPr>
          <w:t>9.</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管理与控制</w:t>
        </w:r>
        <w:r w:rsidR="0055510E">
          <w:rPr>
            <w:noProof/>
            <w:webHidden/>
          </w:rPr>
          <w:tab/>
        </w:r>
        <w:r w:rsidR="004E1C5A">
          <w:rPr>
            <w:noProof/>
            <w:webHidden/>
          </w:rPr>
          <w:fldChar w:fldCharType="begin"/>
        </w:r>
        <w:r w:rsidR="0055510E">
          <w:rPr>
            <w:noProof/>
            <w:webHidden/>
          </w:rPr>
          <w:instrText xml:space="preserve"> PAGEREF _Toc355341065 \h </w:instrText>
        </w:r>
        <w:r w:rsidR="004E1C5A">
          <w:rPr>
            <w:noProof/>
            <w:webHidden/>
          </w:rPr>
        </w:r>
        <w:r w:rsidR="004E1C5A">
          <w:rPr>
            <w:noProof/>
            <w:webHidden/>
          </w:rPr>
          <w:fldChar w:fldCharType="separate"/>
        </w:r>
        <w:r w:rsidR="0055510E">
          <w:rPr>
            <w:noProof/>
            <w:webHidden/>
          </w:rPr>
          <w:t>111</w:t>
        </w:r>
        <w:r w:rsidR="004E1C5A">
          <w:rPr>
            <w:noProof/>
            <w:webHidden/>
          </w:rPr>
          <w:fldChar w:fldCharType="end"/>
        </w:r>
      </w:hyperlink>
    </w:p>
    <w:p w14:paraId="1CC02142" w14:textId="77777777" w:rsidR="0055510E" w:rsidRDefault="00F952B9">
      <w:pPr>
        <w:pStyle w:val="20"/>
        <w:tabs>
          <w:tab w:val="left" w:pos="1200"/>
        </w:tabs>
        <w:rPr>
          <w:rFonts w:asciiTheme="minorHAnsi" w:eastAsiaTheme="minorEastAsia" w:hAnsiTheme="minorHAnsi" w:cstheme="minorBidi"/>
          <w:sz w:val="21"/>
          <w:szCs w:val="22"/>
        </w:rPr>
      </w:pPr>
      <w:hyperlink w:anchor="_Toc355341075" w:history="1">
        <w:r w:rsidR="0055510E" w:rsidRPr="00084D36">
          <w:rPr>
            <w:rStyle w:val="af2"/>
            <w:rFonts w:ascii="Consolas" w:hAnsi="Consolas"/>
          </w:rPr>
          <w:t>9.1.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全部提醒</w:t>
        </w:r>
        <w:r w:rsidR="0055510E">
          <w:rPr>
            <w:webHidden/>
          </w:rPr>
          <w:tab/>
        </w:r>
        <w:r w:rsidR="004E1C5A">
          <w:rPr>
            <w:webHidden/>
          </w:rPr>
          <w:fldChar w:fldCharType="begin"/>
        </w:r>
        <w:r w:rsidR="0055510E">
          <w:rPr>
            <w:webHidden/>
          </w:rPr>
          <w:instrText xml:space="preserve"> PAGEREF _Toc355341075 \h </w:instrText>
        </w:r>
        <w:r w:rsidR="004E1C5A">
          <w:rPr>
            <w:webHidden/>
          </w:rPr>
        </w:r>
        <w:r w:rsidR="004E1C5A">
          <w:rPr>
            <w:webHidden/>
          </w:rPr>
          <w:fldChar w:fldCharType="separate"/>
        </w:r>
        <w:r w:rsidR="0055510E">
          <w:rPr>
            <w:webHidden/>
          </w:rPr>
          <w:t>111</w:t>
        </w:r>
        <w:r w:rsidR="004E1C5A">
          <w:rPr>
            <w:webHidden/>
          </w:rPr>
          <w:fldChar w:fldCharType="end"/>
        </w:r>
      </w:hyperlink>
    </w:p>
    <w:p w14:paraId="11C8B26D" w14:textId="77777777" w:rsidR="0055510E" w:rsidRDefault="00F952B9">
      <w:pPr>
        <w:pStyle w:val="20"/>
        <w:tabs>
          <w:tab w:val="left" w:pos="1200"/>
        </w:tabs>
        <w:rPr>
          <w:rFonts w:asciiTheme="minorHAnsi" w:eastAsiaTheme="minorEastAsia" w:hAnsiTheme="minorHAnsi" w:cstheme="minorBidi"/>
          <w:sz w:val="21"/>
          <w:szCs w:val="22"/>
        </w:rPr>
      </w:pPr>
      <w:hyperlink w:anchor="_Toc355341076" w:history="1">
        <w:r w:rsidR="0055510E" w:rsidRPr="00084D36">
          <w:rPr>
            <w:rStyle w:val="af2"/>
            <w:rFonts w:ascii="Consolas" w:hAnsi="Consolas"/>
          </w:rPr>
          <w:t>9.2.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全部外呼</w:t>
        </w:r>
        <w:r w:rsidR="0055510E">
          <w:rPr>
            <w:webHidden/>
          </w:rPr>
          <w:tab/>
        </w:r>
        <w:r w:rsidR="004E1C5A">
          <w:rPr>
            <w:webHidden/>
          </w:rPr>
          <w:fldChar w:fldCharType="begin"/>
        </w:r>
        <w:r w:rsidR="0055510E">
          <w:rPr>
            <w:webHidden/>
          </w:rPr>
          <w:instrText xml:space="preserve"> PAGEREF _Toc355341076 \h </w:instrText>
        </w:r>
        <w:r w:rsidR="004E1C5A">
          <w:rPr>
            <w:webHidden/>
          </w:rPr>
        </w:r>
        <w:r w:rsidR="004E1C5A">
          <w:rPr>
            <w:webHidden/>
          </w:rPr>
          <w:fldChar w:fldCharType="separate"/>
        </w:r>
        <w:r w:rsidR="0055510E">
          <w:rPr>
            <w:webHidden/>
          </w:rPr>
          <w:t>111</w:t>
        </w:r>
        <w:r w:rsidR="004E1C5A">
          <w:rPr>
            <w:webHidden/>
          </w:rPr>
          <w:fldChar w:fldCharType="end"/>
        </w:r>
      </w:hyperlink>
    </w:p>
    <w:p w14:paraId="5B71C415" w14:textId="77777777" w:rsidR="0055510E" w:rsidRDefault="00F952B9">
      <w:pPr>
        <w:pStyle w:val="20"/>
        <w:tabs>
          <w:tab w:val="left" w:pos="1200"/>
        </w:tabs>
        <w:rPr>
          <w:rFonts w:asciiTheme="minorHAnsi" w:eastAsiaTheme="minorEastAsia" w:hAnsiTheme="minorHAnsi" w:cstheme="minorBidi"/>
          <w:sz w:val="21"/>
          <w:szCs w:val="22"/>
        </w:rPr>
      </w:pPr>
      <w:hyperlink w:anchor="_Toc355341077" w:history="1">
        <w:r w:rsidR="0055510E" w:rsidRPr="00084D36">
          <w:rPr>
            <w:rStyle w:val="af2"/>
            <w:rFonts w:ascii="Consolas" w:hAnsi="Consolas"/>
          </w:rPr>
          <w:t>9.3.</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全体静音</w:t>
        </w:r>
        <w:r w:rsidR="0055510E">
          <w:rPr>
            <w:webHidden/>
          </w:rPr>
          <w:tab/>
        </w:r>
        <w:r w:rsidR="004E1C5A">
          <w:rPr>
            <w:webHidden/>
          </w:rPr>
          <w:fldChar w:fldCharType="begin"/>
        </w:r>
        <w:r w:rsidR="0055510E">
          <w:rPr>
            <w:webHidden/>
          </w:rPr>
          <w:instrText xml:space="preserve"> PAGEREF _Toc355341077 \h </w:instrText>
        </w:r>
        <w:r w:rsidR="004E1C5A">
          <w:rPr>
            <w:webHidden/>
          </w:rPr>
        </w:r>
        <w:r w:rsidR="004E1C5A">
          <w:rPr>
            <w:webHidden/>
          </w:rPr>
          <w:fldChar w:fldCharType="separate"/>
        </w:r>
        <w:r w:rsidR="0055510E">
          <w:rPr>
            <w:webHidden/>
          </w:rPr>
          <w:t>112</w:t>
        </w:r>
        <w:r w:rsidR="004E1C5A">
          <w:rPr>
            <w:webHidden/>
          </w:rPr>
          <w:fldChar w:fldCharType="end"/>
        </w:r>
      </w:hyperlink>
    </w:p>
    <w:p w14:paraId="367C3438" w14:textId="77777777" w:rsidR="0055510E" w:rsidRDefault="00F952B9">
      <w:pPr>
        <w:pStyle w:val="20"/>
        <w:tabs>
          <w:tab w:val="left" w:pos="1200"/>
        </w:tabs>
        <w:rPr>
          <w:rFonts w:asciiTheme="minorHAnsi" w:eastAsiaTheme="minorEastAsia" w:hAnsiTheme="minorHAnsi" w:cstheme="minorBidi"/>
          <w:sz w:val="21"/>
          <w:szCs w:val="22"/>
        </w:rPr>
      </w:pPr>
      <w:hyperlink w:anchor="_Toc355341078" w:history="1">
        <w:r w:rsidR="0055510E" w:rsidRPr="00084D36">
          <w:rPr>
            <w:rStyle w:val="af2"/>
            <w:rFonts w:ascii="Consolas" w:hAnsi="Consolas"/>
          </w:rPr>
          <w:t>9.4.</w:t>
        </w:r>
        <w:r w:rsidR="0055510E">
          <w:rPr>
            <w:rFonts w:asciiTheme="minorHAnsi" w:eastAsiaTheme="minorEastAsia" w:hAnsiTheme="minorHAnsi" w:cstheme="minorBidi"/>
            <w:sz w:val="21"/>
            <w:szCs w:val="22"/>
          </w:rPr>
          <w:tab/>
        </w:r>
        <w:r w:rsidR="0055510E" w:rsidRPr="00084D36">
          <w:rPr>
            <w:rStyle w:val="af2"/>
            <w:rFonts w:ascii="Consolas" w:hAnsi="Consolas" w:hint="eastAsia"/>
          </w:rPr>
          <w:t>双流（视频监控）</w:t>
        </w:r>
        <w:r w:rsidR="0055510E">
          <w:rPr>
            <w:webHidden/>
          </w:rPr>
          <w:tab/>
        </w:r>
        <w:r w:rsidR="004E1C5A">
          <w:rPr>
            <w:webHidden/>
          </w:rPr>
          <w:fldChar w:fldCharType="begin"/>
        </w:r>
        <w:r w:rsidR="0055510E">
          <w:rPr>
            <w:webHidden/>
          </w:rPr>
          <w:instrText xml:space="preserve"> PAGEREF _Toc355341078 \h </w:instrText>
        </w:r>
        <w:r w:rsidR="004E1C5A">
          <w:rPr>
            <w:webHidden/>
          </w:rPr>
        </w:r>
        <w:r w:rsidR="004E1C5A">
          <w:rPr>
            <w:webHidden/>
          </w:rPr>
          <w:fldChar w:fldCharType="separate"/>
        </w:r>
        <w:r w:rsidR="0055510E">
          <w:rPr>
            <w:webHidden/>
          </w:rPr>
          <w:t>113</w:t>
        </w:r>
        <w:r w:rsidR="004E1C5A">
          <w:rPr>
            <w:webHidden/>
          </w:rPr>
          <w:fldChar w:fldCharType="end"/>
        </w:r>
      </w:hyperlink>
    </w:p>
    <w:p w14:paraId="55EC12F9" w14:textId="77777777" w:rsidR="0055510E" w:rsidRDefault="00F952B9" w:rsidP="00934B12">
      <w:pPr>
        <w:pStyle w:val="31"/>
        <w:tabs>
          <w:tab w:val="left" w:pos="1974"/>
          <w:tab w:val="right" w:leader="dot" w:pos="8630"/>
        </w:tabs>
        <w:ind w:left="840"/>
        <w:rPr>
          <w:rFonts w:asciiTheme="minorHAnsi" w:eastAsiaTheme="minorEastAsia" w:hAnsiTheme="minorHAnsi" w:cstheme="minorBidi"/>
          <w:iCs w:val="0"/>
          <w:noProof/>
          <w:sz w:val="21"/>
          <w:szCs w:val="22"/>
        </w:rPr>
      </w:pPr>
      <w:hyperlink w:anchor="_Toc355341084" w:history="1">
        <w:r w:rsidR="0055510E" w:rsidRPr="00084D36">
          <w:rPr>
            <w:rStyle w:val="af2"/>
            <w:rFonts w:ascii="Consolas" w:hAnsi="Consolas"/>
            <w:noProof/>
          </w:rPr>
          <w:t>10.4.1.</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启动与关闭</w:t>
        </w:r>
        <w:r w:rsidR="0055510E">
          <w:rPr>
            <w:noProof/>
            <w:webHidden/>
          </w:rPr>
          <w:tab/>
        </w:r>
        <w:r w:rsidR="004E1C5A">
          <w:rPr>
            <w:noProof/>
            <w:webHidden/>
          </w:rPr>
          <w:fldChar w:fldCharType="begin"/>
        </w:r>
        <w:r w:rsidR="0055510E">
          <w:rPr>
            <w:noProof/>
            <w:webHidden/>
          </w:rPr>
          <w:instrText xml:space="preserve"> PAGEREF _Toc355341084 \h </w:instrText>
        </w:r>
        <w:r w:rsidR="004E1C5A">
          <w:rPr>
            <w:noProof/>
            <w:webHidden/>
          </w:rPr>
        </w:r>
        <w:r w:rsidR="004E1C5A">
          <w:rPr>
            <w:noProof/>
            <w:webHidden/>
          </w:rPr>
          <w:fldChar w:fldCharType="separate"/>
        </w:r>
        <w:r w:rsidR="0055510E">
          <w:rPr>
            <w:noProof/>
            <w:webHidden/>
          </w:rPr>
          <w:t>114</w:t>
        </w:r>
        <w:r w:rsidR="004E1C5A">
          <w:rPr>
            <w:noProof/>
            <w:webHidden/>
          </w:rPr>
          <w:fldChar w:fldCharType="end"/>
        </w:r>
      </w:hyperlink>
    </w:p>
    <w:p w14:paraId="5CA0B0FF" w14:textId="77777777" w:rsidR="0055510E" w:rsidRDefault="00F952B9" w:rsidP="00934B12">
      <w:pPr>
        <w:pStyle w:val="31"/>
        <w:tabs>
          <w:tab w:val="left" w:pos="1974"/>
          <w:tab w:val="right" w:leader="dot" w:pos="8630"/>
        </w:tabs>
        <w:ind w:left="840"/>
        <w:rPr>
          <w:rFonts w:asciiTheme="minorHAnsi" w:eastAsiaTheme="minorEastAsia" w:hAnsiTheme="minorHAnsi" w:cstheme="minorBidi"/>
          <w:iCs w:val="0"/>
          <w:noProof/>
          <w:sz w:val="21"/>
          <w:szCs w:val="22"/>
        </w:rPr>
      </w:pPr>
      <w:hyperlink w:anchor="_Toc355341085" w:history="1">
        <w:r w:rsidR="0055510E" w:rsidRPr="00084D36">
          <w:rPr>
            <w:rStyle w:val="af2"/>
            <w:rFonts w:ascii="Consolas" w:hAnsi="Consolas"/>
            <w:noProof/>
          </w:rPr>
          <w:t>10.4.2.</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视频监控</w:t>
        </w:r>
        <w:r w:rsidR="0055510E">
          <w:rPr>
            <w:noProof/>
            <w:webHidden/>
          </w:rPr>
          <w:tab/>
        </w:r>
        <w:r w:rsidR="004E1C5A">
          <w:rPr>
            <w:noProof/>
            <w:webHidden/>
          </w:rPr>
          <w:fldChar w:fldCharType="begin"/>
        </w:r>
        <w:r w:rsidR="0055510E">
          <w:rPr>
            <w:noProof/>
            <w:webHidden/>
          </w:rPr>
          <w:instrText xml:space="preserve"> PAGEREF _Toc355341085 \h </w:instrText>
        </w:r>
        <w:r w:rsidR="004E1C5A">
          <w:rPr>
            <w:noProof/>
            <w:webHidden/>
          </w:rPr>
        </w:r>
        <w:r w:rsidR="004E1C5A">
          <w:rPr>
            <w:noProof/>
            <w:webHidden/>
          </w:rPr>
          <w:fldChar w:fldCharType="separate"/>
        </w:r>
        <w:r w:rsidR="0055510E">
          <w:rPr>
            <w:noProof/>
            <w:webHidden/>
          </w:rPr>
          <w:t>115</w:t>
        </w:r>
        <w:r w:rsidR="004E1C5A">
          <w:rPr>
            <w:noProof/>
            <w:webHidden/>
          </w:rPr>
          <w:fldChar w:fldCharType="end"/>
        </w:r>
      </w:hyperlink>
    </w:p>
    <w:p w14:paraId="1BB31EF9"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086" w:history="1">
        <w:r w:rsidR="0055510E" w:rsidRPr="00084D36">
          <w:rPr>
            <w:rStyle w:val="af2"/>
            <w:noProof/>
          </w:rPr>
          <w:t>10.</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会议录制</w:t>
        </w:r>
        <w:r w:rsidR="0055510E">
          <w:rPr>
            <w:noProof/>
            <w:webHidden/>
          </w:rPr>
          <w:tab/>
        </w:r>
        <w:r w:rsidR="004E1C5A">
          <w:rPr>
            <w:noProof/>
            <w:webHidden/>
          </w:rPr>
          <w:fldChar w:fldCharType="begin"/>
        </w:r>
        <w:r w:rsidR="0055510E">
          <w:rPr>
            <w:noProof/>
            <w:webHidden/>
          </w:rPr>
          <w:instrText xml:space="preserve"> PAGEREF _Toc355341086 \h </w:instrText>
        </w:r>
        <w:r w:rsidR="004E1C5A">
          <w:rPr>
            <w:noProof/>
            <w:webHidden/>
          </w:rPr>
        </w:r>
        <w:r w:rsidR="004E1C5A">
          <w:rPr>
            <w:noProof/>
            <w:webHidden/>
          </w:rPr>
          <w:fldChar w:fldCharType="separate"/>
        </w:r>
        <w:r w:rsidR="0055510E">
          <w:rPr>
            <w:noProof/>
            <w:webHidden/>
          </w:rPr>
          <w:t>119</w:t>
        </w:r>
        <w:r w:rsidR="004E1C5A">
          <w:rPr>
            <w:noProof/>
            <w:webHidden/>
          </w:rPr>
          <w:fldChar w:fldCharType="end"/>
        </w:r>
      </w:hyperlink>
    </w:p>
    <w:p w14:paraId="41B8055B"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087" w:history="1">
        <w:r w:rsidR="0055510E" w:rsidRPr="00084D36">
          <w:rPr>
            <w:rStyle w:val="af2"/>
            <w:noProof/>
          </w:rPr>
          <w:t>11.</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音频</w:t>
        </w:r>
        <w:r w:rsidR="0055510E">
          <w:rPr>
            <w:noProof/>
            <w:webHidden/>
          </w:rPr>
          <w:tab/>
        </w:r>
        <w:r w:rsidR="004E1C5A">
          <w:rPr>
            <w:noProof/>
            <w:webHidden/>
          </w:rPr>
          <w:fldChar w:fldCharType="begin"/>
        </w:r>
        <w:r w:rsidR="0055510E">
          <w:rPr>
            <w:noProof/>
            <w:webHidden/>
          </w:rPr>
          <w:instrText xml:space="preserve"> PAGEREF _Toc355341087 \h </w:instrText>
        </w:r>
        <w:r w:rsidR="004E1C5A">
          <w:rPr>
            <w:noProof/>
            <w:webHidden/>
          </w:rPr>
        </w:r>
        <w:r w:rsidR="004E1C5A">
          <w:rPr>
            <w:noProof/>
            <w:webHidden/>
          </w:rPr>
          <w:fldChar w:fldCharType="separate"/>
        </w:r>
        <w:r w:rsidR="0055510E">
          <w:rPr>
            <w:noProof/>
            <w:webHidden/>
          </w:rPr>
          <w:t>120</w:t>
        </w:r>
        <w:r w:rsidR="004E1C5A">
          <w:rPr>
            <w:noProof/>
            <w:webHidden/>
          </w:rPr>
          <w:fldChar w:fldCharType="end"/>
        </w:r>
      </w:hyperlink>
    </w:p>
    <w:p w14:paraId="4BB2582A" w14:textId="77777777" w:rsidR="0055510E" w:rsidRDefault="00F952B9">
      <w:pPr>
        <w:pStyle w:val="20"/>
        <w:tabs>
          <w:tab w:val="left" w:pos="1440"/>
        </w:tabs>
        <w:rPr>
          <w:rFonts w:asciiTheme="minorHAnsi" w:eastAsiaTheme="minorEastAsia" w:hAnsiTheme="minorHAnsi" w:cstheme="minorBidi"/>
          <w:sz w:val="21"/>
          <w:szCs w:val="22"/>
        </w:rPr>
      </w:pPr>
      <w:hyperlink w:anchor="_Toc355341090" w:history="1">
        <w:r w:rsidR="0055510E" w:rsidRPr="00084D36">
          <w:rPr>
            <w:rStyle w:val="af2"/>
            <w:rFonts w:ascii="Consolas" w:hAnsi="Consolas"/>
          </w:rPr>
          <w:t>11.1.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音频选择与切换</w:t>
        </w:r>
        <w:r w:rsidR="0055510E">
          <w:rPr>
            <w:webHidden/>
          </w:rPr>
          <w:tab/>
        </w:r>
        <w:r w:rsidR="004E1C5A">
          <w:rPr>
            <w:webHidden/>
          </w:rPr>
          <w:fldChar w:fldCharType="begin"/>
        </w:r>
        <w:r w:rsidR="0055510E">
          <w:rPr>
            <w:webHidden/>
          </w:rPr>
          <w:instrText xml:space="preserve"> PAGEREF _Toc355341090 \h </w:instrText>
        </w:r>
        <w:r w:rsidR="004E1C5A">
          <w:rPr>
            <w:webHidden/>
          </w:rPr>
        </w:r>
        <w:r w:rsidR="004E1C5A">
          <w:rPr>
            <w:webHidden/>
          </w:rPr>
          <w:fldChar w:fldCharType="separate"/>
        </w:r>
        <w:r w:rsidR="0055510E">
          <w:rPr>
            <w:webHidden/>
          </w:rPr>
          <w:t>120</w:t>
        </w:r>
        <w:r w:rsidR="004E1C5A">
          <w:rPr>
            <w:webHidden/>
          </w:rPr>
          <w:fldChar w:fldCharType="end"/>
        </w:r>
      </w:hyperlink>
    </w:p>
    <w:p w14:paraId="13ED1083" w14:textId="77777777" w:rsidR="0055510E" w:rsidRDefault="00F952B9" w:rsidP="00934B12">
      <w:pPr>
        <w:pStyle w:val="31"/>
        <w:tabs>
          <w:tab w:val="left" w:pos="1974"/>
          <w:tab w:val="right" w:leader="dot" w:pos="8630"/>
        </w:tabs>
        <w:ind w:left="840"/>
        <w:rPr>
          <w:rFonts w:asciiTheme="minorHAnsi" w:eastAsiaTheme="minorEastAsia" w:hAnsiTheme="minorHAnsi" w:cstheme="minorBidi"/>
          <w:iCs w:val="0"/>
          <w:noProof/>
          <w:sz w:val="21"/>
          <w:szCs w:val="22"/>
        </w:rPr>
      </w:pPr>
      <w:hyperlink w:anchor="_Toc355341095" w:history="1">
        <w:r w:rsidR="0055510E" w:rsidRPr="00084D36">
          <w:rPr>
            <w:rStyle w:val="af2"/>
            <w:rFonts w:ascii="Consolas" w:hAnsi="Consolas"/>
            <w:noProof/>
          </w:rPr>
          <w:t>13.1.1.</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使用电话</w:t>
        </w:r>
        <w:r w:rsidR="0055510E">
          <w:rPr>
            <w:noProof/>
            <w:webHidden/>
          </w:rPr>
          <w:tab/>
        </w:r>
        <w:r w:rsidR="004E1C5A">
          <w:rPr>
            <w:noProof/>
            <w:webHidden/>
          </w:rPr>
          <w:fldChar w:fldCharType="begin"/>
        </w:r>
        <w:r w:rsidR="0055510E">
          <w:rPr>
            <w:noProof/>
            <w:webHidden/>
          </w:rPr>
          <w:instrText xml:space="preserve"> PAGEREF _Toc355341095 \h </w:instrText>
        </w:r>
        <w:r w:rsidR="004E1C5A">
          <w:rPr>
            <w:noProof/>
            <w:webHidden/>
          </w:rPr>
        </w:r>
        <w:r w:rsidR="004E1C5A">
          <w:rPr>
            <w:noProof/>
            <w:webHidden/>
          </w:rPr>
          <w:fldChar w:fldCharType="separate"/>
        </w:r>
        <w:r w:rsidR="0055510E">
          <w:rPr>
            <w:noProof/>
            <w:webHidden/>
          </w:rPr>
          <w:t>120</w:t>
        </w:r>
        <w:r w:rsidR="004E1C5A">
          <w:rPr>
            <w:noProof/>
            <w:webHidden/>
          </w:rPr>
          <w:fldChar w:fldCharType="end"/>
        </w:r>
      </w:hyperlink>
    </w:p>
    <w:p w14:paraId="089F2F7C" w14:textId="77777777" w:rsidR="0055510E" w:rsidRDefault="00F952B9" w:rsidP="00934B12">
      <w:pPr>
        <w:pStyle w:val="31"/>
        <w:tabs>
          <w:tab w:val="left" w:pos="1974"/>
          <w:tab w:val="right" w:leader="dot" w:pos="8630"/>
        </w:tabs>
        <w:ind w:left="840"/>
        <w:rPr>
          <w:rFonts w:asciiTheme="minorHAnsi" w:eastAsiaTheme="minorEastAsia" w:hAnsiTheme="minorHAnsi" w:cstheme="minorBidi"/>
          <w:iCs w:val="0"/>
          <w:noProof/>
          <w:sz w:val="21"/>
          <w:szCs w:val="22"/>
        </w:rPr>
      </w:pPr>
      <w:hyperlink w:anchor="_Toc355341096" w:history="1">
        <w:r w:rsidR="0055510E" w:rsidRPr="00084D36">
          <w:rPr>
            <w:rStyle w:val="af2"/>
            <w:rFonts w:ascii="Consolas" w:hAnsi="Consolas"/>
            <w:noProof/>
          </w:rPr>
          <w:t>13.1.2.</w:t>
        </w:r>
        <w:r w:rsidR="0055510E">
          <w:rPr>
            <w:rFonts w:asciiTheme="minorHAnsi" w:eastAsiaTheme="minorEastAsia" w:hAnsiTheme="minorHAnsi" w:cstheme="minorBidi"/>
            <w:iCs w:val="0"/>
            <w:noProof/>
            <w:sz w:val="21"/>
            <w:szCs w:val="22"/>
          </w:rPr>
          <w:tab/>
        </w:r>
        <w:r w:rsidR="0055510E" w:rsidRPr="00084D36">
          <w:rPr>
            <w:rStyle w:val="af2"/>
            <w:rFonts w:ascii="Consolas" w:hAnsi="Consolas" w:hint="eastAsia"/>
            <w:noProof/>
          </w:rPr>
          <w:t>使用电脑语音</w:t>
        </w:r>
        <w:r w:rsidR="0055510E">
          <w:rPr>
            <w:noProof/>
            <w:webHidden/>
          </w:rPr>
          <w:tab/>
        </w:r>
        <w:r w:rsidR="004E1C5A">
          <w:rPr>
            <w:noProof/>
            <w:webHidden/>
          </w:rPr>
          <w:fldChar w:fldCharType="begin"/>
        </w:r>
        <w:r w:rsidR="0055510E">
          <w:rPr>
            <w:noProof/>
            <w:webHidden/>
          </w:rPr>
          <w:instrText xml:space="preserve"> PAGEREF _Toc355341096 \h </w:instrText>
        </w:r>
        <w:r w:rsidR="004E1C5A">
          <w:rPr>
            <w:noProof/>
            <w:webHidden/>
          </w:rPr>
        </w:r>
        <w:r w:rsidR="004E1C5A">
          <w:rPr>
            <w:noProof/>
            <w:webHidden/>
          </w:rPr>
          <w:fldChar w:fldCharType="separate"/>
        </w:r>
        <w:r w:rsidR="0055510E">
          <w:rPr>
            <w:noProof/>
            <w:webHidden/>
          </w:rPr>
          <w:t>120</w:t>
        </w:r>
        <w:r w:rsidR="004E1C5A">
          <w:rPr>
            <w:noProof/>
            <w:webHidden/>
          </w:rPr>
          <w:fldChar w:fldCharType="end"/>
        </w:r>
      </w:hyperlink>
    </w:p>
    <w:p w14:paraId="5DED5CDF" w14:textId="77777777" w:rsidR="0055510E" w:rsidRDefault="00F952B9">
      <w:pPr>
        <w:pStyle w:val="20"/>
        <w:tabs>
          <w:tab w:val="left" w:pos="1440"/>
        </w:tabs>
        <w:rPr>
          <w:rFonts w:asciiTheme="minorHAnsi" w:eastAsiaTheme="minorEastAsia" w:hAnsiTheme="minorHAnsi" w:cstheme="minorBidi"/>
          <w:sz w:val="21"/>
          <w:szCs w:val="22"/>
        </w:rPr>
      </w:pPr>
      <w:hyperlink w:anchor="_Toc355341097" w:history="1">
        <w:r w:rsidR="0055510E" w:rsidRPr="00084D36">
          <w:rPr>
            <w:rStyle w:val="af2"/>
            <w:rFonts w:ascii="Consolas" w:hAnsi="Consolas"/>
          </w:rPr>
          <w:t>11.2.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自我外呼</w:t>
        </w:r>
        <w:r w:rsidR="0055510E">
          <w:rPr>
            <w:webHidden/>
          </w:rPr>
          <w:tab/>
        </w:r>
        <w:r w:rsidR="004E1C5A">
          <w:rPr>
            <w:webHidden/>
          </w:rPr>
          <w:fldChar w:fldCharType="begin"/>
        </w:r>
        <w:r w:rsidR="0055510E">
          <w:rPr>
            <w:webHidden/>
          </w:rPr>
          <w:instrText xml:space="preserve"> PAGEREF _Toc355341097 \h </w:instrText>
        </w:r>
        <w:r w:rsidR="004E1C5A">
          <w:rPr>
            <w:webHidden/>
          </w:rPr>
        </w:r>
        <w:r w:rsidR="004E1C5A">
          <w:rPr>
            <w:webHidden/>
          </w:rPr>
          <w:fldChar w:fldCharType="separate"/>
        </w:r>
        <w:r w:rsidR="0055510E">
          <w:rPr>
            <w:webHidden/>
          </w:rPr>
          <w:t>120</w:t>
        </w:r>
        <w:r w:rsidR="004E1C5A">
          <w:rPr>
            <w:webHidden/>
          </w:rPr>
          <w:fldChar w:fldCharType="end"/>
        </w:r>
      </w:hyperlink>
    </w:p>
    <w:p w14:paraId="7610B305"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098" w:history="1">
        <w:r w:rsidR="0055510E" w:rsidRPr="00084D36">
          <w:rPr>
            <w:rStyle w:val="af2"/>
            <w:noProof/>
          </w:rPr>
          <w:t>12.</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视频</w:t>
        </w:r>
        <w:r w:rsidR="0055510E">
          <w:rPr>
            <w:noProof/>
            <w:webHidden/>
          </w:rPr>
          <w:tab/>
        </w:r>
        <w:r w:rsidR="004E1C5A">
          <w:rPr>
            <w:noProof/>
            <w:webHidden/>
          </w:rPr>
          <w:fldChar w:fldCharType="begin"/>
        </w:r>
        <w:r w:rsidR="0055510E">
          <w:rPr>
            <w:noProof/>
            <w:webHidden/>
          </w:rPr>
          <w:instrText xml:space="preserve"> PAGEREF _Toc355341098 \h </w:instrText>
        </w:r>
        <w:r w:rsidR="004E1C5A">
          <w:rPr>
            <w:noProof/>
            <w:webHidden/>
          </w:rPr>
        </w:r>
        <w:r w:rsidR="004E1C5A">
          <w:rPr>
            <w:noProof/>
            <w:webHidden/>
          </w:rPr>
          <w:fldChar w:fldCharType="separate"/>
        </w:r>
        <w:r w:rsidR="0055510E">
          <w:rPr>
            <w:noProof/>
            <w:webHidden/>
          </w:rPr>
          <w:t>121</w:t>
        </w:r>
        <w:r w:rsidR="004E1C5A">
          <w:rPr>
            <w:noProof/>
            <w:webHidden/>
          </w:rPr>
          <w:fldChar w:fldCharType="end"/>
        </w:r>
      </w:hyperlink>
    </w:p>
    <w:p w14:paraId="79B0C91D" w14:textId="77777777" w:rsidR="0055510E" w:rsidRDefault="00F952B9">
      <w:pPr>
        <w:pStyle w:val="20"/>
        <w:tabs>
          <w:tab w:val="left" w:pos="1440"/>
        </w:tabs>
        <w:rPr>
          <w:rFonts w:asciiTheme="minorHAnsi" w:eastAsiaTheme="minorEastAsia" w:hAnsiTheme="minorHAnsi" w:cstheme="minorBidi"/>
          <w:sz w:val="21"/>
          <w:szCs w:val="22"/>
        </w:rPr>
      </w:pPr>
      <w:hyperlink w:anchor="_Toc355341100" w:history="1">
        <w:r w:rsidR="0055510E" w:rsidRPr="00084D36">
          <w:rPr>
            <w:rStyle w:val="af2"/>
            <w:rFonts w:ascii="Consolas" w:hAnsi="Consolas"/>
          </w:rPr>
          <w:t>12.1.</w:t>
        </w:r>
        <w:r w:rsidR="0055510E">
          <w:rPr>
            <w:rFonts w:asciiTheme="minorHAnsi" w:eastAsiaTheme="minorEastAsia" w:hAnsiTheme="minorHAnsi" w:cstheme="minorBidi"/>
            <w:sz w:val="21"/>
            <w:szCs w:val="22"/>
          </w:rPr>
          <w:tab/>
        </w:r>
        <w:r w:rsidR="0055510E" w:rsidRPr="00084D36">
          <w:rPr>
            <w:rStyle w:val="af2"/>
            <w:rFonts w:ascii="Consolas" w:hAnsi="Consolas" w:hint="eastAsia"/>
          </w:rPr>
          <w:t>自动共享（仅大方数模式）</w:t>
        </w:r>
        <w:r w:rsidR="0055510E">
          <w:rPr>
            <w:webHidden/>
          </w:rPr>
          <w:tab/>
        </w:r>
        <w:r w:rsidR="004E1C5A">
          <w:rPr>
            <w:webHidden/>
          </w:rPr>
          <w:fldChar w:fldCharType="begin"/>
        </w:r>
        <w:r w:rsidR="0055510E">
          <w:rPr>
            <w:webHidden/>
          </w:rPr>
          <w:instrText xml:space="preserve"> PAGEREF _Toc355341100 \h </w:instrText>
        </w:r>
        <w:r w:rsidR="004E1C5A">
          <w:rPr>
            <w:webHidden/>
          </w:rPr>
        </w:r>
        <w:r w:rsidR="004E1C5A">
          <w:rPr>
            <w:webHidden/>
          </w:rPr>
          <w:fldChar w:fldCharType="separate"/>
        </w:r>
        <w:r w:rsidR="0055510E">
          <w:rPr>
            <w:webHidden/>
          </w:rPr>
          <w:t>121</w:t>
        </w:r>
        <w:r w:rsidR="004E1C5A">
          <w:rPr>
            <w:webHidden/>
          </w:rPr>
          <w:fldChar w:fldCharType="end"/>
        </w:r>
      </w:hyperlink>
    </w:p>
    <w:p w14:paraId="0E2058F2" w14:textId="77777777" w:rsidR="0055510E" w:rsidRDefault="00F952B9">
      <w:pPr>
        <w:pStyle w:val="20"/>
        <w:tabs>
          <w:tab w:val="left" w:pos="1440"/>
        </w:tabs>
        <w:rPr>
          <w:rFonts w:asciiTheme="minorHAnsi" w:eastAsiaTheme="minorEastAsia" w:hAnsiTheme="minorHAnsi" w:cstheme="minorBidi"/>
          <w:sz w:val="21"/>
          <w:szCs w:val="22"/>
        </w:rPr>
      </w:pPr>
      <w:hyperlink w:anchor="_Toc355341101" w:history="1">
        <w:r w:rsidR="0055510E" w:rsidRPr="00084D36">
          <w:rPr>
            <w:rStyle w:val="af2"/>
            <w:rFonts w:ascii="Consolas" w:hAnsi="Consolas"/>
          </w:rPr>
          <w:t>12.2.</w:t>
        </w:r>
        <w:r w:rsidR="0055510E">
          <w:rPr>
            <w:rFonts w:asciiTheme="minorHAnsi" w:eastAsiaTheme="minorEastAsia" w:hAnsiTheme="minorHAnsi" w:cstheme="minorBidi"/>
            <w:sz w:val="21"/>
            <w:szCs w:val="22"/>
          </w:rPr>
          <w:tab/>
        </w:r>
        <w:r w:rsidR="0055510E" w:rsidRPr="00084D36">
          <w:rPr>
            <w:rStyle w:val="af2"/>
            <w:rFonts w:ascii="Consolas" w:hAnsi="Consolas" w:hint="eastAsia"/>
          </w:rPr>
          <w:t>举手发言模式</w:t>
        </w:r>
        <w:r w:rsidR="0055510E">
          <w:rPr>
            <w:webHidden/>
          </w:rPr>
          <w:tab/>
        </w:r>
        <w:r w:rsidR="004E1C5A">
          <w:rPr>
            <w:webHidden/>
          </w:rPr>
          <w:fldChar w:fldCharType="begin"/>
        </w:r>
        <w:r w:rsidR="0055510E">
          <w:rPr>
            <w:webHidden/>
          </w:rPr>
          <w:instrText xml:space="preserve"> PAGEREF _Toc355341101 \h </w:instrText>
        </w:r>
        <w:r w:rsidR="004E1C5A">
          <w:rPr>
            <w:webHidden/>
          </w:rPr>
        </w:r>
        <w:r w:rsidR="004E1C5A">
          <w:rPr>
            <w:webHidden/>
          </w:rPr>
          <w:fldChar w:fldCharType="separate"/>
        </w:r>
        <w:r w:rsidR="0055510E">
          <w:rPr>
            <w:webHidden/>
          </w:rPr>
          <w:t>122</w:t>
        </w:r>
        <w:r w:rsidR="004E1C5A">
          <w:rPr>
            <w:webHidden/>
          </w:rPr>
          <w:fldChar w:fldCharType="end"/>
        </w:r>
      </w:hyperlink>
    </w:p>
    <w:p w14:paraId="0A00F5B0"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02" w:history="1">
        <w:r w:rsidR="0055510E" w:rsidRPr="00084D36">
          <w:rPr>
            <w:rStyle w:val="af2"/>
            <w:noProof/>
          </w:rPr>
          <w:t>13.</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屏幕共享</w:t>
        </w:r>
        <w:r w:rsidR="0055510E">
          <w:rPr>
            <w:noProof/>
            <w:webHidden/>
          </w:rPr>
          <w:tab/>
        </w:r>
        <w:r w:rsidR="004E1C5A">
          <w:rPr>
            <w:noProof/>
            <w:webHidden/>
          </w:rPr>
          <w:fldChar w:fldCharType="begin"/>
        </w:r>
        <w:r w:rsidR="0055510E">
          <w:rPr>
            <w:noProof/>
            <w:webHidden/>
          </w:rPr>
          <w:instrText xml:space="preserve"> PAGEREF _Toc355341102 \h </w:instrText>
        </w:r>
        <w:r w:rsidR="004E1C5A">
          <w:rPr>
            <w:noProof/>
            <w:webHidden/>
          </w:rPr>
        </w:r>
        <w:r w:rsidR="004E1C5A">
          <w:rPr>
            <w:noProof/>
            <w:webHidden/>
          </w:rPr>
          <w:fldChar w:fldCharType="separate"/>
        </w:r>
        <w:r w:rsidR="0055510E">
          <w:rPr>
            <w:noProof/>
            <w:webHidden/>
          </w:rPr>
          <w:t>124</w:t>
        </w:r>
        <w:r w:rsidR="004E1C5A">
          <w:rPr>
            <w:noProof/>
            <w:webHidden/>
          </w:rPr>
          <w:fldChar w:fldCharType="end"/>
        </w:r>
      </w:hyperlink>
    </w:p>
    <w:p w14:paraId="61DE1623"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03" w:history="1">
        <w:r w:rsidR="0055510E" w:rsidRPr="00084D36">
          <w:rPr>
            <w:rStyle w:val="af2"/>
            <w:noProof/>
          </w:rPr>
          <w:t>14.</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文档共享</w:t>
        </w:r>
        <w:r w:rsidR="0055510E">
          <w:rPr>
            <w:noProof/>
            <w:webHidden/>
          </w:rPr>
          <w:tab/>
        </w:r>
        <w:r w:rsidR="004E1C5A">
          <w:rPr>
            <w:noProof/>
            <w:webHidden/>
          </w:rPr>
          <w:fldChar w:fldCharType="begin"/>
        </w:r>
        <w:r w:rsidR="0055510E">
          <w:rPr>
            <w:noProof/>
            <w:webHidden/>
          </w:rPr>
          <w:instrText xml:space="preserve"> PAGEREF _Toc355341103 \h </w:instrText>
        </w:r>
        <w:r w:rsidR="004E1C5A">
          <w:rPr>
            <w:noProof/>
            <w:webHidden/>
          </w:rPr>
        </w:r>
        <w:r w:rsidR="004E1C5A">
          <w:rPr>
            <w:noProof/>
            <w:webHidden/>
          </w:rPr>
          <w:fldChar w:fldCharType="separate"/>
        </w:r>
        <w:r w:rsidR="0055510E">
          <w:rPr>
            <w:noProof/>
            <w:webHidden/>
          </w:rPr>
          <w:t>125</w:t>
        </w:r>
        <w:r w:rsidR="004E1C5A">
          <w:rPr>
            <w:noProof/>
            <w:webHidden/>
          </w:rPr>
          <w:fldChar w:fldCharType="end"/>
        </w:r>
      </w:hyperlink>
    </w:p>
    <w:p w14:paraId="20041535"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04" w:history="1">
        <w:r w:rsidR="0055510E" w:rsidRPr="00084D36">
          <w:rPr>
            <w:rStyle w:val="af2"/>
            <w:noProof/>
          </w:rPr>
          <w:t>15.</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白板共享</w:t>
        </w:r>
        <w:r w:rsidR="0055510E">
          <w:rPr>
            <w:noProof/>
            <w:webHidden/>
          </w:rPr>
          <w:tab/>
        </w:r>
        <w:r w:rsidR="004E1C5A">
          <w:rPr>
            <w:noProof/>
            <w:webHidden/>
          </w:rPr>
          <w:fldChar w:fldCharType="begin"/>
        </w:r>
        <w:r w:rsidR="0055510E">
          <w:rPr>
            <w:noProof/>
            <w:webHidden/>
          </w:rPr>
          <w:instrText xml:space="preserve"> PAGEREF _Toc355341104 \h </w:instrText>
        </w:r>
        <w:r w:rsidR="004E1C5A">
          <w:rPr>
            <w:noProof/>
            <w:webHidden/>
          </w:rPr>
        </w:r>
        <w:r w:rsidR="004E1C5A">
          <w:rPr>
            <w:noProof/>
            <w:webHidden/>
          </w:rPr>
          <w:fldChar w:fldCharType="separate"/>
        </w:r>
        <w:r w:rsidR="0055510E">
          <w:rPr>
            <w:noProof/>
            <w:webHidden/>
          </w:rPr>
          <w:t>126</w:t>
        </w:r>
        <w:r w:rsidR="004E1C5A">
          <w:rPr>
            <w:noProof/>
            <w:webHidden/>
          </w:rPr>
          <w:fldChar w:fldCharType="end"/>
        </w:r>
      </w:hyperlink>
    </w:p>
    <w:p w14:paraId="57AE5996"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05" w:history="1">
        <w:r w:rsidR="0055510E" w:rsidRPr="00084D36">
          <w:rPr>
            <w:rStyle w:val="af2"/>
            <w:noProof/>
          </w:rPr>
          <w:t>16.</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文字交流</w:t>
        </w:r>
        <w:r w:rsidR="0055510E">
          <w:rPr>
            <w:noProof/>
            <w:webHidden/>
          </w:rPr>
          <w:tab/>
        </w:r>
        <w:r w:rsidR="004E1C5A">
          <w:rPr>
            <w:noProof/>
            <w:webHidden/>
          </w:rPr>
          <w:fldChar w:fldCharType="begin"/>
        </w:r>
        <w:r w:rsidR="0055510E">
          <w:rPr>
            <w:noProof/>
            <w:webHidden/>
          </w:rPr>
          <w:instrText xml:space="preserve"> PAGEREF _Toc355341105 \h </w:instrText>
        </w:r>
        <w:r w:rsidR="004E1C5A">
          <w:rPr>
            <w:noProof/>
            <w:webHidden/>
          </w:rPr>
        </w:r>
        <w:r w:rsidR="004E1C5A">
          <w:rPr>
            <w:noProof/>
            <w:webHidden/>
          </w:rPr>
          <w:fldChar w:fldCharType="separate"/>
        </w:r>
        <w:r w:rsidR="0055510E">
          <w:rPr>
            <w:noProof/>
            <w:webHidden/>
          </w:rPr>
          <w:t>127</w:t>
        </w:r>
        <w:r w:rsidR="004E1C5A">
          <w:rPr>
            <w:noProof/>
            <w:webHidden/>
          </w:rPr>
          <w:fldChar w:fldCharType="end"/>
        </w:r>
      </w:hyperlink>
    </w:p>
    <w:p w14:paraId="56AFA655"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06" w:history="1">
        <w:r w:rsidR="0055510E" w:rsidRPr="00084D36">
          <w:rPr>
            <w:rStyle w:val="af2"/>
            <w:noProof/>
          </w:rPr>
          <w:t>17.</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设备检测</w:t>
        </w:r>
        <w:r w:rsidR="0055510E">
          <w:rPr>
            <w:noProof/>
            <w:webHidden/>
          </w:rPr>
          <w:tab/>
        </w:r>
        <w:r w:rsidR="004E1C5A">
          <w:rPr>
            <w:noProof/>
            <w:webHidden/>
          </w:rPr>
          <w:fldChar w:fldCharType="begin"/>
        </w:r>
        <w:r w:rsidR="0055510E">
          <w:rPr>
            <w:noProof/>
            <w:webHidden/>
          </w:rPr>
          <w:instrText xml:space="preserve"> PAGEREF _Toc355341106 \h </w:instrText>
        </w:r>
        <w:r w:rsidR="004E1C5A">
          <w:rPr>
            <w:noProof/>
            <w:webHidden/>
          </w:rPr>
        </w:r>
        <w:r w:rsidR="004E1C5A">
          <w:rPr>
            <w:noProof/>
            <w:webHidden/>
          </w:rPr>
          <w:fldChar w:fldCharType="separate"/>
        </w:r>
        <w:r w:rsidR="0055510E">
          <w:rPr>
            <w:noProof/>
            <w:webHidden/>
          </w:rPr>
          <w:t>128</w:t>
        </w:r>
        <w:r w:rsidR="004E1C5A">
          <w:rPr>
            <w:noProof/>
            <w:webHidden/>
          </w:rPr>
          <w:fldChar w:fldCharType="end"/>
        </w:r>
      </w:hyperlink>
    </w:p>
    <w:p w14:paraId="2B8CF8BA"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07" w:history="1">
        <w:r w:rsidR="0055510E" w:rsidRPr="00084D36">
          <w:rPr>
            <w:rStyle w:val="af2"/>
            <w:noProof/>
          </w:rPr>
          <w:t>18.</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会议设置</w:t>
        </w:r>
        <w:r w:rsidR="0055510E">
          <w:rPr>
            <w:noProof/>
            <w:webHidden/>
          </w:rPr>
          <w:tab/>
        </w:r>
        <w:r w:rsidR="004E1C5A">
          <w:rPr>
            <w:noProof/>
            <w:webHidden/>
          </w:rPr>
          <w:fldChar w:fldCharType="begin"/>
        </w:r>
        <w:r w:rsidR="0055510E">
          <w:rPr>
            <w:noProof/>
            <w:webHidden/>
          </w:rPr>
          <w:instrText xml:space="preserve"> PAGEREF _Toc355341107 \h </w:instrText>
        </w:r>
        <w:r w:rsidR="004E1C5A">
          <w:rPr>
            <w:noProof/>
            <w:webHidden/>
          </w:rPr>
        </w:r>
        <w:r w:rsidR="004E1C5A">
          <w:rPr>
            <w:noProof/>
            <w:webHidden/>
          </w:rPr>
          <w:fldChar w:fldCharType="separate"/>
        </w:r>
        <w:r w:rsidR="0055510E">
          <w:rPr>
            <w:noProof/>
            <w:webHidden/>
          </w:rPr>
          <w:t>129</w:t>
        </w:r>
        <w:r w:rsidR="004E1C5A">
          <w:rPr>
            <w:noProof/>
            <w:webHidden/>
          </w:rPr>
          <w:fldChar w:fldCharType="end"/>
        </w:r>
      </w:hyperlink>
    </w:p>
    <w:p w14:paraId="5A2EB5FC"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08" w:history="1">
        <w:r w:rsidR="0055510E" w:rsidRPr="00084D36">
          <w:rPr>
            <w:rStyle w:val="af2"/>
            <w:noProof/>
          </w:rPr>
          <w:t>19.</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会后报告和录像</w:t>
        </w:r>
        <w:r w:rsidR="0055510E">
          <w:rPr>
            <w:noProof/>
            <w:webHidden/>
          </w:rPr>
          <w:tab/>
        </w:r>
        <w:r w:rsidR="004E1C5A">
          <w:rPr>
            <w:noProof/>
            <w:webHidden/>
          </w:rPr>
          <w:fldChar w:fldCharType="begin"/>
        </w:r>
        <w:r w:rsidR="0055510E">
          <w:rPr>
            <w:noProof/>
            <w:webHidden/>
          </w:rPr>
          <w:instrText xml:space="preserve"> PAGEREF _Toc355341108 \h </w:instrText>
        </w:r>
        <w:r w:rsidR="004E1C5A">
          <w:rPr>
            <w:noProof/>
            <w:webHidden/>
          </w:rPr>
        </w:r>
        <w:r w:rsidR="004E1C5A">
          <w:rPr>
            <w:noProof/>
            <w:webHidden/>
          </w:rPr>
          <w:fldChar w:fldCharType="separate"/>
        </w:r>
        <w:r w:rsidR="0055510E">
          <w:rPr>
            <w:noProof/>
            <w:webHidden/>
          </w:rPr>
          <w:t>130</w:t>
        </w:r>
        <w:r w:rsidR="004E1C5A">
          <w:rPr>
            <w:noProof/>
            <w:webHidden/>
          </w:rPr>
          <w:fldChar w:fldCharType="end"/>
        </w:r>
      </w:hyperlink>
    </w:p>
    <w:p w14:paraId="4D086A26"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09" w:history="1">
        <w:r w:rsidR="0055510E" w:rsidRPr="00084D36">
          <w:rPr>
            <w:rStyle w:val="af2"/>
            <w:noProof/>
          </w:rPr>
          <w:t>20.</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计费</w:t>
        </w:r>
        <w:r w:rsidR="0055510E">
          <w:rPr>
            <w:noProof/>
            <w:webHidden/>
          </w:rPr>
          <w:tab/>
        </w:r>
        <w:r w:rsidR="004E1C5A">
          <w:rPr>
            <w:noProof/>
            <w:webHidden/>
          </w:rPr>
          <w:fldChar w:fldCharType="begin"/>
        </w:r>
        <w:r w:rsidR="0055510E">
          <w:rPr>
            <w:noProof/>
            <w:webHidden/>
          </w:rPr>
          <w:instrText xml:space="preserve"> PAGEREF _Toc355341109 \h </w:instrText>
        </w:r>
        <w:r w:rsidR="004E1C5A">
          <w:rPr>
            <w:noProof/>
            <w:webHidden/>
          </w:rPr>
        </w:r>
        <w:r w:rsidR="004E1C5A">
          <w:rPr>
            <w:noProof/>
            <w:webHidden/>
          </w:rPr>
          <w:fldChar w:fldCharType="separate"/>
        </w:r>
        <w:r w:rsidR="0055510E">
          <w:rPr>
            <w:noProof/>
            <w:webHidden/>
          </w:rPr>
          <w:t>131</w:t>
        </w:r>
        <w:r w:rsidR="004E1C5A">
          <w:rPr>
            <w:noProof/>
            <w:webHidden/>
          </w:rPr>
          <w:fldChar w:fldCharType="end"/>
        </w:r>
      </w:hyperlink>
    </w:p>
    <w:p w14:paraId="56DD1955"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10" w:history="1">
        <w:r w:rsidR="0055510E" w:rsidRPr="00084D36">
          <w:rPr>
            <w:rStyle w:val="af2"/>
            <w:noProof/>
          </w:rPr>
          <w:t>21.</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非功能需求</w:t>
        </w:r>
        <w:r w:rsidR="0055510E">
          <w:rPr>
            <w:noProof/>
            <w:webHidden/>
          </w:rPr>
          <w:tab/>
        </w:r>
        <w:r w:rsidR="004E1C5A">
          <w:rPr>
            <w:noProof/>
            <w:webHidden/>
          </w:rPr>
          <w:fldChar w:fldCharType="begin"/>
        </w:r>
        <w:r w:rsidR="0055510E">
          <w:rPr>
            <w:noProof/>
            <w:webHidden/>
          </w:rPr>
          <w:instrText xml:space="preserve"> PAGEREF _Toc355341110 \h </w:instrText>
        </w:r>
        <w:r w:rsidR="004E1C5A">
          <w:rPr>
            <w:noProof/>
            <w:webHidden/>
          </w:rPr>
        </w:r>
        <w:r w:rsidR="004E1C5A">
          <w:rPr>
            <w:noProof/>
            <w:webHidden/>
          </w:rPr>
          <w:fldChar w:fldCharType="separate"/>
        </w:r>
        <w:r w:rsidR="0055510E">
          <w:rPr>
            <w:noProof/>
            <w:webHidden/>
          </w:rPr>
          <w:t>132</w:t>
        </w:r>
        <w:r w:rsidR="004E1C5A">
          <w:rPr>
            <w:noProof/>
            <w:webHidden/>
          </w:rPr>
          <w:fldChar w:fldCharType="end"/>
        </w:r>
      </w:hyperlink>
    </w:p>
    <w:p w14:paraId="7B21B06F"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11" w:history="1">
        <w:r w:rsidR="0055510E" w:rsidRPr="00084D36">
          <w:rPr>
            <w:rStyle w:val="af2"/>
            <w:noProof/>
          </w:rPr>
          <w:t>22.</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参考资料</w:t>
        </w:r>
        <w:r w:rsidR="0055510E">
          <w:rPr>
            <w:noProof/>
            <w:webHidden/>
          </w:rPr>
          <w:tab/>
        </w:r>
        <w:r w:rsidR="004E1C5A">
          <w:rPr>
            <w:noProof/>
            <w:webHidden/>
          </w:rPr>
          <w:fldChar w:fldCharType="begin"/>
        </w:r>
        <w:r w:rsidR="0055510E">
          <w:rPr>
            <w:noProof/>
            <w:webHidden/>
          </w:rPr>
          <w:instrText xml:space="preserve"> PAGEREF _Toc355341111 \h </w:instrText>
        </w:r>
        <w:r w:rsidR="004E1C5A">
          <w:rPr>
            <w:noProof/>
            <w:webHidden/>
          </w:rPr>
        </w:r>
        <w:r w:rsidR="004E1C5A">
          <w:rPr>
            <w:noProof/>
            <w:webHidden/>
          </w:rPr>
          <w:fldChar w:fldCharType="separate"/>
        </w:r>
        <w:r w:rsidR="0055510E">
          <w:rPr>
            <w:noProof/>
            <w:webHidden/>
          </w:rPr>
          <w:t>133</w:t>
        </w:r>
        <w:r w:rsidR="004E1C5A">
          <w:rPr>
            <w:noProof/>
            <w:webHidden/>
          </w:rPr>
          <w:fldChar w:fldCharType="end"/>
        </w:r>
      </w:hyperlink>
    </w:p>
    <w:p w14:paraId="567A9B5E" w14:textId="77777777" w:rsidR="0055510E" w:rsidRDefault="00F952B9" w:rsidP="0055510E">
      <w:pPr>
        <w:pStyle w:val="10"/>
        <w:tabs>
          <w:tab w:val="left" w:pos="600"/>
          <w:tab w:val="right" w:leader="dot" w:pos="8630"/>
        </w:tabs>
        <w:spacing w:before="120"/>
        <w:rPr>
          <w:rFonts w:asciiTheme="minorHAnsi" w:eastAsiaTheme="minorEastAsia" w:hAnsiTheme="minorHAnsi" w:cstheme="minorBidi"/>
          <w:noProof/>
          <w:sz w:val="21"/>
          <w:szCs w:val="22"/>
        </w:rPr>
      </w:pPr>
      <w:hyperlink w:anchor="_Toc355341112" w:history="1">
        <w:r w:rsidR="0055510E" w:rsidRPr="00084D36">
          <w:rPr>
            <w:rStyle w:val="af2"/>
            <w:noProof/>
          </w:rPr>
          <w:t>23.</w:t>
        </w:r>
        <w:r w:rsidR="0055510E">
          <w:rPr>
            <w:rFonts w:asciiTheme="minorHAnsi" w:eastAsiaTheme="minorEastAsia" w:hAnsiTheme="minorHAnsi" w:cstheme="minorBidi"/>
            <w:noProof/>
            <w:sz w:val="21"/>
            <w:szCs w:val="22"/>
          </w:rPr>
          <w:tab/>
        </w:r>
        <w:r w:rsidR="0055510E" w:rsidRPr="00084D36">
          <w:rPr>
            <w:rStyle w:val="af2"/>
            <w:rFonts w:ascii="Consolas" w:hAnsi="Consolas" w:hint="eastAsia"/>
            <w:noProof/>
          </w:rPr>
          <w:t>附件</w:t>
        </w:r>
        <w:r w:rsidR="0055510E">
          <w:rPr>
            <w:noProof/>
            <w:webHidden/>
          </w:rPr>
          <w:tab/>
        </w:r>
        <w:r w:rsidR="004E1C5A">
          <w:rPr>
            <w:noProof/>
            <w:webHidden/>
          </w:rPr>
          <w:fldChar w:fldCharType="begin"/>
        </w:r>
        <w:r w:rsidR="0055510E">
          <w:rPr>
            <w:noProof/>
            <w:webHidden/>
          </w:rPr>
          <w:instrText xml:space="preserve"> PAGEREF _Toc355341112 \h </w:instrText>
        </w:r>
        <w:r w:rsidR="004E1C5A">
          <w:rPr>
            <w:noProof/>
            <w:webHidden/>
          </w:rPr>
        </w:r>
        <w:r w:rsidR="004E1C5A">
          <w:rPr>
            <w:noProof/>
            <w:webHidden/>
          </w:rPr>
          <w:fldChar w:fldCharType="separate"/>
        </w:r>
        <w:r w:rsidR="0055510E">
          <w:rPr>
            <w:noProof/>
            <w:webHidden/>
          </w:rPr>
          <w:t>134</w:t>
        </w:r>
        <w:r w:rsidR="004E1C5A">
          <w:rPr>
            <w:noProof/>
            <w:webHidden/>
          </w:rPr>
          <w:fldChar w:fldCharType="end"/>
        </w:r>
      </w:hyperlink>
    </w:p>
    <w:p w14:paraId="38A74788" w14:textId="77777777" w:rsidR="00441A3D" w:rsidRPr="004F624E" w:rsidRDefault="004E1C5A" w:rsidP="00104938">
      <w:pPr>
        <w:spacing w:line="360" w:lineRule="auto"/>
        <w:rPr>
          <w:rFonts w:ascii="Consolas" w:hAnsi="Consolas"/>
        </w:rPr>
        <w:sectPr w:rsidR="00441A3D" w:rsidRPr="004F624E">
          <w:footerReference w:type="default" r:id="rId15"/>
          <w:pgSz w:w="12240" w:h="15840"/>
          <w:pgMar w:top="1440" w:right="1800" w:bottom="1440" w:left="1800" w:header="720" w:footer="720" w:gutter="0"/>
          <w:pgNumType w:fmt="lowerRoman" w:start="1"/>
          <w:cols w:space="720"/>
          <w:docGrid w:linePitch="360"/>
        </w:sectPr>
      </w:pPr>
      <w:r w:rsidRPr="004F624E">
        <w:rPr>
          <w:rFonts w:ascii="Consolas" w:hAnsi="Consolas"/>
        </w:rPr>
        <w:fldChar w:fldCharType="end"/>
      </w:r>
      <w:r w:rsidR="00CE63DE" w:rsidRPr="004F624E">
        <w:rPr>
          <w:rFonts w:ascii="Consolas" w:hAnsi="Consolas"/>
        </w:rPr>
        <w:br w:type="page"/>
      </w:r>
    </w:p>
    <w:p w14:paraId="046FF2D8" w14:textId="77777777" w:rsidR="007A24D6" w:rsidRPr="004F624E" w:rsidRDefault="004605C4" w:rsidP="00420970">
      <w:pPr>
        <w:pStyle w:val="1"/>
        <w:spacing w:before="48" w:after="48"/>
        <w:rPr>
          <w:rFonts w:ascii="Consolas" w:hAnsi="Consolas"/>
        </w:rPr>
      </w:pPr>
      <w:bookmarkStart w:id="4" w:name="_Toc251941178"/>
      <w:bookmarkStart w:id="5" w:name="_Toc355340956"/>
      <w:r w:rsidRPr="004F624E">
        <w:rPr>
          <w:rFonts w:ascii="Consolas" w:hAnsi="Consolas" w:hint="eastAsia"/>
        </w:rPr>
        <w:lastRenderedPageBreak/>
        <w:t>前言</w:t>
      </w:r>
      <w:bookmarkEnd w:id="4"/>
      <w:bookmarkEnd w:id="5"/>
    </w:p>
    <w:p w14:paraId="55C3F20E" w14:textId="77777777" w:rsidR="007A24D6" w:rsidRPr="004F624E" w:rsidRDefault="007A24D6" w:rsidP="00EB0FE1">
      <w:pPr>
        <w:pStyle w:val="2"/>
        <w:numPr>
          <w:ilvl w:val="1"/>
          <w:numId w:val="13"/>
        </w:numPr>
        <w:spacing w:before="48" w:after="48"/>
        <w:rPr>
          <w:rFonts w:ascii="Consolas" w:hAnsi="Consolas"/>
        </w:rPr>
      </w:pPr>
      <w:bookmarkStart w:id="6" w:name="_Toc251941180"/>
      <w:bookmarkStart w:id="7" w:name="_Toc355340957"/>
      <w:r w:rsidRPr="004F624E">
        <w:rPr>
          <w:rFonts w:ascii="Consolas" w:hAnsi="Consolas" w:hint="eastAsia"/>
        </w:rPr>
        <w:t>目的</w:t>
      </w:r>
      <w:bookmarkEnd w:id="6"/>
      <w:bookmarkEnd w:id="7"/>
    </w:p>
    <w:p w14:paraId="5929D5A8" w14:textId="77777777" w:rsidR="00C113E6" w:rsidRPr="004F624E" w:rsidRDefault="00884A2B" w:rsidP="007E5855">
      <w:pPr>
        <w:pStyle w:val="a4"/>
        <w:spacing w:after="72" w:line="360" w:lineRule="auto"/>
        <w:ind w:firstLine="420"/>
        <w:rPr>
          <w:rFonts w:ascii="Consolas" w:hAnsi="Consolas"/>
          <w:sz w:val="21"/>
          <w:szCs w:val="21"/>
        </w:rPr>
      </w:pPr>
      <w:r w:rsidRPr="004F624E">
        <w:rPr>
          <w:rFonts w:ascii="Consolas" w:hAnsi="Consolas" w:hint="eastAsia"/>
          <w:sz w:val="21"/>
          <w:szCs w:val="21"/>
        </w:rPr>
        <w:t>本文描述了</w:t>
      </w:r>
      <w:r w:rsidR="00DE74AB" w:rsidRPr="004F624E">
        <w:rPr>
          <w:rFonts w:ascii="Consolas" w:hAnsi="Consolas" w:hint="eastAsia"/>
          <w:sz w:val="21"/>
          <w:szCs w:val="21"/>
        </w:rPr>
        <w:t>云会议</w:t>
      </w:r>
      <w:r w:rsidR="00DE74AB" w:rsidRPr="004F624E">
        <w:rPr>
          <w:rFonts w:ascii="Consolas" w:hAnsi="Consolas" w:hint="eastAsia"/>
          <w:sz w:val="21"/>
          <w:szCs w:val="21"/>
        </w:rPr>
        <w:t>MAX 1.0</w:t>
      </w:r>
      <w:r w:rsidRPr="004F624E">
        <w:rPr>
          <w:rFonts w:ascii="Consolas" w:hAnsi="Consolas" w:hint="eastAsia"/>
          <w:sz w:val="21"/>
          <w:szCs w:val="21"/>
        </w:rPr>
        <w:t>项目的</w:t>
      </w:r>
      <w:r w:rsidR="00583BF0" w:rsidRPr="004F624E">
        <w:rPr>
          <w:rFonts w:ascii="Consolas" w:hAnsi="Consolas" w:hint="eastAsia"/>
          <w:sz w:val="21"/>
          <w:szCs w:val="21"/>
        </w:rPr>
        <w:t>软件需求规格，</w:t>
      </w:r>
      <w:r w:rsidRPr="004F624E">
        <w:rPr>
          <w:rFonts w:ascii="Consolas" w:hAnsi="Consolas" w:hint="eastAsia"/>
          <w:sz w:val="21"/>
          <w:szCs w:val="21"/>
        </w:rPr>
        <w:t>旨在指导</w:t>
      </w:r>
      <w:r w:rsidR="00DE74AB" w:rsidRPr="004F624E">
        <w:rPr>
          <w:rFonts w:ascii="Consolas" w:hAnsi="Consolas" w:hint="eastAsia"/>
          <w:sz w:val="21"/>
          <w:szCs w:val="21"/>
        </w:rPr>
        <w:t>云会议</w:t>
      </w:r>
      <w:r w:rsidR="00DE74AB" w:rsidRPr="004F624E">
        <w:rPr>
          <w:rFonts w:ascii="Consolas" w:hAnsi="Consolas" w:hint="eastAsia"/>
          <w:sz w:val="21"/>
          <w:szCs w:val="21"/>
        </w:rPr>
        <w:t>MAX 1.0</w:t>
      </w:r>
      <w:r w:rsidR="00A14F00" w:rsidRPr="004F624E">
        <w:rPr>
          <w:rFonts w:ascii="Consolas" w:hAnsi="Consolas" w:hint="eastAsia"/>
          <w:sz w:val="21"/>
          <w:szCs w:val="21"/>
        </w:rPr>
        <w:t>的软件设计和系统测试工作的展开</w:t>
      </w:r>
      <w:r w:rsidR="00AA4556" w:rsidRPr="004F624E">
        <w:rPr>
          <w:rFonts w:ascii="Consolas" w:hAnsi="Consolas" w:hint="eastAsia"/>
          <w:sz w:val="21"/>
          <w:szCs w:val="21"/>
        </w:rPr>
        <w:t>、</w:t>
      </w:r>
      <w:r w:rsidR="00A14F00" w:rsidRPr="004F624E">
        <w:rPr>
          <w:rFonts w:ascii="Consolas" w:hAnsi="Consolas" w:hint="eastAsia"/>
          <w:sz w:val="21"/>
          <w:szCs w:val="21"/>
        </w:rPr>
        <w:t>统一相关涉众对</w:t>
      </w:r>
      <w:r w:rsidR="00DE74AB" w:rsidRPr="004F624E">
        <w:rPr>
          <w:rFonts w:ascii="Consolas" w:hAnsi="Consolas" w:hint="eastAsia"/>
          <w:sz w:val="21"/>
          <w:szCs w:val="21"/>
        </w:rPr>
        <w:t>云会议</w:t>
      </w:r>
      <w:r w:rsidR="00DE74AB" w:rsidRPr="004F624E">
        <w:rPr>
          <w:rFonts w:ascii="Consolas" w:hAnsi="Consolas" w:hint="eastAsia"/>
          <w:sz w:val="21"/>
          <w:szCs w:val="21"/>
        </w:rPr>
        <w:t>MAX 1.0</w:t>
      </w:r>
      <w:r w:rsidR="001629B6" w:rsidRPr="004F624E">
        <w:rPr>
          <w:rFonts w:ascii="Consolas" w:hAnsi="Consolas" w:hint="eastAsia"/>
          <w:sz w:val="21"/>
          <w:szCs w:val="21"/>
        </w:rPr>
        <w:t>的理解</w:t>
      </w:r>
      <w:r w:rsidR="00AA4556" w:rsidRPr="004F624E">
        <w:rPr>
          <w:rFonts w:ascii="Consolas" w:hAnsi="Consolas" w:hint="eastAsia"/>
          <w:sz w:val="21"/>
          <w:szCs w:val="21"/>
        </w:rPr>
        <w:t>，同时，</w:t>
      </w:r>
      <w:r w:rsidR="00CF7489" w:rsidRPr="004F624E">
        <w:rPr>
          <w:rFonts w:ascii="Consolas" w:hAnsi="Consolas" w:hint="eastAsia"/>
          <w:sz w:val="21"/>
          <w:szCs w:val="21"/>
        </w:rPr>
        <w:t>也是</w:t>
      </w:r>
      <w:r w:rsidR="00B76EE1" w:rsidRPr="004F624E">
        <w:rPr>
          <w:rFonts w:ascii="Consolas" w:hAnsi="Consolas" w:hint="eastAsia"/>
          <w:sz w:val="21"/>
          <w:szCs w:val="21"/>
        </w:rPr>
        <w:t>项目计划调整和风险评估的重要输入。</w:t>
      </w:r>
    </w:p>
    <w:p w14:paraId="34F66E51" w14:textId="77777777" w:rsidR="003677BB" w:rsidRPr="004F624E" w:rsidRDefault="003E3122" w:rsidP="007E5855">
      <w:pPr>
        <w:pStyle w:val="a4"/>
        <w:spacing w:after="72" w:line="360" w:lineRule="auto"/>
        <w:ind w:firstLine="420"/>
        <w:rPr>
          <w:rFonts w:ascii="Consolas" w:hAnsi="Consolas"/>
          <w:sz w:val="21"/>
          <w:szCs w:val="21"/>
        </w:rPr>
      </w:pPr>
      <w:r w:rsidRPr="004F624E">
        <w:rPr>
          <w:rFonts w:ascii="Consolas" w:hAnsi="Consolas" w:hint="eastAsia"/>
          <w:sz w:val="21"/>
          <w:szCs w:val="21"/>
        </w:rPr>
        <w:t>本文是</w:t>
      </w:r>
      <w:r w:rsidR="00DE74AB" w:rsidRPr="004F624E">
        <w:rPr>
          <w:rFonts w:ascii="Consolas" w:hAnsi="Consolas" w:hint="eastAsia"/>
          <w:sz w:val="21"/>
          <w:szCs w:val="21"/>
        </w:rPr>
        <w:t>云会议</w:t>
      </w:r>
      <w:r w:rsidR="00DE74AB" w:rsidRPr="004F624E">
        <w:rPr>
          <w:rFonts w:ascii="Consolas" w:hAnsi="Consolas" w:hint="eastAsia"/>
          <w:sz w:val="21"/>
          <w:szCs w:val="21"/>
        </w:rPr>
        <w:t>MAX 1.0</w:t>
      </w:r>
      <w:r w:rsidRPr="004F624E">
        <w:rPr>
          <w:rFonts w:ascii="Consolas" w:hAnsi="Consolas" w:hint="eastAsia"/>
          <w:sz w:val="21"/>
          <w:szCs w:val="21"/>
        </w:rPr>
        <w:t>的需求规格说明书，旨在说明就</w:t>
      </w:r>
      <w:r w:rsidR="00DE74AB" w:rsidRPr="004F624E">
        <w:rPr>
          <w:rFonts w:ascii="Consolas" w:hAnsi="Consolas" w:hint="eastAsia"/>
          <w:sz w:val="21"/>
          <w:szCs w:val="21"/>
        </w:rPr>
        <w:t>云会议</w:t>
      </w:r>
      <w:r w:rsidR="00DE74AB" w:rsidRPr="004F624E">
        <w:rPr>
          <w:rFonts w:ascii="Consolas" w:hAnsi="Consolas" w:hint="eastAsia"/>
          <w:sz w:val="21"/>
          <w:szCs w:val="21"/>
        </w:rPr>
        <w:t>MAX 1.0</w:t>
      </w:r>
      <w:r w:rsidR="00065847" w:rsidRPr="004F624E">
        <w:rPr>
          <w:rFonts w:ascii="Consolas" w:hAnsi="Consolas" w:hint="eastAsia"/>
          <w:sz w:val="21"/>
          <w:szCs w:val="21"/>
        </w:rPr>
        <w:t>所有功能模块</w:t>
      </w:r>
      <w:r w:rsidRPr="004F624E">
        <w:rPr>
          <w:rFonts w:ascii="Consolas" w:hAnsi="Consolas" w:hint="eastAsia"/>
          <w:sz w:val="21"/>
          <w:szCs w:val="21"/>
        </w:rPr>
        <w:t>的系统行为、用户交互，旨在为项目提供度量依据、确定</w:t>
      </w:r>
      <w:r w:rsidR="00DE74AB" w:rsidRPr="004F624E">
        <w:rPr>
          <w:rFonts w:ascii="Consolas" w:hAnsi="Consolas" w:hint="eastAsia"/>
          <w:sz w:val="21"/>
          <w:szCs w:val="21"/>
        </w:rPr>
        <w:t>云会议</w:t>
      </w:r>
      <w:r w:rsidR="00DE74AB" w:rsidRPr="004F624E">
        <w:rPr>
          <w:rFonts w:ascii="Consolas" w:hAnsi="Consolas" w:hint="eastAsia"/>
          <w:sz w:val="21"/>
          <w:szCs w:val="21"/>
        </w:rPr>
        <w:t>MAX 1.0</w:t>
      </w:r>
      <w:r w:rsidR="00065847" w:rsidRPr="004F624E">
        <w:rPr>
          <w:rFonts w:ascii="Consolas" w:hAnsi="Consolas" w:hint="eastAsia"/>
          <w:sz w:val="21"/>
          <w:szCs w:val="21"/>
        </w:rPr>
        <w:t>版本</w:t>
      </w:r>
      <w:r w:rsidRPr="004F624E">
        <w:rPr>
          <w:rFonts w:ascii="Consolas" w:hAnsi="Consolas" w:hint="eastAsia"/>
          <w:sz w:val="21"/>
          <w:szCs w:val="21"/>
        </w:rPr>
        <w:t>的范围、明确需求，并为系统测试提供测试输入。</w:t>
      </w:r>
    </w:p>
    <w:p w14:paraId="6CF2DC8F" w14:textId="77777777" w:rsidR="007A24D6" w:rsidRPr="004F624E" w:rsidRDefault="00DB1121" w:rsidP="00EB0FE1">
      <w:pPr>
        <w:pStyle w:val="2"/>
        <w:numPr>
          <w:ilvl w:val="1"/>
          <w:numId w:val="13"/>
        </w:numPr>
        <w:spacing w:before="48" w:after="48"/>
        <w:rPr>
          <w:rFonts w:ascii="Consolas" w:hAnsi="Consolas"/>
        </w:rPr>
      </w:pPr>
      <w:bookmarkStart w:id="8" w:name="_Toc251941181"/>
      <w:bookmarkStart w:id="9" w:name="_Toc355340958"/>
      <w:r w:rsidRPr="004F624E">
        <w:rPr>
          <w:rFonts w:ascii="Consolas" w:hAnsi="Consolas" w:hint="eastAsia"/>
        </w:rPr>
        <w:t>目标读</w:t>
      </w:r>
      <w:r w:rsidR="007A24D6" w:rsidRPr="004F624E">
        <w:rPr>
          <w:rFonts w:ascii="Consolas" w:hAnsi="Consolas" w:hint="eastAsia"/>
        </w:rPr>
        <w:t>者</w:t>
      </w:r>
      <w:bookmarkEnd w:id="8"/>
      <w:bookmarkEnd w:id="9"/>
    </w:p>
    <w:p w14:paraId="3C045090" w14:textId="77777777" w:rsidR="00FD42E4" w:rsidRPr="004F624E" w:rsidRDefault="00C34A8A" w:rsidP="007E5855">
      <w:pPr>
        <w:pStyle w:val="a4"/>
        <w:spacing w:after="72" w:line="360" w:lineRule="auto"/>
        <w:ind w:firstLine="420"/>
        <w:rPr>
          <w:rFonts w:ascii="Consolas" w:hAnsi="Consolas"/>
          <w:sz w:val="21"/>
          <w:szCs w:val="21"/>
        </w:rPr>
      </w:pPr>
      <w:r w:rsidRPr="004F624E">
        <w:rPr>
          <w:rFonts w:ascii="Consolas" w:hAnsi="Consolas" w:hint="eastAsia"/>
          <w:sz w:val="21"/>
          <w:szCs w:val="21"/>
        </w:rPr>
        <w:t>下列人员、但不仅限于下列人员是本文的目标读者：</w:t>
      </w:r>
    </w:p>
    <w:p w14:paraId="0C936C79" w14:textId="77777777" w:rsidR="00C34A8A" w:rsidRPr="004F624E" w:rsidRDefault="00DE74AB" w:rsidP="007E5855">
      <w:pPr>
        <w:pStyle w:val="a4"/>
        <w:numPr>
          <w:ilvl w:val="0"/>
          <w:numId w:val="8"/>
        </w:numPr>
        <w:spacing w:after="72" w:line="360" w:lineRule="auto"/>
        <w:ind w:firstLineChars="0"/>
        <w:rPr>
          <w:rFonts w:ascii="Consolas" w:hAnsi="Consolas"/>
          <w:sz w:val="21"/>
          <w:szCs w:val="21"/>
        </w:rPr>
      </w:pPr>
      <w:r w:rsidRPr="004F624E">
        <w:rPr>
          <w:rFonts w:ascii="Consolas" w:hAnsi="Consolas" w:hint="eastAsia"/>
          <w:sz w:val="21"/>
          <w:szCs w:val="21"/>
        </w:rPr>
        <w:t>云会议</w:t>
      </w:r>
      <w:r w:rsidRPr="004F624E">
        <w:rPr>
          <w:rFonts w:ascii="Consolas" w:hAnsi="Consolas" w:hint="eastAsia"/>
          <w:sz w:val="21"/>
          <w:szCs w:val="21"/>
        </w:rPr>
        <w:t>MAX 1.0</w:t>
      </w:r>
      <w:r w:rsidR="00C34A8A" w:rsidRPr="004F624E">
        <w:rPr>
          <w:rFonts w:ascii="Consolas" w:hAnsi="Consolas" w:hint="eastAsia"/>
          <w:sz w:val="21"/>
          <w:szCs w:val="21"/>
        </w:rPr>
        <w:t>项目的软件开发人员</w:t>
      </w:r>
    </w:p>
    <w:p w14:paraId="0EB50E5D" w14:textId="77777777" w:rsidR="00C34A8A" w:rsidRPr="004F624E" w:rsidRDefault="00DE74AB" w:rsidP="007E5855">
      <w:pPr>
        <w:pStyle w:val="a4"/>
        <w:numPr>
          <w:ilvl w:val="0"/>
          <w:numId w:val="8"/>
        </w:numPr>
        <w:spacing w:after="72" w:line="360" w:lineRule="auto"/>
        <w:ind w:firstLineChars="0"/>
        <w:rPr>
          <w:rFonts w:ascii="Consolas" w:hAnsi="Consolas"/>
          <w:sz w:val="21"/>
          <w:szCs w:val="21"/>
        </w:rPr>
      </w:pPr>
      <w:r w:rsidRPr="004F624E">
        <w:rPr>
          <w:rFonts w:ascii="Consolas" w:hAnsi="Consolas" w:hint="eastAsia"/>
          <w:sz w:val="21"/>
          <w:szCs w:val="21"/>
        </w:rPr>
        <w:t>云会议</w:t>
      </w:r>
      <w:r w:rsidRPr="004F624E">
        <w:rPr>
          <w:rFonts w:ascii="Consolas" w:hAnsi="Consolas" w:hint="eastAsia"/>
          <w:sz w:val="21"/>
          <w:szCs w:val="21"/>
        </w:rPr>
        <w:t>MAX 1.0</w:t>
      </w:r>
      <w:r w:rsidR="00C34A8A" w:rsidRPr="004F624E">
        <w:rPr>
          <w:rFonts w:ascii="Consolas" w:hAnsi="Consolas" w:hint="eastAsia"/>
          <w:sz w:val="21"/>
          <w:szCs w:val="21"/>
        </w:rPr>
        <w:t>项目的系统测试人员</w:t>
      </w:r>
      <w:r w:rsidR="001C5034" w:rsidRPr="004F624E">
        <w:rPr>
          <w:rFonts w:ascii="Consolas" w:hAnsi="Consolas" w:hint="eastAsia"/>
          <w:sz w:val="21"/>
          <w:szCs w:val="21"/>
        </w:rPr>
        <w:t>和质量管理人员</w:t>
      </w:r>
    </w:p>
    <w:p w14:paraId="52F4C64C" w14:textId="77777777" w:rsidR="00C34A8A" w:rsidRPr="004F624E" w:rsidRDefault="00DE74AB" w:rsidP="007E5855">
      <w:pPr>
        <w:pStyle w:val="a4"/>
        <w:numPr>
          <w:ilvl w:val="0"/>
          <w:numId w:val="8"/>
        </w:numPr>
        <w:spacing w:after="72" w:line="360" w:lineRule="auto"/>
        <w:ind w:firstLineChars="0"/>
        <w:rPr>
          <w:rFonts w:ascii="Consolas" w:hAnsi="Consolas"/>
          <w:sz w:val="21"/>
          <w:szCs w:val="21"/>
        </w:rPr>
      </w:pPr>
      <w:r w:rsidRPr="004F624E">
        <w:rPr>
          <w:rFonts w:ascii="Consolas" w:hAnsi="Consolas" w:hint="eastAsia"/>
          <w:sz w:val="21"/>
          <w:szCs w:val="21"/>
        </w:rPr>
        <w:t>云会议</w:t>
      </w:r>
      <w:r w:rsidRPr="004F624E">
        <w:rPr>
          <w:rFonts w:ascii="Consolas" w:hAnsi="Consolas" w:hint="eastAsia"/>
          <w:sz w:val="21"/>
          <w:szCs w:val="21"/>
        </w:rPr>
        <w:t>MAX 1.0</w:t>
      </w:r>
      <w:r w:rsidR="00C34A8A" w:rsidRPr="004F624E">
        <w:rPr>
          <w:rFonts w:ascii="Consolas" w:hAnsi="Consolas" w:hint="eastAsia"/>
          <w:sz w:val="21"/>
          <w:szCs w:val="21"/>
        </w:rPr>
        <w:t>项目的项目管理</w:t>
      </w:r>
      <w:r w:rsidR="001C5034" w:rsidRPr="004F624E">
        <w:rPr>
          <w:rFonts w:ascii="Consolas" w:hAnsi="Consolas" w:hint="eastAsia"/>
          <w:sz w:val="21"/>
          <w:szCs w:val="21"/>
        </w:rPr>
        <w:t>人员和</w:t>
      </w:r>
      <w:r w:rsidR="00C34A8A" w:rsidRPr="004F624E">
        <w:rPr>
          <w:rFonts w:ascii="Consolas" w:hAnsi="Consolas" w:hint="eastAsia"/>
          <w:sz w:val="21"/>
          <w:szCs w:val="21"/>
        </w:rPr>
        <w:t>产品设计人员</w:t>
      </w:r>
    </w:p>
    <w:p w14:paraId="13683A83" w14:textId="77777777" w:rsidR="007A24D6" w:rsidRPr="004F624E" w:rsidRDefault="007A24D6" w:rsidP="00EB0FE1">
      <w:pPr>
        <w:pStyle w:val="2"/>
        <w:numPr>
          <w:ilvl w:val="1"/>
          <w:numId w:val="13"/>
        </w:numPr>
        <w:spacing w:before="48" w:after="48" w:line="360" w:lineRule="auto"/>
        <w:ind w:right="210"/>
        <w:rPr>
          <w:rFonts w:ascii="Consolas" w:eastAsia="黑体" w:hAnsi="Consolas"/>
          <w:b w:val="0"/>
        </w:rPr>
      </w:pPr>
      <w:bookmarkStart w:id="10" w:name="_Toc251941182"/>
      <w:bookmarkStart w:id="11" w:name="_Toc355340959"/>
      <w:r w:rsidRPr="004F624E">
        <w:rPr>
          <w:rFonts w:ascii="Consolas" w:eastAsia="黑体" w:hAnsi="Consolas" w:hint="eastAsia"/>
          <w:b w:val="0"/>
        </w:rPr>
        <w:t>术语</w:t>
      </w:r>
      <w:r w:rsidR="003941DA" w:rsidRPr="004F624E">
        <w:rPr>
          <w:rFonts w:ascii="Consolas" w:eastAsia="黑体" w:hAnsi="Consolas" w:hint="eastAsia"/>
          <w:b w:val="0"/>
        </w:rPr>
        <w:t>及缩略语</w:t>
      </w:r>
      <w:bookmarkEnd w:id="10"/>
      <w:bookmarkEnd w:id="11"/>
    </w:p>
    <w:p w14:paraId="20997275" w14:textId="77777777" w:rsidR="0043342B" w:rsidRPr="004F624E" w:rsidRDefault="00406BED" w:rsidP="007E5855">
      <w:pPr>
        <w:pStyle w:val="a4"/>
        <w:spacing w:after="72" w:line="360" w:lineRule="auto"/>
        <w:ind w:firstLine="420"/>
        <w:rPr>
          <w:rFonts w:ascii="Consolas" w:hAnsi="Consolas"/>
        </w:rPr>
      </w:pPr>
      <w:r w:rsidRPr="004F624E">
        <w:rPr>
          <w:rFonts w:ascii="Consolas" w:hAnsi="Consolas" w:hint="eastAsia"/>
          <w:sz w:val="21"/>
          <w:szCs w:val="21"/>
        </w:rPr>
        <w:t>本节给出了文中将会出现的术语及缩略语的说明。</w:t>
      </w:r>
    </w:p>
    <w:p w14:paraId="39C8B531" w14:textId="77777777" w:rsidR="009523C6" w:rsidRPr="004F624E" w:rsidRDefault="00184139" w:rsidP="007E5855">
      <w:pPr>
        <w:pStyle w:val="af3"/>
        <w:spacing w:line="360" w:lineRule="auto"/>
        <w:rPr>
          <w:rFonts w:ascii="Consolas" w:hAnsi="Consolas"/>
        </w:rPr>
      </w:pPr>
      <w:bookmarkStart w:id="12" w:name="_Toc353401409"/>
      <w:r w:rsidRPr="004F624E">
        <w:rPr>
          <w:rFonts w:ascii="Consolas" w:hAnsi="Consolas" w:hint="eastAsia"/>
        </w:rPr>
        <w:t>表格</w:t>
      </w:r>
      <w:r w:rsidRPr="004F624E">
        <w:rPr>
          <w:rFonts w:ascii="Consolas" w:hAnsi="Consolas" w:hint="eastAsia"/>
        </w:rPr>
        <w:t xml:space="preserve"> </w:t>
      </w:r>
      <w:r w:rsidR="004E1C5A" w:rsidRPr="004F624E">
        <w:rPr>
          <w:rFonts w:ascii="Consolas" w:hAnsi="Consolas"/>
        </w:rPr>
        <w:fldChar w:fldCharType="begin"/>
      </w:r>
      <w:r w:rsidRPr="004F624E">
        <w:rPr>
          <w:rFonts w:ascii="Consolas" w:hAnsi="Consolas"/>
        </w:rPr>
        <w:instrText xml:space="preserve"> </w:instrText>
      </w:r>
      <w:r w:rsidRPr="004F624E">
        <w:rPr>
          <w:rFonts w:ascii="Consolas" w:hAnsi="Consolas" w:hint="eastAsia"/>
        </w:rPr>
        <w:instrText xml:space="preserve">SEQ </w:instrText>
      </w:r>
      <w:r w:rsidRPr="004F624E">
        <w:rPr>
          <w:rFonts w:ascii="Consolas" w:hAnsi="Consolas" w:hint="eastAsia"/>
        </w:rPr>
        <w:instrText>表格</w:instrText>
      </w:r>
      <w:r w:rsidRPr="004F624E">
        <w:rPr>
          <w:rFonts w:ascii="Consolas" w:hAnsi="Consolas" w:hint="eastAsia"/>
        </w:rPr>
        <w:instrText xml:space="preserve"> \* ARABIC</w:instrText>
      </w:r>
      <w:r w:rsidRPr="004F624E">
        <w:rPr>
          <w:rFonts w:ascii="Consolas" w:hAnsi="Consolas"/>
        </w:rPr>
        <w:instrText xml:space="preserve"> </w:instrText>
      </w:r>
      <w:r w:rsidR="004E1C5A" w:rsidRPr="004F624E">
        <w:rPr>
          <w:rFonts w:ascii="Consolas" w:hAnsi="Consolas"/>
        </w:rPr>
        <w:fldChar w:fldCharType="separate"/>
      </w:r>
      <w:r w:rsidR="00420970" w:rsidRPr="004F624E">
        <w:rPr>
          <w:rFonts w:ascii="Consolas" w:hAnsi="Consolas"/>
          <w:noProof/>
        </w:rPr>
        <w:t>1</w:t>
      </w:r>
      <w:r w:rsidR="004E1C5A" w:rsidRPr="004F624E">
        <w:rPr>
          <w:rFonts w:ascii="Consolas" w:hAnsi="Consolas"/>
        </w:rPr>
        <w:fldChar w:fldCharType="end"/>
      </w:r>
      <w:r w:rsidRPr="004F624E">
        <w:rPr>
          <w:rFonts w:ascii="Consolas" w:hAnsi="Consolas" w:hint="eastAsia"/>
        </w:rPr>
        <w:t xml:space="preserve"> </w:t>
      </w:r>
      <w:r w:rsidRPr="004F624E">
        <w:rPr>
          <w:rFonts w:ascii="Consolas" w:hAnsi="Consolas" w:hint="eastAsia"/>
        </w:rPr>
        <w:t>术语及缩略语</w:t>
      </w:r>
      <w:bookmarkEnd w:id="12"/>
    </w:p>
    <w:tbl>
      <w:tblPr>
        <w:tblStyle w:val="-5"/>
        <w:tblW w:w="10031" w:type="dxa"/>
        <w:tblLook w:val="04A0" w:firstRow="1" w:lastRow="0" w:firstColumn="1" w:lastColumn="0" w:noHBand="0" w:noVBand="1"/>
      </w:tblPr>
      <w:tblGrid>
        <w:gridCol w:w="2448"/>
        <w:gridCol w:w="7583"/>
      </w:tblGrid>
      <w:tr w:rsidR="00C802E9" w:rsidRPr="004F624E" w14:paraId="68292AA9" w14:textId="77777777" w:rsidTr="00196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3DBE59A" w14:textId="77777777" w:rsidR="00C802E9" w:rsidRPr="004F624E" w:rsidRDefault="0019571B" w:rsidP="005D7285">
            <w:pPr>
              <w:pStyle w:val="a4"/>
              <w:spacing w:after="72" w:line="360" w:lineRule="auto"/>
              <w:ind w:firstLineChars="0" w:firstLine="0"/>
              <w:jc w:val="center"/>
              <w:rPr>
                <w:rFonts w:ascii="Consolas" w:hAnsi="Consolas"/>
                <w:caps/>
                <w:sz w:val="21"/>
                <w:szCs w:val="21"/>
              </w:rPr>
            </w:pPr>
            <w:r w:rsidRPr="004F624E">
              <w:rPr>
                <w:rFonts w:ascii="Consolas" w:hAnsi="Consolas" w:hint="eastAsia"/>
                <w:caps/>
                <w:sz w:val="21"/>
                <w:szCs w:val="21"/>
              </w:rPr>
              <w:t>条目</w:t>
            </w:r>
          </w:p>
        </w:tc>
        <w:tc>
          <w:tcPr>
            <w:tcW w:w="7583" w:type="dxa"/>
          </w:tcPr>
          <w:p w14:paraId="060425C2" w14:textId="77777777" w:rsidR="00C802E9" w:rsidRPr="004F624E" w:rsidRDefault="00C802E9" w:rsidP="005D7285">
            <w:pPr>
              <w:pStyle w:val="a4"/>
              <w:spacing w:after="72" w:line="36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onsolas" w:hAnsi="Consolas"/>
                <w:caps/>
                <w:sz w:val="21"/>
                <w:szCs w:val="21"/>
              </w:rPr>
            </w:pPr>
            <w:r w:rsidRPr="004F624E">
              <w:rPr>
                <w:rFonts w:ascii="Consolas" w:hAnsi="Consolas" w:hint="eastAsia"/>
                <w:caps/>
                <w:sz w:val="21"/>
                <w:szCs w:val="21"/>
              </w:rPr>
              <w:t>说明</w:t>
            </w:r>
          </w:p>
        </w:tc>
      </w:tr>
      <w:tr w:rsidR="00C802E9" w:rsidRPr="004F624E" w14:paraId="30228D1D" w14:textId="77777777" w:rsidTr="00196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E569586" w14:textId="77777777" w:rsidR="00C802E9" w:rsidRPr="004F624E" w:rsidRDefault="00750A45" w:rsidP="005D7285">
            <w:pPr>
              <w:spacing w:line="360" w:lineRule="auto"/>
              <w:rPr>
                <w:rFonts w:ascii="Consolas" w:hAnsi="Consolas" w:cs="宋体"/>
                <w:color w:val="000000"/>
                <w:szCs w:val="21"/>
              </w:rPr>
            </w:pPr>
            <w:r w:rsidRPr="004F624E">
              <w:rPr>
                <w:rFonts w:ascii="Consolas" w:hAnsi="Consolas" w:cs="宋体" w:hint="eastAsia"/>
                <w:color w:val="000000"/>
                <w:szCs w:val="21"/>
              </w:rPr>
              <w:t>SME</w:t>
            </w:r>
          </w:p>
        </w:tc>
        <w:tc>
          <w:tcPr>
            <w:tcW w:w="7583" w:type="dxa"/>
          </w:tcPr>
          <w:p w14:paraId="2AB30063" w14:textId="77777777" w:rsidR="00C802E9" w:rsidRPr="004F624E" w:rsidRDefault="00750A45" w:rsidP="005D7285">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cs="宋体"/>
                <w:color w:val="000000"/>
                <w:szCs w:val="21"/>
              </w:rPr>
            </w:pPr>
            <w:r w:rsidRPr="004F624E">
              <w:rPr>
                <w:rFonts w:ascii="Consolas" w:hAnsi="Consolas" w:hint="eastAsia"/>
                <w:color w:val="000000"/>
                <w:szCs w:val="21"/>
              </w:rPr>
              <w:t>Small and Medium Enterprise Meeting</w:t>
            </w:r>
            <w:r w:rsidR="00FD77AB" w:rsidRPr="004F624E">
              <w:rPr>
                <w:rFonts w:ascii="Consolas" w:hAnsi="Consolas" w:hint="eastAsia"/>
                <w:color w:val="000000"/>
                <w:szCs w:val="21"/>
              </w:rPr>
              <w:t xml:space="preserve"> System</w:t>
            </w:r>
            <w:r w:rsidRPr="004F624E">
              <w:rPr>
                <w:rFonts w:ascii="Consolas" w:hAnsi="Consolas" w:cs="宋体" w:hint="eastAsia"/>
                <w:color w:val="000000"/>
                <w:szCs w:val="21"/>
              </w:rPr>
              <w:t xml:space="preserve">, </w:t>
            </w:r>
            <w:r w:rsidRPr="004F624E">
              <w:rPr>
                <w:rFonts w:ascii="Consolas" w:hAnsi="Consolas" w:cs="宋体" w:hint="eastAsia"/>
                <w:color w:val="000000"/>
                <w:szCs w:val="21"/>
              </w:rPr>
              <w:t>全时会议</w:t>
            </w:r>
            <w:r w:rsidR="004C2801" w:rsidRPr="004F624E">
              <w:rPr>
                <w:rFonts w:ascii="Consolas" w:hAnsi="Consolas" w:cs="宋体" w:hint="eastAsia"/>
                <w:color w:val="000000"/>
                <w:szCs w:val="21"/>
              </w:rPr>
              <w:t>系统</w:t>
            </w:r>
            <w:r w:rsidR="00AE0909" w:rsidRPr="004F624E">
              <w:rPr>
                <w:rFonts w:ascii="Consolas" w:hAnsi="Consolas" w:cs="宋体" w:hint="eastAsia"/>
                <w:color w:val="000000"/>
                <w:szCs w:val="21"/>
              </w:rPr>
              <w:t>（中小企业会议系统）</w:t>
            </w:r>
            <w:r w:rsidRPr="004F624E">
              <w:rPr>
                <w:rFonts w:ascii="Consolas" w:hAnsi="Consolas" w:cs="宋体" w:hint="eastAsia"/>
                <w:color w:val="000000"/>
                <w:szCs w:val="21"/>
              </w:rPr>
              <w:t>的英文简写</w:t>
            </w:r>
            <w:r w:rsidR="00A0778A" w:rsidRPr="004F624E">
              <w:rPr>
                <w:rFonts w:ascii="Consolas" w:hAnsi="Consolas" w:cs="宋体" w:hint="eastAsia"/>
                <w:color w:val="000000"/>
                <w:szCs w:val="21"/>
              </w:rPr>
              <w:t>。</w:t>
            </w:r>
          </w:p>
        </w:tc>
      </w:tr>
      <w:tr w:rsidR="00750A45" w:rsidRPr="004F624E" w14:paraId="77F88CBD" w14:textId="77777777" w:rsidTr="00196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88C5F63" w14:textId="77777777" w:rsidR="00750A45" w:rsidRPr="004F624E" w:rsidRDefault="00750A45" w:rsidP="005D7285">
            <w:pPr>
              <w:spacing w:line="360" w:lineRule="auto"/>
              <w:rPr>
                <w:rFonts w:ascii="Consolas" w:hAnsi="Consolas" w:cs="宋体"/>
                <w:color w:val="000000"/>
                <w:szCs w:val="21"/>
              </w:rPr>
            </w:pPr>
            <w:r w:rsidRPr="004F624E">
              <w:rPr>
                <w:rFonts w:ascii="Consolas" w:hAnsi="Consolas" w:cs="宋体" w:hint="eastAsia"/>
                <w:color w:val="000000"/>
                <w:szCs w:val="21"/>
              </w:rPr>
              <w:t>Tang</w:t>
            </w:r>
          </w:p>
        </w:tc>
        <w:tc>
          <w:tcPr>
            <w:tcW w:w="7583" w:type="dxa"/>
          </w:tcPr>
          <w:p w14:paraId="7C34283C" w14:textId="77777777" w:rsidR="00750A45" w:rsidRPr="004F624E" w:rsidRDefault="00750A45" w:rsidP="005D7285">
            <w:pPr>
              <w:spacing w:line="360" w:lineRule="auto"/>
              <w:cnfStyle w:val="000000010000" w:firstRow="0" w:lastRow="0" w:firstColumn="0" w:lastColumn="0" w:oddVBand="0" w:evenVBand="0" w:oddHBand="0" w:evenHBand="1" w:firstRowFirstColumn="0" w:firstRowLastColumn="0" w:lastRowFirstColumn="0" w:lastRowLastColumn="0"/>
              <w:rPr>
                <w:rFonts w:ascii="Consolas" w:hAnsi="Consolas" w:cs="宋体"/>
                <w:color w:val="000000"/>
                <w:szCs w:val="21"/>
              </w:rPr>
            </w:pPr>
            <w:r w:rsidRPr="004F624E">
              <w:rPr>
                <w:rFonts w:ascii="Consolas" w:hAnsi="Consolas" w:cs="宋体"/>
                <w:color w:val="000000"/>
                <w:szCs w:val="21"/>
              </w:rPr>
              <w:t>“</w:t>
            </w:r>
            <w:r w:rsidRPr="004F624E">
              <w:rPr>
                <w:rFonts w:ascii="Consolas" w:hAnsi="Consolas" w:cs="宋体" w:hint="eastAsia"/>
                <w:color w:val="000000"/>
                <w:szCs w:val="21"/>
              </w:rPr>
              <w:t>唐</w:t>
            </w:r>
            <w:r w:rsidRPr="004F624E">
              <w:rPr>
                <w:rFonts w:ascii="Consolas" w:hAnsi="Consolas" w:cs="宋体"/>
                <w:color w:val="000000"/>
                <w:szCs w:val="21"/>
              </w:rPr>
              <w:t>”</w:t>
            </w:r>
            <w:r w:rsidRPr="004F624E">
              <w:rPr>
                <w:rFonts w:ascii="Consolas" w:hAnsi="Consolas" w:cs="宋体" w:hint="eastAsia"/>
                <w:color w:val="000000"/>
                <w:szCs w:val="21"/>
              </w:rPr>
              <w:t>平台的英文简写，</w:t>
            </w:r>
            <w:r w:rsidRPr="004F624E">
              <w:rPr>
                <w:rFonts w:ascii="Consolas" w:hAnsi="Consolas" w:hint="eastAsia"/>
                <w:color w:val="000000"/>
                <w:szCs w:val="21"/>
              </w:rPr>
              <w:t>G</w:t>
            </w:r>
            <w:r w:rsidR="009A334F" w:rsidRPr="004F624E">
              <w:rPr>
                <w:rFonts w:ascii="Consolas" w:hAnsi="Consolas" w:hint="eastAsia"/>
                <w:color w:val="000000"/>
                <w:szCs w:val="21"/>
              </w:rPr>
              <w:t>-</w:t>
            </w:r>
            <w:r w:rsidRPr="004F624E">
              <w:rPr>
                <w:rFonts w:ascii="Consolas" w:hAnsi="Consolas" w:hint="eastAsia"/>
                <w:color w:val="000000"/>
                <w:szCs w:val="21"/>
              </w:rPr>
              <w:t>Net</w:t>
            </w:r>
            <w:r w:rsidRPr="004F624E">
              <w:rPr>
                <w:rFonts w:ascii="Consolas" w:hAnsi="Consolas" w:cs="宋体" w:hint="eastAsia"/>
                <w:color w:val="000000"/>
                <w:szCs w:val="21"/>
              </w:rPr>
              <w:t>公司的软件应用服务平台</w:t>
            </w:r>
            <w:r w:rsidR="009A34ED" w:rsidRPr="004F624E">
              <w:rPr>
                <w:rFonts w:ascii="Consolas" w:hAnsi="Consolas" w:cs="宋体" w:hint="eastAsia"/>
                <w:color w:val="000000"/>
                <w:szCs w:val="21"/>
              </w:rPr>
              <w:t>，被</w:t>
            </w:r>
            <w:r w:rsidR="009A34ED" w:rsidRPr="004F624E">
              <w:rPr>
                <w:rFonts w:ascii="Consolas" w:hAnsi="Consolas" w:hint="eastAsia"/>
                <w:color w:val="000000"/>
                <w:szCs w:val="21"/>
              </w:rPr>
              <w:t>SME</w:t>
            </w:r>
            <w:r w:rsidR="009A34ED" w:rsidRPr="004F624E">
              <w:rPr>
                <w:rFonts w:ascii="Consolas" w:hAnsi="Consolas" w:cs="宋体" w:hint="eastAsia"/>
                <w:color w:val="000000"/>
                <w:szCs w:val="21"/>
              </w:rPr>
              <w:t>依赖的服务，提供会议服务、用户管理、文件管理等功能</w:t>
            </w:r>
            <w:r w:rsidR="00A0778A" w:rsidRPr="004F624E">
              <w:rPr>
                <w:rFonts w:ascii="Consolas" w:hAnsi="Consolas" w:cs="宋体" w:hint="eastAsia"/>
                <w:color w:val="000000"/>
                <w:szCs w:val="21"/>
              </w:rPr>
              <w:t>。</w:t>
            </w:r>
          </w:p>
        </w:tc>
      </w:tr>
      <w:tr w:rsidR="00F03C19" w:rsidRPr="004F624E" w14:paraId="5FD5559C" w14:textId="77777777" w:rsidTr="00196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53C341C" w14:textId="77777777" w:rsidR="00F03C19" w:rsidRPr="004F624E" w:rsidRDefault="00F03C19" w:rsidP="005D7285">
            <w:pPr>
              <w:spacing w:line="360" w:lineRule="auto"/>
              <w:rPr>
                <w:rFonts w:ascii="Consolas" w:hAnsi="Consolas" w:cs="宋体"/>
                <w:color w:val="000000"/>
                <w:szCs w:val="21"/>
              </w:rPr>
            </w:pPr>
            <w:r w:rsidRPr="004F624E">
              <w:rPr>
                <w:rFonts w:ascii="Consolas" w:hAnsi="Consolas" w:cs="宋体" w:hint="eastAsia"/>
                <w:color w:val="000000"/>
                <w:szCs w:val="21"/>
              </w:rPr>
              <w:t>参会人</w:t>
            </w:r>
          </w:p>
        </w:tc>
        <w:tc>
          <w:tcPr>
            <w:tcW w:w="7583" w:type="dxa"/>
          </w:tcPr>
          <w:p w14:paraId="41A7DCFB" w14:textId="77777777" w:rsidR="00F03C19" w:rsidRPr="004F624E" w:rsidRDefault="00F03C19" w:rsidP="005D7285">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cs="宋体"/>
                <w:color w:val="000000"/>
                <w:szCs w:val="21"/>
              </w:rPr>
            </w:pPr>
            <w:r w:rsidRPr="004F624E">
              <w:rPr>
                <w:rFonts w:ascii="Consolas" w:hAnsi="Consolas" w:cs="宋体" w:hint="eastAsia"/>
                <w:color w:val="000000"/>
                <w:szCs w:val="21"/>
              </w:rPr>
              <w:t>云会议的使用人员。通常指没有主持人和主讲人的普通人员。</w:t>
            </w:r>
          </w:p>
        </w:tc>
      </w:tr>
      <w:tr w:rsidR="00F03C19" w:rsidRPr="004F624E" w14:paraId="024AC66D" w14:textId="77777777" w:rsidTr="00196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6422601" w14:textId="77777777" w:rsidR="00F03C19" w:rsidRPr="004F624E" w:rsidRDefault="00F03C19" w:rsidP="005D7285">
            <w:pPr>
              <w:spacing w:line="360" w:lineRule="auto"/>
              <w:rPr>
                <w:rFonts w:ascii="Consolas" w:hAnsi="Consolas" w:cs="宋体"/>
                <w:color w:val="000000"/>
                <w:szCs w:val="21"/>
              </w:rPr>
            </w:pPr>
            <w:r w:rsidRPr="004F624E">
              <w:rPr>
                <w:rFonts w:ascii="Consolas" w:hAnsi="Consolas" w:cs="宋体" w:hint="eastAsia"/>
                <w:color w:val="000000"/>
                <w:szCs w:val="21"/>
              </w:rPr>
              <w:t>主持人</w:t>
            </w:r>
          </w:p>
        </w:tc>
        <w:tc>
          <w:tcPr>
            <w:tcW w:w="7583" w:type="dxa"/>
          </w:tcPr>
          <w:p w14:paraId="02B8B029" w14:textId="77777777" w:rsidR="00F03C19" w:rsidRPr="004F624E" w:rsidRDefault="00F03C19" w:rsidP="005D7285">
            <w:pPr>
              <w:spacing w:line="360" w:lineRule="auto"/>
              <w:cnfStyle w:val="000000010000" w:firstRow="0" w:lastRow="0" w:firstColumn="0" w:lastColumn="0" w:oddVBand="0" w:evenVBand="0" w:oddHBand="0" w:evenHBand="1" w:firstRowFirstColumn="0" w:firstRowLastColumn="0" w:lastRowFirstColumn="0" w:lastRowLastColumn="0"/>
              <w:rPr>
                <w:rFonts w:ascii="Consolas" w:hAnsi="Consolas" w:cs="宋体"/>
                <w:color w:val="000000"/>
                <w:szCs w:val="21"/>
              </w:rPr>
            </w:pPr>
            <w:r w:rsidRPr="004F624E">
              <w:rPr>
                <w:rFonts w:ascii="Consolas" w:hAnsi="Consolas" w:cs="宋体" w:hint="eastAsia"/>
                <w:color w:val="000000"/>
                <w:szCs w:val="21"/>
              </w:rPr>
              <w:t>会议的</w:t>
            </w:r>
            <w:r w:rsidR="00757A80" w:rsidRPr="004F624E">
              <w:rPr>
                <w:rFonts w:ascii="Consolas" w:hAnsi="Consolas" w:cs="宋体" w:hint="eastAsia"/>
                <w:color w:val="000000"/>
                <w:szCs w:val="21"/>
              </w:rPr>
              <w:t>主持人，具有特殊权限的参会人，负责会议中管理工作。</w:t>
            </w:r>
          </w:p>
        </w:tc>
      </w:tr>
      <w:tr w:rsidR="00F03C19" w:rsidRPr="004F624E" w14:paraId="162C827F" w14:textId="77777777" w:rsidTr="00196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9AAF98D" w14:textId="77777777" w:rsidR="00F03C19" w:rsidRPr="004F624E" w:rsidRDefault="00757A80" w:rsidP="005D7285">
            <w:pPr>
              <w:spacing w:line="360" w:lineRule="auto"/>
              <w:rPr>
                <w:rFonts w:ascii="Consolas" w:hAnsi="Consolas" w:cs="宋体"/>
                <w:color w:val="000000"/>
                <w:szCs w:val="21"/>
              </w:rPr>
            </w:pPr>
            <w:r w:rsidRPr="004F624E">
              <w:rPr>
                <w:rFonts w:ascii="Consolas" w:hAnsi="Consolas" w:cs="宋体" w:hint="eastAsia"/>
                <w:color w:val="000000"/>
                <w:szCs w:val="21"/>
              </w:rPr>
              <w:t>主讲人</w:t>
            </w:r>
          </w:p>
        </w:tc>
        <w:tc>
          <w:tcPr>
            <w:tcW w:w="7583" w:type="dxa"/>
          </w:tcPr>
          <w:p w14:paraId="7F34584D" w14:textId="77777777" w:rsidR="00F03C19" w:rsidRPr="004F624E" w:rsidRDefault="00757A80" w:rsidP="005D7285">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cs="宋体"/>
                <w:color w:val="000000"/>
                <w:szCs w:val="21"/>
              </w:rPr>
            </w:pPr>
            <w:r w:rsidRPr="004F624E">
              <w:rPr>
                <w:rFonts w:ascii="Consolas" w:hAnsi="Consolas" w:cs="宋体" w:hint="eastAsia"/>
                <w:color w:val="000000"/>
                <w:szCs w:val="21"/>
              </w:rPr>
              <w:t>会议的主讲人，具有特殊权限的主讲人，负责会议重点内容发布。</w:t>
            </w:r>
          </w:p>
        </w:tc>
      </w:tr>
      <w:tr w:rsidR="001F12B2" w:rsidRPr="004F624E" w14:paraId="60D57CA6" w14:textId="77777777" w:rsidTr="00196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497019A" w14:textId="77777777" w:rsidR="001F12B2" w:rsidRPr="004F624E" w:rsidRDefault="001F12B2" w:rsidP="001F12B2">
            <w:pPr>
              <w:spacing w:line="360" w:lineRule="auto"/>
              <w:rPr>
                <w:rFonts w:ascii="Consolas" w:hAnsi="Consolas" w:cs="宋体"/>
                <w:color w:val="000000"/>
                <w:szCs w:val="21"/>
              </w:rPr>
            </w:pPr>
            <w:r w:rsidRPr="004F624E">
              <w:rPr>
                <w:rFonts w:ascii="Consolas" w:hAnsi="Consolas" w:cs="宋体" w:hint="eastAsia"/>
                <w:color w:val="000000"/>
                <w:szCs w:val="21"/>
              </w:rPr>
              <w:t>MAX</w:t>
            </w:r>
          </w:p>
        </w:tc>
        <w:tc>
          <w:tcPr>
            <w:tcW w:w="7583" w:type="dxa"/>
          </w:tcPr>
          <w:p w14:paraId="70254503" w14:textId="77777777" w:rsidR="001F12B2" w:rsidRPr="004F624E" w:rsidRDefault="001F12B2" w:rsidP="001F12B2">
            <w:pPr>
              <w:spacing w:line="360" w:lineRule="auto"/>
              <w:cnfStyle w:val="000000010000" w:firstRow="0" w:lastRow="0" w:firstColumn="0" w:lastColumn="0" w:oddVBand="0" w:evenVBand="0" w:oddHBand="0" w:evenHBand="1" w:firstRowFirstColumn="0" w:firstRowLastColumn="0" w:lastRowFirstColumn="0" w:lastRowLastColumn="0"/>
              <w:rPr>
                <w:rFonts w:ascii="Consolas" w:hAnsi="Consolas" w:cs="宋体"/>
                <w:bCs/>
                <w:color w:val="000000"/>
                <w:szCs w:val="21"/>
              </w:rPr>
            </w:pPr>
            <w:r w:rsidRPr="004F624E">
              <w:rPr>
                <w:rFonts w:ascii="Consolas" w:hAnsi="Consolas" w:cs="宋体" w:hint="eastAsia"/>
                <w:bCs/>
                <w:color w:val="000000"/>
                <w:szCs w:val="21"/>
              </w:rPr>
              <w:t>网络视频会议产品项目代号，包括相关的所有系统</w:t>
            </w:r>
          </w:p>
        </w:tc>
      </w:tr>
      <w:tr w:rsidR="001F12B2" w:rsidRPr="004F624E" w14:paraId="3562DE46" w14:textId="77777777" w:rsidTr="00196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91BD02E" w14:textId="77777777" w:rsidR="001F12B2" w:rsidRPr="004F624E" w:rsidRDefault="001F12B2" w:rsidP="001F12B2">
            <w:pPr>
              <w:spacing w:line="360" w:lineRule="auto"/>
              <w:rPr>
                <w:rFonts w:ascii="Consolas" w:hAnsi="Consolas" w:cs="宋体"/>
                <w:color w:val="000000"/>
                <w:szCs w:val="21"/>
              </w:rPr>
            </w:pPr>
            <w:r w:rsidRPr="004F624E">
              <w:rPr>
                <w:rFonts w:ascii="Consolas" w:hAnsi="Consolas" w:cs="宋体" w:hint="eastAsia"/>
                <w:color w:val="000000"/>
                <w:szCs w:val="21"/>
              </w:rPr>
              <w:t>MAX Client</w:t>
            </w:r>
          </w:p>
        </w:tc>
        <w:tc>
          <w:tcPr>
            <w:tcW w:w="7583" w:type="dxa"/>
          </w:tcPr>
          <w:p w14:paraId="3B0E79C9" w14:textId="77777777" w:rsidR="001F12B2" w:rsidRPr="004F624E" w:rsidRDefault="001F12B2" w:rsidP="001F12B2">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cs="宋体"/>
                <w:color w:val="000000"/>
                <w:szCs w:val="21"/>
              </w:rPr>
            </w:pPr>
            <w:r w:rsidRPr="004F624E">
              <w:rPr>
                <w:rFonts w:ascii="Consolas" w:hAnsi="Consolas" w:cs="宋体" w:hint="eastAsia"/>
                <w:color w:val="000000"/>
                <w:szCs w:val="21"/>
              </w:rPr>
              <w:t>网络视频会议产品客户端</w:t>
            </w:r>
          </w:p>
        </w:tc>
      </w:tr>
      <w:tr w:rsidR="001F12B2" w:rsidRPr="004F624E" w14:paraId="594296B8" w14:textId="77777777" w:rsidTr="00196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CF5FD7F" w14:textId="77777777" w:rsidR="001F12B2" w:rsidRPr="004F624E" w:rsidRDefault="001F12B2" w:rsidP="001F12B2">
            <w:pPr>
              <w:spacing w:line="360" w:lineRule="auto"/>
              <w:rPr>
                <w:rFonts w:ascii="Consolas" w:hAnsi="Consolas" w:cs="宋体"/>
                <w:color w:val="000000"/>
                <w:szCs w:val="21"/>
              </w:rPr>
            </w:pPr>
            <w:r w:rsidRPr="004F624E">
              <w:rPr>
                <w:rFonts w:ascii="Consolas" w:hAnsi="Consolas" w:cs="宋体" w:hint="eastAsia"/>
                <w:color w:val="000000"/>
                <w:szCs w:val="21"/>
              </w:rPr>
              <w:t>MAX WEB</w:t>
            </w:r>
          </w:p>
        </w:tc>
        <w:tc>
          <w:tcPr>
            <w:tcW w:w="7583" w:type="dxa"/>
          </w:tcPr>
          <w:p w14:paraId="740AB159" w14:textId="77777777" w:rsidR="001F12B2" w:rsidRPr="004F624E" w:rsidRDefault="001F12B2" w:rsidP="001F12B2">
            <w:pPr>
              <w:spacing w:line="360" w:lineRule="auto"/>
              <w:cnfStyle w:val="000000010000" w:firstRow="0" w:lastRow="0" w:firstColumn="0" w:lastColumn="0" w:oddVBand="0" w:evenVBand="0" w:oddHBand="0" w:evenHBand="1" w:firstRowFirstColumn="0" w:firstRowLastColumn="0" w:lastRowFirstColumn="0" w:lastRowLastColumn="0"/>
              <w:rPr>
                <w:rFonts w:ascii="Consolas" w:hAnsi="Consolas" w:cs="宋体"/>
                <w:bCs/>
                <w:color w:val="000000"/>
                <w:szCs w:val="21"/>
              </w:rPr>
            </w:pPr>
            <w:r w:rsidRPr="004F624E">
              <w:rPr>
                <w:rFonts w:ascii="Consolas" w:hAnsi="Consolas" w:cs="宋体" w:hint="eastAsia"/>
                <w:bCs/>
                <w:color w:val="000000"/>
                <w:szCs w:val="21"/>
              </w:rPr>
              <w:t>网络视频会议产品子系统，提供用户浏览及加入会议的</w:t>
            </w:r>
            <w:r w:rsidRPr="004F624E">
              <w:rPr>
                <w:rFonts w:ascii="Consolas" w:hAnsi="Consolas" w:cs="宋体" w:hint="eastAsia"/>
                <w:bCs/>
                <w:color w:val="000000"/>
                <w:szCs w:val="21"/>
              </w:rPr>
              <w:t>WEB</w:t>
            </w:r>
            <w:r w:rsidRPr="004F624E">
              <w:rPr>
                <w:rFonts w:ascii="Consolas" w:hAnsi="Consolas" w:cs="宋体" w:hint="eastAsia"/>
                <w:bCs/>
                <w:color w:val="000000"/>
                <w:szCs w:val="21"/>
              </w:rPr>
              <w:t>站点</w:t>
            </w:r>
          </w:p>
        </w:tc>
      </w:tr>
      <w:tr w:rsidR="001F12B2" w:rsidRPr="004F624E" w14:paraId="262EE29B" w14:textId="77777777" w:rsidTr="00196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A9D068E" w14:textId="77777777" w:rsidR="001F12B2" w:rsidRPr="004F624E" w:rsidRDefault="001F12B2" w:rsidP="001F12B2">
            <w:pPr>
              <w:spacing w:line="360" w:lineRule="auto"/>
              <w:rPr>
                <w:rFonts w:ascii="Consolas" w:hAnsi="Consolas" w:cs="宋体"/>
                <w:color w:val="000000"/>
                <w:szCs w:val="21"/>
              </w:rPr>
            </w:pPr>
            <w:r w:rsidRPr="004F624E">
              <w:rPr>
                <w:rFonts w:ascii="Consolas" w:hAnsi="Consolas" w:cs="宋体" w:hint="eastAsia"/>
                <w:color w:val="000000"/>
                <w:szCs w:val="21"/>
              </w:rPr>
              <w:lastRenderedPageBreak/>
              <w:t>Uniform</w:t>
            </w:r>
          </w:p>
        </w:tc>
        <w:tc>
          <w:tcPr>
            <w:tcW w:w="7583" w:type="dxa"/>
          </w:tcPr>
          <w:p w14:paraId="25115D24" w14:textId="77777777" w:rsidR="001F12B2" w:rsidRPr="004F624E" w:rsidRDefault="001F12B2" w:rsidP="001F12B2">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cs="宋体"/>
                <w:color w:val="000000"/>
                <w:szCs w:val="21"/>
              </w:rPr>
            </w:pPr>
            <w:r w:rsidRPr="004F624E">
              <w:rPr>
                <w:rFonts w:ascii="Consolas" w:hAnsi="Consolas" w:cs="宋体" w:hint="eastAsia"/>
                <w:color w:val="000000"/>
                <w:szCs w:val="21"/>
              </w:rPr>
              <w:t>网络视频会议产品子系统，为</w:t>
            </w:r>
            <w:r w:rsidRPr="004F624E">
              <w:rPr>
                <w:rFonts w:ascii="Consolas" w:hAnsi="Consolas" w:cs="宋体" w:hint="eastAsia"/>
                <w:color w:val="000000"/>
                <w:szCs w:val="21"/>
              </w:rPr>
              <w:t>MAX Client</w:t>
            </w:r>
            <w:r w:rsidRPr="004F624E">
              <w:rPr>
                <w:rFonts w:ascii="Consolas" w:hAnsi="Consolas" w:cs="宋体" w:hint="eastAsia"/>
                <w:color w:val="000000"/>
                <w:szCs w:val="21"/>
              </w:rPr>
              <w:t>、</w:t>
            </w:r>
            <w:r w:rsidRPr="004F624E">
              <w:rPr>
                <w:rFonts w:ascii="Consolas" w:hAnsi="Consolas" w:cs="宋体" w:hint="eastAsia"/>
                <w:color w:val="000000"/>
                <w:szCs w:val="21"/>
              </w:rPr>
              <w:t>MAX WEB</w:t>
            </w:r>
            <w:r w:rsidRPr="004F624E">
              <w:rPr>
                <w:rFonts w:ascii="Consolas" w:hAnsi="Consolas" w:cs="宋体" w:hint="eastAsia"/>
                <w:color w:val="000000"/>
                <w:szCs w:val="21"/>
              </w:rPr>
              <w:t>提供统一接口</w:t>
            </w:r>
          </w:p>
        </w:tc>
      </w:tr>
      <w:tr w:rsidR="001F12B2" w:rsidRPr="004F624E" w14:paraId="7384F649" w14:textId="77777777" w:rsidTr="00196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FB81472" w14:textId="77777777" w:rsidR="001F12B2" w:rsidRPr="004F624E" w:rsidRDefault="001F12B2" w:rsidP="001F12B2">
            <w:pPr>
              <w:spacing w:line="360" w:lineRule="auto"/>
              <w:rPr>
                <w:rFonts w:ascii="Consolas" w:hAnsi="Consolas" w:cs="宋体"/>
                <w:color w:val="000000"/>
                <w:szCs w:val="21"/>
              </w:rPr>
            </w:pPr>
            <w:r w:rsidRPr="004F624E">
              <w:rPr>
                <w:rFonts w:ascii="Consolas" w:hAnsi="Consolas" w:cs="宋体" w:hint="eastAsia"/>
                <w:color w:val="000000"/>
                <w:szCs w:val="21"/>
              </w:rPr>
              <w:t>UMS</w:t>
            </w:r>
          </w:p>
        </w:tc>
        <w:tc>
          <w:tcPr>
            <w:tcW w:w="7583" w:type="dxa"/>
          </w:tcPr>
          <w:p w14:paraId="03F545D7" w14:textId="77777777" w:rsidR="001F12B2" w:rsidRPr="004F624E" w:rsidRDefault="001F12B2" w:rsidP="001F12B2">
            <w:pPr>
              <w:spacing w:line="360" w:lineRule="auto"/>
              <w:ind w:left="105" w:hangingChars="50" w:hanging="105"/>
              <w:cnfStyle w:val="000000010000" w:firstRow="0" w:lastRow="0" w:firstColumn="0" w:lastColumn="0" w:oddVBand="0" w:evenVBand="0" w:oddHBand="0" w:evenHBand="1" w:firstRowFirstColumn="0" w:firstRowLastColumn="0" w:lastRowFirstColumn="0" w:lastRowLastColumn="0"/>
              <w:rPr>
                <w:rFonts w:ascii="Consolas" w:hAnsi="Consolas" w:cs="宋体"/>
                <w:bCs/>
                <w:color w:val="000000"/>
                <w:szCs w:val="21"/>
              </w:rPr>
            </w:pPr>
            <w:r w:rsidRPr="004F624E">
              <w:rPr>
                <w:rFonts w:ascii="Consolas" w:hAnsi="Consolas" w:cs="宋体" w:hint="eastAsia"/>
                <w:bCs/>
                <w:color w:val="000000"/>
                <w:szCs w:val="21"/>
              </w:rPr>
              <w:t>用户管理，</w:t>
            </w:r>
            <w:r w:rsidRPr="004F624E">
              <w:rPr>
                <w:rFonts w:ascii="Consolas" w:hAnsi="Consolas" w:cs="宋体" w:hint="eastAsia"/>
                <w:bCs/>
                <w:color w:val="000000"/>
                <w:szCs w:val="21"/>
              </w:rPr>
              <w:t>Tang</w:t>
            </w:r>
            <w:r w:rsidRPr="004F624E">
              <w:rPr>
                <w:rFonts w:ascii="Consolas" w:hAnsi="Consolas" w:cs="宋体" w:hint="eastAsia"/>
                <w:bCs/>
                <w:color w:val="000000"/>
                <w:szCs w:val="21"/>
              </w:rPr>
              <w:t>平台的一个模块</w:t>
            </w:r>
          </w:p>
        </w:tc>
      </w:tr>
      <w:tr w:rsidR="001F12B2" w:rsidRPr="004F624E" w14:paraId="12E50139" w14:textId="77777777" w:rsidTr="00196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EE93CAA" w14:textId="77777777" w:rsidR="001F12B2" w:rsidRPr="004F624E" w:rsidRDefault="001F12B2" w:rsidP="001F12B2">
            <w:pPr>
              <w:spacing w:line="360" w:lineRule="auto"/>
              <w:rPr>
                <w:rFonts w:ascii="Consolas" w:hAnsi="Consolas" w:cs="宋体"/>
                <w:color w:val="000000"/>
                <w:szCs w:val="21"/>
              </w:rPr>
            </w:pPr>
            <w:r w:rsidRPr="004F624E">
              <w:rPr>
                <w:rFonts w:ascii="Consolas" w:hAnsi="Consolas" w:cs="宋体" w:hint="eastAsia"/>
                <w:color w:val="000000"/>
                <w:szCs w:val="21"/>
              </w:rPr>
              <w:t>MIS</w:t>
            </w:r>
          </w:p>
        </w:tc>
        <w:tc>
          <w:tcPr>
            <w:tcW w:w="7583" w:type="dxa"/>
          </w:tcPr>
          <w:p w14:paraId="64C92032" w14:textId="77777777" w:rsidR="001F12B2" w:rsidRPr="004F624E" w:rsidRDefault="001F12B2" w:rsidP="001F12B2">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cs="宋体"/>
                <w:color w:val="000000"/>
                <w:szCs w:val="21"/>
              </w:rPr>
            </w:pPr>
            <w:r w:rsidRPr="004F624E">
              <w:rPr>
                <w:rFonts w:ascii="Consolas" w:hAnsi="Consolas" w:cs="宋体" w:hint="eastAsia"/>
                <w:color w:val="000000"/>
                <w:szCs w:val="21"/>
              </w:rPr>
              <w:t>信息管理系统，负责站点和</w:t>
            </w:r>
            <w:r w:rsidR="001F3BC4">
              <w:rPr>
                <w:rFonts w:ascii="Consolas" w:hAnsi="Consolas" w:cs="宋体" w:hint="eastAsia"/>
                <w:color w:val="000000"/>
                <w:szCs w:val="21"/>
              </w:rPr>
              <w:t>帐号</w:t>
            </w:r>
            <w:r w:rsidRPr="004F624E">
              <w:rPr>
                <w:rFonts w:ascii="Consolas" w:hAnsi="Consolas" w:cs="宋体" w:hint="eastAsia"/>
                <w:color w:val="000000"/>
                <w:szCs w:val="21"/>
              </w:rPr>
              <w:t>的维护</w:t>
            </w:r>
          </w:p>
        </w:tc>
      </w:tr>
      <w:tr w:rsidR="001F12B2" w:rsidRPr="004F624E" w14:paraId="20E46490" w14:textId="77777777" w:rsidTr="00196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66CA020" w14:textId="77777777" w:rsidR="001F12B2" w:rsidRPr="004F624E" w:rsidRDefault="001F12B2" w:rsidP="001F12B2">
            <w:pPr>
              <w:spacing w:line="360" w:lineRule="auto"/>
              <w:rPr>
                <w:rFonts w:ascii="Consolas" w:hAnsi="Consolas" w:cs="宋体"/>
                <w:color w:val="000000"/>
                <w:szCs w:val="21"/>
              </w:rPr>
            </w:pPr>
            <w:r w:rsidRPr="004F624E">
              <w:rPr>
                <w:rFonts w:ascii="Consolas" w:hAnsi="Consolas" w:cs="宋体" w:hint="eastAsia"/>
                <w:color w:val="000000"/>
                <w:szCs w:val="21"/>
              </w:rPr>
              <w:t>LAMP</w:t>
            </w:r>
          </w:p>
        </w:tc>
        <w:tc>
          <w:tcPr>
            <w:tcW w:w="7583" w:type="dxa"/>
          </w:tcPr>
          <w:p w14:paraId="4047E336" w14:textId="77777777" w:rsidR="001F12B2" w:rsidRPr="004F624E" w:rsidRDefault="001F12B2" w:rsidP="001F12B2">
            <w:pPr>
              <w:spacing w:line="360" w:lineRule="auto"/>
              <w:ind w:left="105" w:hangingChars="50" w:hanging="105"/>
              <w:cnfStyle w:val="000000010000" w:firstRow="0" w:lastRow="0" w:firstColumn="0" w:lastColumn="0" w:oddVBand="0" w:evenVBand="0" w:oddHBand="0" w:evenHBand="1" w:firstRowFirstColumn="0" w:firstRowLastColumn="0" w:lastRowFirstColumn="0" w:lastRowLastColumn="0"/>
              <w:rPr>
                <w:rFonts w:ascii="Consolas" w:hAnsi="Consolas" w:cs="宋体"/>
                <w:bCs/>
                <w:color w:val="000000"/>
                <w:szCs w:val="21"/>
              </w:rPr>
            </w:pPr>
            <w:r w:rsidRPr="004F624E">
              <w:rPr>
                <w:rFonts w:ascii="Consolas" w:hAnsi="Consolas" w:cs="宋体" w:hint="eastAsia"/>
                <w:bCs/>
                <w:color w:val="000000"/>
                <w:szCs w:val="21"/>
              </w:rPr>
              <w:t>由</w:t>
            </w:r>
            <w:r w:rsidRPr="004F624E">
              <w:rPr>
                <w:rFonts w:ascii="Consolas" w:hAnsi="Consolas" w:cs="宋体" w:hint="eastAsia"/>
                <w:bCs/>
                <w:color w:val="000000"/>
                <w:szCs w:val="21"/>
              </w:rPr>
              <w:t>Linux+Apache+Mysql+PHP</w:t>
            </w:r>
            <w:r w:rsidRPr="004F624E">
              <w:rPr>
                <w:rFonts w:ascii="Consolas" w:hAnsi="Consolas" w:cs="宋体" w:hint="eastAsia"/>
                <w:bCs/>
                <w:color w:val="000000"/>
                <w:szCs w:val="21"/>
              </w:rPr>
              <w:t>组成的</w:t>
            </w:r>
            <w:r w:rsidRPr="004F624E">
              <w:rPr>
                <w:rFonts w:ascii="Consolas" w:hAnsi="Consolas" w:cs="宋体" w:hint="eastAsia"/>
                <w:bCs/>
                <w:color w:val="000000"/>
                <w:szCs w:val="21"/>
              </w:rPr>
              <w:t>WEB</w:t>
            </w:r>
            <w:r w:rsidRPr="004F624E">
              <w:rPr>
                <w:rFonts w:ascii="Consolas" w:hAnsi="Consolas" w:cs="宋体" w:hint="eastAsia"/>
                <w:bCs/>
                <w:color w:val="000000"/>
                <w:szCs w:val="21"/>
              </w:rPr>
              <w:t>应用程序平台</w:t>
            </w:r>
          </w:p>
        </w:tc>
      </w:tr>
      <w:tr w:rsidR="001F12B2" w:rsidRPr="004F624E" w14:paraId="552D636A" w14:textId="77777777" w:rsidTr="00196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4F2A8E6" w14:textId="77777777" w:rsidR="001F12B2" w:rsidRPr="004F624E" w:rsidRDefault="001F12B2" w:rsidP="001F12B2">
            <w:pPr>
              <w:spacing w:line="360" w:lineRule="auto"/>
              <w:rPr>
                <w:rFonts w:ascii="Consolas" w:hAnsi="Consolas" w:cs="宋体"/>
                <w:color w:val="000000"/>
                <w:szCs w:val="21"/>
              </w:rPr>
            </w:pPr>
            <w:r w:rsidRPr="004F624E">
              <w:rPr>
                <w:rFonts w:ascii="Consolas" w:hAnsi="Consolas" w:cs="宋体" w:hint="eastAsia"/>
                <w:color w:val="000000"/>
                <w:szCs w:val="21"/>
              </w:rPr>
              <w:t>RESTful</w:t>
            </w:r>
          </w:p>
        </w:tc>
        <w:tc>
          <w:tcPr>
            <w:tcW w:w="7583" w:type="dxa"/>
          </w:tcPr>
          <w:p w14:paraId="1C466F6D" w14:textId="77777777" w:rsidR="001F12B2" w:rsidRPr="004F624E" w:rsidRDefault="001F12B2" w:rsidP="001F12B2">
            <w:pPr>
              <w:spacing w:line="360" w:lineRule="auto"/>
              <w:ind w:left="105" w:hangingChars="50" w:hanging="105"/>
              <w:cnfStyle w:val="000000100000" w:firstRow="0" w:lastRow="0" w:firstColumn="0" w:lastColumn="0" w:oddVBand="0" w:evenVBand="0" w:oddHBand="1" w:evenHBand="0" w:firstRowFirstColumn="0" w:firstRowLastColumn="0" w:lastRowFirstColumn="0" w:lastRowLastColumn="0"/>
              <w:rPr>
                <w:rFonts w:ascii="Consolas" w:hAnsi="Consolas" w:cs="宋体"/>
                <w:color w:val="000000"/>
                <w:szCs w:val="21"/>
              </w:rPr>
            </w:pPr>
            <w:r w:rsidRPr="004F624E">
              <w:rPr>
                <w:rFonts w:ascii="Consolas" w:hAnsi="Consolas" w:cs="宋体" w:hint="eastAsia"/>
                <w:color w:val="000000"/>
                <w:szCs w:val="21"/>
              </w:rPr>
              <w:t xml:space="preserve">REST </w:t>
            </w:r>
            <w:r w:rsidRPr="004F624E">
              <w:rPr>
                <w:rFonts w:ascii="Consolas" w:hAnsi="Consolas" w:cs="宋体" w:hint="eastAsia"/>
                <w:color w:val="000000"/>
                <w:szCs w:val="21"/>
              </w:rPr>
              <w:t>指的是一组架构约束条件和原则。满足这些约束条件和原则的应用程序或设计就是</w:t>
            </w:r>
            <w:r w:rsidRPr="004F624E">
              <w:rPr>
                <w:rFonts w:ascii="Consolas" w:hAnsi="Consolas" w:cs="宋体" w:hint="eastAsia"/>
                <w:color w:val="000000"/>
                <w:szCs w:val="21"/>
              </w:rPr>
              <w:t xml:space="preserve"> RESTful</w:t>
            </w:r>
            <w:r w:rsidRPr="004F624E">
              <w:rPr>
                <w:rFonts w:ascii="Consolas" w:hAnsi="Consolas" w:cs="宋体" w:hint="eastAsia"/>
                <w:color w:val="000000"/>
                <w:szCs w:val="21"/>
              </w:rPr>
              <w:t>。</w:t>
            </w:r>
          </w:p>
        </w:tc>
      </w:tr>
      <w:tr w:rsidR="001F12B2" w:rsidRPr="004F624E" w14:paraId="7ADE93D7" w14:textId="77777777" w:rsidTr="00196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94BC9E6" w14:textId="77777777" w:rsidR="001F12B2" w:rsidRPr="004F624E" w:rsidRDefault="001F12B2" w:rsidP="001F12B2">
            <w:pPr>
              <w:spacing w:line="360" w:lineRule="auto"/>
              <w:rPr>
                <w:rFonts w:ascii="Consolas" w:hAnsi="Consolas" w:cs="宋体"/>
                <w:color w:val="000000"/>
                <w:szCs w:val="21"/>
              </w:rPr>
            </w:pPr>
            <w:r w:rsidRPr="004F624E">
              <w:rPr>
                <w:rFonts w:ascii="Consolas" w:hAnsi="Consolas" w:cs="宋体" w:hint="eastAsia"/>
                <w:color w:val="000000"/>
                <w:szCs w:val="21"/>
              </w:rPr>
              <w:t>CURL</w:t>
            </w:r>
          </w:p>
        </w:tc>
        <w:tc>
          <w:tcPr>
            <w:tcW w:w="7583" w:type="dxa"/>
          </w:tcPr>
          <w:p w14:paraId="7B8D6813" w14:textId="77777777" w:rsidR="001F12B2" w:rsidRPr="004F624E" w:rsidRDefault="001F12B2" w:rsidP="001F12B2">
            <w:pPr>
              <w:spacing w:line="360" w:lineRule="auto"/>
              <w:ind w:left="105" w:hangingChars="50" w:hanging="105"/>
              <w:cnfStyle w:val="000000010000" w:firstRow="0" w:lastRow="0" w:firstColumn="0" w:lastColumn="0" w:oddVBand="0" w:evenVBand="0" w:oddHBand="0" w:evenHBand="1" w:firstRowFirstColumn="0" w:firstRowLastColumn="0" w:lastRowFirstColumn="0" w:lastRowLastColumn="0"/>
              <w:rPr>
                <w:rFonts w:ascii="Consolas" w:hAnsi="Consolas" w:cs="宋体"/>
                <w:bCs/>
                <w:color w:val="000000"/>
                <w:szCs w:val="21"/>
              </w:rPr>
            </w:pPr>
            <w:r w:rsidRPr="004F624E">
              <w:rPr>
                <w:rFonts w:ascii="Consolas" w:hAnsi="Consolas" w:cs="宋体" w:hint="eastAsia"/>
                <w:bCs/>
                <w:color w:val="000000"/>
                <w:szCs w:val="21"/>
              </w:rPr>
              <w:t>CURL</w:t>
            </w:r>
            <w:r w:rsidRPr="004F624E">
              <w:rPr>
                <w:rFonts w:ascii="Consolas" w:hAnsi="Consolas" w:cs="宋体" w:hint="eastAsia"/>
                <w:bCs/>
                <w:color w:val="000000"/>
                <w:szCs w:val="21"/>
              </w:rPr>
              <w:t>是利用</w:t>
            </w:r>
            <w:r w:rsidRPr="004F624E">
              <w:rPr>
                <w:rFonts w:ascii="Consolas" w:hAnsi="Consolas" w:cs="宋体" w:hint="eastAsia"/>
                <w:bCs/>
                <w:color w:val="000000"/>
                <w:szCs w:val="21"/>
              </w:rPr>
              <w:t>URL</w:t>
            </w:r>
            <w:r w:rsidRPr="004F624E">
              <w:rPr>
                <w:rFonts w:ascii="Consolas" w:hAnsi="Consolas" w:cs="宋体" w:hint="eastAsia"/>
                <w:bCs/>
                <w:color w:val="000000"/>
                <w:szCs w:val="21"/>
              </w:rPr>
              <w:t>语法在命令行方式下工作的文件传输工具。</w:t>
            </w:r>
          </w:p>
        </w:tc>
      </w:tr>
      <w:tr w:rsidR="00B70DEC" w:rsidRPr="004F624E" w14:paraId="4C70B8E4" w14:textId="77777777" w:rsidTr="00196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7DA9185" w14:textId="77777777" w:rsidR="00B70DEC" w:rsidRPr="004F624E" w:rsidRDefault="00B70DEC" w:rsidP="00B70DEC">
            <w:pPr>
              <w:spacing w:line="360" w:lineRule="auto"/>
              <w:rPr>
                <w:rFonts w:ascii="Consolas" w:hAnsi="Consolas" w:cs="宋体"/>
                <w:color w:val="000000"/>
                <w:szCs w:val="21"/>
              </w:rPr>
            </w:pPr>
            <w:r>
              <w:rPr>
                <w:rFonts w:ascii="Calibri" w:hAnsi="Calibri" w:cs="宋体" w:hint="eastAsia"/>
                <w:color w:val="000000"/>
                <w:szCs w:val="21"/>
              </w:rPr>
              <w:t>视频窗口</w:t>
            </w:r>
          </w:p>
        </w:tc>
        <w:tc>
          <w:tcPr>
            <w:tcW w:w="7583" w:type="dxa"/>
          </w:tcPr>
          <w:p w14:paraId="270D833E" w14:textId="77777777" w:rsidR="00B70DEC" w:rsidRPr="004F624E" w:rsidRDefault="00B70DEC" w:rsidP="00B70DEC">
            <w:pPr>
              <w:spacing w:line="360" w:lineRule="auto"/>
              <w:ind w:left="105" w:hangingChars="50" w:hanging="105"/>
              <w:cnfStyle w:val="000000100000" w:firstRow="0" w:lastRow="0" w:firstColumn="0" w:lastColumn="0" w:oddVBand="0" w:evenVBand="0" w:oddHBand="1" w:evenHBand="0" w:firstRowFirstColumn="0" w:firstRowLastColumn="0" w:lastRowFirstColumn="0" w:lastRowLastColumn="0"/>
              <w:rPr>
                <w:rFonts w:ascii="Consolas" w:hAnsi="Consolas" w:cs="宋体"/>
                <w:bCs/>
                <w:color w:val="000000"/>
                <w:szCs w:val="21"/>
              </w:rPr>
            </w:pPr>
            <w:r>
              <w:rPr>
                <w:rFonts w:ascii="宋体" w:hAnsi="宋体" w:cs="宋体" w:hint="eastAsia"/>
                <w:color w:val="000000"/>
                <w:szCs w:val="21"/>
              </w:rPr>
              <w:t>2+4模式的视频窗口（2路焦点，4路小视频）</w:t>
            </w:r>
          </w:p>
        </w:tc>
      </w:tr>
      <w:tr w:rsidR="00B70DEC" w:rsidRPr="004F624E" w14:paraId="439235BA" w14:textId="77777777" w:rsidTr="00196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B71D4BA" w14:textId="77777777" w:rsidR="00B70DEC" w:rsidRDefault="00B70DEC" w:rsidP="00B70DEC">
            <w:pPr>
              <w:spacing w:line="360" w:lineRule="auto"/>
              <w:rPr>
                <w:rFonts w:ascii="Calibri" w:hAnsi="Calibri" w:cs="宋体"/>
                <w:color w:val="000000"/>
                <w:szCs w:val="21"/>
              </w:rPr>
            </w:pPr>
            <w:r>
              <w:rPr>
                <w:rFonts w:ascii="Calibri" w:hAnsi="Calibri" w:cs="宋体" w:hint="eastAsia"/>
                <w:color w:val="000000"/>
                <w:szCs w:val="21"/>
              </w:rPr>
              <w:t>监控窗口</w:t>
            </w:r>
          </w:p>
        </w:tc>
        <w:tc>
          <w:tcPr>
            <w:tcW w:w="7583" w:type="dxa"/>
          </w:tcPr>
          <w:p w14:paraId="78FAAB80" w14:textId="77777777" w:rsidR="00B70DEC" w:rsidRDefault="00B70DEC" w:rsidP="00B70DEC">
            <w:pPr>
              <w:spacing w:line="360" w:lineRule="auto"/>
              <w:ind w:left="105" w:hangingChars="50" w:hanging="105"/>
              <w:cnfStyle w:val="000000010000" w:firstRow="0" w:lastRow="0" w:firstColumn="0" w:lastColumn="0" w:oddVBand="0" w:evenVBand="0" w:oddHBand="0" w:evenHBand="1" w:firstRowFirstColumn="0" w:firstRowLastColumn="0" w:lastRowFirstColumn="0" w:lastRowLastColumn="0"/>
              <w:rPr>
                <w:rFonts w:ascii="宋体" w:hAnsi="宋体" w:cs="宋体"/>
                <w:color w:val="000000"/>
                <w:szCs w:val="21"/>
              </w:rPr>
            </w:pPr>
            <w:r>
              <w:rPr>
                <w:rFonts w:ascii="Calibri" w:hAnsi="Calibri" w:hint="eastAsia"/>
                <w:color w:val="000000"/>
                <w:szCs w:val="21"/>
              </w:rPr>
              <w:t>第</w:t>
            </w:r>
            <w:r>
              <w:rPr>
                <w:rFonts w:ascii="Calibri" w:hAnsi="Calibri" w:hint="eastAsia"/>
                <w:color w:val="000000"/>
                <w:szCs w:val="21"/>
              </w:rPr>
              <w:t>2</w:t>
            </w:r>
            <w:r>
              <w:rPr>
                <w:rFonts w:ascii="Calibri" w:hAnsi="Calibri" w:hint="eastAsia"/>
                <w:color w:val="000000"/>
                <w:szCs w:val="21"/>
              </w:rPr>
              <w:t>个显示屏中的视频监控窗口（有翻页、轮循、布局切换、固定和放大等功能）</w:t>
            </w:r>
          </w:p>
        </w:tc>
      </w:tr>
      <w:tr w:rsidR="00B70DEC" w:rsidRPr="004F624E" w14:paraId="3EFB891F" w14:textId="77777777" w:rsidTr="00196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B23ED85" w14:textId="77777777" w:rsidR="00B70DEC" w:rsidRDefault="00B70DEC" w:rsidP="00B70DEC">
            <w:pPr>
              <w:spacing w:line="360" w:lineRule="auto"/>
              <w:rPr>
                <w:rFonts w:ascii="Calibri" w:hAnsi="Calibri" w:cs="宋体"/>
                <w:color w:val="000000"/>
                <w:szCs w:val="21"/>
              </w:rPr>
            </w:pPr>
            <w:r>
              <w:rPr>
                <w:rFonts w:ascii="Calibri" w:hAnsi="Calibri" w:cs="宋体" w:hint="eastAsia"/>
                <w:color w:val="000000"/>
                <w:szCs w:val="21"/>
              </w:rPr>
              <w:t>点名窗口</w:t>
            </w:r>
          </w:p>
        </w:tc>
        <w:tc>
          <w:tcPr>
            <w:tcW w:w="7583" w:type="dxa"/>
          </w:tcPr>
          <w:p w14:paraId="0C5BF610" w14:textId="77777777" w:rsidR="00B70DEC" w:rsidRDefault="00B70DEC" w:rsidP="00B70DEC">
            <w:pPr>
              <w:spacing w:line="360" w:lineRule="auto"/>
              <w:ind w:left="105" w:hangingChars="50" w:hanging="105"/>
              <w:cnfStyle w:val="000000100000" w:firstRow="0" w:lastRow="0" w:firstColumn="0" w:lastColumn="0" w:oddVBand="0" w:evenVBand="0" w:oddHBand="1" w:evenHBand="0" w:firstRowFirstColumn="0" w:firstRowLastColumn="0" w:lastRowFirstColumn="0" w:lastRowLastColumn="0"/>
              <w:rPr>
                <w:rFonts w:ascii="Calibri" w:hAnsi="Calibri"/>
                <w:color w:val="000000"/>
                <w:szCs w:val="21"/>
              </w:rPr>
            </w:pPr>
            <w:r>
              <w:rPr>
                <w:rFonts w:ascii="宋体" w:hAnsi="宋体" w:cs="宋体" w:hint="eastAsia"/>
                <w:color w:val="000000"/>
                <w:szCs w:val="21"/>
              </w:rPr>
              <w:t>统计点名签到结果，显示未签到参会人的视频（未开启监控时点名窗口显示在第1个显示屏，已开启监控时点名窗口显示在第二个显示屏）</w:t>
            </w:r>
          </w:p>
        </w:tc>
      </w:tr>
      <w:tr w:rsidR="00B70DEC" w:rsidRPr="004F624E" w14:paraId="6138F04D" w14:textId="77777777" w:rsidTr="00196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2C844C6" w14:textId="77777777" w:rsidR="00B70DEC" w:rsidRDefault="00B70DEC" w:rsidP="00B70DEC">
            <w:pPr>
              <w:spacing w:line="360" w:lineRule="auto"/>
              <w:rPr>
                <w:rFonts w:ascii="Calibri" w:hAnsi="Calibri" w:cs="宋体"/>
                <w:color w:val="000000"/>
                <w:szCs w:val="21"/>
              </w:rPr>
            </w:pPr>
            <w:r>
              <w:rPr>
                <w:rFonts w:ascii="Calibri" w:hAnsi="Calibri" w:hint="eastAsia"/>
                <w:color w:val="000000"/>
                <w:szCs w:val="21"/>
              </w:rPr>
              <w:t>小视频窗口</w:t>
            </w:r>
          </w:p>
        </w:tc>
        <w:tc>
          <w:tcPr>
            <w:tcW w:w="7583" w:type="dxa"/>
          </w:tcPr>
          <w:p w14:paraId="680349F3" w14:textId="77777777" w:rsidR="00B70DEC" w:rsidRDefault="00B70DEC" w:rsidP="00B70DEC">
            <w:pPr>
              <w:spacing w:line="360" w:lineRule="auto"/>
              <w:ind w:left="105" w:hangingChars="50" w:hanging="105"/>
              <w:cnfStyle w:val="000000010000" w:firstRow="0" w:lastRow="0" w:firstColumn="0" w:lastColumn="0" w:oddVBand="0" w:evenVBand="0" w:oddHBand="0" w:evenHBand="1" w:firstRowFirstColumn="0" w:firstRowLastColumn="0" w:lastRowFirstColumn="0" w:lastRowLastColumn="0"/>
              <w:rPr>
                <w:rFonts w:ascii="宋体" w:hAnsi="宋体" w:cs="宋体"/>
                <w:color w:val="000000"/>
                <w:szCs w:val="21"/>
              </w:rPr>
            </w:pPr>
            <w:r>
              <w:rPr>
                <w:rFonts w:ascii="Calibri" w:hAnsi="Calibri" w:hint="eastAsia"/>
                <w:color w:val="000000"/>
                <w:szCs w:val="21"/>
              </w:rPr>
              <w:t>文档白板的数据视图和桌面共享视图下才可能存在的小视频窗口（能够移动、显示</w:t>
            </w:r>
            <w:r>
              <w:rPr>
                <w:rFonts w:ascii="Calibri" w:hAnsi="Calibri" w:hint="eastAsia"/>
                <w:color w:val="000000"/>
                <w:szCs w:val="21"/>
              </w:rPr>
              <w:t>0</w:t>
            </w:r>
            <w:r>
              <w:rPr>
                <w:rFonts w:ascii="Calibri" w:hAnsi="Calibri" w:hint="eastAsia"/>
                <w:color w:val="000000"/>
                <w:szCs w:val="21"/>
              </w:rPr>
              <w:t>、</w:t>
            </w:r>
            <w:r>
              <w:rPr>
                <w:rFonts w:ascii="Calibri" w:hAnsi="Calibri" w:hint="eastAsia"/>
                <w:color w:val="000000"/>
                <w:szCs w:val="21"/>
              </w:rPr>
              <w:t>1</w:t>
            </w:r>
            <w:r>
              <w:rPr>
                <w:rFonts w:ascii="Calibri" w:hAnsi="Calibri" w:hint="eastAsia"/>
                <w:color w:val="000000"/>
                <w:szCs w:val="21"/>
              </w:rPr>
              <w:t>或者</w:t>
            </w:r>
            <w:r>
              <w:rPr>
                <w:rFonts w:ascii="Calibri" w:hAnsi="Calibri" w:hint="eastAsia"/>
                <w:color w:val="000000"/>
                <w:szCs w:val="21"/>
              </w:rPr>
              <w:t>2</w:t>
            </w:r>
            <w:r>
              <w:rPr>
                <w:rFonts w:ascii="Calibri" w:hAnsi="Calibri" w:hint="eastAsia"/>
                <w:color w:val="000000"/>
                <w:szCs w:val="21"/>
              </w:rPr>
              <w:t>个视频）</w:t>
            </w:r>
          </w:p>
        </w:tc>
      </w:tr>
      <w:tr w:rsidR="000E5261" w:rsidRPr="004F624E" w14:paraId="020A733D" w14:textId="77777777" w:rsidTr="00196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067B1EE" w14:textId="77777777" w:rsidR="000E5261" w:rsidRDefault="00BF78A9" w:rsidP="00B70DEC">
            <w:pPr>
              <w:spacing w:line="360" w:lineRule="auto"/>
              <w:rPr>
                <w:rFonts w:ascii="Calibri" w:hAnsi="Calibri"/>
                <w:color w:val="000000"/>
                <w:szCs w:val="21"/>
              </w:rPr>
            </w:pPr>
            <w:r>
              <w:rPr>
                <w:rFonts w:ascii="Calibri" w:hAnsi="Calibri" w:hint="eastAsia"/>
                <w:color w:val="000000"/>
                <w:szCs w:val="21"/>
              </w:rPr>
              <w:t>入会</w:t>
            </w:r>
            <w:r>
              <w:rPr>
                <w:rFonts w:ascii="Calibri" w:hAnsi="Calibri"/>
                <w:color w:val="000000"/>
                <w:szCs w:val="21"/>
              </w:rPr>
              <w:t>指示进度条</w:t>
            </w:r>
            <w:r w:rsidR="000E5261" w:rsidRPr="000E5261">
              <w:rPr>
                <w:rFonts w:ascii="Calibri" w:hAnsi="Calibri" w:hint="eastAsia"/>
                <w:color w:val="000000"/>
                <w:szCs w:val="21"/>
              </w:rPr>
              <w:t>总人数</w:t>
            </w:r>
          </w:p>
        </w:tc>
        <w:tc>
          <w:tcPr>
            <w:tcW w:w="7583" w:type="dxa"/>
          </w:tcPr>
          <w:p w14:paraId="0521F040" w14:textId="77777777" w:rsidR="000E5261" w:rsidRDefault="00BF78A9">
            <w:pPr>
              <w:spacing w:line="360" w:lineRule="auto"/>
              <w:ind w:left="105" w:hangingChars="50" w:hanging="105"/>
              <w:cnfStyle w:val="000000100000" w:firstRow="0" w:lastRow="0" w:firstColumn="0" w:lastColumn="0" w:oddVBand="0" w:evenVBand="0" w:oddHBand="1" w:evenHBand="0" w:firstRowFirstColumn="0" w:firstRowLastColumn="0" w:lastRowFirstColumn="0" w:lastRowLastColumn="0"/>
              <w:rPr>
                <w:rFonts w:ascii="Calibri" w:hAnsi="Calibri"/>
                <w:color w:val="000000"/>
                <w:szCs w:val="21"/>
              </w:rPr>
            </w:pPr>
            <w:r w:rsidRPr="00BF78A9">
              <w:rPr>
                <w:rFonts w:ascii="Calibri" w:hAnsi="Calibri" w:hint="eastAsia"/>
                <w:color w:val="000000"/>
                <w:szCs w:val="21"/>
              </w:rPr>
              <w:t>会前和会中被邀请人</w:t>
            </w:r>
            <w:r w:rsidR="00DB6D75">
              <w:rPr>
                <w:rFonts w:ascii="Calibri" w:hAnsi="Calibri" w:hint="eastAsia"/>
                <w:color w:val="000000"/>
                <w:szCs w:val="21"/>
              </w:rPr>
              <w:t>的</w:t>
            </w:r>
            <w:r w:rsidR="00DB6D75">
              <w:rPr>
                <w:rFonts w:ascii="Calibri" w:hAnsi="Calibri"/>
                <w:color w:val="000000"/>
                <w:szCs w:val="21"/>
              </w:rPr>
              <w:t>所有人</w:t>
            </w:r>
            <w:r w:rsidR="00DB6D75">
              <w:rPr>
                <w:rFonts w:ascii="Calibri" w:hAnsi="Calibri" w:hint="eastAsia"/>
                <w:color w:val="000000"/>
                <w:szCs w:val="21"/>
              </w:rPr>
              <w:t>，</w:t>
            </w:r>
            <w:r w:rsidR="00DB6D75">
              <w:rPr>
                <w:rFonts w:ascii="Calibri" w:hAnsi="Calibri"/>
                <w:color w:val="000000"/>
                <w:szCs w:val="21"/>
              </w:rPr>
              <w:t>以及未被邀请</w:t>
            </w:r>
            <w:r w:rsidR="00AE2DC2">
              <w:rPr>
                <w:rFonts w:ascii="Calibri" w:hAnsi="Calibri" w:hint="eastAsia"/>
                <w:color w:val="000000"/>
                <w:szCs w:val="21"/>
              </w:rPr>
              <w:t>（不能</w:t>
            </w:r>
            <w:r w:rsidR="00AE2DC2">
              <w:rPr>
                <w:rFonts w:ascii="Calibri" w:hAnsi="Calibri"/>
                <w:color w:val="000000"/>
                <w:szCs w:val="21"/>
              </w:rPr>
              <w:t>自动识别</w:t>
            </w:r>
            <w:r w:rsidR="00AE2DC2">
              <w:rPr>
                <w:rFonts w:ascii="Calibri" w:hAnsi="Calibri" w:hint="eastAsia"/>
                <w:color w:val="000000"/>
                <w:szCs w:val="21"/>
              </w:rPr>
              <w:t>其姓名的）</w:t>
            </w:r>
            <w:r w:rsidR="00DB6D75">
              <w:rPr>
                <w:rFonts w:ascii="Calibri" w:hAnsi="Calibri"/>
                <w:color w:val="000000"/>
                <w:szCs w:val="21"/>
              </w:rPr>
              <w:t>而入会的所有人。</w:t>
            </w:r>
          </w:p>
        </w:tc>
      </w:tr>
      <w:tr w:rsidR="00BF78A9" w:rsidRPr="004F624E" w14:paraId="25C1B3F6" w14:textId="77777777" w:rsidTr="00196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5F3902C" w14:textId="77777777" w:rsidR="00BF78A9" w:rsidRPr="000E5261" w:rsidRDefault="00BF78A9" w:rsidP="00B70DEC">
            <w:pPr>
              <w:spacing w:line="360" w:lineRule="auto"/>
              <w:rPr>
                <w:rFonts w:ascii="Calibri" w:hAnsi="Calibri"/>
                <w:color w:val="000000"/>
                <w:szCs w:val="21"/>
              </w:rPr>
            </w:pPr>
            <w:r>
              <w:rPr>
                <w:rFonts w:ascii="Calibri" w:hAnsi="Calibri" w:hint="eastAsia"/>
                <w:color w:val="000000"/>
                <w:szCs w:val="21"/>
              </w:rPr>
              <w:t>入会指示</w:t>
            </w:r>
            <w:r>
              <w:rPr>
                <w:rFonts w:ascii="Calibri" w:hAnsi="Calibri"/>
                <w:color w:val="000000"/>
                <w:szCs w:val="21"/>
              </w:rPr>
              <w:t>进度条</w:t>
            </w:r>
            <w:r>
              <w:rPr>
                <w:rFonts w:ascii="Calibri" w:hAnsi="Calibri" w:hint="eastAsia"/>
                <w:color w:val="000000"/>
                <w:szCs w:val="21"/>
              </w:rPr>
              <w:t>未入会</w:t>
            </w:r>
          </w:p>
        </w:tc>
        <w:tc>
          <w:tcPr>
            <w:tcW w:w="7583" w:type="dxa"/>
          </w:tcPr>
          <w:p w14:paraId="4BEEDDD9" w14:textId="77777777" w:rsidR="00BF78A9" w:rsidRPr="00BF78A9" w:rsidRDefault="00BF78A9" w:rsidP="00B70DEC">
            <w:pPr>
              <w:spacing w:line="360" w:lineRule="auto"/>
              <w:ind w:left="105" w:hangingChars="50" w:hanging="105"/>
              <w:cnfStyle w:val="000000010000" w:firstRow="0" w:lastRow="0" w:firstColumn="0" w:lastColumn="0" w:oddVBand="0" w:evenVBand="0" w:oddHBand="0" w:evenHBand="1" w:firstRowFirstColumn="0" w:firstRowLastColumn="0" w:lastRowFirstColumn="0" w:lastRowLastColumn="0"/>
              <w:rPr>
                <w:rFonts w:ascii="Calibri" w:hAnsi="Calibri"/>
                <w:color w:val="000000"/>
                <w:szCs w:val="21"/>
              </w:rPr>
            </w:pPr>
            <w:r w:rsidRPr="00BF78A9">
              <w:rPr>
                <w:rFonts w:ascii="Calibri" w:hAnsi="Calibri" w:hint="eastAsia"/>
                <w:color w:val="000000"/>
                <w:szCs w:val="21"/>
              </w:rPr>
              <w:t>（会前和会中）邀请的尚未入会的所有参会人</w:t>
            </w:r>
          </w:p>
        </w:tc>
      </w:tr>
      <w:tr w:rsidR="00BF78A9" w:rsidRPr="004F624E" w14:paraId="3D9B4337" w14:textId="77777777" w:rsidTr="00BF7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321ADF3" w14:textId="77777777" w:rsidR="00BF78A9" w:rsidRDefault="00BF78A9" w:rsidP="00B70DEC">
            <w:pPr>
              <w:spacing w:line="360" w:lineRule="auto"/>
              <w:rPr>
                <w:rFonts w:ascii="Calibri" w:hAnsi="Calibri"/>
                <w:color w:val="000000"/>
                <w:szCs w:val="21"/>
              </w:rPr>
            </w:pPr>
            <w:r>
              <w:rPr>
                <w:rFonts w:ascii="Calibri" w:hAnsi="Calibri" w:hint="eastAsia"/>
                <w:color w:val="000000"/>
                <w:szCs w:val="21"/>
              </w:rPr>
              <w:t>点名</w:t>
            </w:r>
            <w:r>
              <w:rPr>
                <w:rFonts w:ascii="Calibri" w:hAnsi="Calibri"/>
                <w:color w:val="000000"/>
                <w:szCs w:val="21"/>
              </w:rPr>
              <w:t>总人数</w:t>
            </w:r>
          </w:p>
        </w:tc>
        <w:tc>
          <w:tcPr>
            <w:tcW w:w="7583" w:type="dxa"/>
          </w:tcPr>
          <w:p w14:paraId="0E1B04FE" w14:textId="77777777" w:rsidR="00BF78A9" w:rsidRPr="00BF78A9" w:rsidRDefault="00BF78A9" w:rsidP="00B70DEC">
            <w:pPr>
              <w:spacing w:line="360" w:lineRule="auto"/>
              <w:ind w:left="105" w:hangingChars="50" w:hanging="105"/>
              <w:cnfStyle w:val="000000100000" w:firstRow="0" w:lastRow="0" w:firstColumn="0" w:lastColumn="0" w:oddVBand="0" w:evenVBand="0" w:oddHBand="1" w:evenHBand="0" w:firstRowFirstColumn="0" w:firstRowLastColumn="0" w:lastRowFirstColumn="0" w:lastRowLastColumn="0"/>
              <w:rPr>
                <w:rFonts w:ascii="Calibri" w:hAnsi="Calibri"/>
                <w:color w:val="000000"/>
                <w:szCs w:val="21"/>
              </w:rPr>
            </w:pPr>
            <w:r w:rsidRPr="00BF78A9">
              <w:rPr>
                <w:rFonts w:ascii="Calibri" w:hAnsi="Calibri" w:hint="eastAsia"/>
                <w:color w:val="000000"/>
                <w:szCs w:val="21"/>
              </w:rPr>
              <w:t>从点名开始至点名结束之间的，所有入过会的参会人（不含电话、主持人）</w:t>
            </w:r>
          </w:p>
        </w:tc>
      </w:tr>
      <w:tr w:rsidR="00BF78A9" w:rsidRPr="004F624E" w14:paraId="399F4160" w14:textId="77777777" w:rsidTr="00BF78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86E5EA4" w14:textId="77777777" w:rsidR="00BF78A9" w:rsidRDefault="00BF78A9" w:rsidP="00B70DEC">
            <w:pPr>
              <w:spacing w:line="360" w:lineRule="auto"/>
              <w:rPr>
                <w:rFonts w:ascii="Calibri" w:hAnsi="Calibri"/>
                <w:color w:val="000000"/>
                <w:szCs w:val="21"/>
              </w:rPr>
            </w:pPr>
            <w:r>
              <w:rPr>
                <w:rFonts w:ascii="Calibri" w:hAnsi="Calibri" w:hint="eastAsia"/>
                <w:color w:val="000000"/>
                <w:szCs w:val="21"/>
              </w:rPr>
              <w:t>点名未</w:t>
            </w:r>
            <w:r>
              <w:rPr>
                <w:rFonts w:ascii="Calibri" w:hAnsi="Calibri"/>
                <w:color w:val="000000"/>
                <w:szCs w:val="21"/>
              </w:rPr>
              <w:t>签到</w:t>
            </w:r>
          </w:p>
        </w:tc>
        <w:tc>
          <w:tcPr>
            <w:tcW w:w="7583" w:type="dxa"/>
          </w:tcPr>
          <w:p w14:paraId="0D315BE6" w14:textId="77777777" w:rsidR="00BF78A9" w:rsidRPr="00BF78A9" w:rsidRDefault="00BF78A9" w:rsidP="00B70DEC">
            <w:pPr>
              <w:spacing w:line="360" w:lineRule="auto"/>
              <w:ind w:left="105" w:hangingChars="50" w:hanging="105"/>
              <w:cnfStyle w:val="000000010000" w:firstRow="0" w:lastRow="0" w:firstColumn="0" w:lastColumn="0" w:oddVBand="0" w:evenVBand="0" w:oddHBand="0" w:evenHBand="1" w:firstRowFirstColumn="0" w:firstRowLastColumn="0" w:lastRowFirstColumn="0" w:lastRowLastColumn="0"/>
              <w:rPr>
                <w:rFonts w:ascii="Calibri" w:hAnsi="Calibri"/>
                <w:color w:val="000000"/>
                <w:szCs w:val="21"/>
              </w:rPr>
            </w:pPr>
            <w:r w:rsidRPr="00BF78A9">
              <w:rPr>
                <w:rFonts w:ascii="Calibri" w:hAnsi="Calibri" w:hint="eastAsia"/>
                <w:color w:val="000000"/>
                <w:szCs w:val="21"/>
              </w:rPr>
              <w:t>在会中的，没有在点名结束之前按下“我要签到”的参会人（不含电话）</w:t>
            </w:r>
          </w:p>
        </w:tc>
      </w:tr>
      <w:tr w:rsidR="00BF78A9" w:rsidRPr="004F624E" w14:paraId="536E51A0" w14:textId="77777777" w:rsidTr="00BF7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D9BC9E8" w14:textId="77777777" w:rsidR="00BF78A9" w:rsidRDefault="00BF78A9" w:rsidP="00B70DEC">
            <w:pPr>
              <w:spacing w:line="360" w:lineRule="auto"/>
              <w:rPr>
                <w:rFonts w:ascii="Calibri" w:hAnsi="Calibri"/>
                <w:color w:val="000000"/>
                <w:szCs w:val="21"/>
              </w:rPr>
            </w:pPr>
            <w:r>
              <w:rPr>
                <w:rFonts w:ascii="Calibri" w:hAnsi="Calibri" w:hint="eastAsia"/>
                <w:color w:val="000000"/>
                <w:szCs w:val="21"/>
              </w:rPr>
              <w:t>点名</w:t>
            </w:r>
            <w:r>
              <w:rPr>
                <w:rFonts w:ascii="Calibri" w:hAnsi="Calibri"/>
                <w:color w:val="000000"/>
                <w:szCs w:val="21"/>
              </w:rPr>
              <w:t>已签到</w:t>
            </w:r>
          </w:p>
        </w:tc>
        <w:tc>
          <w:tcPr>
            <w:tcW w:w="7583" w:type="dxa"/>
          </w:tcPr>
          <w:p w14:paraId="4C9D8E71" w14:textId="77777777" w:rsidR="00BF78A9" w:rsidRPr="00BF78A9" w:rsidRDefault="00BF78A9" w:rsidP="00B70DEC">
            <w:pPr>
              <w:spacing w:line="360" w:lineRule="auto"/>
              <w:ind w:left="105" w:hangingChars="50" w:hanging="105"/>
              <w:cnfStyle w:val="000000100000" w:firstRow="0" w:lastRow="0" w:firstColumn="0" w:lastColumn="0" w:oddVBand="0" w:evenVBand="0" w:oddHBand="1" w:evenHBand="0" w:firstRowFirstColumn="0" w:firstRowLastColumn="0" w:lastRowFirstColumn="0" w:lastRowLastColumn="0"/>
              <w:rPr>
                <w:rFonts w:ascii="Calibri" w:hAnsi="Calibri"/>
                <w:color w:val="000000"/>
                <w:szCs w:val="21"/>
              </w:rPr>
            </w:pPr>
            <w:r>
              <w:rPr>
                <w:rFonts w:ascii="Calibri" w:hAnsi="Calibri" w:hint="eastAsia"/>
                <w:color w:val="000000"/>
                <w:szCs w:val="21"/>
              </w:rPr>
              <w:t>点名期间按下过“</w:t>
            </w:r>
            <w:r w:rsidRPr="00BF78A9">
              <w:rPr>
                <w:rFonts w:ascii="Calibri" w:hAnsi="Calibri" w:hint="eastAsia"/>
                <w:color w:val="000000"/>
                <w:szCs w:val="21"/>
              </w:rPr>
              <w:t>签到”</w:t>
            </w:r>
            <w:r>
              <w:rPr>
                <w:rFonts w:ascii="Calibri" w:hAnsi="Calibri" w:hint="eastAsia"/>
                <w:color w:val="000000"/>
                <w:szCs w:val="21"/>
              </w:rPr>
              <w:t>按钮</w:t>
            </w:r>
            <w:r w:rsidRPr="00BF78A9">
              <w:rPr>
                <w:rFonts w:ascii="Calibri" w:hAnsi="Calibri" w:hint="eastAsia"/>
                <w:color w:val="000000"/>
                <w:szCs w:val="21"/>
              </w:rPr>
              <w:t>的参会人（不含电话）</w:t>
            </w:r>
          </w:p>
        </w:tc>
      </w:tr>
    </w:tbl>
    <w:p w14:paraId="4A3E5964" w14:textId="77777777" w:rsidR="00744869" w:rsidRPr="004F624E" w:rsidRDefault="00744869" w:rsidP="00DE74AB">
      <w:pPr>
        <w:pStyle w:val="a4"/>
        <w:spacing w:after="72" w:line="360" w:lineRule="auto"/>
        <w:ind w:firstLineChars="0" w:firstLine="0"/>
        <w:rPr>
          <w:rFonts w:ascii="Consolas" w:hAnsi="Consolas"/>
        </w:rPr>
      </w:pPr>
      <w:bookmarkStart w:id="13" w:name="_Toc260409429"/>
      <w:bookmarkStart w:id="14" w:name="_Toc260410609"/>
      <w:bookmarkStart w:id="15" w:name="_Toc260411928"/>
      <w:bookmarkStart w:id="16" w:name="OLE_LINK11"/>
      <w:bookmarkStart w:id="17" w:name="OLE_LINK12"/>
    </w:p>
    <w:p w14:paraId="54F82B3E" w14:textId="77777777" w:rsidR="00CA6BF2" w:rsidRPr="004F624E" w:rsidRDefault="00CA6BF2" w:rsidP="00CA6BF2">
      <w:pPr>
        <w:pStyle w:val="1"/>
        <w:spacing w:before="48" w:after="48" w:line="360" w:lineRule="auto"/>
        <w:rPr>
          <w:rFonts w:ascii="Consolas" w:hAnsi="Consolas"/>
          <w:color w:val="000000"/>
        </w:rPr>
      </w:pPr>
      <w:bookmarkStart w:id="18" w:name="_Toc355340960"/>
      <w:r w:rsidRPr="004F624E">
        <w:rPr>
          <w:rFonts w:ascii="Consolas" w:hAnsi="Consolas" w:hint="eastAsia"/>
          <w:color w:val="000000"/>
        </w:rPr>
        <w:lastRenderedPageBreak/>
        <w:t>定义</w:t>
      </w:r>
      <w:bookmarkEnd w:id="18"/>
    </w:p>
    <w:p w14:paraId="4F9FC22A" w14:textId="77777777" w:rsidR="00420970" w:rsidRPr="004F624E" w:rsidRDefault="00420970">
      <w:pPr>
        <w:pStyle w:val="aff5"/>
        <w:keepNext/>
        <w:widowControl/>
        <w:numPr>
          <w:ilvl w:val="0"/>
          <w:numId w:val="14"/>
        </w:numPr>
        <w:spacing w:beforeLines="20" w:before="48" w:afterLines="20" w:after="48" w:line="360" w:lineRule="auto"/>
        <w:ind w:right="210" w:firstLineChars="0"/>
        <w:outlineLvl w:val="1"/>
        <w:rPr>
          <w:rFonts w:ascii="Consolas" w:hAnsi="Consolas"/>
          <w:b/>
          <w:bCs/>
          <w:vanish/>
          <w:sz w:val="32"/>
          <w:szCs w:val="32"/>
        </w:rPr>
      </w:pPr>
      <w:bookmarkStart w:id="19" w:name="_Toc353186964"/>
      <w:bookmarkStart w:id="20" w:name="_Toc353187442"/>
      <w:bookmarkStart w:id="21" w:name="_Toc353194898"/>
      <w:bookmarkStart w:id="22" w:name="_Toc353401328"/>
      <w:bookmarkStart w:id="23" w:name="_Toc353401453"/>
      <w:bookmarkStart w:id="24" w:name="_Toc353804797"/>
      <w:bookmarkStart w:id="25" w:name="_Toc354567163"/>
      <w:bookmarkStart w:id="26" w:name="_Toc354669672"/>
      <w:bookmarkStart w:id="27" w:name="_Toc354857218"/>
      <w:bookmarkStart w:id="28" w:name="_Toc354938196"/>
      <w:bookmarkStart w:id="29" w:name="_Toc355340961"/>
      <w:bookmarkEnd w:id="19"/>
      <w:bookmarkEnd w:id="20"/>
      <w:bookmarkEnd w:id="21"/>
      <w:bookmarkEnd w:id="22"/>
      <w:bookmarkEnd w:id="23"/>
      <w:bookmarkEnd w:id="24"/>
      <w:bookmarkEnd w:id="25"/>
      <w:bookmarkEnd w:id="26"/>
      <w:bookmarkEnd w:id="27"/>
      <w:bookmarkEnd w:id="28"/>
      <w:bookmarkEnd w:id="29"/>
    </w:p>
    <w:p w14:paraId="3EE89A87" w14:textId="77777777" w:rsidR="00420970" w:rsidRPr="004F624E" w:rsidRDefault="00420970">
      <w:pPr>
        <w:pStyle w:val="aff5"/>
        <w:keepNext/>
        <w:widowControl/>
        <w:numPr>
          <w:ilvl w:val="0"/>
          <w:numId w:val="14"/>
        </w:numPr>
        <w:spacing w:beforeLines="20" w:before="48" w:afterLines="20" w:after="48" w:line="360" w:lineRule="auto"/>
        <w:ind w:right="210" w:firstLineChars="0"/>
        <w:outlineLvl w:val="1"/>
        <w:rPr>
          <w:rFonts w:ascii="Consolas" w:hAnsi="Consolas"/>
          <w:b/>
          <w:bCs/>
          <w:vanish/>
          <w:sz w:val="32"/>
          <w:szCs w:val="32"/>
        </w:rPr>
      </w:pPr>
      <w:bookmarkStart w:id="30" w:name="_Toc353186965"/>
      <w:bookmarkStart w:id="31" w:name="_Toc353187443"/>
      <w:bookmarkStart w:id="32" w:name="_Toc353194899"/>
      <w:bookmarkStart w:id="33" w:name="_Toc353401329"/>
      <w:bookmarkStart w:id="34" w:name="_Toc353401454"/>
      <w:bookmarkStart w:id="35" w:name="_Toc353804798"/>
      <w:bookmarkStart w:id="36" w:name="_Toc354567164"/>
      <w:bookmarkStart w:id="37" w:name="_Toc354669673"/>
      <w:bookmarkStart w:id="38" w:name="_Toc354857219"/>
      <w:bookmarkStart w:id="39" w:name="_Toc354938197"/>
      <w:bookmarkStart w:id="40" w:name="_Toc355340962"/>
      <w:bookmarkEnd w:id="30"/>
      <w:bookmarkEnd w:id="31"/>
      <w:bookmarkEnd w:id="32"/>
      <w:bookmarkEnd w:id="33"/>
      <w:bookmarkEnd w:id="34"/>
      <w:bookmarkEnd w:id="35"/>
      <w:bookmarkEnd w:id="36"/>
      <w:bookmarkEnd w:id="37"/>
      <w:bookmarkEnd w:id="38"/>
      <w:bookmarkEnd w:id="39"/>
      <w:bookmarkEnd w:id="40"/>
    </w:p>
    <w:p w14:paraId="7C7CFBA4" w14:textId="77777777" w:rsidR="00CA6BF2" w:rsidRPr="004F624E" w:rsidRDefault="00CA6BF2" w:rsidP="00EB0FE1">
      <w:pPr>
        <w:pStyle w:val="2"/>
        <w:numPr>
          <w:ilvl w:val="1"/>
          <w:numId w:val="14"/>
        </w:numPr>
        <w:spacing w:before="48" w:after="48" w:line="360" w:lineRule="auto"/>
        <w:ind w:right="210"/>
        <w:rPr>
          <w:rFonts w:ascii="Consolas" w:hAnsi="Consolas"/>
        </w:rPr>
      </w:pPr>
      <w:bookmarkStart w:id="41" w:name="_Toc355340963"/>
      <w:r w:rsidRPr="004F624E">
        <w:rPr>
          <w:rFonts w:ascii="Consolas" w:hAnsi="Consolas" w:hint="eastAsia"/>
        </w:rPr>
        <w:t>角色</w:t>
      </w:r>
      <w:bookmarkEnd w:id="41"/>
    </w:p>
    <w:tbl>
      <w:tblPr>
        <w:tblStyle w:val="-5"/>
        <w:tblW w:w="0" w:type="auto"/>
        <w:tblLook w:val="04A0" w:firstRow="1" w:lastRow="0" w:firstColumn="1" w:lastColumn="0" w:noHBand="0" w:noVBand="1"/>
      </w:tblPr>
      <w:tblGrid>
        <w:gridCol w:w="1371"/>
        <w:gridCol w:w="7236"/>
      </w:tblGrid>
      <w:tr w:rsidR="008F7E66" w:rsidRPr="004F624E" w14:paraId="478DEF99" w14:textId="77777777" w:rsidTr="00DB2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61CEB12C" w14:textId="77777777" w:rsidR="008F7E66" w:rsidRPr="004F624E" w:rsidRDefault="008F7E66" w:rsidP="005D7285">
            <w:pPr>
              <w:pStyle w:val="a4"/>
              <w:spacing w:after="72"/>
              <w:ind w:firstLineChars="0" w:firstLine="0"/>
              <w:jc w:val="center"/>
              <w:rPr>
                <w:rFonts w:ascii="Consolas" w:hAnsi="Consolas"/>
                <w:sz w:val="21"/>
                <w:szCs w:val="21"/>
              </w:rPr>
            </w:pPr>
            <w:r w:rsidRPr="004F624E">
              <w:rPr>
                <w:rFonts w:ascii="Consolas" w:hAnsi="Consolas" w:hint="eastAsia"/>
                <w:sz w:val="21"/>
                <w:szCs w:val="21"/>
              </w:rPr>
              <w:t>角色名称</w:t>
            </w:r>
          </w:p>
        </w:tc>
        <w:tc>
          <w:tcPr>
            <w:tcW w:w="7236" w:type="dxa"/>
          </w:tcPr>
          <w:p w14:paraId="516FC2B8" w14:textId="77777777" w:rsidR="008F7E66" w:rsidRPr="004F624E" w:rsidRDefault="008F7E66" w:rsidP="005D7285">
            <w:pPr>
              <w:pStyle w:val="a4"/>
              <w:spacing w:after="72"/>
              <w:ind w:firstLineChars="0" w:firstLine="0"/>
              <w:jc w:val="center"/>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r w:rsidRPr="004F624E">
              <w:rPr>
                <w:rFonts w:ascii="Consolas" w:hAnsi="Consolas" w:hint="eastAsia"/>
                <w:sz w:val="21"/>
                <w:szCs w:val="21"/>
              </w:rPr>
              <w:t>角色描述</w:t>
            </w:r>
          </w:p>
        </w:tc>
      </w:tr>
      <w:tr w:rsidR="008F7E66" w:rsidRPr="004F624E" w14:paraId="76E1BD25" w14:textId="77777777" w:rsidTr="00DB2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2B2DA9DC" w14:textId="77777777" w:rsidR="008F7E66" w:rsidRPr="004F624E" w:rsidRDefault="008F7E66" w:rsidP="005D7285">
            <w:pPr>
              <w:spacing w:line="360" w:lineRule="auto"/>
              <w:rPr>
                <w:rFonts w:ascii="Consolas" w:hAnsi="Consolas"/>
                <w:szCs w:val="21"/>
              </w:rPr>
            </w:pPr>
            <w:r w:rsidRPr="004F624E">
              <w:rPr>
                <w:rFonts w:ascii="Consolas" w:hAnsi="Consolas" w:hint="eastAsia"/>
                <w:szCs w:val="21"/>
              </w:rPr>
              <w:t>参会者</w:t>
            </w:r>
          </w:p>
        </w:tc>
        <w:tc>
          <w:tcPr>
            <w:tcW w:w="7236" w:type="dxa"/>
          </w:tcPr>
          <w:p w14:paraId="11DA1845" w14:textId="77777777" w:rsidR="008F7E66" w:rsidRPr="004F624E" w:rsidRDefault="008F7E66" w:rsidP="005D7285">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所有参加会议的用户</w:t>
            </w:r>
          </w:p>
        </w:tc>
      </w:tr>
      <w:tr w:rsidR="008F7E66" w:rsidRPr="004F624E" w14:paraId="77B2D174" w14:textId="77777777" w:rsidTr="00DB29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4D22297B" w14:textId="77777777" w:rsidR="008F7E66" w:rsidRPr="004F624E" w:rsidRDefault="008F7E66" w:rsidP="005D7285">
            <w:pPr>
              <w:spacing w:line="360" w:lineRule="auto"/>
              <w:rPr>
                <w:rFonts w:ascii="Consolas" w:hAnsi="Consolas"/>
                <w:szCs w:val="21"/>
              </w:rPr>
            </w:pPr>
            <w:r w:rsidRPr="004F624E">
              <w:rPr>
                <w:rFonts w:ascii="Consolas" w:hAnsi="Consolas" w:hint="eastAsia"/>
                <w:szCs w:val="21"/>
              </w:rPr>
              <w:t>主持人</w:t>
            </w:r>
          </w:p>
        </w:tc>
        <w:tc>
          <w:tcPr>
            <w:tcW w:w="7236" w:type="dxa"/>
          </w:tcPr>
          <w:p w14:paraId="329E2309" w14:textId="77777777" w:rsidR="008F7E66" w:rsidRPr="004F624E" w:rsidRDefault="008F7E66" w:rsidP="005D7285">
            <w:pPr>
              <w:spacing w:line="360" w:lineRule="auto"/>
              <w:cnfStyle w:val="000000010000" w:firstRow="0" w:lastRow="0" w:firstColumn="0" w:lastColumn="0" w:oddVBand="0" w:evenVBand="0" w:oddHBand="0" w:evenHBand="1" w:firstRowFirstColumn="0" w:firstRowLastColumn="0" w:lastRowFirstColumn="0" w:lastRowLastColumn="0"/>
              <w:rPr>
                <w:rFonts w:ascii="Consolas" w:hAnsi="Consolas"/>
                <w:szCs w:val="21"/>
              </w:rPr>
            </w:pPr>
            <w:r w:rsidRPr="004F624E">
              <w:rPr>
                <w:rFonts w:ascii="Consolas" w:hAnsi="Consolas" w:hint="eastAsia"/>
                <w:szCs w:val="21"/>
              </w:rPr>
              <w:t>第一个通过主持人密码进入会议的参会者</w:t>
            </w:r>
            <w:r w:rsidR="00095227" w:rsidRPr="004F624E">
              <w:rPr>
                <w:rFonts w:ascii="Consolas" w:hAnsi="Consolas" w:hint="eastAsia"/>
                <w:szCs w:val="21"/>
              </w:rPr>
              <w:t>。一场会议只能同时存在一个主持人。</w:t>
            </w:r>
          </w:p>
        </w:tc>
      </w:tr>
      <w:tr w:rsidR="008F7E66" w:rsidRPr="004F624E" w14:paraId="7B957B4E" w14:textId="77777777" w:rsidTr="00DB2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221A5065" w14:textId="77777777" w:rsidR="008F7E66" w:rsidRPr="004F624E" w:rsidRDefault="008F7E66" w:rsidP="005D7285">
            <w:pPr>
              <w:spacing w:line="360" w:lineRule="auto"/>
              <w:rPr>
                <w:rFonts w:ascii="Consolas" w:hAnsi="Consolas"/>
                <w:szCs w:val="21"/>
              </w:rPr>
            </w:pPr>
            <w:r w:rsidRPr="004F624E">
              <w:rPr>
                <w:rFonts w:ascii="Consolas" w:hAnsi="Consolas" w:hint="eastAsia"/>
                <w:szCs w:val="21"/>
              </w:rPr>
              <w:t>主讲人</w:t>
            </w:r>
          </w:p>
        </w:tc>
        <w:tc>
          <w:tcPr>
            <w:tcW w:w="7236" w:type="dxa"/>
          </w:tcPr>
          <w:p w14:paraId="668AF2E7" w14:textId="77777777" w:rsidR="008F7E66" w:rsidRPr="004F624E" w:rsidRDefault="008F7E66" w:rsidP="005D7285">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被赋予主讲人权限的参会者</w:t>
            </w:r>
            <w:r w:rsidR="00095227" w:rsidRPr="004F624E">
              <w:rPr>
                <w:rFonts w:ascii="Consolas" w:hAnsi="Consolas" w:hint="eastAsia"/>
                <w:szCs w:val="21"/>
              </w:rPr>
              <w:t>。一场会议只能同时存在一个主讲人。</w:t>
            </w:r>
          </w:p>
        </w:tc>
      </w:tr>
      <w:tr w:rsidR="00095227" w:rsidRPr="004F624E" w14:paraId="04076968" w14:textId="77777777" w:rsidTr="00DB29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30A8550D" w14:textId="77777777" w:rsidR="00095227" w:rsidRPr="004F624E" w:rsidRDefault="00095227" w:rsidP="005D7285">
            <w:pPr>
              <w:spacing w:line="360" w:lineRule="auto"/>
              <w:rPr>
                <w:rFonts w:ascii="Consolas" w:hAnsi="Consolas"/>
                <w:szCs w:val="21"/>
              </w:rPr>
            </w:pPr>
            <w:r w:rsidRPr="004F624E">
              <w:rPr>
                <w:rFonts w:ascii="Consolas" w:hAnsi="Consolas" w:hint="eastAsia"/>
                <w:szCs w:val="21"/>
              </w:rPr>
              <w:t>参会人</w:t>
            </w:r>
          </w:p>
        </w:tc>
        <w:tc>
          <w:tcPr>
            <w:tcW w:w="7236" w:type="dxa"/>
          </w:tcPr>
          <w:p w14:paraId="44D394FC" w14:textId="77777777" w:rsidR="00095227" w:rsidRPr="004F624E" w:rsidRDefault="00095227" w:rsidP="005D7285">
            <w:pPr>
              <w:spacing w:line="360" w:lineRule="auto"/>
              <w:cnfStyle w:val="000000010000" w:firstRow="0" w:lastRow="0" w:firstColumn="0" w:lastColumn="0" w:oddVBand="0" w:evenVBand="0" w:oddHBand="0" w:evenHBand="1" w:firstRowFirstColumn="0" w:firstRowLastColumn="0" w:lastRowFirstColumn="0" w:lastRowLastColumn="0"/>
              <w:rPr>
                <w:rFonts w:ascii="Consolas" w:hAnsi="Consolas"/>
                <w:szCs w:val="21"/>
              </w:rPr>
            </w:pPr>
            <w:r w:rsidRPr="004F624E">
              <w:rPr>
                <w:rFonts w:ascii="Consolas" w:hAnsi="Consolas" w:hint="eastAsia"/>
                <w:szCs w:val="21"/>
              </w:rPr>
              <w:t>指非主持人主讲人以外的参会者</w:t>
            </w:r>
          </w:p>
        </w:tc>
      </w:tr>
      <w:tr w:rsidR="00B24F6D" w:rsidRPr="004F624E" w14:paraId="77E6003A" w14:textId="77777777" w:rsidTr="00DB2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2B6376CD" w14:textId="77777777" w:rsidR="00B24F6D" w:rsidRPr="004F624E" w:rsidRDefault="00B24F6D" w:rsidP="00DB29C9">
            <w:pPr>
              <w:spacing w:line="360" w:lineRule="auto"/>
              <w:rPr>
                <w:rFonts w:ascii="Consolas" w:hAnsi="Consolas"/>
                <w:szCs w:val="21"/>
              </w:rPr>
            </w:pPr>
            <w:r>
              <w:rPr>
                <w:rFonts w:ascii="Consolas" w:hAnsi="Consolas" w:hint="eastAsia"/>
                <w:szCs w:val="21"/>
              </w:rPr>
              <w:t>主要参会人</w:t>
            </w:r>
          </w:p>
        </w:tc>
        <w:tc>
          <w:tcPr>
            <w:tcW w:w="7236" w:type="dxa"/>
          </w:tcPr>
          <w:p w14:paraId="21D15CE8" w14:textId="77777777" w:rsidR="00B24F6D" w:rsidRPr="004F624E" w:rsidRDefault="00B24F6D" w:rsidP="0055510E">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szCs w:val="21"/>
              </w:rPr>
            </w:pPr>
            <w:r>
              <w:rPr>
                <w:rFonts w:ascii="Consolas" w:hAnsi="Consolas" w:hint="eastAsia"/>
                <w:szCs w:val="21"/>
              </w:rPr>
              <w:t>主持人，主讲人，以及被主持人主动移至此分类下的参会人</w:t>
            </w:r>
          </w:p>
        </w:tc>
      </w:tr>
      <w:tr w:rsidR="00DB29C9" w:rsidRPr="004F624E" w14:paraId="7DCD0B2E" w14:textId="77777777" w:rsidTr="00DB29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4DA3AA01" w14:textId="77777777" w:rsidR="00DB29C9" w:rsidRPr="004F624E" w:rsidRDefault="00DB29C9" w:rsidP="00DB29C9">
            <w:pPr>
              <w:spacing w:line="360" w:lineRule="auto"/>
              <w:rPr>
                <w:rFonts w:ascii="Consolas" w:hAnsi="Consolas"/>
                <w:szCs w:val="21"/>
              </w:rPr>
            </w:pPr>
            <w:r w:rsidRPr="004F624E">
              <w:rPr>
                <w:rFonts w:ascii="Consolas" w:hAnsi="Consolas" w:hint="eastAsia"/>
                <w:szCs w:val="21"/>
              </w:rPr>
              <w:t>MAXUniform</w:t>
            </w:r>
          </w:p>
        </w:tc>
        <w:tc>
          <w:tcPr>
            <w:tcW w:w="7236" w:type="dxa"/>
          </w:tcPr>
          <w:p w14:paraId="1ABDC8CC" w14:textId="77777777" w:rsidR="00DB29C9" w:rsidRPr="004F624E" w:rsidRDefault="00DB29C9" w:rsidP="0055510E">
            <w:pPr>
              <w:spacing w:line="360" w:lineRule="auto"/>
              <w:cnfStyle w:val="000000010000" w:firstRow="0" w:lastRow="0" w:firstColumn="0" w:lastColumn="0" w:oddVBand="0" w:evenVBand="0" w:oddHBand="0" w:evenHBand="1" w:firstRowFirstColumn="0" w:firstRowLastColumn="0" w:lastRowFirstColumn="0" w:lastRowLastColumn="0"/>
              <w:rPr>
                <w:rFonts w:ascii="Consolas" w:hAnsi="Consolas"/>
                <w:szCs w:val="21"/>
              </w:rPr>
            </w:pPr>
            <w:r w:rsidRPr="004F624E">
              <w:rPr>
                <w:rFonts w:ascii="Consolas" w:hAnsi="Consolas" w:hint="eastAsia"/>
                <w:szCs w:val="21"/>
              </w:rPr>
              <w:t>云会议服务器端，负责处理云会议</w:t>
            </w:r>
            <w:r w:rsidR="0055510E">
              <w:rPr>
                <w:rFonts w:ascii="Consolas" w:hAnsi="Consolas" w:hint="eastAsia"/>
                <w:szCs w:val="21"/>
              </w:rPr>
              <w:t>的会议</w:t>
            </w:r>
            <w:r w:rsidRPr="004F624E">
              <w:rPr>
                <w:rFonts w:ascii="Consolas" w:hAnsi="Consolas" w:hint="eastAsia"/>
                <w:szCs w:val="21"/>
              </w:rPr>
              <w:t>逻辑</w:t>
            </w:r>
            <w:r w:rsidR="0055510E">
              <w:rPr>
                <w:rFonts w:ascii="Consolas" w:hAnsi="Consolas" w:hint="eastAsia"/>
                <w:szCs w:val="21"/>
              </w:rPr>
              <w:t>，</w:t>
            </w:r>
            <w:r w:rsidRPr="004F624E">
              <w:rPr>
                <w:rFonts w:ascii="Consolas" w:hAnsi="Consolas" w:hint="eastAsia"/>
                <w:szCs w:val="21"/>
              </w:rPr>
              <w:t>并为</w:t>
            </w:r>
            <w:r w:rsidR="0055510E">
              <w:rPr>
                <w:rFonts w:ascii="Consolas" w:hAnsi="Consolas" w:hint="eastAsia"/>
                <w:szCs w:val="21"/>
              </w:rPr>
              <w:t xml:space="preserve">MAX </w:t>
            </w:r>
            <w:r w:rsidRPr="004F624E">
              <w:rPr>
                <w:rFonts w:ascii="Consolas" w:hAnsi="Consolas" w:hint="eastAsia"/>
                <w:szCs w:val="21"/>
              </w:rPr>
              <w:t>Client</w:t>
            </w:r>
            <w:r w:rsidRPr="004F624E">
              <w:rPr>
                <w:rFonts w:ascii="Consolas" w:hAnsi="Consolas" w:hint="eastAsia"/>
                <w:szCs w:val="21"/>
              </w:rPr>
              <w:t>、</w:t>
            </w:r>
            <w:r w:rsidR="0055510E">
              <w:rPr>
                <w:rFonts w:ascii="Consolas" w:hAnsi="Consolas" w:hint="eastAsia"/>
                <w:szCs w:val="21"/>
              </w:rPr>
              <w:t xml:space="preserve">MAX </w:t>
            </w:r>
            <w:r w:rsidRPr="004F624E">
              <w:rPr>
                <w:rFonts w:ascii="Consolas" w:hAnsi="Consolas" w:hint="eastAsia"/>
                <w:szCs w:val="21"/>
              </w:rPr>
              <w:t>WEB</w:t>
            </w:r>
            <w:r w:rsidRPr="004F624E">
              <w:rPr>
                <w:rFonts w:ascii="Consolas" w:hAnsi="Consolas" w:hint="eastAsia"/>
                <w:szCs w:val="21"/>
              </w:rPr>
              <w:t>等上层应用提供</w:t>
            </w:r>
            <w:r w:rsidRPr="004F624E">
              <w:rPr>
                <w:rFonts w:ascii="Consolas" w:hAnsi="Consolas" w:hint="eastAsia"/>
                <w:szCs w:val="21"/>
              </w:rPr>
              <w:t>rest</w:t>
            </w:r>
            <w:r w:rsidRPr="004F624E">
              <w:rPr>
                <w:rFonts w:ascii="Consolas" w:hAnsi="Consolas" w:hint="eastAsia"/>
                <w:szCs w:val="21"/>
              </w:rPr>
              <w:t>接口</w:t>
            </w:r>
          </w:p>
        </w:tc>
      </w:tr>
      <w:tr w:rsidR="00DB29C9" w:rsidRPr="004F624E" w14:paraId="562FAF7E" w14:textId="77777777" w:rsidTr="00DB2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3E32D215" w14:textId="77777777" w:rsidR="00DB29C9" w:rsidRPr="004F624E" w:rsidRDefault="00DB29C9" w:rsidP="00DB29C9">
            <w:pPr>
              <w:spacing w:line="360" w:lineRule="auto"/>
              <w:rPr>
                <w:rFonts w:ascii="Consolas" w:hAnsi="Consolas"/>
                <w:szCs w:val="21"/>
              </w:rPr>
            </w:pPr>
            <w:r w:rsidRPr="004F624E">
              <w:rPr>
                <w:rFonts w:ascii="Consolas" w:hAnsi="Consolas"/>
                <w:szCs w:val="21"/>
              </w:rPr>
              <w:t>U</w:t>
            </w:r>
            <w:r w:rsidRPr="004F624E">
              <w:rPr>
                <w:rFonts w:ascii="Consolas" w:hAnsi="Consolas" w:hint="eastAsia"/>
                <w:szCs w:val="21"/>
              </w:rPr>
              <w:t>MS</w:t>
            </w:r>
          </w:p>
        </w:tc>
        <w:tc>
          <w:tcPr>
            <w:tcW w:w="7236" w:type="dxa"/>
          </w:tcPr>
          <w:p w14:paraId="3EB23889" w14:textId="77777777" w:rsidR="00DB29C9" w:rsidRPr="004F624E" w:rsidRDefault="00DB29C9" w:rsidP="00DB29C9">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用户管理，</w:t>
            </w:r>
            <w:r w:rsidRPr="004F624E">
              <w:rPr>
                <w:rFonts w:ascii="Consolas" w:hAnsi="Consolas" w:hint="eastAsia"/>
                <w:szCs w:val="21"/>
              </w:rPr>
              <w:t>Tang</w:t>
            </w:r>
            <w:r w:rsidRPr="004F624E">
              <w:rPr>
                <w:rFonts w:ascii="Consolas" w:hAnsi="Consolas" w:hint="eastAsia"/>
                <w:szCs w:val="21"/>
              </w:rPr>
              <w:t>平台的一个模块</w:t>
            </w:r>
          </w:p>
        </w:tc>
      </w:tr>
      <w:tr w:rsidR="00DB29C9" w:rsidRPr="004F624E" w14:paraId="5C73706C" w14:textId="77777777" w:rsidTr="00DB29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7E6C58CD" w14:textId="77777777" w:rsidR="00DB29C9" w:rsidRPr="004F624E" w:rsidRDefault="00DB29C9" w:rsidP="00DB29C9">
            <w:pPr>
              <w:spacing w:line="360" w:lineRule="auto"/>
              <w:rPr>
                <w:rFonts w:ascii="Consolas" w:hAnsi="Consolas"/>
                <w:szCs w:val="21"/>
              </w:rPr>
            </w:pPr>
            <w:r w:rsidRPr="004F624E">
              <w:rPr>
                <w:rFonts w:ascii="Consolas" w:hAnsi="Consolas" w:hint="eastAsia"/>
                <w:szCs w:val="21"/>
              </w:rPr>
              <w:t>CMS</w:t>
            </w:r>
          </w:p>
        </w:tc>
        <w:tc>
          <w:tcPr>
            <w:tcW w:w="7236" w:type="dxa"/>
          </w:tcPr>
          <w:p w14:paraId="1D979D1F" w14:textId="77777777" w:rsidR="00DB29C9" w:rsidRPr="004F624E" w:rsidRDefault="00DB29C9" w:rsidP="00DB29C9">
            <w:pPr>
              <w:spacing w:line="360" w:lineRule="auto"/>
              <w:cnfStyle w:val="000000010000" w:firstRow="0" w:lastRow="0" w:firstColumn="0" w:lastColumn="0" w:oddVBand="0" w:evenVBand="0" w:oddHBand="0" w:evenHBand="1" w:firstRowFirstColumn="0" w:firstRowLastColumn="0" w:lastRowFirstColumn="0" w:lastRowLastColumn="0"/>
              <w:rPr>
                <w:rFonts w:ascii="Consolas" w:hAnsi="Consolas"/>
                <w:szCs w:val="21"/>
              </w:rPr>
            </w:pPr>
            <w:r w:rsidRPr="004F624E">
              <w:rPr>
                <w:rFonts w:ascii="Consolas" w:hAnsi="Consolas" w:hint="eastAsia"/>
                <w:szCs w:val="21"/>
              </w:rPr>
              <w:t>会议管理，</w:t>
            </w:r>
            <w:r w:rsidRPr="004F624E">
              <w:rPr>
                <w:rFonts w:ascii="Consolas" w:hAnsi="Consolas" w:hint="eastAsia"/>
                <w:szCs w:val="21"/>
              </w:rPr>
              <w:t>Tang</w:t>
            </w:r>
            <w:r w:rsidRPr="004F624E">
              <w:rPr>
                <w:rFonts w:ascii="Consolas" w:hAnsi="Consolas" w:hint="eastAsia"/>
                <w:szCs w:val="21"/>
              </w:rPr>
              <w:t>平台的一个模块</w:t>
            </w:r>
          </w:p>
        </w:tc>
      </w:tr>
      <w:tr w:rsidR="00DB29C9" w:rsidRPr="004F624E" w14:paraId="39FE3409" w14:textId="77777777" w:rsidTr="00DB2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53ACC7FC" w14:textId="77777777" w:rsidR="00DB29C9" w:rsidRPr="004F624E" w:rsidRDefault="00DB29C9" w:rsidP="00DB29C9">
            <w:pPr>
              <w:spacing w:line="360" w:lineRule="auto"/>
              <w:rPr>
                <w:rFonts w:ascii="Consolas" w:hAnsi="Consolas"/>
                <w:szCs w:val="21"/>
              </w:rPr>
            </w:pPr>
            <w:r w:rsidRPr="004F624E">
              <w:rPr>
                <w:rFonts w:ascii="Consolas" w:hAnsi="Consolas" w:hint="eastAsia"/>
                <w:szCs w:val="21"/>
              </w:rPr>
              <w:t>外部系统</w:t>
            </w:r>
          </w:p>
        </w:tc>
        <w:tc>
          <w:tcPr>
            <w:tcW w:w="7236" w:type="dxa"/>
          </w:tcPr>
          <w:p w14:paraId="2680E5D7" w14:textId="77777777" w:rsidR="00DB29C9" w:rsidRPr="004F624E" w:rsidRDefault="00DB29C9" w:rsidP="00DB29C9">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邮件等</w:t>
            </w:r>
          </w:p>
        </w:tc>
      </w:tr>
    </w:tbl>
    <w:p w14:paraId="681F0952" w14:textId="77777777" w:rsidR="008F7E66" w:rsidRPr="004F624E" w:rsidRDefault="008F7E66" w:rsidP="008F7E66">
      <w:pPr>
        <w:pStyle w:val="a4"/>
        <w:spacing w:after="72"/>
        <w:ind w:firstLine="480"/>
        <w:rPr>
          <w:rFonts w:ascii="Consolas" w:hAnsi="Consolas"/>
        </w:rPr>
      </w:pPr>
    </w:p>
    <w:p w14:paraId="09B576A5" w14:textId="77777777" w:rsidR="00CA6BF2" w:rsidRPr="004F624E" w:rsidRDefault="008F7E66" w:rsidP="00EB0FE1">
      <w:pPr>
        <w:pStyle w:val="2"/>
        <w:numPr>
          <w:ilvl w:val="1"/>
          <w:numId w:val="14"/>
        </w:numPr>
        <w:spacing w:before="48" w:after="48" w:line="360" w:lineRule="auto"/>
        <w:ind w:right="210"/>
        <w:rPr>
          <w:rFonts w:ascii="Consolas" w:hAnsi="Consolas"/>
        </w:rPr>
      </w:pPr>
      <w:bookmarkStart w:id="42" w:name="_Toc355340964"/>
      <w:r w:rsidRPr="004F624E">
        <w:rPr>
          <w:rFonts w:ascii="Consolas" w:hAnsi="Consolas" w:hint="eastAsia"/>
        </w:rPr>
        <w:t>用户类型</w:t>
      </w:r>
      <w:bookmarkEnd w:id="42"/>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526"/>
        <w:gridCol w:w="6946"/>
      </w:tblGrid>
      <w:tr w:rsidR="00124F33" w:rsidRPr="004F624E" w14:paraId="71E7A4A9" w14:textId="77777777" w:rsidTr="005D7285">
        <w:tc>
          <w:tcPr>
            <w:tcW w:w="1526" w:type="dxa"/>
            <w:tcBorders>
              <w:top w:val="single" w:sz="8" w:space="0" w:color="4BACC6"/>
              <w:left w:val="single" w:sz="8" w:space="0" w:color="4BACC6"/>
              <w:bottom w:val="single" w:sz="18" w:space="0" w:color="4BACC6"/>
              <w:right w:val="single" w:sz="8" w:space="0" w:color="4BACC6"/>
            </w:tcBorders>
            <w:shd w:val="clear" w:color="auto" w:fill="92CDDC"/>
          </w:tcPr>
          <w:p w14:paraId="119541FB" w14:textId="77777777" w:rsidR="00124F33" w:rsidRPr="004F624E" w:rsidRDefault="00124F33" w:rsidP="005D7285">
            <w:pPr>
              <w:pStyle w:val="a4"/>
              <w:spacing w:after="72"/>
              <w:ind w:firstLineChars="0" w:firstLine="0"/>
              <w:jc w:val="center"/>
              <w:rPr>
                <w:rFonts w:ascii="Consolas" w:hAnsi="Consolas"/>
                <w:sz w:val="21"/>
                <w:szCs w:val="21"/>
              </w:rPr>
            </w:pPr>
            <w:r w:rsidRPr="004F624E">
              <w:rPr>
                <w:rFonts w:ascii="Consolas" w:hAnsi="Consolas" w:hint="eastAsia"/>
                <w:sz w:val="21"/>
                <w:szCs w:val="21"/>
              </w:rPr>
              <w:t>用户类型</w:t>
            </w:r>
          </w:p>
        </w:tc>
        <w:tc>
          <w:tcPr>
            <w:tcW w:w="6946" w:type="dxa"/>
            <w:tcBorders>
              <w:top w:val="single" w:sz="8" w:space="0" w:color="4BACC6"/>
              <w:left w:val="single" w:sz="8" w:space="0" w:color="4BACC6"/>
              <w:bottom w:val="single" w:sz="18" w:space="0" w:color="4BACC6"/>
              <w:right w:val="single" w:sz="8" w:space="0" w:color="4BACC6"/>
            </w:tcBorders>
            <w:shd w:val="clear" w:color="auto" w:fill="92CDDC"/>
          </w:tcPr>
          <w:p w14:paraId="2610E9D7" w14:textId="77777777" w:rsidR="00124F33" w:rsidRPr="004F624E" w:rsidRDefault="00124F33" w:rsidP="005D7285">
            <w:pPr>
              <w:pStyle w:val="a4"/>
              <w:spacing w:after="72"/>
              <w:ind w:firstLineChars="0" w:firstLine="0"/>
              <w:jc w:val="center"/>
              <w:rPr>
                <w:rFonts w:ascii="Consolas" w:hAnsi="Consolas"/>
                <w:sz w:val="21"/>
                <w:szCs w:val="21"/>
              </w:rPr>
            </w:pPr>
            <w:r w:rsidRPr="004F624E">
              <w:rPr>
                <w:rFonts w:ascii="Consolas" w:hAnsi="Consolas" w:hint="eastAsia"/>
                <w:sz w:val="21"/>
                <w:szCs w:val="21"/>
              </w:rPr>
              <w:t>用户类型描述</w:t>
            </w:r>
          </w:p>
        </w:tc>
      </w:tr>
      <w:tr w:rsidR="00124F33" w:rsidRPr="004F624E" w14:paraId="13602C99" w14:textId="77777777" w:rsidTr="005D7285">
        <w:tc>
          <w:tcPr>
            <w:tcW w:w="1526" w:type="dxa"/>
            <w:tcBorders>
              <w:top w:val="single" w:sz="8" w:space="0" w:color="4BACC6"/>
              <w:left w:val="single" w:sz="8" w:space="0" w:color="4BACC6"/>
              <w:bottom w:val="single" w:sz="8" w:space="0" w:color="4BACC6"/>
              <w:right w:val="single" w:sz="8" w:space="0" w:color="4BACC6"/>
            </w:tcBorders>
            <w:shd w:val="clear" w:color="auto" w:fill="D2EAF1"/>
          </w:tcPr>
          <w:p w14:paraId="5EA4D324" w14:textId="77777777" w:rsidR="00124F33" w:rsidRPr="004F624E" w:rsidRDefault="00124F33" w:rsidP="005D7285">
            <w:pPr>
              <w:spacing w:line="360" w:lineRule="auto"/>
              <w:jc w:val="center"/>
              <w:rPr>
                <w:rFonts w:ascii="Consolas" w:hAnsi="Consolas"/>
                <w:szCs w:val="21"/>
              </w:rPr>
            </w:pPr>
            <w:r w:rsidRPr="004F624E">
              <w:rPr>
                <w:rFonts w:ascii="Consolas" w:hAnsi="Consolas" w:hint="eastAsia"/>
                <w:szCs w:val="21"/>
              </w:rPr>
              <w:t>试用用户</w:t>
            </w:r>
          </w:p>
        </w:tc>
        <w:tc>
          <w:tcPr>
            <w:tcW w:w="6946" w:type="dxa"/>
            <w:tcBorders>
              <w:top w:val="single" w:sz="8" w:space="0" w:color="4BACC6"/>
              <w:left w:val="single" w:sz="8" w:space="0" w:color="4BACC6"/>
              <w:bottom w:val="single" w:sz="8" w:space="0" w:color="4BACC6"/>
              <w:right w:val="single" w:sz="8" w:space="0" w:color="4BACC6"/>
            </w:tcBorders>
            <w:shd w:val="clear" w:color="auto" w:fill="D2EAF1"/>
          </w:tcPr>
          <w:p w14:paraId="7444EDB5" w14:textId="3407FEB8" w:rsidR="00124F33" w:rsidRPr="004F624E" w:rsidRDefault="00124F33" w:rsidP="00A00E20">
            <w:pPr>
              <w:spacing w:line="360" w:lineRule="auto"/>
              <w:rPr>
                <w:rFonts w:ascii="Consolas" w:hAnsi="Consolas"/>
                <w:szCs w:val="21"/>
              </w:rPr>
            </w:pPr>
            <w:r w:rsidRPr="004F624E">
              <w:rPr>
                <w:rFonts w:ascii="Consolas" w:hAnsi="Consolas" w:hint="eastAsia"/>
              </w:rPr>
              <w:t>选择试用云会议的用户</w:t>
            </w:r>
            <w:r w:rsidR="00A00E20">
              <w:rPr>
                <w:rFonts w:ascii="Consolas" w:hAnsi="Consolas" w:hint="eastAsia"/>
              </w:rPr>
              <w:t>。</w:t>
            </w:r>
            <w:ins w:id="43" w:author="Yu Xu" w:date="2013-06-25T14:45:00Z">
              <w:r w:rsidR="00A00E20">
                <w:rPr>
                  <w:rFonts w:ascii="Consolas" w:hAnsi="Consolas" w:hint="eastAsia"/>
                </w:rPr>
                <w:t>试用</w:t>
              </w:r>
              <w:r w:rsidR="00A00E20">
                <w:rPr>
                  <w:rFonts w:ascii="Consolas" w:hAnsi="Consolas"/>
                </w:rPr>
                <w:t>账号</w:t>
              </w:r>
              <w:r w:rsidR="00A00E20">
                <w:rPr>
                  <w:rFonts w:ascii="Consolas" w:hAnsi="Consolas" w:hint="eastAsia"/>
                </w:rPr>
                <w:t>5</w:t>
              </w:r>
              <w:r w:rsidR="00A00E20">
                <w:rPr>
                  <w:rFonts w:ascii="Consolas" w:hAnsi="Consolas" w:hint="eastAsia"/>
                </w:rPr>
                <w:t>天</w:t>
              </w:r>
              <w:r w:rsidR="00A00E20">
                <w:rPr>
                  <w:rFonts w:ascii="Consolas" w:hAnsi="Consolas"/>
                </w:rPr>
                <w:t>有效，且仅可以召开</w:t>
              </w:r>
              <w:r w:rsidR="001820F6">
                <w:rPr>
                  <w:rFonts w:ascii="Consolas" w:hAnsi="Consolas" w:hint="eastAsia"/>
                </w:rPr>
                <w:t>最大</w:t>
              </w:r>
              <w:r w:rsidR="00A00E20">
                <w:rPr>
                  <w:rFonts w:ascii="Consolas" w:hAnsi="Consolas" w:hint="eastAsia"/>
                </w:rPr>
                <w:t>15</w:t>
              </w:r>
              <w:r w:rsidR="00A00E20">
                <w:rPr>
                  <w:rFonts w:ascii="Consolas" w:hAnsi="Consolas" w:hint="eastAsia"/>
                </w:rPr>
                <w:t>方</w:t>
              </w:r>
              <w:r w:rsidR="00A00E20">
                <w:rPr>
                  <w:rFonts w:ascii="Consolas" w:hAnsi="Consolas"/>
                </w:rPr>
                <w:t>会议。</w:t>
              </w:r>
            </w:ins>
          </w:p>
        </w:tc>
      </w:tr>
      <w:tr w:rsidR="00D139DB" w:rsidRPr="004F624E" w14:paraId="0DD9E2DD" w14:textId="77777777" w:rsidTr="005D7285">
        <w:tc>
          <w:tcPr>
            <w:tcW w:w="1526" w:type="dxa"/>
            <w:tcBorders>
              <w:top w:val="single" w:sz="8" w:space="0" w:color="4BACC6"/>
              <w:left w:val="single" w:sz="8" w:space="0" w:color="4BACC6"/>
              <w:bottom w:val="single" w:sz="8" w:space="0" w:color="4BACC6"/>
              <w:right w:val="single" w:sz="8" w:space="0" w:color="4BACC6"/>
            </w:tcBorders>
            <w:shd w:val="clear" w:color="auto" w:fill="D2EAF1"/>
          </w:tcPr>
          <w:p w14:paraId="6B9B9629" w14:textId="77777777" w:rsidR="00D139DB" w:rsidRDefault="00D139DB" w:rsidP="005D7285">
            <w:pPr>
              <w:pStyle w:val="a4"/>
              <w:spacing w:after="72"/>
              <w:ind w:firstLineChars="0" w:firstLine="0"/>
              <w:jc w:val="center"/>
              <w:rPr>
                <w:rFonts w:ascii="Consolas" w:hAnsi="Consolas"/>
                <w:sz w:val="21"/>
                <w:szCs w:val="21"/>
              </w:rPr>
            </w:pPr>
            <w:r>
              <w:rPr>
                <w:rFonts w:ascii="Consolas" w:hAnsi="Consolas" w:hint="eastAsia"/>
                <w:sz w:val="21"/>
                <w:szCs w:val="21"/>
              </w:rPr>
              <w:t>未激活用户</w:t>
            </w:r>
          </w:p>
        </w:tc>
        <w:tc>
          <w:tcPr>
            <w:tcW w:w="6946" w:type="dxa"/>
            <w:tcBorders>
              <w:top w:val="single" w:sz="8" w:space="0" w:color="4BACC6"/>
              <w:left w:val="single" w:sz="8" w:space="0" w:color="4BACC6"/>
              <w:bottom w:val="single" w:sz="8" w:space="0" w:color="4BACC6"/>
              <w:right w:val="single" w:sz="8" w:space="0" w:color="4BACC6"/>
            </w:tcBorders>
            <w:shd w:val="clear" w:color="auto" w:fill="D2EAF1"/>
          </w:tcPr>
          <w:p w14:paraId="4ADCA605" w14:textId="77777777" w:rsidR="00D139DB" w:rsidRDefault="003B51AB" w:rsidP="005D7285">
            <w:pPr>
              <w:pStyle w:val="a4"/>
              <w:spacing w:after="72"/>
              <w:ind w:firstLineChars="0" w:firstLine="0"/>
              <w:rPr>
                <w:rFonts w:ascii="Consolas" w:hAnsi="Consolas"/>
                <w:sz w:val="21"/>
                <w:szCs w:val="21"/>
              </w:rPr>
            </w:pPr>
            <w:r>
              <w:rPr>
                <w:rFonts w:ascii="Consolas" w:hAnsi="Consolas" w:hint="eastAsia"/>
                <w:sz w:val="21"/>
                <w:szCs w:val="21"/>
              </w:rPr>
              <w:t>指已经注册的试用用户，但没有通过邮件链接激活其帐号的用户</w:t>
            </w:r>
          </w:p>
        </w:tc>
      </w:tr>
      <w:tr w:rsidR="00D139DB" w:rsidRPr="004F624E" w14:paraId="54CDF4FA" w14:textId="77777777" w:rsidTr="005D7285">
        <w:tc>
          <w:tcPr>
            <w:tcW w:w="1526" w:type="dxa"/>
            <w:tcBorders>
              <w:top w:val="single" w:sz="8" w:space="0" w:color="4BACC6"/>
              <w:left w:val="single" w:sz="8" w:space="0" w:color="4BACC6"/>
              <w:bottom w:val="single" w:sz="8" w:space="0" w:color="4BACC6"/>
              <w:right w:val="single" w:sz="8" w:space="0" w:color="4BACC6"/>
            </w:tcBorders>
            <w:shd w:val="clear" w:color="auto" w:fill="D2EAF1"/>
          </w:tcPr>
          <w:p w14:paraId="7AE0F1FA" w14:textId="77777777" w:rsidR="00D139DB" w:rsidRDefault="00D139DB" w:rsidP="005D7285">
            <w:pPr>
              <w:pStyle w:val="a4"/>
              <w:spacing w:after="72"/>
              <w:ind w:firstLineChars="0" w:firstLine="0"/>
              <w:jc w:val="center"/>
              <w:rPr>
                <w:rFonts w:ascii="Consolas" w:hAnsi="Consolas"/>
                <w:sz w:val="21"/>
                <w:szCs w:val="21"/>
              </w:rPr>
            </w:pPr>
            <w:r>
              <w:rPr>
                <w:rFonts w:ascii="Consolas" w:hAnsi="Consolas" w:hint="eastAsia"/>
                <w:sz w:val="21"/>
                <w:szCs w:val="21"/>
              </w:rPr>
              <w:t>禁用用户</w:t>
            </w:r>
          </w:p>
        </w:tc>
        <w:tc>
          <w:tcPr>
            <w:tcW w:w="6946" w:type="dxa"/>
            <w:tcBorders>
              <w:top w:val="single" w:sz="8" w:space="0" w:color="4BACC6"/>
              <w:left w:val="single" w:sz="8" w:space="0" w:color="4BACC6"/>
              <w:bottom w:val="single" w:sz="8" w:space="0" w:color="4BACC6"/>
              <w:right w:val="single" w:sz="8" w:space="0" w:color="4BACC6"/>
            </w:tcBorders>
            <w:shd w:val="clear" w:color="auto" w:fill="D2EAF1"/>
          </w:tcPr>
          <w:p w14:paraId="22AFFEC8" w14:textId="77777777" w:rsidR="00D139DB" w:rsidRDefault="003B51AB" w:rsidP="005D7285">
            <w:pPr>
              <w:pStyle w:val="a4"/>
              <w:spacing w:after="72"/>
              <w:ind w:firstLineChars="0" w:firstLine="0"/>
              <w:rPr>
                <w:rFonts w:ascii="Consolas" w:hAnsi="Consolas"/>
                <w:sz w:val="21"/>
                <w:szCs w:val="21"/>
              </w:rPr>
            </w:pPr>
            <w:r>
              <w:rPr>
                <w:rFonts w:ascii="Consolas" w:hAnsi="Consolas" w:hint="eastAsia"/>
                <w:sz w:val="21"/>
                <w:szCs w:val="21"/>
              </w:rPr>
              <w:t>因某种原因（欠费、过期等）导致帐号被禁止使用的用户</w:t>
            </w:r>
          </w:p>
        </w:tc>
      </w:tr>
      <w:tr w:rsidR="003B51AB" w:rsidRPr="004F624E" w14:paraId="0AB76E0C" w14:textId="77777777" w:rsidTr="005D7285">
        <w:tc>
          <w:tcPr>
            <w:tcW w:w="1526" w:type="dxa"/>
            <w:tcBorders>
              <w:top w:val="single" w:sz="8" w:space="0" w:color="4BACC6"/>
              <w:left w:val="single" w:sz="8" w:space="0" w:color="4BACC6"/>
              <w:bottom w:val="single" w:sz="8" w:space="0" w:color="4BACC6"/>
              <w:right w:val="single" w:sz="8" w:space="0" w:color="4BACC6"/>
            </w:tcBorders>
            <w:shd w:val="clear" w:color="auto" w:fill="D2EAF1"/>
          </w:tcPr>
          <w:p w14:paraId="7C3C0F1B" w14:textId="77777777" w:rsidR="003B51AB" w:rsidRDefault="003B51AB" w:rsidP="005D7285">
            <w:pPr>
              <w:pStyle w:val="a4"/>
              <w:spacing w:after="72"/>
              <w:ind w:firstLineChars="0" w:firstLine="0"/>
              <w:jc w:val="center"/>
              <w:rPr>
                <w:rFonts w:ascii="Consolas" w:hAnsi="Consolas"/>
                <w:sz w:val="21"/>
                <w:szCs w:val="21"/>
              </w:rPr>
            </w:pPr>
            <w:r>
              <w:rPr>
                <w:rFonts w:ascii="Consolas" w:hAnsi="Consolas" w:hint="eastAsia"/>
                <w:sz w:val="21"/>
                <w:szCs w:val="21"/>
              </w:rPr>
              <w:t>过期用户</w:t>
            </w:r>
          </w:p>
        </w:tc>
        <w:tc>
          <w:tcPr>
            <w:tcW w:w="6946" w:type="dxa"/>
            <w:tcBorders>
              <w:top w:val="single" w:sz="8" w:space="0" w:color="4BACC6"/>
              <w:left w:val="single" w:sz="8" w:space="0" w:color="4BACC6"/>
              <w:bottom w:val="single" w:sz="8" w:space="0" w:color="4BACC6"/>
              <w:right w:val="single" w:sz="8" w:space="0" w:color="4BACC6"/>
            </w:tcBorders>
            <w:shd w:val="clear" w:color="auto" w:fill="D2EAF1"/>
          </w:tcPr>
          <w:p w14:paraId="271C7B6B" w14:textId="77777777" w:rsidR="003B51AB" w:rsidRDefault="003B51AB" w:rsidP="005D7285">
            <w:pPr>
              <w:pStyle w:val="a4"/>
              <w:spacing w:after="72"/>
              <w:ind w:firstLineChars="0" w:firstLine="0"/>
              <w:rPr>
                <w:rFonts w:ascii="Consolas" w:hAnsi="Consolas"/>
                <w:sz w:val="21"/>
                <w:szCs w:val="21"/>
              </w:rPr>
            </w:pPr>
            <w:r>
              <w:rPr>
                <w:rFonts w:ascii="Consolas" w:hAnsi="Consolas" w:hint="eastAsia"/>
                <w:sz w:val="21"/>
                <w:szCs w:val="21"/>
              </w:rPr>
              <w:t>指试用期已到的用户</w:t>
            </w:r>
          </w:p>
        </w:tc>
      </w:tr>
      <w:tr w:rsidR="00C44170" w:rsidRPr="004F624E" w14:paraId="74B623A3" w14:textId="77777777" w:rsidTr="005D7285">
        <w:tc>
          <w:tcPr>
            <w:tcW w:w="1526" w:type="dxa"/>
            <w:tcBorders>
              <w:top w:val="single" w:sz="8" w:space="0" w:color="4BACC6"/>
              <w:left w:val="single" w:sz="8" w:space="0" w:color="4BACC6"/>
              <w:bottom w:val="single" w:sz="8" w:space="0" w:color="4BACC6"/>
              <w:right w:val="single" w:sz="8" w:space="0" w:color="4BACC6"/>
            </w:tcBorders>
            <w:shd w:val="clear" w:color="auto" w:fill="D2EAF1"/>
          </w:tcPr>
          <w:p w14:paraId="3A058259" w14:textId="77777777" w:rsidR="00C44170" w:rsidRPr="004F624E" w:rsidRDefault="00C44170" w:rsidP="005D7285">
            <w:pPr>
              <w:pStyle w:val="a4"/>
              <w:spacing w:after="72"/>
              <w:ind w:firstLineChars="0" w:firstLine="0"/>
              <w:jc w:val="center"/>
              <w:rPr>
                <w:rFonts w:ascii="Consolas" w:hAnsi="Consolas"/>
                <w:sz w:val="21"/>
                <w:szCs w:val="21"/>
              </w:rPr>
            </w:pPr>
            <w:r>
              <w:rPr>
                <w:rFonts w:ascii="Consolas" w:hAnsi="Consolas" w:hint="eastAsia"/>
                <w:sz w:val="21"/>
                <w:szCs w:val="21"/>
              </w:rPr>
              <w:t>正式用户</w:t>
            </w:r>
          </w:p>
        </w:tc>
        <w:tc>
          <w:tcPr>
            <w:tcW w:w="6946" w:type="dxa"/>
            <w:tcBorders>
              <w:top w:val="single" w:sz="8" w:space="0" w:color="4BACC6"/>
              <w:left w:val="single" w:sz="8" w:space="0" w:color="4BACC6"/>
              <w:bottom w:val="single" w:sz="8" w:space="0" w:color="4BACC6"/>
              <w:right w:val="single" w:sz="8" w:space="0" w:color="4BACC6"/>
            </w:tcBorders>
            <w:shd w:val="clear" w:color="auto" w:fill="D2EAF1"/>
          </w:tcPr>
          <w:p w14:paraId="00666ED2" w14:textId="77777777" w:rsidR="00C44170" w:rsidRPr="004F624E" w:rsidRDefault="00C44170" w:rsidP="005D7285">
            <w:pPr>
              <w:pStyle w:val="a4"/>
              <w:spacing w:after="72"/>
              <w:ind w:firstLineChars="0" w:firstLine="0"/>
              <w:rPr>
                <w:rFonts w:ascii="Consolas" w:hAnsi="Consolas"/>
                <w:sz w:val="21"/>
                <w:szCs w:val="21"/>
              </w:rPr>
            </w:pPr>
            <w:r>
              <w:rPr>
                <w:rFonts w:ascii="Consolas" w:hAnsi="Consolas" w:hint="eastAsia"/>
                <w:sz w:val="21"/>
                <w:szCs w:val="21"/>
              </w:rPr>
              <w:t>非以上情况的用户</w:t>
            </w:r>
          </w:p>
        </w:tc>
      </w:tr>
    </w:tbl>
    <w:p w14:paraId="0A820AA6" w14:textId="77777777" w:rsidR="00725FC3" w:rsidRPr="004F624E" w:rsidRDefault="00B417FC" w:rsidP="00EB0FE1">
      <w:pPr>
        <w:pStyle w:val="2"/>
        <w:numPr>
          <w:ilvl w:val="1"/>
          <w:numId w:val="14"/>
        </w:numPr>
        <w:spacing w:before="48" w:after="48" w:line="360" w:lineRule="auto"/>
        <w:ind w:right="210"/>
        <w:rPr>
          <w:rFonts w:ascii="Consolas" w:hAnsi="Consolas"/>
        </w:rPr>
      </w:pPr>
      <w:bookmarkStart w:id="44" w:name="_Toc355340965"/>
      <w:r w:rsidRPr="004F624E">
        <w:rPr>
          <w:rFonts w:ascii="Consolas" w:hAnsi="Consolas" w:hint="eastAsia"/>
        </w:rPr>
        <w:t>用例</w:t>
      </w:r>
      <w:r w:rsidR="00725FC3" w:rsidRPr="004F624E">
        <w:rPr>
          <w:rFonts w:ascii="Consolas" w:hAnsi="Consolas" w:hint="eastAsia"/>
        </w:rPr>
        <w:t>优先级别</w:t>
      </w:r>
      <w:bookmarkEnd w:id="44"/>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526"/>
        <w:gridCol w:w="6946"/>
      </w:tblGrid>
      <w:tr w:rsidR="00725FC3" w:rsidRPr="004F624E" w14:paraId="73E698D5" w14:textId="77777777" w:rsidTr="005D7285">
        <w:tc>
          <w:tcPr>
            <w:tcW w:w="1526" w:type="dxa"/>
            <w:tcBorders>
              <w:top w:val="single" w:sz="8" w:space="0" w:color="4BACC6"/>
              <w:left w:val="single" w:sz="8" w:space="0" w:color="4BACC6"/>
              <w:bottom w:val="single" w:sz="18" w:space="0" w:color="4BACC6"/>
              <w:right w:val="single" w:sz="8" w:space="0" w:color="4BACC6"/>
            </w:tcBorders>
            <w:shd w:val="clear" w:color="auto" w:fill="92CDDC"/>
          </w:tcPr>
          <w:p w14:paraId="39DF297E" w14:textId="77777777" w:rsidR="00725FC3" w:rsidRPr="004F624E" w:rsidRDefault="00725FC3" w:rsidP="005D7285">
            <w:pPr>
              <w:pStyle w:val="a4"/>
              <w:spacing w:after="72"/>
              <w:ind w:firstLineChars="0" w:firstLine="0"/>
              <w:jc w:val="center"/>
              <w:rPr>
                <w:rFonts w:ascii="Consolas" w:hAnsi="Consolas"/>
                <w:sz w:val="21"/>
                <w:szCs w:val="21"/>
              </w:rPr>
            </w:pPr>
            <w:r w:rsidRPr="004F624E">
              <w:rPr>
                <w:rFonts w:ascii="Consolas" w:hAnsi="Consolas" w:hint="eastAsia"/>
                <w:sz w:val="21"/>
                <w:szCs w:val="21"/>
              </w:rPr>
              <w:t>类型</w:t>
            </w:r>
          </w:p>
        </w:tc>
        <w:tc>
          <w:tcPr>
            <w:tcW w:w="6946" w:type="dxa"/>
            <w:tcBorders>
              <w:top w:val="single" w:sz="8" w:space="0" w:color="4BACC6"/>
              <w:left w:val="single" w:sz="8" w:space="0" w:color="4BACC6"/>
              <w:bottom w:val="single" w:sz="18" w:space="0" w:color="4BACC6"/>
              <w:right w:val="single" w:sz="8" w:space="0" w:color="4BACC6"/>
            </w:tcBorders>
            <w:shd w:val="clear" w:color="auto" w:fill="92CDDC"/>
          </w:tcPr>
          <w:p w14:paraId="4147A08A" w14:textId="77777777" w:rsidR="00725FC3" w:rsidRPr="004F624E" w:rsidRDefault="00725FC3" w:rsidP="005D7285">
            <w:pPr>
              <w:pStyle w:val="a4"/>
              <w:spacing w:after="72"/>
              <w:ind w:firstLineChars="0" w:firstLine="0"/>
              <w:jc w:val="center"/>
              <w:rPr>
                <w:rFonts w:ascii="Consolas" w:hAnsi="Consolas"/>
                <w:sz w:val="21"/>
                <w:szCs w:val="21"/>
              </w:rPr>
            </w:pPr>
            <w:r w:rsidRPr="004F624E">
              <w:rPr>
                <w:rFonts w:ascii="Consolas" w:hAnsi="Consolas" w:hint="eastAsia"/>
                <w:sz w:val="21"/>
                <w:szCs w:val="21"/>
              </w:rPr>
              <w:t>描述</w:t>
            </w:r>
          </w:p>
        </w:tc>
      </w:tr>
      <w:tr w:rsidR="00725FC3" w:rsidRPr="004F624E" w14:paraId="50ECC294" w14:textId="77777777" w:rsidTr="005D7285">
        <w:tc>
          <w:tcPr>
            <w:tcW w:w="1526" w:type="dxa"/>
            <w:tcBorders>
              <w:top w:val="single" w:sz="8" w:space="0" w:color="4BACC6"/>
              <w:left w:val="single" w:sz="8" w:space="0" w:color="4BACC6"/>
              <w:bottom w:val="single" w:sz="8" w:space="0" w:color="4BACC6"/>
              <w:right w:val="single" w:sz="8" w:space="0" w:color="4BACC6"/>
            </w:tcBorders>
            <w:shd w:val="clear" w:color="auto" w:fill="D2EAF1"/>
          </w:tcPr>
          <w:p w14:paraId="70822740" w14:textId="77777777" w:rsidR="00725FC3" w:rsidRPr="004F624E" w:rsidRDefault="00725FC3" w:rsidP="005D7285">
            <w:pPr>
              <w:spacing w:line="360" w:lineRule="auto"/>
              <w:jc w:val="center"/>
              <w:rPr>
                <w:rFonts w:ascii="Consolas" w:hAnsi="Consolas"/>
                <w:szCs w:val="21"/>
              </w:rPr>
            </w:pPr>
            <w:r w:rsidRPr="004F624E">
              <w:rPr>
                <w:rFonts w:ascii="Consolas" w:hAnsi="Consolas" w:hint="eastAsia"/>
                <w:szCs w:val="21"/>
              </w:rPr>
              <w:t>高</w:t>
            </w:r>
          </w:p>
        </w:tc>
        <w:tc>
          <w:tcPr>
            <w:tcW w:w="6946" w:type="dxa"/>
            <w:tcBorders>
              <w:top w:val="single" w:sz="8" w:space="0" w:color="4BACC6"/>
              <w:left w:val="single" w:sz="8" w:space="0" w:color="4BACC6"/>
              <w:bottom w:val="single" w:sz="8" w:space="0" w:color="4BACC6"/>
              <w:right w:val="single" w:sz="8" w:space="0" w:color="4BACC6"/>
            </w:tcBorders>
            <w:shd w:val="clear" w:color="auto" w:fill="D2EAF1"/>
          </w:tcPr>
          <w:p w14:paraId="4C28B677" w14:textId="77777777" w:rsidR="00725FC3" w:rsidRPr="004F624E" w:rsidRDefault="00725FC3" w:rsidP="005D7285">
            <w:pPr>
              <w:spacing w:line="360" w:lineRule="auto"/>
              <w:rPr>
                <w:rFonts w:ascii="Consolas" w:hAnsi="Consolas"/>
                <w:szCs w:val="21"/>
              </w:rPr>
            </w:pPr>
            <w:r w:rsidRPr="004F624E">
              <w:rPr>
                <w:rFonts w:ascii="Consolas" w:hAnsi="Consolas" w:hint="eastAsia"/>
              </w:rPr>
              <w:t>必须实现的功能。即必须在系统的第一期交付中实现的功能。</w:t>
            </w:r>
          </w:p>
        </w:tc>
      </w:tr>
      <w:tr w:rsidR="00725FC3" w:rsidRPr="004F624E" w14:paraId="7B1D7090" w14:textId="77777777" w:rsidTr="005D7285">
        <w:tc>
          <w:tcPr>
            <w:tcW w:w="1526" w:type="dxa"/>
            <w:tcBorders>
              <w:top w:val="single" w:sz="8" w:space="0" w:color="4BACC6"/>
              <w:left w:val="single" w:sz="8" w:space="0" w:color="4BACC6"/>
              <w:bottom w:val="single" w:sz="8" w:space="0" w:color="4BACC6"/>
              <w:right w:val="single" w:sz="8" w:space="0" w:color="4BACC6"/>
            </w:tcBorders>
            <w:shd w:val="clear" w:color="auto" w:fill="auto"/>
          </w:tcPr>
          <w:p w14:paraId="25F18F52" w14:textId="77777777" w:rsidR="00725FC3" w:rsidRPr="004F624E" w:rsidRDefault="00725FC3" w:rsidP="005D7285">
            <w:pPr>
              <w:spacing w:line="360" w:lineRule="auto"/>
              <w:jc w:val="center"/>
              <w:rPr>
                <w:rFonts w:ascii="Consolas" w:hAnsi="Consolas"/>
                <w:szCs w:val="21"/>
              </w:rPr>
            </w:pPr>
            <w:r w:rsidRPr="004F624E">
              <w:rPr>
                <w:rFonts w:ascii="Consolas" w:hAnsi="Consolas" w:hint="eastAsia"/>
                <w:szCs w:val="21"/>
              </w:rPr>
              <w:t>中</w:t>
            </w:r>
          </w:p>
        </w:tc>
        <w:tc>
          <w:tcPr>
            <w:tcW w:w="6946" w:type="dxa"/>
            <w:tcBorders>
              <w:top w:val="single" w:sz="8" w:space="0" w:color="4BACC6"/>
              <w:left w:val="single" w:sz="8" w:space="0" w:color="4BACC6"/>
              <w:bottom w:val="single" w:sz="8" w:space="0" w:color="4BACC6"/>
              <w:right w:val="single" w:sz="8" w:space="0" w:color="4BACC6"/>
            </w:tcBorders>
            <w:shd w:val="clear" w:color="auto" w:fill="auto"/>
          </w:tcPr>
          <w:p w14:paraId="3F13F150" w14:textId="77777777" w:rsidR="00725FC3" w:rsidRPr="004F624E" w:rsidRDefault="00725FC3" w:rsidP="005D7285">
            <w:pPr>
              <w:spacing w:line="360" w:lineRule="auto"/>
              <w:rPr>
                <w:rFonts w:ascii="Consolas" w:hAnsi="Consolas"/>
                <w:szCs w:val="21"/>
              </w:rPr>
            </w:pPr>
            <w:r w:rsidRPr="004F624E">
              <w:rPr>
                <w:rFonts w:ascii="Consolas" w:hAnsi="Consolas" w:hint="eastAsia"/>
                <w:szCs w:val="21"/>
              </w:rPr>
              <w:t>迭代实现的功能。需要实现，但考虑到项目进度、人员等多方面因素，可</w:t>
            </w:r>
            <w:r w:rsidRPr="004F624E">
              <w:rPr>
                <w:rFonts w:ascii="Consolas" w:hAnsi="Consolas" w:hint="eastAsia"/>
                <w:szCs w:val="21"/>
              </w:rPr>
              <w:lastRenderedPageBreak/>
              <w:t>分期、分批次以迭代的方式实现。</w:t>
            </w:r>
          </w:p>
        </w:tc>
      </w:tr>
      <w:tr w:rsidR="00725FC3" w:rsidRPr="004F624E" w14:paraId="0C957941" w14:textId="77777777" w:rsidTr="005D7285">
        <w:tc>
          <w:tcPr>
            <w:tcW w:w="1526" w:type="dxa"/>
            <w:tcBorders>
              <w:top w:val="single" w:sz="8" w:space="0" w:color="4BACC6"/>
              <w:left w:val="single" w:sz="8" w:space="0" w:color="4BACC6"/>
              <w:bottom w:val="single" w:sz="8" w:space="0" w:color="4BACC6"/>
              <w:right w:val="single" w:sz="8" w:space="0" w:color="4BACC6"/>
            </w:tcBorders>
            <w:shd w:val="clear" w:color="auto" w:fill="D2EAF1"/>
          </w:tcPr>
          <w:p w14:paraId="337430BC" w14:textId="77777777" w:rsidR="00725FC3" w:rsidRPr="004F624E" w:rsidRDefault="00725FC3" w:rsidP="005D7285">
            <w:pPr>
              <w:spacing w:line="360" w:lineRule="auto"/>
              <w:jc w:val="center"/>
              <w:rPr>
                <w:rFonts w:ascii="Consolas" w:hAnsi="Consolas"/>
                <w:szCs w:val="21"/>
              </w:rPr>
            </w:pPr>
            <w:r w:rsidRPr="004F624E">
              <w:rPr>
                <w:rFonts w:ascii="Consolas" w:hAnsi="Consolas" w:hint="eastAsia"/>
                <w:szCs w:val="21"/>
              </w:rPr>
              <w:lastRenderedPageBreak/>
              <w:t>低</w:t>
            </w:r>
          </w:p>
        </w:tc>
        <w:tc>
          <w:tcPr>
            <w:tcW w:w="6946" w:type="dxa"/>
            <w:tcBorders>
              <w:top w:val="single" w:sz="8" w:space="0" w:color="4BACC6"/>
              <w:left w:val="single" w:sz="8" w:space="0" w:color="4BACC6"/>
              <w:bottom w:val="single" w:sz="8" w:space="0" w:color="4BACC6"/>
              <w:right w:val="single" w:sz="8" w:space="0" w:color="4BACC6"/>
            </w:tcBorders>
            <w:shd w:val="clear" w:color="auto" w:fill="D2EAF1"/>
          </w:tcPr>
          <w:p w14:paraId="0B7E6FD8" w14:textId="77777777" w:rsidR="00725FC3" w:rsidRPr="004F624E" w:rsidRDefault="00725FC3" w:rsidP="005D7285">
            <w:pPr>
              <w:spacing w:line="360" w:lineRule="auto"/>
              <w:rPr>
                <w:rFonts w:ascii="Consolas" w:hAnsi="Consolas"/>
                <w:szCs w:val="21"/>
              </w:rPr>
            </w:pPr>
            <w:r w:rsidRPr="004F624E">
              <w:rPr>
                <w:rFonts w:ascii="Consolas" w:hAnsi="Consolas" w:hint="eastAsia"/>
              </w:rPr>
              <w:t>可选实现的功能。指系统中主要、重要功能以外的辅助性功能，在保证高、中级别需求实现的基础上，再考虑实现。</w:t>
            </w:r>
          </w:p>
        </w:tc>
      </w:tr>
    </w:tbl>
    <w:p w14:paraId="5D59668A" w14:textId="77777777" w:rsidR="00B417FC" w:rsidRPr="004F624E" w:rsidRDefault="00B417FC" w:rsidP="00EB0FE1">
      <w:pPr>
        <w:pStyle w:val="2"/>
        <w:numPr>
          <w:ilvl w:val="1"/>
          <w:numId w:val="14"/>
        </w:numPr>
        <w:spacing w:before="48" w:after="48" w:line="360" w:lineRule="auto"/>
        <w:ind w:right="210"/>
        <w:rPr>
          <w:rFonts w:ascii="Consolas" w:hAnsi="Consolas"/>
        </w:rPr>
      </w:pPr>
      <w:bookmarkStart w:id="45" w:name="_Toc355340966"/>
      <w:r w:rsidRPr="004F624E">
        <w:rPr>
          <w:rFonts w:ascii="Consolas" w:hAnsi="Consolas" w:hint="eastAsia"/>
        </w:rPr>
        <w:t>错误</w:t>
      </w:r>
      <w:r w:rsidR="001D4ECD" w:rsidRPr="004F624E">
        <w:rPr>
          <w:rFonts w:ascii="Consolas" w:hAnsi="Consolas" w:hint="eastAsia"/>
        </w:rPr>
        <w:t>/</w:t>
      </w:r>
      <w:r w:rsidR="001D4ECD" w:rsidRPr="004F624E">
        <w:rPr>
          <w:rFonts w:ascii="Consolas" w:hAnsi="Consolas" w:hint="eastAsia"/>
        </w:rPr>
        <w:t>警告</w:t>
      </w:r>
      <w:r w:rsidRPr="004F624E">
        <w:rPr>
          <w:rFonts w:ascii="Consolas" w:hAnsi="Consolas" w:hint="eastAsia"/>
        </w:rPr>
        <w:t>提示</w:t>
      </w:r>
      <w:r w:rsidR="001D4ECD" w:rsidRPr="004F624E">
        <w:rPr>
          <w:rFonts w:ascii="Consolas" w:hAnsi="Consolas" w:hint="eastAsia"/>
        </w:rPr>
        <w:t>语</w:t>
      </w:r>
      <w:r w:rsidRPr="004F624E">
        <w:rPr>
          <w:rFonts w:ascii="Consolas" w:hAnsi="Consolas" w:hint="eastAsia"/>
        </w:rPr>
        <w:t>定义</w:t>
      </w:r>
      <w:bookmarkEnd w:id="45"/>
    </w:p>
    <w:p w14:paraId="49BF9140" w14:textId="77777777" w:rsidR="00420970" w:rsidRPr="004F624E" w:rsidRDefault="00420970">
      <w:pPr>
        <w:pStyle w:val="aff5"/>
        <w:keepNext/>
        <w:widowControl/>
        <w:numPr>
          <w:ilvl w:val="0"/>
          <w:numId w:val="15"/>
        </w:numPr>
        <w:spacing w:beforeLines="20" w:before="48" w:afterLines="20" w:after="48"/>
        <w:ind w:rightChars="100" w:right="210" w:firstLineChars="0"/>
        <w:outlineLvl w:val="2"/>
        <w:rPr>
          <w:rFonts w:ascii="Consolas" w:hAnsi="Consolas"/>
          <w:b/>
          <w:bCs/>
          <w:vanish/>
          <w:sz w:val="28"/>
          <w:szCs w:val="32"/>
        </w:rPr>
      </w:pPr>
      <w:bookmarkStart w:id="46" w:name="_账号验证"/>
      <w:bookmarkStart w:id="47" w:name="_Toc353186970"/>
      <w:bookmarkStart w:id="48" w:name="_Toc353187448"/>
      <w:bookmarkStart w:id="49" w:name="_Toc353194904"/>
      <w:bookmarkStart w:id="50" w:name="_Toc353401334"/>
      <w:bookmarkStart w:id="51" w:name="_Toc353401459"/>
      <w:bookmarkStart w:id="52" w:name="_Toc353804803"/>
      <w:bookmarkStart w:id="53" w:name="_Toc354567169"/>
      <w:bookmarkStart w:id="54" w:name="_Toc354669678"/>
      <w:bookmarkStart w:id="55" w:name="_Toc354857224"/>
      <w:bookmarkStart w:id="56" w:name="_Toc354938202"/>
      <w:bookmarkStart w:id="57" w:name="_Toc355340967"/>
      <w:bookmarkStart w:id="58" w:name="_Ref352150438"/>
      <w:bookmarkEnd w:id="46"/>
      <w:bookmarkEnd w:id="47"/>
      <w:bookmarkEnd w:id="48"/>
      <w:bookmarkEnd w:id="49"/>
      <w:bookmarkEnd w:id="50"/>
      <w:bookmarkEnd w:id="51"/>
      <w:bookmarkEnd w:id="52"/>
      <w:bookmarkEnd w:id="53"/>
      <w:bookmarkEnd w:id="54"/>
      <w:bookmarkEnd w:id="55"/>
      <w:bookmarkEnd w:id="56"/>
      <w:bookmarkEnd w:id="57"/>
    </w:p>
    <w:p w14:paraId="55342B47" w14:textId="77777777" w:rsidR="00420970" w:rsidRPr="004F624E" w:rsidRDefault="00420970">
      <w:pPr>
        <w:pStyle w:val="aff5"/>
        <w:keepNext/>
        <w:widowControl/>
        <w:numPr>
          <w:ilvl w:val="0"/>
          <w:numId w:val="15"/>
        </w:numPr>
        <w:spacing w:beforeLines="20" w:before="48" w:afterLines="20" w:after="48"/>
        <w:ind w:rightChars="100" w:right="210" w:firstLineChars="0"/>
        <w:outlineLvl w:val="2"/>
        <w:rPr>
          <w:rFonts w:ascii="Consolas" w:hAnsi="Consolas"/>
          <w:b/>
          <w:bCs/>
          <w:vanish/>
          <w:sz w:val="28"/>
          <w:szCs w:val="32"/>
        </w:rPr>
      </w:pPr>
      <w:bookmarkStart w:id="59" w:name="_Toc353186971"/>
      <w:bookmarkStart w:id="60" w:name="_Toc353187449"/>
      <w:bookmarkStart w:id="61" w:name="_Toc353194905"/>
      <w:bookmarkStart w:id="62" w:name="_Toc353401335"/>
      <w:bookmarkStart w:id="63" w:name="_Toc353401460"/>
      <w:bookmarkStart w:id="64" w:name="_Toc353804804"/>
      <w:bookmarkStart w:id="65" w:name="_Toc354567170"/>
      <w:bookmarkStart w:id="66" w:name="_Toc354669679"/>
      <w:bookmarkStart w:id="67" w:name="_Toc354857225"/>
      <w:bookmarkStart w:id="68" w:name="_Toc354938203"/>
      <w:bookmarkStart w:id="69" w:name="_Toc355340968"/>
      <w:bookmarkEnd w:id="59"/>
      <w:bookmarkEnd w:id="60"/>
      <w:bookmarkEnd w:id="61"/>
      <w:bookmarkEnd w:id="62"/>
      <w:bookmarkEnd w:id="63"/>
      <w:bookmarkEnd w:id="64"/>
      <w:bookmarkEnd w:id="65"/>
      <w:bookmarkEnd w:id="66"/>
      <w:bookmarkEnd w:id="67"/>
      <w:bookmarkEnd w:id="68"/>
      <w:bookmarkEnd w:id="69"/>
    </w:p>
    <w:p w14:paraId="4D6D1344" w14:textId="77777777" w:rsidR="00420970" w:rsidRPr="004F624E" w:rsidRDefault="00420970">
      <w:pPr>
        <w:pStyle w:val="aff5"/>
        <w:keepNext/>
        <w:widowControl/>
        <w:numPr>
          <w:ilvl w:val="1"/>
          <w:numId w:val="15"/>
        </w:numPr>
        <w:spacing w:beforeLines="20" w:before="48" w:afterLines="20" w:after="48"/>
        <w:ind w:rightChars="100" w:right="210" w:firstLineChars="0"/>
        <w:outlineLvl w:val="2"/>
        <w:rPr>
          <w:rFonts w:ascii="Consolas" w:hAnsi="Consolas"/>
          <w:b/>
          <w:bCs/>
          <w:vanish/>
          <w:sz w:val="28"/>
          <w:szCs w:val="32"/>
        </w:rPr>
      </w:pPr>
      <w:bookmarkStart w:id="70" w:name="_Toc353186972"/>
      <w:bookmarkStart w:id="71" w:name="_Toc353187450"/>
      <w:bookmarkStart w:id="72" w:name="_Toc353194906"/>
      <w:bookmarkStart w:id="73" w:name="_Toc353401336"/>
      <w:bookmarkStart w:id="74" w:name="_Toc353401461"/>
      <w:bookmarkStart w:id="75" w:name="_Toc353804805"/>
      <w:bookmarkStart w:id="76" w:name="_Toc354567171"/>
      <w:bookmarkStart w:id="77" w:name="_Toc354669680"/>
      <w:bookmarkStart w:id="78" w:name="_Toc354857226"/>
      <w:bookmarkStart w:id="79" w:name="_Toc354938204"/>
      <w:bookmarkStart w:id="80" w:name="_Toc355340969"/>
      <w:bookmarkEnd w:id="70"/>
      <w:bookmarkEnd w:id="71"/>
      <w:bookmarkEnd w:id="72"/>
      <w:bookmarkEnd w:id="73"/>
      <w:bookmarkEnd w:id="74"/>
      <w:bookmarkEnd w:id="75"/>
      <w:bookmarkEnd w:id="76"/>
      <w:bookmarkEnd w:id="77"/>
      <w:bookmarkEnd w:id="78"/>
      <w:bookmarkEnd w:id="79"/>
      <w:bookmarkEnd w:id="80"/>
    </w:p>
    <w:p w14:paraId="6C88F4B0" w14:textId="77777777" w:rsidR="00420970" w:rsidRPr="004F624E" w:rsidRDefault="00420970">
      <w:pPr>
        <w:pStyle w:val="aff5"/>
        <w:keepNext/>
        <w:widowControl/>
        <w:numPr>
          <w:ilvl w:val="1"/>
          <w:numId w:val="15"/>
        </w:numPr>
        <w:spacing w:beforeLines="20" w:before="48" w:afterLines="20" w:after="48"/>
        <w:ind w:rightChars="100" w:right="210" w:firstLineChars="0"/>
        <w:outlineLvl w:val="2"/>
        <w:rPr>
          <w:rFonts w:ascii="Consolas" w:hAnsi="Consolas"/>
          <w:b/>
          <w:bCs/>
          <w:vanish/>
          <w:sz w:val="28"/>
          <w:szCs w:val="32"/>
        </w:rPr>
      </w:pPr>
      <w:bookmarkStart w:id="81" w:name="_Toc353186973"/>
      <w:bookmarkStart w:id="82" w:name="_Toc353187451"/>
      <w:bookmarkStart w:id="83" w:name="_Toc353194907"/>
      <w:bookmarkStart w:id="84" w:name="_Toc353401337"/>
      <w:bookmarkStart w:id="85" w:name="_Toc353401462"/>
      <w:bookmarkStart w:id="86" w:name="_Toc353804806"/>
      <w:bookmarkStart w:id="87" w:name="_Toc354567172"/>
      <w:bookmarkStart w:id="88" w:name="_Toc354669681"/>
      <w:bookmarkStart w:id="89" w:name="_Toc354857227"/>
      <w:bookmarkStart w:id="90" w:name="_Toc354938205"/>
      <w:bookmarkStart w:id="91" w:name="_Toc355340970"/>
      <w:bookmarkEnd w:id="81"/>
      <w:bookmarkEnd w:id="82"/>
      <w:bookmarkEnd w:id="83"/>
      <w:bookmarkEnd w:id="84"/>
      <w:bookmarkEnd w:id="85"/>
      <w:bookmarkEnd w:id="86"/>
      <w:bookmarkEnd w:id="87"/>
      <w:bookmarkEnd w:id="88"/>
      <w:bookmarkEnd w:id="89"/>
      <w:bookmarkEnd w:id="90"/>
      <w:bookmarkEnd w:id="91"/>
    </w:p>
    <w:p w14:paraId="5D1FEDBC" w14:textId="77777777" w:rsidR="00420970" w:rsidRPr="004F624E" w:rsidRDefault="00420970">
      <w:pPr>
        <w:pStyle w:val="aff5"/>
        <w:keepNext/>
        <w:widowControl/>
        <w:numPr>
          <w:ilvl w:val="1"/>
          <w:numId w:val="15"/>
        </w:numPr>
        <w:spacing w:beforeLines="20" w:before="48" w:afterLines="20" w:after="48"/>
        <w:ind w:rightChars="100" w:right="210" w:firstLineChars="0"/>
        <w:outlineLvl w:val="2"/>
        <w:rPr>
          <w:rFonts w:ascii="Consolas" w:hAnsi="Consolas"/>
          <w:b/>
          <w:bCs/>
          <w:vanish/>
          <w:sz w:val="28"/>
          <w:szCs w:val="32"/>
        </w:rPr>
      </w:pPr>
      <w:bookmarkStart w:id="92" w:name="_Toc353186974"/>
      <w:bookmarkStart w:id="93" w:name="_Toc353187452"/>
      <w:bookmarkStart w:id="94" w:name="_Toc353194908"/>
      <w:bookmarkStart w:id="95" w:name="_Toc353401338"/>
      <w:bookmarkStart w:id="96" w:name="_Toc353401463"/>
      <w:bookmarkStart w:id="97" w:name="_Toc353804807"/>
      <w:bookmarkStart w:id="98" w:name="_Toc354567173"/>
      <w:bookmarkStart w:id="99" w:name="_Toc354669682"/>
      <w:bookmarkStart w:id="100" w:name="_Toc354857228"/>
      <w:bookmarkStart w:id="101" w:name="_Toc354938206"/>
      <w:bookmarkStart w:id="102" w:name="_Toc355340971"/>
      <w:bookmarkEnd w:id="92"/>
      <w:bookmarkEnd w:id="93"/>
      <w:bookmarkEnd w:id="94"/>
      <w:bookmarkEnd w:id="95"/>
      <w:bookmarkEnd w:id="96"/>
      <w:bookmarkEnd w:id="97"/>
      <w:bookmarkEnd w:id="98"/>
      <w:bookmarkEnd w:id="99"/>
      <w:bookmarkEnd w:id="100"/>
      <w:bookmarkEnd w:id="101"/>
      <w:bookmarkEnd w:id="102"/>
    </w:p>
    <w:p w14:paraId="2CF0316B" w14:textId="77777777" w:rsidR="00420970" w:rsidRPr="004F624E" w:rsidRDefault="00420970">
      <w:pPr>
        <w:pStyle w:val="aff5"/>
        <w:keepNext/>
        <w:widowControl/>
        <w:numPr>
          <w:ilvl w:val="1"/>
          <w:numId w:val="15"/>
        </w:numPr>
        <w:spacing w:beforeLines="20" w:before="48" w:afterLines="20" w:after="48"/>
        <w:ind w:rightChars="100" w:right="210" w:firstLineChars="0"/>
        <w:outlineLvl w:val="2"/>
        <w:rPr>
          <w:rFonts w:ascii="Consolas" w:hAnsi="Consolas"/>
          <w:b/>
          <w:bCs/>
          <w:vanish/>
          <w:sz w:val="28"/>
          <w:szCs w:val="32"/>
        </w:rPr>
      </w:pPr>
      <w:bookmarkStart w:id="103" w:name="_Toc353186975"/>
      <w:bookmarkStart w:id="104" w:name="_Toc353187453"/>
      <w:bookmarkStart w:id="105" w:name="_Toc353194909"/>
      <w:bookmarkStart w:id="106" w:name="_Toc353401339"/>
      <w:bookmarkStart w:id="107" w:name="_Toc353401464"/>
      <w:bookmarkStart w:id="108" w:name="_Toc353804808"/>
      <w:bookmarkStart w:id="109" w:name="_Toc354567174"/>
      <w:bookmarkStart w:id="110" w:name="_Toc354669683"/>
      <w:bookmarkStart w:id="111" w:name="_Toc354857229"/>
      <w:bookmarkStart w:id="112" w:name="_Toc354938207"/>
      <w:bookmarkStart w:id="113" w:name="_Toc355340972"/>
      <w:bookmarkEnd w:id="103"/>
      <w:bookmarkEnd w:id="104"/>
      <w:bookmarkEnd w:id="105"/>
      <w:bookmarkEnd w:id="106"/>
      <w:bookmarkEnd w:id="107"/>
      <w:bookmarkEnd w:id="108"/>
      <w:bookmarkEnd w:id="109"/>
      <w:bookmarkEnd w:id="110"/>
      <w:bookmarkEnd w:id="111"/>
      <w:bookmarkEnd w:id="112"/>
      <w:bookmarkEnd w:id="113"/>
    </w:p>
    <w:p w14:paraId="15A4B3D6" w14:textId="77777777" w:rsidR="00B417FC" w:rsidRPr="004F624E" w:rsidRDefault="001F3BC4" w:rsidP="00EB0FE1">
      <w:pPr>
        <w:pStyle w:val="30"/>
        <w:numPr>
          <w:ilvl w:val="2"/>
          <w:numId w:val="15"/>
        </w:numPr>
        <w:rPr>
          <w:rFonts w:ascii="Consolas" w:hAnsi="Consolas"/>
        </w:rPr>
      </w:pPr>
      <w:bookmarkStart w:id="114" w:name="_Toc355340973"/>
      <w:r>
        <w:rPr>
          <w:rFonts w:ascii="Consolas" w:hAnsi="Consolas" w:hint="eastAsia"/>
        </w:rPr>
        <w:t>帐号</w:t>
      </w:r>
      <w:r w:rsidR="00B417FC" w:rsidRPr="004F624E">
        <w:rPr>
          <w:rFonts w:ascii="Consolas" w:hAnsi="Consolas" w:hint="eastAsia"/>
        </w:rPr>
        <w:t>验证</w:t>
      </w:r>
      <w:bookmarkEnd w:id="58"/>
      <w:bookmarkEnd w:id="114"/>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4799"/>
        <w:gridCol w:w="4061"/>
      </w:tblGrid>
      <w:tr w:rsidR="00C7006B" w:rsidRPr="004F624E" w14:paraId="7C12154E" w14:textId="77777777" w:rsidTr="000D702C">
        <w:tc>
          <w:tcPr>
            <w:tcW w:w="4799" w:type="dxa"/>
            <w:tcBorders>
              <w:top w:val="single" w:sz="8" w:space="0" w:color="4BACC6"/>
              <w:left w:val="single" w:sz="8" w:space="0" w:color="4BACC6"/>
              <w:bottom w:val="single" w:sz="18" w:space="0" w:color="4BACC6"/>
              <w:right w:val="single" w:sz="8" w:space="0" w:color="4BACC6"/>
            </w:tcBorders>
            <w:shd w:val="clear" w:color="auto" w:fill="92CDDC"/>
          </w:tcPr>
          <w:p w14:paraId="6A93C3AD" w14:textId="77777777" w:rsidR="00B417FC" w:rsidRPr="004F624E" w:rsidRDefault="00B417FC" w:rsidP="005D7285">
            <w:pPr>
              <w:pStyle w:val="a4"/>
              <w:spacing w:after="72"/>
              <w:ind w:firstLineChars="0" w:firstLine="0"/>
              <w:jc w:val="center"/>
              <w:rPr>
                <w:rFonts w:ascii="Consolas" w:hAnsi="Consolas"/>
                <w:bCs/>
                <w:sz w:val="21"/>
                <w:szCs w:val="21"/>
              </w:rPr>
            </w:pPr>
            <w:r w:rsidRPr="004F624E">
              <w:rPr>
                <w:rFonts w:ascii="Consolas" w:hAnsi="Consolas" w:hint="eastAsia"/>
                <w:bCs/>
                <w:sz w:val="21"/>
                <w:szCs w:val="21"/>
              </w:rPr>
              <w:t>提示文字</w:t>
            </w:r>
          </w:p>
        </w:tc>
        <w:tc>
          <w:tcPr>
            <w:tcW w:w="4061" w:type="dxa"/>
            <w:tcBorders>
              <w:top w:val="single" w:sz="8" w:space="0" w:color="4BACC6"/>
              <w:left w:val="single" w:sz="8" w:space="0" w:color="4BACC6"/>
              <w:bottom w:val="single" w:sz="18" w:space="0" w:color="4BACC6"/>
              <w:right w:val="single" w:sz="8" w:space="0" w:color="4BACC6"/>
            </w:tcBorders>
            <w:shd w:val="clear" w:color="auto" w:fill="92CDDC"/>
          </w:tcPr>
          <w:p w14:paraId="41C6A0C2" w14:textId="77777777" w:rsidR="00B417FC" w:rsidRPr="004F624E" w:rsidRDefault="00B417FC" w:rsidP="005D7285">
            <w:pPr>
              <w:pStyle w:val="a4"/>
              <w:spacing w:after="72"/>
              <w:ind w:firstLineChars="0" w:firstLine="0"/>
              <w:jc w:val="center"/>
              <w:rPr>
                <w:rFonts w:ascii="Consolas" w:hAnsi="Consolas"/>
                <w:bCs/>
                <w:sz w:val="21"/>
                <w:szCs w:val="21"/>
              </w:rPr>
            </w:pPr>
            <w:r w:rsidRPr="004F624E">
              <w:rPr>
                <w:rFonts w:ascii="Consolas" w:hAnsi="Consolas" w:hint="eastAsia"/>
                <w:bCs/>
                <w:sz w:val="21"/>
                <w:szCs w:val="21"/>
              </w:rPr>
              <w:t>描述</w:t>
            </w:r>
          </w:p>
        </w:tc>
      </w:tr>
      <w:tr w:rsidR="00B417FC" w:rsidRPr="004F624E" w14:paraId="5AB51941" w14:textId="77777777" w:rsidTr="000D702C">
        <w:tc>
          <w:tcPr>
            <w:tcW w:w="4799" w:type="dxa"/>
            <w:tcBorders>
              <w:top w:val="single" w:sz="8" w:space="0" w:color="4BACC6"/>
              <w:left w:val="single" w:sz="8" w:space="0" w:color="4BACC6"/>
              <w:bottom w:val="single" w:sz="8" w:space="0" w:color="4BACC6"/>
              <w:right w:val="single" w:sz="8" w:space="0" w:color="4BACC6"/>
            </w:tcBorders>
            <w:shd w:val="clear" w:color="auto" w:fill="D2EAF1"/>
          </w:tcPr>
          <w:p w14:paraId="5CC84194" w14:textId="77777777" w:rsidR="00B417FC" w:rsidRPr="004F624E" w:rsidRDefault="00E44530" w:rsidP="005D7285">
            <w:pPr>
              <w:spacing w:line="360" w:lineRule="auto"/>
              <w:jc w:val="left"/>
              <w:rPr>
                <w:rFonts w:ascii="Consolas" w:hAnsi="Consolas"/>
                <w:szCs w:val="21"/>
              </w:rPr>
            </w:pPr>
            <w:r w:rsidRPr="004F624E">
              <w:rPr>
                <w:rFonts w:ascii="Consolas" w:hAnsi="Consolas" w:hint="eastAsia"/>
              </w:rPr>
              <w:t>输入云会议</w:t>
            </w:r>
            <w:r w:rsidR="001F3BC4">
              <w:rPr>
                <w:rFonts w:ascii="Consolas" w:hAnsi="Consolas" w:hint="eastAsia"/>
              </w:rPr>
              <w:t>帐号</w:t>
            </w:r>
          </w:p>
        </w:tc>
        <w:tc>
          <w:tcPr>
            <w:tcW w:w="4061" w:type="dxa"/>
            <w:tcBorders>
              <w:top w:val="single" w:sz="8" w:space="0" w:color="4BACC6"/>
              <w:left w:val="single" w:sz="8" w:space="0" w:color="4BACC6"/>
              <w:bottom w:val="single" w:sz="8" w:space="0" w:color="4BACC6"/>
              <w:right w:val="single" w:sz="8" w:space="0" w:color="4BACC6"/>
            </w:tcBorders>
            <w:shd w:val="clear" w:color="auto" w:fill="D2EAF1"/>
          </w:tcPr>
          <w:p w14:paraId="0988A881" w14:textId="77777777" w:rsidR="00B417FC" w:rsidRPr="004F624E" w:rsidRDefault="00E44530" w:rsidP="005D7285">
            <w:pPr>
              <w:spacing w:line="360" w:lineRule="auto"/>
              <w:jc w:val="left"/>
              <w:rPr>
                <w:rFonts w:ascii="Consolas" w:hAnsi="Consolas"/>
                <w:szCs w:val="21"/>
              </w:rPr>
            </w:pPr>
            <w:r w:rsidRPr="004F624E">
              <w:rPr>
                <w:rFonts w:ascii="Consolas" w:hAnsi="Consolas" w:hint="eastAsia"/>
                <w:szCs w:val="21"/>
              </w:rPr>
              <w:t>未输入</w:t>
            </w:r>
            <w:r w:rsidR="001F3BC4">
              <w:rPr>
                <w:rFonts w:ascii="Consolas" w:hAnsi="Consolas" w:hint="eastAsia"/>
                <w:szCs w:val="21"/>
              </w:rPr>
              <w:t>帐号</w:t>
            </w:r>
            <w:r w:rsidRPr="004F624E">
              <w:rPr>
                <w:rFonts w:ascii="Consolas" w:hAnsi="Consolas" w:hint="eastAsia"/>
                <w:szCs w:val="21"/>
              </w:rPr>
              <w:t>时的提示文字。</w:t>
            </w:r>
          </w:p>
        </w:tc>
      </w:tr>
      <w:tr w:rsidR="00B417FC" w:rsidRPr="004F624E" w14:paraId="24A8CD6E" w14:textId="77777777" w:rsidTr="000D702C">
        <w:tc>
          <w:tcPr>
            <w:tcW w:w="4799" w:type="dxa"/>
            <w:tcBorders>
              <w:top w:val="single" w:sz="8" w:space="0" w:color="4BACC6"/>
              <w:left w:val="single" w:sz="8" w:space="0" w:color="4BACC6"/>
              <w:bottom w:val="single" w:sz="8" w:space="0" w:color="4BACC6"/>
              <w:right w:val="single" w:sz="8" w:space="0" w:color="4BACC6"/>
            </w:tcBorders>
            <w:shd w:val="clear" w:color="auto" w:fill="auto"/>
          </w:tcPr>
          <w:p w14:paraId="7096BBE3" w14:textId="77777777" w:rsidR="00B417FC" w:rsidRPr="004F624E" w:rsidRDefault="00E44530" w:rsidP="005D7285">
            <w:pPr>
              <w:spacing w:line="360" w:lineRule="auto"/>
              <w:jc w:val="left"/>
              <w:rPr>
                <w:rFonts w:ascii="Consolas" w:hAnsi="Consolas"/>
                <w:szCs w:val="21"/>
              </w:rPr>
            </w:pPr>
            <w:r w:rsidRPr="004F624E">
              <w:rPr>
                <w:rFonts w:ascii="Consolas" w:hAnsi="Consolas" w:hint="eastAsia"/>
              </w:rPr>
              <w:t>输入</w:t>
            </w:r>
            <w:r w:rsidR="001F3BC4">
              <w:rPr>
                <w:rFonts w:ascii="Consolas" w:hAnsi="Consolas" w:hint="eastAsia"/>
              </w:rPr>
              <w:t>帐号</w:t>
            </w:r>
            <w:r w:rsidRPr="004F624E">
              <w:rPr>
                <w:rFonts w:ascii="Consolas" w:hAnsi="Consolas" w:hint="eastAsia"/>
              </w:rPr>
              <w:t>密码</w:t>
            </w:r>
          </w:p>
        </w:tc>
        <w:tc>
          <w:tcPr>
            <w:tcW w:w="4061" w:type="dxa"/>
            <w:tcBorders>
              <w:top w:val="single" w:sz="8" w:space="0" w:color="4BACC6"/>
              <w:left w:val="single" w:sz="8" w:space="0" w:color="4BACC6"/>
              <w:bottom w:val="single" w:sz="8" w:space="0" w:color="4BACC6"/>
              <w:right w:val="single" w:sz="8" w:space="0" w:color="4BACC6"/>
            </w:tcBorders>
            <w:shd w:val="clear" w:color="auto" w:fill="auto"/>
          </w:tcPr>
          <w:p w14:paraId="61B2D52B" w14:textId="77777777" w:rsidR="00B417FC" w:rsidRPr="004F624E" w:rsidRDefault="00E44530" w:rsidP="005D7285">
            <w:pPr>
              <w:spacing w:line="360" w:lineRule="auto"/>
              <w:jc w:val="left"/>
              <w:rPr>
                <w:rFonts w:ascii="Consolas" w:hAnsi="Consolas"/>
                <w:szCs w:val="21"/>
              </w:rPr>
            </w:pPr>
            <w:r w:rsidRPr="004F624E">
              <w:rPr>
                <w:rFonts w:ascii="Consolas" w:hAnsi="Consolas" w:hint="eastAsia"/>
                <w:szCs w:val="21"/>
              </w:rPr>
              <w:t>未输入密码时的提示文字。</w:t>
            </w:r>
          </w:p>
        </w:tc>
      </w:tr>
      <w:tr w:rsidR="00B417FC" w:rsidRPr="004F624E" w14:paraId="2CA0A333" w14:textId="77777777" w:rsidTr="000D702C">
        <w:tc>
          <w:tcPr>
            <w:tcW w:w="4799" w:type="dxa"/>
            <w:tcBorders>
              <w:top w:val="single" w:sz="8" w:space="0" w:color="4BACC6"/>
              <w:left w:val="single" w:sz="8" w:space="0" w:color="4BACC6"/>
              <w:bottom w:val="single" w:sz="8" w:space="0" w:color="4BACC6"/>
              <w:right w:val="single" w:sz="8" w:space="0" w:color="4BACC6"/>
            </w:tcBorders>
            <w:shd w:val="clear" w:color="auto" w:fill="D2EAF1"/>
          </w:tcPr>
          <w:p w14:paraId="7ADDC3A2" w14:textId="77777777" w:rsidR="00B417FC" w:rsidRPr="004F624E" w:rsidRDefault="00E44530" w:rsidP="005D7285">
            <w:pPr>
              <w:spacing w:line="360" w:lineRule="auto"/>
              <w:jc w:val="left"/>
              <w:rPr>
                <w:rFonts w:ascii="Consolas" w:hAnsi="Consolas"/>
                <w:szCs w:val="21"/>
              </w:rPr>
            </w:pPr>
            <w:r w:rsidRPr="004F624E">
              <w:rPr>
                <w:rFonts w:ascii="Consolas" w:hAnsi="Consolas" w:hint="eastAsia"/>
                <w:szCs w:val="21"/>
              </w:rPr>
              <w:t>输入的</w:t>
            </w:r>
            <w:r w:rsidR="001F3BC4">
              <w:rPr>
                <w:rFonts w:ascii="Consolas" w:hAnsi="Consolas" w:hint="eastAsia"/>
                <w:szCs w:val="21"/>
              </w:rPr>
              <w:t>帐号</w:t>
            </w:r>
            <w:r w:rsidRPr="004F624E">
              <w:rPr>
                <w:rFonts w:ascii="Consolas" w:hAnsi="Consolas" w:hint="eastAsia"/>
                <w:szCs w:val="21"/>
              </w:rPr>
              <w:t>不合法，请重新输入。</w:t>
            </w:r>
          </w:p>
        </w:tc>
        <w:tc>
          <w:tcPr>
            <w:tcW w:w="4061" w:type="dxa"/>
            <w:tcBorders>
              <w:top w:val="single" w:sz="8" w:space="0" w:color="4BACC6"/>
              <w:left w:val="single" w:sz="8" w:space="0" w:color="4BACC6"/>
              <w:bottom w:val="single" w:sz="8" w:space="0" w:color="4BACC6"/>
              <w:right w:val="single" w:sz="8" w:space="0" w:color="4BACC6"/>
            </w:tcBorders>
            <w:shd w:val="clear" w:color="auto" w:fill="D2EAF1"/>
          </w:tcPr>
          <w:p w14:paraId="28A7136A" w14:textId="77777777" w:rsidR="00B417FC" w:rsidRPr="004F624E" w:rsidRDefault="001F3BC4" w:rsidP="005D7285">
            <w:pPr>
              <w:spacing w:line="360" w:lineRule="auto"/>
              <w:jc w:val="left"/>
              <w:rPr>
                <w:rFonts w:ascii="Consolas" w:hAnsi="Consolas"/>
                <w:szCs w:val="21"/>
              </w:rPr>
            </w:pPr>
            <w:r>
              <w:rPr>
                <w:rFonts w:ascii="Consolas" w:hAnsi="Consolas" w:hint="eastAsia"/>
                <w:szCs w:val="21"/>
              </w:rPr>
              <w:t>帐号</w:t>
            </w:r>
            <w:r w:rsidR="00E44530" w:rsidRPr="004F624E">
              <w:rPr>
                <w:rFonts w:ascii="Consolas" w:hAnsi="Consolas" w:hint="eastAsia"/>
                <w:szCs w:val="21"/>
              </w:rPr>
              <w:t>格式不正确时的提示文字。</w:t>
            </w:r>
          </w:p>
        </w:tc>
      </w:tr>
      <w:tr w:rsidR="00E44530" w:rsidRPr="004F624E" w14:paraId="7CB053EE" w14:textId="77777777" w:rsidTr="000D702C">
        <w:tc>
          <w:tcPr>
            <w:tcW w:w="4799" w:type="dxa"/>
            <w:tcBorders>
              <w:top w:val="single" w:sz="8" w:space="0" w:color="4BACC6"/>
              <w:left w:val="single" w:sz="8" w:space="0" w:color="4BACC6"/>
              <w:bottom w:val="single" w:sz="8" w:space="0" w:color="4BACC6"/>
              <w:right w:val="single" w:sz="8" w:space="0" w:color="4BACC6"/>
            </w:tcBorders>
            <w:shd w:val="clear" w:color="auto" w:fill="auto"/>
          </w:tcPr>
          <w:p w14:paraId="29A19F44" w14:textId="77777777" w:rsidR="00E44530" w:rsidRPr="004F624E" w:rsidRDefault="00DD5465" w:rsidP="005D7285">
            <w:pPr>
              <w:spacing w:line="360" w:lineRule="auto"/>
              <w:jc w:val="left"/>
              <w:rPr>
                <w:rFonts w:ascii="Consolas" w:hAnsi="Consolas"/>
                <w:szCs w:val="21"/>
              </w:rPr>
            </w:pPr>
            <w:r w:rsidRPr="004F624E">
              <w:rPr>
                <w:rFonts w:ascii="Consolas" w:hAnsi="Consolas" w:hint="eastAsia"/>
              </w:rPr>
              <w:t>您输入的</w:t>
            </w:r>
            <w:r w:rsidR="001F3BC4">
              <w:rPr>
                <w:rFonts w:ascii="Consolas" w:hAnsi="Consolas" w:hint="eastAsia"/>
              </w:rPr>
              <w:t>帐号</w:t>
            </w:r>
            <w:r w:rsidRPr="004F624E">
              <w:rPr>
                <w:rFonts w:ascii="Consolas" w:hAnsi="Consolas" w:hint="eastAsia"/>
              </w:rPr>
              <w:t>或密码有误，请重新输入。</w:t>
            </w:r>
          </w:p>
        </w:tc>
        <w:tc>
          <w:tcPr>
            <w:tcW w:w="4061" w:type="dxa"/>
            <w:tcBorders>
              <w:top w:val="single" w:sz="8" w:space="0" w:color="4BACC6"/>
              <w:left w:val="single" w:sz="8" w:space="0" w:color="4BACC6"/>
              <w:bottom w:val="single" w:sz="8" w:space="0" w:color="4BACC6"/>
              <w:right w:val="single" w:sz="8" w:space="0" w:color="4BACC6"/>
            </w:tcBorders>
            <w:shd w:val="clear" w:color="auto" w:fill="auto"/>
          </w:tcPr>
          <w:p w14:paraId="3867AEF9" w14:textId="77777777" w:rsidR="00E44530" w:rsidRPr="004F624E" w:rsidRDefault="00F674C2" w:rsidP="005D7285">
            <w:pPr>
              <w:spacing w:line="360" w:lineRule="auto"/>
              <w:jc w:val="left"/>
              <w:rPr>
                <w:rFonts w:ascii="Consolas" w:hAnsi="Consolas"/>
                <w:szCs w:val="21"/>
              </w:rPr>
            </w:pPr>
            <w:r w:rsidRPr="004F624E">
              <w:rPr>
                <w:rFonts w:ascii="Consolas" w:hAnsi="Consolas" w:hint="eastAsia"/>
                <w:szCs w:val="21"/>
              </w:rPr>
              <w:t>服务器验证用户输入的</w:t>
            </w:r>
            <w:r w:rsidR="001F3BC4">
              <w:rPr>
                <w:rFonts w:ascii="Consolas" w:hAnsi="Consolas" w:hint="eastAsia"/>
                <w:szCs w:val="21"/>
              </w:rPr>
              <w:t>帐号</w:t>
            </w:r>
            <w:r w:rsidRPr="004F624E">
              <w:rPr>
                <w:rFonts w:ascii="Consolas" w:hAnsi="Consolas" w:hint="eastAsia"/>
                <w:szCs w:val="21"/>
              </w:rPr>
              <w:t>和密码不正确时进行的提示。</w:t>
            </w:r>
          </w:p>
        </w:tc>
      </w:tr>
      <w:tr w:rsidR="00A837DF" w:rsidRPr="004F624E" w14:paraId="5F51AB7F" w14:textId="77777777" w:rsidTr="000D702C">
        <w:tc>
          <w:tcPr>
            <w:tcW w:w="4799" w:type="dxa"/>
            <w:tcBorders>
              <w:top w:val="single" w:sz="8" w:space="0" w:color="4BACC6"/>
              <w:left w:val="single" w:sz="8" w:space="0" w:color="4BACC6"/>
              <w:bottom w:val="single" w:sz="8" w:space="0" w:color="4BACC6"/>
              <w:right w:val="single" w:sz="8" w:space="0" w:color="4BACC6"/>
            </w:tcBorders>
            <w:shd w:val="clear" w:color="auto" w:fill="D2EAF1"/>
          </w:tcPr>
          <w:p w14:paraId="1390CA9F" w14:textId="77777777" w:rsidR="00A837DF" w:rsidRPr="004F624E" w:rsidRDefault="00A837DF" w:rsidP="005D7285">
            <w:pPr>
              <w:spacing w:line="360" w:lineRule="auto"/>
              <w:jc w:val="left"/>
              <w:rPr>
                <w:rFonts w:ascii="Consolas" w:hAnsi="Consolas"/>
              </w:rPr>
            </w:pPr>
            <w:r w:rsidRPr="004F624E">
              <w:rPr>
                <w:rFonts w:ascii="Consolas" w:hAnsi="Consolas" w:hint="eastAsia"/>
              </w:rPr>
              <w:t>请输入验证码。</w:t>
            </w:r>
          </w:p>
        </w:tc>
        <w:tc>
          <w:tcPr>
            <w:tcW w:w="4061" w:type="dxa"/>
            <w:tcBorders>
              <w:top w:val="single" w:sz="8" w:space="0" w:color="4BACC6"/>
              <w:left w:val="single" w:sz="8" w:space="0" w:color="4BACC6"/>
              <w:bottom w:val="single" w:sz="8" w:space="0" w:color="4BACC6"/>
              <w:right w:val="single" w:sz="8" w:space="0" w:color="4BACC6"/>
            </w:tcBorders>
            <w:shd w:val="clear" w:color="auto" w:fill="D2EAF1"/>
          </w:tcPr>
          <w:p w14:paraId="34BA04AA" w14:textId="77777777" w:rsidR="00A837DF" w:rsidRPr="004F624E" w:rsidRDefault="00F674C2" w:rsidP="005D7285">
            <w:pPr>
              <w:spacing w:line="360" w:lineRule="auto"/>
              <w:jc w:val="left"/>
              <w:rPr>
                <w:rFonts w:ascii="Consolas" w:hAnsi="Consolas"/>
                <w:szCs w:val="21"/>
              </w:rPr>
            </w:pPr>
            <w:r w:rsidRPr="004F624E">
              <w:rPr>
                <w:rFonts w:ascii="Consolas" w:hAnsi="Consolas" w:hint="eastAsia"/>
                <w:szCs w:val="21"/>
              </w:rPr>
              <w:t>没有输入验证码</w:t>
            </w:r>
          </w:p>
        </w:tc>
      </w:tr>
      <w:tr w:rsidR="00A837DF" w:rsidRPr="004F624E" w14:paraId="71072D8C" w14:textId="77777777" w:rsidTr="000D702C">
        <w:tc>
          <w:tcPr>
            <w:tcW w:w="4799" w:type="dxa"/>
            <w:tcBorders>
              <w:top w:val="single" w:sz="8" w:space="0" w:color="4BACC6"/>
              <w:left w:val="single" w:sz="8" w:space="0" w:color="4BACC6"/>
              <w:bottom w:val="single" w:sz="8" w:space="0" w:color="4BACC6"/>
              <w:right w:val="single" w:sz="8" w:space="0" w:color="4BACC6"/>
            </w:tcBorders>
            <w:shd w:val="clear" w:color="auto" w:fill="auto"/>
          </w:tcPr>
          <w:p w14:paraId="5B2D1AC0" w14:textId="77777777" w:rsidR="00A837DF" w:rsidRPr="004F624E" w:rsidRDefault="00A837DF" w:rsidP="005D7285">
            <w:pPr>
              <w:spacing w:line="360" w:lineRule="auto"/>
              <w:jc w:val="left"/>
              <w:rPr>
                <w:rFonts w:ascii="Consolas" w:hAnsi="Consolas"/>
              </w:rPr>
            </w:pPr>
            <w:r w:rsidRPr="004F624E">
              <w:rPr>
                <w:rFonts w:ascii="Consolas" w:hAnsi="Consolas" w:hint="eastAsia"/>
              </w:rPr>
              <w:t>您输入的验证码有误，请重新输入。</w:t>
            </w:r>
          </w:p>
        </w:tc>
        <w:tc>
          <w:tcPr>
            <w:tcW w:w="4061" w:type="dxa"/>
            <w:tcBorders>
              <w:top w:val="single" w:sz="8" w:space="0" w:color="4BACC6"/>
              <w:left w:val="single" w:sz="8" w:space="0" w:color="4BACC6"/>
              <w:bottom w:val="single" w:sz="8" w:space="0" w:color="4BACC6"/>
              <w:right w:val="single" w:sz="8" w:space="0" w:color="4BACC6"/>
            </w:tcBorders>
            <w:shd w:val="clear" w:color="auto" w:fill="auto"/>
          </w:tcPr>
          <w:p w14:paraId="6C681C00" w14:textId="77777777" w:rsidR="00A837DF" w:rsidRPr="004F624E" w:rsidRDefault="00F674C2" w:rsidP="005D7285">
            <w:pPr>
              <w:spacing w:line="360" w:lineRule="auto"/>
              <w:jc w:val="left"/>
              <w:rPr>
                <w:rFonts w:ascii="Consolas" w:hAnsi="Consolas"/>
                <w:szCs w:val="21"/>
              </w:rPr>
            </w:pPr>
            <w:r w:rsidRPr="004F624E">
              <w:rPr>
                <w:rFonts w:ascii="Consolas" w:hAnsi="Consolas" w:hint="eastAsia"/>
                <w:szCs w:val="21"/>
              </w:rPr>
              <w:t>输入的验证码与显示的不符。</w:t>
            </w:r>
          </w:p>
        </w:tc>
      </w:tr>
      <w:tr w:rsidR="00A837DF" w:rsidRPr="004F624E" w14:paraId="2E5CA607" w14:textId="77777777" w:rsidTr="000D702C">
        <w:tc>
          <w:tcPr>
            <w:tcW w:w="4799" w:type="dxa"/>
            <w:tcBorders>
              <w:top w:val="single" w:sz="8" w:space="0" w:color="4BACC6"/>
              <w:left w:val="single" w:sz="8" w:space="0" w:color="4BACC6"/>
              <w:bottom w:val="single" w:sz="8" w:space="0" w:color="4BACC6"/>
              <w:right w:val="single" w:sz="8" w:space="0" w:color="4BACC6"/>
            </w:tcBorders>
            <w:shd w:val="clear" w:color="auto" w:fill="D2EAF1"/>
          </w:tcPr>
          <w:p w14:paraId="3B6B564F" w14:textId="77777777" w:rsidR="00A837DF" w:rsidRPr="004F624E" w:rsidRDefault="00F674C2" w:rsidP="005D7285">
            <w:pPr>
              <w:spacing w:line="360" w:lineRule="auto"/>
              <w:jc w:val="left"/>
              <w:rPr>
                <w:rFonts w:ascii="Consolas" w:hAnsi="Consolas"/>
              </w:rPr>
            </w:pPr>
            <w:r w:rsidRPr="004F624E">
              <w:rPr>
                <w:rFonts w:ascii="Consolas" w:hAnsi="Consolas" w:hint="eastAsia"/>
              </w:rPr>
              <w:t>无法顺利登录全时云会议，请重新登录。</w:t>
            </w:r>
          </w:p>
        </w:tc>
        <w:tc>
          <w:tcPr>
            <w:tcW w:w="4061" w:type="dxa"/>
            <w:tcBorders>
              <w:top w:val="single" w:sz="8" w:space="0" w:color="4BACC6"/>
              <w:left w:val="single" w:sz="8" w:space="0" w:color="4BACC6"/>
              <w:bottom w:val="single" w:sz="8" w:space="0" w:color="4BACC6"/>
              <w:right w:val="single" w:sz="8" w:space="0" w:color="4BACC6"/>
            </w:tcBorders>
            <w:shd w:val="clear" w:color="auto" w:fill="D2EAF1"/>
          </w:tcPr>
          <w:p w14:paraId="1FDAF7AF" w14:textId="77777777" w:rsidR="00A837DF" w:rsidRPr="004F624E" w:rsidRDefault="00F674C2" w:rsidP="005D7285">
            <w:pPr>
              <w:spacing w:line="360" w:lineRule="auto"/>
              <w:jc w:val="left"/>
              <w:rPr>
                <w:rFonts w:ascii="Consolas" w:hAnsi="Consolas"/>
                <w:szCs w:val="21"/>
              </w:rPr>
            </w:pPr>
            <w:r w:rsidRPr="004F624E">
              <w:rPr>
                <w:rFonts w:ascii="Consolas" w:hAnsi="Consolas" w:hint="eastAsia"/>
                <w:szCs w:val="21"/>
              </w:rPr>
              <w:t>网络异常时提示。</w:t>
            </w:r>
          </w:p>
        </w:tc>
      </w:tr>
      <w:tr w:rsidR="00F674C2" w:rsidRPr="004F624E" w14:paraId="66F13661" w14:textId="77777777" w:rsidTr="000D702C">
        <w:tc>
          <w:tcPr>
            <w:tcW w:w="4799" w:type="dxa"/>
            <w:tcBorders>
              <w:top w:val="single" w:sz="8" w:space="0" w:color="4BACC6"/>
              <w:left w:val="single" w:sz="8" w:space="0" w:color="4BACC6"/>
              <w:bottom w:val="single" w:sz="8" w:space="0" w:color="4BACC6"/>
              <w:right w:val="single" w:sz="8" w:space="0" w:color="4BACC6"/>
            </w:tcBorders>
            <w:shd w:val="clear" w:color="auto" w:fill="D2EAF1"/>
          </w:tcPr>
          <w:p w14:paraId="335A2FE3" w14:textId="77777777" w:rsidR="00F674C2" w:rsidRPr="004F624E" w:rsidRDefault="00D139DB" w:rsidP="005D7285">
            <w:pPr>
              <w:spacing w:line="360" w:lineRule="auto"/>
              <w:jc w:val="left"/>
              <w:rPr>
                <w:rFonts w:ascii="Consolas" w:hAnsi="Consolas"/>
              </w:rPr>
            </w:pPr>
            <w:r>
              <w:rPr>
                <w:rFonts w:ascii="Consolas" w:hAnsi="Consolas" w:hint="eastAsia"/>
              </w:rPr>
              <w:t>您的帐号未激活</w:t>
            </w:r>
          </w:p>
        </w:tc>
        <w:tc>
          <w:tcPr>
            <w:tcW w:w="4061" w:type="dxa"/>
            <w:tcBorders>
              <w:top w:val="single" w:sz="8" w:space="0" w:color="4BACC6"/>
              <w:left w:val="single" w:sz="8" w:space="0" w:color="4BACC6"/>
              <w:bottom w:val="single" w:sz="8" w:space="0" w:color="4BACC6"/>
              <w:right w:val="single" w:sz="8" w:space="0" w:color="4BACC6"/>
            </w:tcBorders>
            <w:shd w:val="clear" w:color="auto" w:fill="D2EAF1"/>
          </w:tcPr>
          <w:p w14:paraId="25EBED09" w14:textId="77777777" w:rsidR="00F674C2" w:rsidRPr="004F624E" w:rsidRDefault="00F674C2" w:rsidP="005D7285">
            <w:pPr>
              <w:spacing w:line="360" w:lineRule="auto"/>
              <w:jc w:val="left"/>
              <w:rPr>
                <w:rFonts w:ascii="Consolas" w:hAnsi="Consolas"/>
                <w:szCs w:val="21"/>
              </w:rPr>
            </w:pPr>
          </w:p>
        </w:tc>
      </w:tr>
      <w:tr w:rsidR="00F674C2" w:rsidRPr="004F624E" w14:paraId="2AFABD59" w14:textId="77777777" w:rsidTr="000D702C">
        <w:tc>
          <w:tcPr>
            <w:tcW w:w="4799" w:type="dxa"/>
            <w:tcBorders>
              <w:top w:val="single" w:sz="8" w:space="0" w:color="4BACC6"/>
              <w:left w:val="single" w:sz="8" w:space="0" w:color="4BACC6"/>
              <w:bottom w:val="single" w:sz="8" w:space="0" w:color="4BACC6"/>
              <w:right w:val="single" w:sz="8" w:space="0" w:color="4BACC6"/>
            </w:tcBorders>
            <w:shd w:val="clear" w:color="auto" w:fill="auto"/>
          </w:tcPr>
          <w:p w14:paraId="4EC00559" w14:textId="77777777" w:rsidR="00F674C2" w:rsidRPr="004F624E" w:rsidRDefault="00D139DB" w:rsidP="005D7285">
            <w:pPr>
              <w:spacing w:line="360" w:lineRule="auto"/>
              <w:jc w:val="left"/>
              <w:rPr>
                <w:rFonts w:ascii="Consolas" w:hAnsi="Consolas"/>
              </w:rPr>
            </w:pPr>
            <w:r>
              <w:rPr>
                <w:rFonts w:ascii="Consolas" w:hAnsi="Consolas" w:hint="eastAsia"/>
              </w:rPr>
              <w:t>您的帐号被禁用</w:t>
            </w:r>
          </w:p>
        </w:tc>
        <w:tc>
          <w:tcPr>
            <w:tcW w:w="4061" w:type="dxa"/>
            <w:tcBorders>
              <w:top w:val="single" w:sz="8" w:space="0" w:color="4BACC6"/>
              <w:left w:val="single" w:sz="8" w:space="0" w:color="4BACC6"/>
              <w:bottom w:val="single" w:sz="8" w:space="0" w:color="4BACC6"/>
              <w:right w:val="single" w:sz="8" w:space="0" w:color="4BACC6"/>
            </w:tcBorders>
            <w:shd w:val="clear" w:color="auto" w:fill="auto"/>
          </w:tcPr>
          <w:p w14:paraId="379A0691" w14:textId="77777777" w:rsidR="00F674C2" w:rsidRPr="004F624E" w:rsidRDefault="00F674C2" w:rsidP="005D7285">
            <w:pPr>
              <w:spacing w:line="360" w:lineRule="auto"/>
              <w:jc w:val="left"/>
              <w:rPr>
                <w:rFonts w:ascii="Consolas" w:hAnsi="Consolas"/>
                <w:szCs w:val="21"/>
              </w:rPr>
            </w:pPr>
          </w:p>
        </w:tc>
      </w:tr>
      <w:tr w:rsidR="00D139DB" w:rsidRPr="004F624E" w14:paraId="34448A30" w14:textId="77777777" w:rsidTr="000D702C">
        <w:tc>
          <w:tcPr>
            <w:tcW w:w="4799" w:type="dxa"/>
            <w:tcBorders>
              <w:top w:val="single" w:sz="8" w:space="0" w:color="4BACC6"/>
              <w:left w:val="single" w:sz="8" w:space="0" w:color="4BACC6"/>
              <w:bottom w:val="single" w:sz="8" w:space="0" w:color="4BACC6"/>
              <w:right w:val="single" w:sz="8" w:space="0" w:color="4BACC6"/>
            </w:tcBorders>
            <w:shd w:val="clear" w:color="auto" w:fill="auto"/>
          </w:tcPr>
          <w:p w14:paraId="703EBC8C" w14:textId="77777777" w:rsidR="00D139DB" w:rsidRDefault="00D139DB" w:rsidP="005D7285">
            <w:pPr>
              <w:spacing w:line="360" w:lineRule="auto"/>
              <w:jc w:val="left"/>
              <w:rPr>
                <w:rFonts w:ascii="Consolas" w:hAnsi="Consolas"/>
              </w:rPr>
            </w:pPr>
            <w:r>
              <w:rPr>
                <w:rFonts w:ascii="Consolas" w:hAnsi="Consolas" w:hint="eastAsia"/>
              </w:rPr>
              <w:t>您的帐号所属的站点被禁用</w:t>
            </w:r>
          </w:p>
        </w:tc>
        <w:tc>
          <w:tcPr>
            <w:tcW w:w="4061" w:type="dxa"/>
            <w:tcBorders>
              <w:top w:val="single" w:sz="8" w:space="0" w:color="4BACC6"/>
              <w:left w:val="single" w:sz="8" w:space="0" w:color="4BACC6"/>
              <w:bottom w:val="single" w:sz="8" w:space="0" w:color="4BACC6"/>
              <w:right w:val="single" w:sz="8" w:space="0" w:color="4BACC6"/>
            </w:tcBorders>
            <w:shd w:val="clear" w:color="auto" w:fill="auto"/>
          </w:tcPr>
          <w:p w14:paraId="31D4300F" w14:textId="77777777" w:rsidR="00D139DB" w:rsidRPr="00D139DB" w:rsidRDefault="00D139DB" w:rsidP="005D7285">
            <w:pPr>
              <w:spacing w:line="360" w:lineRule="auto"/>
              <w:jc w:val="left"/>
              <w:rPr>
                <w:rFonts w:ascii="Consolas" w:hAnsi="Consolas"/>
                <w:szCs w:val="21"/>
              </w:rPr>
            </w:pPr>
          </w:p>
        </w:tc>
      </w:tr>
      <w:tr w:rsidR="000D702C" w:rsidRPr="004F624E" w14:paraId="5DBAA30B" w14:textId="77777777" w:rsidTr="000D702C">
        <w:trPr>
          <w:ins w:id="115" w:author="Yu Xu" w:date="2013-06-08T17:03:00Z"/>
        </w:trPr>
        <w:tc>
          <w:tcPr>
            <w:tcW w:w="4799" w:type="dxa"/>
            <w:tcBorders>
              <w:top w:val="single" w:sz="8" w:space="0" w:color="4BACC6"/>
              <w:left w:val="single" w:sz="8" w:space="0" w:color="4BACC6"/>
              <w:bottom w:val="single" w:sz="8" w:space="0" w:color="4BACC6"/>
              <w:right w:val="single" w:sz="8" w:space="0" w:color="4BACC6"/>
            </w:tcBorders>
            <w:shd w:val="clear" w:color="auto" w:fill="auto"/>
          </w:tcPr>
          <w:p w14:paraId="088CFEE9" w14:textId="67F248B1" w:rsidR="000D702C" w:rsidRDefault="000D702C" w:rsidP="000D702C">
            <w:pPr>
              <w:spacing w:line="360" w:lineRule="auto"/>
              <w:jc w:val="left"/>
              <w:rPr>
                <w:ins w:id="116" w:author="Yu Xu" w:date="2013-06-08T17:03:00Z"/>
                <w:rFonts w:ascii="Consolas" w:hAnsi="Consolas"/>
              </w:rPr>
            </w:pPr>
            <w:ins w:id="117" w:author="Yu Xu" w:date="2013-06-08T17:03:00Z">
              <w:r w:rsidRPr="003A5D85">
                <w:rPr>
                  <w:rFonts w:ascii="Consolas" w:hAnsi="Consolas" w:hint="eastAsia"/>
                  <w:szCs w:val="21"/>
                </w:rPr>
                <w:t>您选择的会议帐号欠费</w:t>
              </w:r>
            </w:ins>
          </w:p>
        </w:tc>
        <w:tc>
          <w:tcPr>
            <w:tcW w:w="4061" w:type="dxa"/>
            <w:tcBorders>
              <w:top w:val="single" w:sz="8" w:space="0" w:color="4BACC6"/>
              <w:left w:val="single" w:sz="8" w:space="0" w:color="4BACC6"/>
              <w:bottom w:val="single" w:sz="8" w:space="0" w:color="4BACC6"/>
              <w:right w:val="single" w:sz="8" w:space="0" w:color="4BACC6"/>
            </w:tcBorders>
            <w:shd w:val="clear" w:color="auto" w:fill="auto"/>
          </w:tcPr>
          <w:p w14:paraId="241BE8B1" w14:textId="77777777" w:rsidR="000D702C" w:rsidRPr="00D139DB" w:rsidRDefault="000D702C" w:rsidP="000D702C">
            <w:pPr>
              <w:spacing w:line="360" w:lineRule="auto"/>
              <w:jc w:val="left"/>
              <w:rPr>
                <w:ins w:id="118" w:author="Yu Xu" w:date="2013-06-08T17:03:00Z"/>
                <w:rFonts w:ascii="Consolas" w:hAnsi="Consolas"/>
                <w:szCs w:val="21"/>
              </w:rPr>
            </w:pPr>
          </w:p>
        </w:tc>
      </w:tr>
      <w:tr w:rsidR="000D702C" w:rsidRPr="004F624E" w14:paraId="30CA77EC" w14:textId="77777777" w:rsidTr="000D702C">
        <w:trPr>
          <w:ins w:id="119" w:author="Yu Xu" w:date="2013-06-08T17:03:00Z"/>
        </w:trPr>
        <w:tc>
          <w:tcPr>
            <w:tcW w:w="4799" w:type="dxa"/>
            <w:tcBorders>
              <w:top w:val="single" w:sz="8" w:space="0" w:color="4BACC6"/>
              <w:left w:val="single" w:sz="8" w:space="0" w:color="4BACC6"/>
              <w:bottom w:val="single" w:sz="8" w:space="0" w:color="4BACC6"/>
              <w:right w:val="single" w:sz="8" w:space="0" w:color="4BACC6"/>
            </w:tcBorders>
            <w:shd w:val="clear" w:color="auto" w:fill="auto"/>
          </w:tcPr>
          <w:p w14:paraId="12B0AC99" w14:textId="626778CA" w:rsidR="000D702C" w:rsidRPr="003A5D85" w:rsidRDefault="000D702C" w:rsidP="000D702C">
            <w:pPr>
              <w:spacing w:line="360" w:lineRule="auto"/>
              <w:jc w:val="left"/>
              <w:rPr>
                <w:ins w:id="120" w:author="Yu Xu" w:date="2013-06-08T17:03:00Z"/>
                <w:rFonts w:ascii="Consolas" w:hAnsi="Consolas"/>
                <w:szCs w:val="21"/>
              </w:rPr>
            </w:pPr>
            <w:ins w:id="121" w:author="Yu Xu" w:date="2013-06-08T17:03:00Z">
              <w:r w:rsidRPr="003A5D85">
                <w:rPr>
                  <w:rFonts w:ascii="Consolas" w:hAnsi="Consolas" w:hint="eastAsia"/>
                  <w:szCs w:val="21"/>
                </w:rPr>
                <w:t>您选择的会议帐号过期</w:t>
              </w:r>
            </w:ins>
          </w:p>
        </w:tc>
        <w:tc>
          <w:tcPr>
            <w:tcW w:w="4061" w:type="dxa"/>
            <w:tcBorders>
              <w:top w:val="single" w:sz="8" w:space="0" w:color="4BACC6"/>
              <w:left w:val="single" w:sz="8" w:space="0" w:color="4BACC6"/>
              <w:bottom w:val="single" w:sz="8" w:space="0" w:color="4BACC6"/>
              <w:right w:val="single" w:sz="8" w:space="0" w:color="4BACC6"/>
            </w:tcBorders>
            <w:shd w:val="clear" w:color="auto" w:fill="auto"/>
          </w:tcPr>
          <w:p w14:paraId="1EDA1E55" w14:textId="77777777" w:rsidR="000D702C" w:rsidRPr="00D139DB" w:rsidRDefault="000D702C" w:rsidP="000D702C">
            <w:pPr>
              <w:spacing w:line="360" w:lineRule="auto"/>
              <w:jc w:val="left"/>
              <w:rPr>
                <w:ins w:id="122" w:author="Yu Xu" w:date="2013-06-08T17:03:00Z"/>
                <w:rFonts w:ascii="Consolas" w:hAnsi="Consolas"/>
                <w:szCs w:val="21"/>
              </w:rPr>
            </w:pPr>
          </w:p>
        </w:tc>
      </w:tr>
    </w:tbl>
    <w:p w14:paraId="44762C01" w14:textId="77777777" w:rsidR="00E457EB" w:rsidRPr="004F624E" w:rsidRDefault="00E457EB" w:rsidP="00EB0FE1">
      <w:pPr>
        <w:pStyle w:val="30"/>
        <w:numPr>
          <w:ilvl w:val="2"/>
          <w:numId w:val="15"/>
        </w:numPr>
        <w:rPr>
          <w:rFonts w:ascii="Consolas" w:hAnsi="Consolas"/>
        </w:rPr>
      </w:pPr>
      <w:bookmarkStart w:id="123" w:name="_会议验证"/>
      <w:bookmarkStart w:id="124" w:name="_安排会议验证"/>
      <w:bookmarkStart w:id="125" w:name="_Toc355340975"/>
      <w:bookmarkEnd w:id="123"/>
      <w:bookmarkEnd w:id="124"/>
      <w:r w:rsidRPr="004F624E">
        <w:rPr>
          <w:rFonts w:ascii="Consolas" w:hAnsi="Consolas" w:hint="eastAsia"/>
        </w:rPr>
        <w:t>安排会议验证</w:t>
      </w:r>
      <w:bookmarkEnd w:id="125"/>
    </w:p>
    <w:tbl>
      <w:tblPr>
        <w:tblW w:w="9606"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4176"/>
        <w:gridCol w:w="5430"/>
      </w:tblGrid>
      <w:tr w:rsidR="00E457EB" w:rsidRPr="004F624E" w14:paraId="6D4F428A" w14:textId="77777777" w:rsidTr="00375A93">
        <w:tc>
          <w:tcPr>
            <w:tcW w:w="4176" w:type="dxa"/>
            <w:tcBorders>
              <w:top w:val="single" w:sz="8" w:space="0" w:color="4BACC6"/>
              <w:left w:val="single" w:sz="8" w:space="0" w:color="4BACC6"/>
              <w:bottom w:val="single" w:sz="18" w:space="0" w:color="4BACC6"/>
              <w:right w:val="single" w:sz="8" w:space="0" w:color="4BACC6"/>
            </w:tcBorders>
            <w:shd w:val="clear" w:color="auto" w:fill="92CDDC"/>
          </w:tcPr>
          <w:p w14:paraId="0482F0AB" w14:textId="77777777" w:rsidR="00E457EB" w:rsidRPr="004F624E" w:rsidRDefault="00E457EB" w:rsidP="005D7285">
            <w:pPr>
              <w:pStyle w:val="a4"/>
              <w:spacing w:after="72"/>
              <w:ind w:firstLineChars="0" w:firstLine="0"/>
              <w:jc w:val="center"/>
              <w:rPr>
                <w:rFonts w:ascii="Consolas" w:hAnsi="Consolas"/>
                <w:bCs/>
                <w:sz w:val="21"/>
                <w:szCs w:val="21"/>
              </w:rPr>
            </w:pPr>
            <w:r w:rsidRPr="004F624E">
              <w:rPr>
                <w:rFonts w:ascii="Consolas" w:hAnsi="Consolas" w:hint="eastAsia"/>
                <w:bCs/>
                <w:sz w:val="21"/>
                <w:szCs w:val="21"/>
              </w:rPr>
              <w:t>提示文字</w:t>
            </w:r>
          </w:p>
        </w:tc>
        <w:tc>
          <w:tcPr>
            <w:tcW w:w="5430" w:type="dxa"/>
            <w:tcBorders>
              <w:top w:val="single" w:sz="8" w:space="0" w:color="4BACC6"/>
              <w:left w:val="single" w:sz="8" w:space="0" w:color="4BACC6"/>
              <w:bottom w:val="single" w:sz="18" w:space="0" w:color="4BACC6"/>
              <w:right w:val="single" w:sz="8" w:space="0" w:color="4BACC6"/>
            </w:tcBorders>
            <w:shd w:val="clear" w:color="auto" w:fill="92CDDC"/>
          </w:tcPr>
          <w:p w14:paraId="2E577C7B" w14:textId="77777777" w:rsidR="00E457EB" w:rsidRPr="004F624E" w:rsidRDefault="00E457EB" w:rsidP="005D7285">
            <w:pPr>
              <w:pStyle w:val="a4"/>
              <w:spacing w:after="72"/>
              <w:ind w:firstLineChars="0" w:firstLine="0"/>
              <w:jc w:val="center"/>
              <w:rPr>
                <w:rFonts w:ascii="Consolas" w:hAnsi="Consolas"/>
                <w:bCs/>
                <w:sz w:val="21"/>
                <w:szCs w:val="21"/>
              </w:rPr>
            </w:pPr>
            <w:r w:rsidRPr="004F624E">
              <w:rPr>
                <w:rFonts w:ascii="Consolas" w:hAnsi="Consolas" w:hint="eastAsia"/>
                <w:bCs/>
                <w:sz w:val="21"/>
                <w:szCs w:val="21"/>
              </w:rPr>
              <w:t>描述</w:t>
            </w:r>
          </w:p>
        </w:tc>
      </w:tr>
      <w:tr w:rsidR="00E457EB" w:rsidRPr="004F624E" w14:paraId="4DAF214B" w14:textId="77777777" w:rsidTr="00375A93">
        <w:tc>
          <w:tcPr>
            <w:tcW w:w="4176" w:type="dxa"/>
            <w:tcBorders>
              <w:top w:val="single" w:sz="8" w:space="0" w:color="4BACC6"/>
              <w:left w:val="single" w:sz="8" w:space="0" w:color="4BACC6"/>
              <w:bottom w:val="single" w:sz="8" w:space="0" w:color="4BACC6"/>
              <w:right w:val="single" w:sz="8" w:space="0" w:color="4BACC6"/>
            </w:tcBorders>
            <w:shd w:val="clear" w:color="auto" w:fill="D2EAF1"/>
          </w:tcPr>
          <w:p w14:paraId="14B88965" w14:textId="77777777" w:rsidR="00E457EB" w:rsidRPr="004F624E" w:rsidRDefault="00B40839" w:rsidP="0070453A">
            <w:pPr>
              <w:spacing w:line="360" w:lineRule="auto"/>
              <w:jc w:val="left"/>
              <w:rPr>
                <w:rFonts w:ascii="Consolas" w:hAnsi="Consolas"/>
                <w:szCs w:val="21"/>
              </w:rPr>
            </w:pPr>
            <w:r>
              <w:rPr>
                <w:rFonts w:ascii="Consolas" w:hAnsi="Consolas" w:hint="eastAsia"/>
                <w:szCs w:val="21"/>
              </w:rPr>
              <w:t>同云会议</w:t>
            </w:r>
            <w:r>
              <w:rPr>
                <w:rFonts w:ascii="Consolas" w:hAnsi="Consolas" w:hint="eastAsia"/>
                <w:szCs w:val="21"/>
              </w:rPr>
              <w:t>2.0</w:t>
            </w:r>
          </w:p>
        </w:tc>
        <w:tc>
          <w:tcPr>
            <w:tcW w:w="5430" w:type="dxa"/>
            <w:tcBorders>
              <w:top w:val="single" w:sz="8" w:space="0" w:color="4BACC6"/>
              <w:left w:val="single" w:sz="8" w:space="0" w:color="4BACC6"/>
              <w:bottom w:val="single" w:sz="8" w:space="0" w:color="4BACC6"/>
              <w:right w:val="single" w:sz="8" w:space="0" w:color="4BACC6"/>
            </w:tcBorders>
            <w:shd w:val="clear" w:color="auto" w:fill="D2EAF1"/>
          </w:tcPr>
          <w:p w14:paraId="067B927B" w14:textId="77777777" w:rsidR="00E457EB" w:rsidRPr="004F624E" w:rsidRDefault="00E457EB" w:rsidP="005D7285">
            <w:pPr>
              <w:spacing w:line="360" w:lineRule="auto"/>
              <w:jc w:val="left"/>
              <w:rPr>
                <w:rFonts w:ascii="Consolas" w:hAnsi="Consolas"/>
                <w:szCs w:val="21"/>
              </w:rPr>
            </w:pPr>
            <w:r w:rsidRPr="004F624E">
              <w:rPr>
                <w:rFonts w:ascii="Consolas" w:hAnsi="Consolas" w:hint="eastAsia"/>
                <w:szCs w:val="21"/>
              </w:rPr>
              <w:t>主题中含有不合法字符时提示</w:t>
            </w:r>
          </w:p>
        </w:tc>
      </w:tr>
      <w:tr w:rsidR="00E457EB" w:rsidRPr="004F624E" w14:paraId="28AAB300" w14:textId="77777777" w:rsidTr="00375A93">
        <w:tc>
          <w:tcPr>
            <w:tcW w:w="4176" w:type="dxa"/>
            <w:tcBorders>
              <w:top w:val="single" w:sz="8" w:space="0" w:color="4BACC6"/>
              <w:left w:val="single" w:sz="8" w:space="0" w:color="4BACC6"/>
              <w:bottom w:val="single" w:sz="8" w:space="0" w:color="4BACC6"/>
              <w:right w:val="single" w:sz="8" w:space="0" w:color="4BACC6"/>
            </w:tcBorders>
            <w:shd w:val="clear" w:color="auto" w:fill="auto"/>
          </w:tcPr>
          <w:p w14:paraId="529D2551" w14:textId="77777777" w:rsidR="00E457EB" w:rsidRPr="004F624E" w:rsidRDefault="00E457EB" w:rsidP="005D7285">
            <w:pPr>
              <w:spacing w:line="360" w:lineRule="auto"/>
              <w:jc w:val="left"/>
              <w:rPr>
                <w:rFonts w:ascii="Consolas" w:hAnsi="Consolas"/>
                <w:szCs w:val="21"/>
              </w:rPr>
            </w:pPr>
            <w:r w:rsidRPr="004F624E">
              <w:rPr>
                <w:rFonts w:ascii="Consolas" w:hAnsi="Consolas" w:hint="eastAsia"/>
                <w:szCs w:val="21"/>
              </w:rPr>
              <w:t>请输入会议主题</w:t>
            </w:r>
          </w:p>
        </w:tc>
        <w:tc>
          <w:tcPr>
            <w:tcW w:w="5430" w:type="dxa"/>
            <w:tcBorders>
              <w:top w:val="single" w:sz="8" w:space="0" w:color="4BACC6"/>
              <w:left w:val="single" w:sz="8" w:space="0" w:color="4BACC6"/>
              <w:bottom w:val="single" w:sz="8" w:space="0" w:color="4BACC6"/>
              <w:right w:val="single" w:sz="8" w:space="0" w:color="4BACC6"/>
            </w:tcBorders>
            <w:shd w:val="clear" w:color="auto" w:fill="auto"/>
          </w:tcPr>
          <w:p w14:paraId="71AD83EB" w14:textId="77777777" w:rsidR="00E457EB" w:rsidRPr="004F624E" w:rsidRDefault="00E457EB" w:rsidP="005D7285">
            <w:pPr>
              <w:spacing w:line="360" w:lineRule="auto"/>
              <w:jc w:val="left"/>
              <w:rPr>
                <w:rFonts w:ascii="Consolas" w:hAnsi="Consolas"/>
                <w:szCs w:val="21"/>
              </w:rPr>
            </w:pPr>
            <w:r w:rsidRPr="004F624E">
              <w:rPr>
                <w:rFonts w:ascii="Consolas" w:hAnsi="Consolas" w:hint="eastAsia"/>
                <w:szCs w:val="21"/>
              </w:rPr>
              <w:t>没有输入主题时，或输入全部是空格</w:t>
            </w:r>
          </w:p>
        </w:tc>
      </w:tr>
      <w:tr w:rsidR="00FD4C14" w:rsidRPr="004F624E" w14:paraId="6AA23BBE" w14:textId="77777777" w:rsidTr="00375A93">
        <w:tc>
          <w:tcPr>
            <w:tcW w:w="4176" w:type="dxa"/>
            <w:tcBorders>
              <w:top w:val="single" w:sz="8" w:space="0" w:color="4BACC6"/>
              <w:left w:val="single" w:sz="8" w:space="0" w:color="4BACC6"/>
              <w:bottom w:val="single" w:sz="8" w:space="0" w:color="4BACC6"/>
              <w:right w:val="single" w:sz="8" w:space="0" w:color="4BACC6"/>
            </w:tcBorders>
            <w:shd w:val="clear" w:color="auto" w:fill="D2EAF1"/>
          </w:tcPr>
          <w:p w14:paraId="37A1DEBE" w14:textId="77777777" w:rsidR="00FD4C14" w:rsidRPr="004F624E" w:rsidRDefault="00FD4C14" w:rsidP="005D7285">
            <w:pPr>
              <w:spacing w:line="360" w:lineRule="auto"/>
              <w:jc w:val="left"/>
              <w:rPr>
                <w:rFonts w:ascii="Consolas" w:hAnsi="Consolas"/>
                <w:szCs w:val="21"/>
              </w:rPr>
            </w:pPr>
            <w:r>
              <w:rPr>
                <w:rFonts w:ascii="Consolas" w:hAnsi="Consolas" w:hint="eastAsia"/>
                <w:szCs w:val="21"/>
              </w:rPr>
              <w:t>请输入姓名</w:t>
            </w:r>
          </w:p>
        </w:tc>
        <w:tc>
          <w:tcPr>
            <w:tcW w:w="5430" w:type="dxa"/>
            <w:tcBorders>
              <w:top w:val="single" w:sz="8" w:space="0" w:color="4BACC6"/>
              <w:left w:val="single" w:sz="8" w:space="0" w:color="4BACC6"/>
              <w:bottom w:val="single" w:sz="8" w:space="0" w:color="4BACC6"/>
              <w:right w:val="single" w:sz="8" w:space="0" w:color="4BACC6"/>
            </w:tcBorders>
            <w:shd w:val="clear" w:color="auto" w:fill="D2EAF1"/>
          </w:tcPr>
          <w:p w14:paraId="57EAED66" w14:textId="77777777" w:rsidR="00FD4C14" w:rsidRPr="004F624E" w:rsidRDefault="00FD4C14" w:rsidP="005D7285">
            <w:pPr>
              <w:spacing w:line="360" w:lineRule="auto"/>
              <w:jc w:val="left"/>
              <w:rPr>
                <w:rFonts w:ascii="Consolas" w:hAnsi="Consolas"/>
                <w:szCs w:val="21"/>
              </w:rPr>
            </w:pPr>
            <w:r>
              <w:rPr>
                <w:rFonts w:ascii="Consolas" w:hAnsi="Consolas" w:hint="eastAsia"/>
                <w:szCs w:val="21"/>
              </w:rPr>
              <w:t>添加参会人时，没有输入姓名</w:t>
            </w:r>
          </w:p>
        </w:tc>
      </w:tr>
      <w:tr w:rsidR="00FD4C14" w:rsidRPr="004F624E" w14:paraId="3D49AEBE" w14:textId="77777777" w:rsidTr="00375A93">
        <w:tc>
          <w:tcPr>
            <w:tcW w:w="4176" w:type="dxa"/>
            <w:tcBorders>
              <w:top w:val="single" w:sz="8" w:space="0" w:color="4BACC6"/>
              <w:left w:val="single" w:sz="8" w:space="0" w:color="4BACC6"/>
              <w:bottom w:val="single" w:sz="8" w:space="0" w:color="4BACC6"/>
              <w:right w:val="single" w:sz="8" w:space="0" w:color="4BACC6"/>
            </w:tcBorders>
            <w:shd w:val="clear" w:color="auto" w:fill="D2EAF1"/>
          </w:tcPr>
          <w:p w14:paraId="6CDAD21F" w14:textId="77777777" w:rsidR="00FD4C14" w:rsidRPr="00FD4C14" w:rsidRDefault="00FD4C14" w:rsidP="005D7285">
            <w:pPr>
              <w:spacing w:line="360" w:lineRule="auto"/>
              <w:jc w:val="left"/>
              <w:rPr>
                <w:rFonts w:ascii="Consolas" w:hAnsi="Consolas"/>
                <w:szCs w:val="21"/>
              </w:rPr>
            </w:pPr>
            <w:r>
              <w:rPr>
                <w:rFonts w:ascii="Consolas" w:hAnsi="Consolas" w:hint="eastAsia"/>
                <w:szCs w:val="21"/>
              </w:rPr>
              <w:t>请输入邮箱</w:t>
            </w:r>
          </w:p>
        </w:tc>
        <w:tc>
          <w:tcPr>
            <w:tcW w:w="5430" w:type="dxa"/>
            <w:tcBorders>
              <w:top w:val="single" w:sz="8" w:space="0" w:color="4BACC6"/>
              <w:left w:val="single" w:sz="8" w:space="0" w:color="4BACC6"/>
              <w:bottom w:val="single" w:sz="8" w:space="0" w:color="4BACC6"/>
              <w:right w:val="single" w:sz="8" w:space="0" w:color="4BACC6"/>
            </w:tcBorders>
            <w:shd w:val="clear" w:color="auto" w:fill="D2EAF1"/>
          </w:tcPr>
          <w:p w14:paraId="21BBD0E5" w14:textId="77777777" w:rsidR="00FD4C14" w:rsidRPr="004F624E" w:rsidRDefault="00FD4C14" w:rsidP="005D7285">
            <w:pPr>
              <w:spacing w:line="360" w:lineRule="auto"/>
              <w:jc w:val="left"/>
              <w:rPr>
                <w:rFonts w:ascii="Consolas" w:hAnsi="Consolas"/>
                <w:szCs w:val="21"/>
              </w:rPr>
            </w:pPr>
            <w:r>
              <w:rPr>
                <w:rFonts w:ascii="Consolas" w:hAnsi="Consolas" w:hint="eastAsia"/>
                <w:szCs w:val="21"/>
              </w:rPr>
              <w:t>仅出现邮箱输入框且未输入时提示</w:t>
            </w:r>
          </w:p>
        </w:tc>
      </w:tr>
      <w:tr w:rsidR="00FD4C14" w:rsidRPr="004F624E" w14:paraId="0D70C182" w14:textId="77777777" w:rsidTr="00375A93">
        <w:tc>
          <w:tcPr>
            <w:tcW w:w="4176" w:type="dxa"/>
            <w:tcBorders>
              <w:top w:val="single" w:sz="8" w:space="0" w:color="4BACC6"/>
              <w:left w:val="single" w:sz="8" w:space="0" w:color="4BACC6"/>
              <w:bottom w:val="single" w:sz="8" w:space="0" w:color="4BACC6"/>
              <w:right w:val="single" w:sz="8" w:space="0" w:color="4BACC6"/>
            </w:tcBorders>
            <w:shd w:val="clear" w:color="auto" w:fill="D2EAF1"/>
          </w:tcPr>
          <w:p w14:paraId="4EC188C9" w14:textId="77777777" w:rsidR="00FD4C14" w:rsidRPr="004F624E" w:rsidRDefault="00FD4C14" w:rsidP="005D7285">
            <w:pPr>
              <w:spacing w:line="360" w:lineRule="auto"/>
              <w:jc w:val="left"/>
              <w:rPr>
                <w:rFonts w:ascii="Consolas" w:hAnsi="Consolas"/>
                <w:szCs w:val="21"/>
              </w:rPr>
            </w:pPr>
            <w:r>
              <w:rPr>
                <w:rFonts w:ascii="Consolas" w:hAnsi="Consolas" w:hint="eastAsia"/>
                <w:szCs w:val="21"/>
              </w:rPr>
              <w:t>请输入手机号码</w:t>
            </w:r>
          </w:p>
        </w:tc>
        <w:tc>
          <w:tcPr>
            <w:tcW w:w="5430" w:type="dxa"/>
            <w:tcBorders>
              <w:top w:val="single" w:sz="8" w:space="0" w:color="4BACC6"/>
              <w:left w:val="single" w:sz="8" w:space="0" w:color="4BACC6"/>
              <w:bottom w:val="single" w:sz="8" w:space="0" w:color="4BACC6"/>
              <w:right w:val="single" w:sz="8" w:space="0" w:color="4BACC6"/>
            </w:tcBorders>
            <w:shd w:val="clear" w:color="auto" w:fill="D2EAF1"/>
          </w:tcPr>
          <w:p w14:paraId="71A97815" w14:textId="77777777" w:rsidR="00FD4C14" w:rsidRPr="004F624E" w:rsidRDefault="00FD4C14" w:rsidP="005D7285">
            <w:pPr>
              <w:spacing w:line="360" w:lineRule="auto"/>
              <w:jc w:val="left"/>
              <w:rPr>
                <w:rFonts w:ascii="Consolas" w:hAnsi="Consolas"/>
                <w:szCs w:val="21"/>
              </w:rPr>
            </w:pPr>
            <w:r>
              <w:rPr>
                <w:rFonts w:ascii="Consolas" w:hAnsi="Consolas" w:hint="eastAsia"/>
                <w:szCs w:val="21"/>
              </w:rPr>
              <w:t>仅出现手机号码输入框且未输入时提示</w:t>
            </w:r>
          </w:p>
        </w:tc>
      </w:tr>
      <w:tr w:rsidR="00FD4C14" w:rsidRPr="004F624E" w14:paraId="41D9B2B2" w14:textId="77777777" w:rsidTr="00375A93">
        <w:tc>
          <w:tcPr>
            <w:tcW w:w="4176" w:type="dxa"/>
            <w:tcBorders>
              <w:top w:val="single" w:sz="8" w:space="0" w:color="4BACC6"/>
              <w:left w:val="single" w:sz="8" w:space="0" w:color="4BACC6"/>
              <w:bottom w:val="single" w:sz="8" w:space="0" w:color="4BACC6"/>
              <w:right w:val="single" w:sz="8" w:space="0" w:color="4BACC6"/>
            </w:tcBorders>
            <w:shd w:val="clear" w:color="auto" w:fill="D2EAF1"/>
          </w:tcPr>
          <w:p w14:paraId="39BC3FB7" w14:textId="77777777" w:rsidR="00FD4C14" w:rsidRPr="004F624E" w:rsidRDefault="00FD4C14" w:rsidP="005D7285">
            <w:pPr>
              <w:spacing w:line="360" w:lineRule="auto"/>
              <w:jc w:val="left"/>
              <w:rPr>
                <w:rFonts w:ascii="Consolas" w:hAnsi="Consolas"/>
                <w:szCs w:val="21"/>
              </w:rPr>
            </w:pPr>
            <w:r>
              <w:rPr>
                <w:rFonts w:ascii="Consolas" w:hAnsi="Consolas" w:hint="eastAsia"/>
                <w:szCs w:val="21"/>
              </w:rPr>
              <w:t>请输入邮箱或手机号码</w:t>
            </w:r>
          </w:p>
        </w:tc>
        <w:tc>
          <w:tcPr>
            <w:tcW w:w="5430" w:type="dxa"/>
            <w:tcBorders>
              <w:top w:val="single" w:sz="8" w:space="0" w:color="4BACC6"/>
              <w:left w:val="single" w:sz="8" w:space="0" w:color="4BACC6"/>
              <w:bottom w:val="single" w:sz="8" w:space="0" w:color="4BACC6"/>
              <w:right w:val="single" w:sz="8" w:space="0" w:color="4BACC6"/>
            </w:tcBorders>
            <w:shd w:val="clear" w:color="auto" w:fill="D2EAF1"/>
          </w:tcPr>
          <w:p w14:paraId="05E51EC2" w14:textId="77777777" w:rsidR="00FD4C14" w:rsidRPr="00FD4C14" w:rsidRDefault="00FD4C14" w:rsidP="005D7285">
            <w:pPr>
              <w:spacing w:line="360" w:lineRule="auto"/>
              <w:jc w:val="left"/>
              <w:rPr>
                <w:rFonts w:ascii="Consolas" w:hAnsi="Consolas"/>
                <w:szCs w:val="21"/>
              </w:rPr>
            </w:pPr>
            <w:r>
              <w:rPr>
                <w:rFonts w:ascii="Consolas" w:hAnsi="Consolas" w:hint="eastAsia"/>
                <w:szCs w:val="21"/>
              </w:rPr>
              <w:t>邮箱、手机号码输入框均显示，且两项都没有输入时提示</w:t>
            </w:r>
          </w:p>
        </w:tc>
      </w:tr>
      <w:tr w:rsidR="00C40AD2" w:rsidRPr="004F624E" w14:paraId="00B4699E" w14:textId="77777777" w:rsidTr="00375A93">
        <w:tc>
          <w:tcPr>
            <w:tcW w:w="4176" w:type="dxa"/>
            <w:tcBorders>
              <w:top w:val="single" w:sz="8" w:space="0" w:color="4BACC6"/>
              <w:left w:val="single" w:sz="8" w:space="0" w:color="4BACC6"/>
              <w:bottom w:val="single" w:sz="8" w:space="0" w:color="4BACC6"/>
              <w:right w:val="single" w:sz="8" w:space="0" w:color="4BACC6"/>
            </w:tcBorders>
            <w:shd w:val="clear" w:color="auto" w:fill="D2EAF1"/>
          </w:tcPr>
          <w:p w14:paraId="57A935AC" w14:textId="77777777" w:rsidR="00C40AD2" w:rsidRPr="004F624E" w:rsidRDefault="00C40AD2" w:rsidP="005D7285">
            <w:pPr>
              <w:spacing w:line="360" w:lineRule="auto"/>
              <w:jc w:val="left"/>
              <w:rPr>
                <w:rFonts w:ascii="Consolas" w:hAnsi="Consolas"/>
                <w:szCs w:val="21"/>
              </w:rPr>
            </w:pPr>
            <w:r>
              <w:rPr>
                <w:rFonts w:ascii="Consolas" w:hAnsi="Consolas" w:hint="eastAsia"/>
                <w:szCs w:val="21"/>
              </w:rPr>
              <w:t>您输入的参会人信息格式错误，请修正</w:t>
            </w:r>
          </w:p>
        </w:tc>
        <w:tc>
          <w:tcPr>
            <w:tcW w:w="5430" w:type="dxa"/>
            <w:tcBorders>
              <w:top w:val="single" w:sz="8" w:space="0" w:color="4BACC6"/>
              <w:left w:val="single" w:sz="8" w:space="0" w:color="4BACC6"/>
              <w:bottom w:val="single" w:sz="8" w:space="0" w:color="4BACC6"/>
              <w:right w:val="single" w:sz="8" w:space="0" w:color="4BACC6"/>
            </w:tcBorders>
            <w:shd w:val="clear" w:color="auto" w:fill="D2EAF1"/>
          </w:tcPr>
          <w:p w14:paraId="117CED9D" w14:textId="77777777" w:rsidR="00C40AD2" w:rsidRPr="00C40AD2" w:rsidRDefault="00C40AD2" w:rsidP="005D7285">
            <w:pPr>
              <w:spacing w:line="360" w:lineRule="auto"/>
              <w:jc w:val="left"/>
              <w:rPr>
                <w:rFonts w:ascii="Consolas" w:hAnsi="Consolas"/>
                <w:szCs w:val="21"/>
              </w:rPr>
            </w:pPr>
            <w:r>
              <w:rPr>
                <w:rFonts w:ascii="Consolas" w:hAnsi="Consolas" w:hint="eastAsia"/>
                <w:szCs w:val="21"/>
              </w:rPr>
              <w:t>输入的姓名、邮箱、手机号码不合法时提示</w:t>
            </w:r>
          </w:p>
        </w:tc>
      </w:tr>
      <w:tr w:rsidR="00E457EB" w:rsidRPr="004F624E" w14:paraId="00DAAC7B" w14:textId="77777777" w:rsidTr="00375A93">
        <w:tc>
          <w:tcPr>
            <w:tcW w:w="4176" w:type="dxa"/>
            <w:tcBorders>
              <w:top w:val="single" w:sz="8" w:space="0" w:color="4BACC6"/>
              <w:left w:val="single" w:sz="8" w:space="0" w:color="4BACC6"/>
              <w:bottom w:val="single" w:sz="8" w:space="0" w:color="4BACC6"/>
              <w:right w:val="single" w:sz="8" w:space="0" w:color="4BACC6"/>
            </w:tcBorders>
            <w:shd w:val="clear" w:color="auto" w:fill="D2EAF1"/>
          </w:tcPr>
          <w:p w14:paraId="2444941D" w14:textId="77777777" w:rsidR="00E457EB" w:rsidRPr="004F624E" w:rsidRDefault="00E457EB" w:rsidP="005D7285">
            <w:pPr>
              <w:spacing w:line="360" w:lineRule="auto"/>
              <w:jc w:val="left"/>
              <w:rPr>
                <w:rFonts w:ascii="Consolas" w:hAnsi="Consolas"/>
                <w:szCs w:val="21"/>
              </w:rPr>
            </w:pPr>
            <w:r w:rsidRPr="004F624E">
              <w:rPr>
                <w:rFonts w:ascii="Consolas" w:hAnsi="Consolas" w:hint="eastAsia"/>
                <w:szCs w:val="21"/>
              </w:rPr>
              <w:t>您选择的时间小于当前时间，请重新选择</w:t>
            </w:r>
          </w:p>
        </w:tc>
        <w:tc>
          <w:tcPr>
            <w:tcW w:w="5430" w:type="dxa"/>
            <w:tcBorders>
              <w:top w:val="single" w:sz="8" w:space="0" w:color="4BACC6"/>
              <w:left w:val="single" w:sz="8" w:space="0" w:color="4BACC6"/>
              <w:bottom w:val="single" w:sz="8" w:space="0" w:color="4BACC6"/>
              <w:right w:val="single" w:sz="8" w:space="0" w:color="4BACC6"/>
            </w:tcBorders>
            <w:shd w:val="clear" w:color="auto" w:fill="D2EAF1"/>
          </w:tcPr>
          <w:p w14:paraId="75F2DB79" w14:textId="77777777" w:rsidR="00E457EB" w:rsidRPr="004F624E" w:rsidRDefault="00E457EB" w:rsidP="005D7285">
            <w:pPr>
              <w:spacing w:line="360" w:lineRule="auto"/>
              <w:jc w:val="left"/>
              <w:rPr>
                <w:rFonts w:ascii="Consolas" w:hAnsi="Consolas"/>
                <w:szCs w:val="21"/>
              </w:rPr>
            </w:pPr>
            <w:r w:rsidRPr="004F624E">
              <w:rPr>
                <w:rFonts w:ascii="Consolas" w:hAnsi="Consolas" w:hint="eastAsia"/>
                <w:szCs w:val="21"/>
              </w:rPr>
              <w:t>参考提示</w:t>
            </w:r>
          </w:p>
        </w:tc>
      </w:tr>
      <w:tr w:rsidR="00F96F63" w:rsidRPr="004F624E" w14:paraId="3CEDCF07" w14:textId="77777777" w:rsidTr="00375A93">
        <w:tc>
          <w:tcPr>
            <w:tcW w:w="4176" w:type="dxa"/>
            <w:tcBorders>
              <w:top w:val="single" w:sz="8" w:space="0" w:color="4BACC6"/>
              <w:left w:val="single" w:sz="8" w:space="0" w:color="4BACC6"/>
              <w:bottom w:val="single" w:sz="8" w:space="0" w:color="4BACC6"/>
              <w:right w:val="single" w:sz="8" w:space="0" w:color="4BACC6"/>
            </w:tcBorders>
            <w:shd w:val="clear" w:color="auto" w:fill="D2EAF1"/>
          </w:tcPr>
          <w:p w14:paraId="60179BC3" w14:textId="77777777" w:rsidR="00F96F63" w:rsidRPr="004F624E" w:rsidRDefault="000E21AC" w:rsidP="005D7285">
            <w:pPr>
              <w:spacing w:line="360" w:lineRule="auto"/>
              <w:jc w:val="left"/>
              <w:rPr>
                <w:rFonts w:ascii="Consolas" w:hAnsi="Consolas"/>
                <w:szCs w:val="21"/>
              </w:rPr>
            </w:pPr>
            <w:r w:rsidRPr="000E21AC">
              <w:rPr>
                <w:rFonts w:ascii="Consolas" w:hAnsi="Consolas" w:hint="eastAsia"/>
                <w:szCs w:val="21"/>
              </w:rPr>
              <w:lastRenderedPageBreak/>
              <w:t>此参会人已存在于邀请列表中。</w:t>
            </w:r>
          </w:p>
        </w:tc>
        <w:tc>
          <w:tcPr>
            <w:tcW w:w="5430" w:type="dxa"/>
            <w:tcBorders>
              <w:top w:val="single" w:sz="8" w:space="0" w:color="4BACC6"/>
              <w:left w:val="single" w:sz="8" w:space="0" w:color="4BACC6"/>
              <w:bottom w:val="single" w:sz="8" w:space="0" w:color="4BACC6"/>
              <w:right w:val="single" w:sz="8" w:space="0" w:color="4BACC6"/>
            </w:tcBorders>
            <w:shd w:val="clear" w:color="auto" w:fill="D2EAF1"/>
          </w:tcPr>
          <w:p w14:paraId="04BF60B6" w14:textId="77777777" w:rsidR="00F96F63" w:rsidRPr="004F624E" w:rsidRDefault="00F96F63" w:rsidP="005D7285">
            <w:pPr>
              <w:spacing w:line="360" w:lineRule="auto"/>
              <w:jc w:val="left"/>
              <w:rPr>
                <w:rFonts w:ascii="Consolas" w:hAnsi="Consolas"/>
                <w:szCs w:val="21"/>
              </w:rPr>
            </w:pPr>
            <w:r>
              <w:rPr>
                <w:rFonts w:ascii="Consolas" w:hAnsi="Consolas" w:hint="eastAsia"/>
                <w:szCs w:val="21"/>
              </w:rPr>
              <w:t>手动添加的参会人在列表中已经存在</w:t>
            </w:r>
          </w:p>
        </w:tc>
      </w:tr>
      <w:tr w:rsidR="00E805D2" w:rsidRPr="004F624E" w14:paraId="00110EFC" w14:textId="77777777" w:rsidTr="00375A93">
        <w:tc>
          <w:tcPr>
            <w:tcW w:w="4176" w:type="dxa"/>
            <w:tcBorders>
              <w:top w:val="single" w:sz="8" w:space="0" w:color="4BACC6"/>
              <w:left w:val="single" w:sz="8" w:space="0" w:color="4BACC6"/>
              <w:bottom w:val="single" w:sz="8" w:space="0" w:color="4BACC6"/>
              <w:right w:val="single" w:sz="8" w:space="0" w:color="4BACC6"/>
            </w:tcBorders>
            <w:shd w:val="clear" w:color="auto" w:fill="D2EAF1"/>
          </w:tcPr>
          <w:p w14:paraId="0A2C2021" w14:textId="77777777" w:rsidR="00E805D2" w:rsidRPr="00FD4C14" w:rsidRDefault="000E21AC" w:rsidP="005D7285">
            <w:pPr>
              <w:spacing w:line="360" w:lineRule="auto"/>
              <w:jc w:val="left"/>
              <w:rPr>
                <w:rFonts w:ascii="Consolas" w:hAnsi="Consolas"/>
                <w:color w:val="FF0000"/>
                <w:szCs w:val="21"/>
              </w:rPr>
            </w:pPr>
            <w:r w:rsidRPr="000E21AC">
              <w:rPr>
                <w:rFonts w:ascii="Consolas" w:hAnsi="Consolas" w:hint="eastAsia"/>
                <w:szCs w:val="21"/>
              </w:rPr>
              <w:t>邀请的参会人已达上限。</w:t>
            </w:r>
          </w:p>
        </w:tc>
        <w:tc>
          <w:tcPr>
            <w:tcW w:w="5430" w:type="dxa"/>
            <w:tcBorders>
              <w:top w:val="single" w:sz="8" w:space="0" w:color="4BACC6"/>
              <w:left w:val="single" w:sz="8" w:space="0" w:color="4BACC6"/>
              <w:bottom w:val="single" w:sz="8" w:space="0" w:color="4BACC6"/>
              <w:right w:val="single" w:sz="8" w:space="0" w:color="4BACC6"/>
            </w:tcBorders>
            <w:shd w:val="clear" w:color="auto" w:fill="D2EAF1"/>
          </w:tcPr>
          <w:p w14:paraId="59D94AA2" w14:textId="77777777" w:rsidR="00E805D2" w:rsidRDefault="00E805D2" w:rsidP="005D7285">
            <w:pPr>
              <w:spacing w:line="360" w:lineRule="auto"/>
              <w:jc w:val="left"/>
              <w:rPr>
                <w:rFonts w:ascii="Consolas" w:hAnsi="Consolas"/>
                <w:szCs w:val="21"/>
              </w:rPr>
            </w:pPr>
            <w:r>
              <w:rPr>
                <w:rFonts w:ascii="Consolas" w:hAnsi="Consolas" w:hint="eastAsia"/>
                <w:szCs w:val="21"/>
              </w:rPr>
              <w:t>邀请参会人达到</w:t>
            </w:r>
            <w:r>
              <w:rPr>
                <w:rFonts w:ascii="Consolas" w:hAnsi="Consolas" w:hint="eastAsia"/>
                <w:szCs w:val="21"/>
              </w:rPr>
              <w:t>550</w:t>
            </w:r>
            <w:r>
              <w:rPr>
                <w:rFonts w:ascii="Consolas" w:hAnsi="Consolas" w:hint="eastAsia"/>
                <w:szCs w:val="21"/>
              </w:rPr>
              <w:t>方，继续尝试添加时</w:t>
            </w:r>
          </w:p>
        </w:tc>
      </w:tr>
    </w:tbl>
    <w:p w14:paraId="29787CC4" w14:textId="77777777" w:rsidR="0029744E" w:rsidRPr="004F624E" w:rsidRDefault="0029744E" w:rsidP="00EB0FE1">
      <w:pPr>
        <w:pStyle w:val="30"/>
        <w:numPr>
          <w:ilvl w:val="2"/>
          <w:numId w:val="15"/>
        </w:numPr>
        <w:rPr>
          <w:rFonts w:ascii="Consolas" w:hAnsi="Consolas"/>
        </w:rPr>
      </w:pPr>
      <w:bookmarkStart w:id="126" w:name="_上传邀请参会人名单验证"/>
      <w:bookmarkStart w:id="127" w:name="_Toc355340976"/>
      <w:bookmarkEnd w:id="126"/>
      <w:r w:rsidRPr="004F624E">
        <w:rPr>
          <w:rFonts w:ascii="Consolas" w:hAnsi="Consolas" w:hint="eastAsia"/>
        </w:rPr>
        <w:t>上传邀请参会人名单验证</w:t>
      </w:r>
      <w:bookmarkEnd w:id="127"/>
    </w:p>
    <w:tbl>
      <w:tblPr>
        <w:tblW w:w="95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4786"/>
        <w:gridCol w:w="4782"/>
      </w:tblGrid>
      <w:tr w:rsidR="0029744E" w:rsidRPr="004F624E" w14:paraId="0E01D92F" w14:textId="77777777" w:rsidTr="005D7285">
        <w:tc>
          <w:tcPr>
            <w:tcW w:w="4786" w:type="dxa"/>
            <w:tcBorders>
              <w:top w:val="single" w:sz="8" w:space="0" w:color="4BACC6"/>
              <w:left w:val="single" w:sz="8" w:space="0" w:color="4BACC6"/>
              <w:bottom w:val="single" w:sz="18" w:space="0" w:color="4BACC6"/>
              <w:right w:val="single" w:sz="8" w:space="0" w:color="4BACC6"/>
            </w:tcBorders>
            <w:shd w:val="clear" w:color="auto" w:fill="92CDDC"/>
          </w:tcPr>
          <w:p w14:paraId="0E572CEC" w14:textId="77777777" w:rsidR="0029744E" w:rsidRPr="004F624E" w:rsidRDefault="0029744E" w:rsidP="005D7285">
            <w:pPr>
              <w:pStyle w:val="a4"/>
              <w:spacing w:after="72"/>
              <w:ind w:firstLineChars="0" w:firstLine="0"/>
              <w:jc w:val="center"/>
              <w:rPr>
                <w:rFonts w:ascii="Consolas" w:hAnsi="Consolas"/>
                <w:sz w:val="21"/>
                <w:szCs w:val="21"/>
              </w:rPr>
            </w:pPr>
            <w:r w:rsidRPr="004F624E">
              <w:rPr>
                <w:rFonts w:ascii="Consolas" w:hAnsi="Consolas" w:hint="eastAsia"/>
                <w:sz w:val="21"/>
                <w:szCs w:val="21"/>
              </w:rPr>
              <w:t>提示文字</w:t>
            </w:r>
          </w:p>
        </w:tc>
        <w:tc>
          <w:tcPr>
            <w:tcW w:w="4782" w:type="dxa"/>
            <w:tcBorders>
              <w:top w:val="single" w:sz="8" w:space="0" w:color="4BACC6"/>
              <w:left w:val="single" w:sz="8" w:space="0" w:color="4BACC6"/>
              <w:bottom w:val="single" w:sz="18" w:space="0" w:color="4BACC6"/>
              <w:right w:val="single" w:sz="8" w:space="0" w:color="4BACC6"/>
            </w:tcBorders>
            <w:shd w:val="clear" w:color="auto" w:fill="92CDDC"/>
          </w:tcPr>
          <w:p w14:paraId="4162FFF3" w14:textId="77777777" w:rsidR="0029744E" w:rsidRPr="004F624E" w:rsidRDefault="0029744E" w:rsidP="005D7285">
            <w:pPr>
              <w:pStyle w:val="a4"/>
              <w:spacing w:after="72"/>
              <w:ind w:firstLineChars="0" w:firstLine="0"/>
              <w:jc w:val="center"/>
              <w:rPr>
                <w:rFonts w:ascii="Consolas" w:hAnsi="Consolas"/>
                <w:sz w:val="21"/>
                <w:szCs w:val="21"/>
              </w:rPr>
            </w:pPr>
            <w:r w:rsidRPr="004F624E">
              <w:rPr>
                <w:rFonts w:ascii="Consolas" w:hAnsi="Consolas" w:hint="eastAsia"/>
                <w:sz w:val="21"/>
                <w:szCs w:val="21"/>
              </w:rPr>
              <w:t>描述</w:t>
            </w:r>
          </w:p>
        </w:tc>
      </w:tr>
      <w:tr w:rsidR="0029744E" w:rsidRPr="004F624E" w14:paraId="190DE98D" w14:textId="77777777" w:rsidTr="005D7285">
        <w:tc>
          <w:tcPr>
            <w:tcW w:w="4786" w:type="dxa"/>
            <w:tcBorders>
              <w:top w:val="single" w:sz="8" w:space="0" w:color="4BACC6"/>
              <w:left w:val="single" w:sz="8" w:space="0" w:color="4BACC6"/>
              <w:bottom w:val="single" w:sz="8" w:space="0" w:color="4BACC6"/>
              <w:right w:val="single" w:sz="8" w:space="0" w:color="4BACC6"/>
            </w:tcBorders>
            <w:shd w:val="clear" w:color="auto" w:fill="D2EAF1"/>
          </w:tcPr>
          <w:p w14:paraId="77F5939F" w14:textId="4A49D794" w:rsidR="0029744E" w:rsidRPr="004F624E" w:rsidRDefault="00EF5951" w:rsidP="005D7285">
            <w:pPr>
              <w:spacing w:line="360" w:lineRule="auto"/>
              <w:jc w:val="left"/>
              <w:rPr>
                <w:rFonts w:ascii="Consolas" w:hAnsi="Consolas"/>
                <w:szCs w:val="21"/>
              </w:rPr>
            </w:pPr>
            <w:ins w:id="128" w:author="Yu Xu" w:date="2013-06-14T11:37:00Z">
              <w:r w:rsidRPr="00EF5951">
                <w:rPr>
                  <w:rFonts w:ascii="Consolas" w:hAnsi="Consolas" w:hint="eastAsia"/>
                  <w:szCs w:val="21"/>
                </w:rPr>
                <w:t>导入的文件大小为</w:t>
              </w:r>
              <w:r w:rsidRPr="00EF5951">
                <w:rPr>
                  <w:rFonts w:ascii="Consolas" w:hAnsi="Consolas" w:hint="eastAsia"/>
                  <w:szCs w:val="21"/>
                </w:rPr>
                <w:t>0</w:t>
              </w:r>
              <w:r w:rsidRPr="00EF5951">
                <w:rPr>
                  <w:rFonts w:ascii="Consolas" w:hAnsi="Consolas" w:hint="eastAsia"/>
                  <w:szCs w:val="21"/>
                </w:rPr>
                <w:t>，请检查后重试。</w:t>
              </w:r>
            </w:ins>
            <w:del w:id="129" w:author="Yu Xu" w:date="2013-06-14T11:37:00Z">
              <w:r w:rsidR="00F0035F" w:rsidRPr="00F0035F" w:rsidDel="00EF5951">
                <w:rPr>
                  <w:rFonts w:ascii="Consolas" w:hAnsi="Consolas" w:hint="eastAsia"/>
                  <w:szCs w:val="21"/>
                </w:rPr>
                <w:delText>导入的文件格式错误或不符合要求，请检查后重试。</w:delText>
              </w:r>
            </w:del>
          </w:p>
        </w:tc>
        <w:tc>
          <w:tcPr>
            <w:tcW w:w="4782" w:type="dxa"/>
            <w:tcBorders>
              <w:top w:val="single" w:sz="8" w:space="0" w:color="4BACC6"/>
              <w:left w:val="single" w:sz="8" w:space="0" w:color="4BACC6"/>
              <w:bottom w:val="single" w:sz="8" w:space="0" w:color="4BACC6"/>
              <w:right w:val="single" w:sz="8" w:space="0" w:color="4BACC6"/>
            </w:tcBorders>
            <w:shd w:val="clear" w:color="auto" w:fill="D2EAF1"/>
          </w:tcPr>
          <w:p w14:paraId="232D39C4" w14:textId="77777777" w:rsidR="0029744E" w:rsidRPr="004F624E" w:rsidRDefault="0029744E" w:rsidP="005D7285">
            <w:pPr>
              <w:spacing w:line="360" w:lineRule="auto"/>
              <w:jc w:val="left"/>
              <w:rPr>
                <w:rFonts w:ascii="Consolas" w:hAnsi="Consolas"/>
                <w:szCs w:val="21"/>
              </w:rPr>
            </w:pPr>
            <w:r w:rsidRPr="004F624E">
              <w:rPr>
                <w:rFonts w:ascii="Consolas" w:hAnsi="Consolas" w:hint="eastAsia"/>
                <w:szCs w:val="21"/>
              </w:rPr>
              <w:t>文件大小为</w:t>
            </w:r>
            <w:r w:rsidRPr="004F624E">
              <w:rPr>
                <w:rFonts w:ascii="Consolas" w:hAnsi="Consolas" w:hint="eastAsia"/>
                <w:szCs w:val="21"/>
              </w:rPr>
              <w:t>0</w:t>
            </w:r>
          </w:p>
        </w:tc>
      </w:tr>
      <w:tr w:rsidR="0029744E" w:rsidRPr="004F624E" w14:paraId="2699ADA7" w14:textId="77777777" w:rsidTr="005D7285">
        <w:tc>
          <w:tcPr>
            <w:tcW w:w="4786" w:type="dxa"/>
            <w:tcBorders>
              <w:top w:val="single" w:sz="8" w:space="0" w:color="4BACC6"/>
              <w:left w:val="single" w:sz="8" w:space="0" w:color="4BACC6"/>
              <w:bottom w:val="single" w:sz="8" w:space="0" w:color="4BACC6"/>
              <w:right w:val="single" w:sz="8" w:space="0" w:color="4BACC6"/>
            </w:tcBorders>
            <w:shd w:val="clear" w:color="auto" w:fill="auto"/>
          </w:tcPr>
          <w:p w14:paraId="45C5756D" w14:textId="77777777" w:rsidR="0029744E" w:rsidRPr="004F624E" w:rsidRDefault="007833D6" w:rsidP="005D7285">
            <w:pPr>
              <w:spacing w:line="360" w:lineRule="auto"/>
              <w:jc w:val="left"/>
              <w:rPr>
                <w:rFonts w:ascii="Consolas" w:hAnsi="Consolas"/>
                <w:szCs w:val="21"/>
              </w:rPr>
            </w:pPr>
            <w:r w:rsidRPr="004F624E">
              <w:rPr>
                <w:rFonts w:ascii="Consolas" w:hAnsi="Consolas" w:hint="eastAsia"/>
                <w:szCs w:val="21"/>
              </w:rPr>
              <w:t>不是支持的格式类型或文件已损坏，请重新选择</w:t>
            </w:r>
          </w:p>
        </w:tc>
        <w:tc>
          <w:tcPr>
            <w:tcW w:w="4782" w:type="dxa"/>
            <w:tcBorders>
              <w:top w:val="single" w:sz="8" w:space="0" w:color="4BACC6"/>
              <w:left w:val="single" w:sz="8" w:space="0" w:color="4BACC6"/>
              <w:bottom w:val="single" w:sz="8" w:space="0" w:color="4BACC6"/>
              <w:right w:val="single" w:sz="8" w:space="0" w:color="4BACC6"/>
            </w:tcBorders>
            <w:shd w:val="clear" w:color="auto" w:fill="auto"/>
          </w:tcPr>
          <w:p w14:paraId="4336C112" w14:textId="77777777" w:rsidR="0029744E" w:rsidRPr="004F624E" w:rsidRDefault="0029744E" w:rsidP="005D7285">
            <w:pPr>
              <w:spacing w:line="360" w:lineRule="auto"/>
              <w:jc w:val="left"/>
              <w:rPr>
                <w:rFonts w:ascii="Consolas" w:hAnsi="Consolas"/>
                <w:szCs w:val="21"/>
              </w:rPr>
            </w:pPr>
            <w:r w:rsidRPr="004F624E">
              <w:rPr>
                <w:rFonts w:ascii="Consolas" w:hAnsi="Consolas" w:hint="eastAsia"/>
                <w:szCs w:val="21"/>
              </w:rPr>
              <w:t>上传的文件不是合法的</w:t>
            </w:r>
            <w:r w:rsidRPr="004F624E">
              <w:rPr>
                <w:rFonts w:ascii="Consolas" w:hAnsi="Consolas" w:hint="eastAsia"/>
                <w:szCs w:val="21"/>
              </w:rPr>
              <w:t>xls/xlsx/csv</w:t>
            </w:r>
            <w:r w:rsidRPr="004F624E">
              <w:rPr>
                <w:rFonts w:ascii="Consolas" w:hAnsi="Consolas" w:hint="eastAsia"/>
                <w:szCs w:val="21"/>
              </w:rPr>
              <w:t>文件</w:t>
            </w:r>
          </w:p>
        </w:tc>
      </w:tr>
      <w:tr w:rsidR="0029744E" w:rsidRPr="004F624E" w14:paraId="06722E35" w14:textId="77777777" w:rsidTr="005D7285">
        <w:tc>
          <w:tcPr>
            <w:tcW w:w="4786" w:type="dxa"/>
            <w:tcBorders>
              <w:top w:val="single" w:sz="8" w:space="0" w:color="4BACC6"/>
              <w:left w:val="single" w:sz="8" w:space="0" w:color="4BACC6"/>
              <w:bottom w:val="single" w:sz="8" w:space="0" w:color="4BACC6"/>
              <w:right w:val="single" w:sz="8" w:space="0" w:color="4BACC6"/>
            </w:tcBorders>
            <w:shd w:val="clear" w:color="auto" w:fill="D2EAF1"/>
          </w:tcPr>
          <w:p w14:paraId="70A79889" w14:textId="5B091B0A" w:rsidR="0029744E" w:rsidRPr="00FD4C14" w:rsidRDefault="00BE1E2E" w:rsidP="005D7285">
            <w:pPr>
              <w:spacing w:line="360" w:lineRule="auto"/>
              <w:jc w:val="left"/>
              <w:rPr>
                <w:rFonts w:ascii="Consolas" w:hAnsi="Consolas"/>
                <w:color w:val="FF0000"/>
                <w:szCs w:val="21"/>
              </w:rPr>
            </w:pPr>
            <w:ins w:id="130" w:author="Yu Xu" w:date="2013-06-14T11:36:00Z">
              <w:r w:rsidRPr="00BE1E2E">
                <w:rPr>
                  <w:rFonts w:ascii="Consolas" w:hAnsi="Consolas" w:hint="eastAsia"/>
                  <w:szCs w:val="21"/>
                </w:rPr>
                <w:t>导入的文件大小不符合要求（需小于</w:t>
              </w:r>
              <w:r w:rsidRPr="00BE1E2E">
                <w:rPr>
                  <w:rFonts w:ascii="Consolas" w:hAnsi="Consolas" w:hint="eastAsia"/>
                  <w:szCs w:val="21"/>
                </w:rPr>
                <w:t>1M</w:t>
              </w:r>
              <w:r w:rsidRPr="00BE1E2E">
                <w:rPr>
                  <w:rFonts w:ascii="Consolas" w:hAnsi="Consolas" w:hint="eastAsia"/>
                  <w:szCs w:val="21"/>
                </w:rPr>
                <w:t>），请检查后重试。</w:t>
              </w:r>
            </w:ins>
            <w:del w:id="131" w:author="Yu Xu" w:date="2013-06-14T11:36:00Z">
              <w:r w:rsidR="00F0035F" w:rsidRPr="00F0035F" w:rsidDel="00BE1E2E">
                <w:rPr>
                  <w:rFonts w:ascii="Consolas" w:hAnsi="Consolas" w:hint="eastAsia"/>
                  <w:szCs w:val="21"/>
                </w:rPr>
                <w:delText>导入的文件格式错误或不符合要求，请检查后重试。</w:delText>
              </w:r>
            </w:del>
          </w:p>
        </w:tc>
        <w:tc>
          <w:tcPr>
            <w:tcW w:w="4782" w:type="dxa"/>
            <w:tcBorders>
              <w:top w:val="single" w:sz="8" w:space="0" w:color="4BACC6"/>
              <w:left w:val="single" w:sz="8" w:space="0" w:color="4BACC6"/>
              <w:bottom w:val="single" w:sz="8" w:space="0" w:color="4BACC6"/>
              <w:right w:val="single" w:sz="8" w:space="0" w:color="4BACC6"/>
            </w:tcBorders>
            <w:shd w:val="clear" w:color="auto" w:fill="D2EAF1"/>
          </w:tcPr>
          <w:p w14:paraId="6893BACD" w14:textId="77777777" w:rsidR="0029744E" w:rsidRPr="004F624E" w:rsidRDefault="0029744E" w:rsidP="005D7285">
            <w:pPr>
              <w:spacing w:line="360" w:lineRule="auto"/>
              <w:jc w:val="left"/>
              <w:rPr>
                <w:rFonts w:ascii="Consolas" w:hAnsi="Consolas"/>
                <w:szCs w:val="21"/>
              </w:rPr>
            </w:pPr>
            <w:r w:rsidRPr="004F624E">
              <w:rPr>
                <w:rFonts w:ascii="Consolas" w:hAnsi="Consolas" w:hint="eastAsia"/>
                <w:szCs w:val="21"/>
              </w:rPr>
              <w:t>文件大小太大</w:t>
            </w:r>
          </w:p>
        </w:tc>
      </w:tr>
      <w:tr w:rsidR="006E7FFB" w:rsidRPr="004F624E" w14:paraId="040FCBEF" w14:textId="77777777" w:rsidTr="005D7285">
        <w:tc>
          <w:tcPr>
            <w:tcW w:w="4786" w:type="dxa"/>
            <w:tcBorders>
              <w:top w:val="single" w:sz="8" w:space="0" w:color="4BACC6"/>
              <w:left w:val="single" w:sz="8" w:space="0" w:color="4BACC6"/>
              <w:bottom w:val="single" w:sz="8" w:space="0" w:color="4BACC6"/>
              <w:right w:val="single" w:sz="8" w:space="0" w:color="4BACC6"/>
            </w:tcBorders>
            <w:shd w:val="clear" w:color="auto" w:fill="auto"/>
          </w:tcPr>
          <w:p w14:paraId="656351A9" w14:textId="77777777" w:rsidR="006E7FFB" w:rsidRPr="00FD4C14" w:rsidRDefault="00F0035F" w:rsidP="005D7285">
            <w:pPr>
              <w:spacing w:line="360" w:lineRule="auto"/>
              <w:jc w:val="left"/>
              <w:rPr>
                <w:rFonts w:ascii="Consolas" w:hAnsi="Consolas"/>
                <w:color w:val="FF0000"/>
                <w:szCs w:val="21"/>
              </w:rPr>
            </w:pPr>
            <w:r w:rsidRPr="00F0035F">
              <w:rPr>
                <w:rFonts w:ascii="Consolas" w:hAnsi="Consolas" w:hint="eastAsia"/>
                <w:szCs w:val="21"/>
              </w:rPr>
              <w:t>导入失败，请检查您的网络状态然后重新上传。</w:t>
            </w:r>
          </w:p>
        </w:tc>
        <w:tc>
          <w:tcPr>
            <w:tcW w:w="4782" w:type="dxa"/>
            <w:tcBorders>
              <w:top w:val="single" w:sz="8" w:space="0" w:color="4BACC6"/>
              <w:left w:val="single" w:sz="8" w:space="0" w:color="4BACC6"/>
              <w:bottom w:val="single" w:sz="8" w:space="0" w:color="4BACC6"/>
              <w:right w:val="single" w:sz="8" w:space="0" w:color="4BACC6"/>
            </w:tcBorders>
            <w:shd w:val="clear" w:color="auto" w:fill="auto"/>
          </w:tcPr>
          <w:p w14:paraId="2E40B941" w14:textId="77777777" w:rsidR="006E7FFB" w:rsidRPr="004F624E" w:rsidRDefault="006E7FFB" w:rsidP="005D7285">
            <w:pPr>
              <w:spacing w:line="360" w:lineRule="auto"/>
              <w:jc w:val="left"/>
              <w:rPr>
                <w:rFonts w:ascii="Consolas" w:hAnsi="Consolas"/>
                <w:szCs w:val="21"/>
              </w:rPr>
            </w:pPr>
            <w:r w:rsidRPr="004F624E">
              <w:rPr>
                <w:rFonts w:ascii="Consolas" w:hAnsi="Consolas" w:hint="eastAsia"/>
                <w:szCs w:val="21"/>
              </w:rPr>
              <w:t>网络中断，提示用户重新上传</w:t>
            </w:r>
          </w:p>
        </w:tc>
      </w:tr>
      <w:tr w:rsidR="006E7FFB" w:rsidRPr="004F624E" w14:paraId="1EBCA899" w14:textId="77777777" w:rsidTr="005D7285">
        <w:tc>
          <w:tcPr>
            <w:tcW w:w="4786" w:type="dxa"/>
            <w:tcBorders>
              <w:top w:val="single" w:sz="8" w:space="0" w:color="4BACC6"/>
              <w:left w:val="single" w:sz="8" w:space="0" w:color="4BACC6"/>
              <w:bottom w:val="single" w:sz="8" w:space="0" w:color="4BACC6"/>
              <w:right w:val="single" w:sz="8" w:space="0" w:color="4BACC6"/>
            </w:tcBorders>
            <w:shd w:val="clear" w:color="auto" w:fill="D2EAF1"/>
          </w:tcPr>
          <w:p w14:paraId="6D0F30B7" w14:textId="77777777" w:rsidR="006E7FFB" w:rsidRPr="00FD4C14" w:rsidRDefault="00F0035F" w:rsidP="005D7285">
            <w:pPr>
              <w:spacing w:line="360" w:lineRule="auto"/>
              <w:jc w:val="left"/>
              <w:rPr>
                <w:rFonts w:ascii="Consolas" w:hAnsi="Consolas"/>
                <w:color w:val="FF0000"/>
                <w:szCs w:val="21"/>
              </w:rPr>
            </w:pPr>
            <w:r w:rsidRPr="00F0035F">
              <w:rPr>
                <w:rFonts w:ascii="Consolas" w:hAnsi="Consolas" w:hint="eastAsia"/>
                <w:szCs w:val="21"/>
              </w:rPr>
              <w:t>导入失败，请稍后重试。</w:t>
            </w:r>
          </w:p>
        </w:tc>
        <w:tc>
          <w:tcPr>
            <w:tcW w:w="4782" w:type="dxa"/>
            <w:tcBorders>
              <w:top w:val="single" w:sz="8" w:space="0" w:color="4BACC6"/>
              <w:left w:val="single" w:sz="8" w:space="0" w:color="4BACC6"/>
              <w:bottom w:val="single" w:sz="8" w:space="0" w:color="4BACC6"/>
              <w:right w:val="single" w:sz="8" w:space="0" w:color="4BACC6"/>
            </w:tcBorders>
            <w:shd w:val="clear" w:color="auto" w:fill="D2EAF1"/>
          </w:tcPr>
          <w:p w14:paraId="7ACCD2B7" w14:textId="77777777" w:rsidR="006E7FFB" w:rsidRPr="004F624E" w:rsidRDefault="006E7FFB" w:rsidP="005D7285">
            <w:pPr>
              <w:spacing w:line="360" w:lineRule="auto"/>
              <w:jc w:val="left"/>
              <w:rPr>
                <w:rFonts w:ascii="Consolas" w:hAnsi="Consolas"/>
                <w:szCs w:val="21"/>
              </w:rPr>
            </w:pPr>
            <w:r w:rsidRPr="004F624E">
              <w:rPr>
                <w:rFonts w:ascii="Consolas" w:hAnsi="Consolas" w:hint="eastAsia"/>
                <w:szCs w:val="21"/>
              </w:rPr>
              <w:t>发生未知错误，如服务器异常等</w:t>
            </w:r>
          </w:p>
        </w:tc>
      </w:tr>
      <w:tr w:rsidR="00BB111F" w:rsidRPr="004F624E" w14:paraId="270E08CA" w14:textId="77777777" w:rsidTr="005D7285">
        <w:tc>
          <w:tcPr>
            <w:tcW w:w="4786" w:type="dxa"/>
            <w:tcBorders>
              <w:top w:val="single" w:sz="8" w:space="0" w:color="4BACC6"/>
              <w:left w:val="single" w:sz="8" w:space="0" w:color="4BACC6"/>
              <w:bottom w:val="single" w:sz="8" w:space="0" w:color="4BACC6"/>
              <w:right w:val="single" w:sz="8" w:space="0" w:color="4BACC6"/>
            </w:tcBorders>
            <w:shd w:val="clear" w:color="auto" w:fill="D2EAF1"/>
          </w:tcPr>
          <w:p w14:paraId="469CC1A2" w14:textId="77777777" w:rsidR="00BB111F" w:rsidRPr="00FD4C14" w:rsidRDefault="000E21AC" w:rsidP="005D7285">
            <w:pPr>
              <w:spacing w:line="360" w:lineRule="auto"/>
              <w:jc w:val="left"/>
              <w:rPr>
                <w:rFonts w:ascii="Consolas" w:hAnsi="Consolas"/>
                <w:color w:val="FF0000"/>
                <w:szCs w:val="21"/>
              </w:rPr>
            </w:pPr>
            <w:r w:rsidRPr="000E21AC">
              <w:rPr>
                <w:rFonts w:ascii="Consolas" w:hAnsi="Consolas" w:hint="eastAsia"/>
                <w:szCs w:val="21"/>
              </w:rPr>
              <w:t>邀请的参会人已达上限，请编辑名单再重新上传。</w:t>
            </w:r>
          </w:p>
        </w:tc>
        <w:tc>
          <w:tcPr>
            <w:tcW w:w="4782" w:type="dxa"/>
            <w:tcBorders>
              <w:top w:val="single" w:sz="8" w:space="0" w:color="4BACC6"/>
              <w:left w:val="single" w:sz="8" w:space="0" w:color="4BACC6"/>
              <w:bottom w:val="single" w:sz="8" w:space="0" w:color="4BACC6"/>
              <w:right w:val="single" w:sz="8" w:space="0" w:color="4BACC6"/>
            </w:tcBorders>
            <w:shd w:val="clear" w:color="auto" w:fill="D2EAF1"/>
          </w:tcPr>
          <w:p w14:paraId="06BD4BB5" w14:textId="77777777" w:rsidR="00BB111F" w:rsidRPr="004F624E" w:rsidRDefault="00BB111F" w:rsidP="005D7285">
            <w:pPr>
              <w:spacing w:line="360" w:lineRule="auto"/>
              <w:jc w:val="left"/>
              <w:rPr>
                <w:rFonts w:ascii="Consolas" w:hAnsi="Consolas"/>
                <w:szCs w:val="21"/>
              </w:rPr>
            </w:pPr>
            <w:r>
              <w:rPr>
                <w:rFonts w:ascii="Consolas" w:hAnsi="Consolas" w:hint="eastAsia"/>
                <w:szCs w:val="21"/>
              </w:rPr>
              <w:t>不重复、合法的数据总数量超过</w:t>
            </w:r>
            <w:r>
              <w:rPr>
                <w:rFonts w:ascii="Consolas" w:hAnsi="Consolas" w:hint="eastAsia"/>
                <w:szCs w:val="21"/>
              </w:rPr>
              <w:t>550</w:t>
            </w:r>
            <w:r>
              <w:rPr>
                <w:rFonts w:ascii="Consolas" w:hAnsi="Consolas" w:hint="eastAsia"/>
                <w:szCs w:val="21"/>
              </w:rPr>
              <w:t>条时</w:t>
            </w:r>
          </w:p>
        </w:tc>
      </w:tr>
    </w:tbl>
    <w:p w14:paraId="60740366" w14:textId="77777777" w:rsidR="005B6D90" w:rsidRPr="004F624E" w:rsidRDefault="005B6D90" w:rsidP="00EB0FE1">
      <w:pPr>
        <w:pStyle w:val="30"/>
        <w:numPr>
          <w:ilvl w:val="2"/>
          <w:numId w:val="15"/>
        </w:numPr>
        <w:rPr>
          <w:rFonts w:ascii="Consolas" w:hAnsi="Consolas"/>
        </w:rPr>
      </w:pPr>
      <w:bookmarkStart w:id="132" w:name="_立即入会验证"/>
      <w:bookmarkStart w:id="133" w:name="_入会验证"/>
      <w:bookmarkStart w:id="134" w:name="_Toc355340977"/>
      <w:bookmarkEnd w:id="132"/>
      <w:bookmarkEnd w:id="133"/>
      <w:r w:rsidRPr="004F624E">
        <w:rPr>
          <w:rFonts w:ascii="Consolas" w:hAnsi="Consolas" w:hint="eastAsia"/>
        </w:rPr>
        <w:t>入会验证</w:t>
      </w:r>
      <w:bookmarkEnd w:id="134"/>
    </w:p>
    <w:tbl>
      <w:tblPr>
        <w:tblW w:w="95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5353"/>
        <w:gridCol w:w="4215"/>
      </w:tblGrid>
      <w:tr w:rsidR="005B6D90" w:rsidRPr="004F624E" w14:paraId="55DCED5F" w14:textId="77777777" w:rsidTr="00A50144">
        <w:tc>
          <w:tcPr>
            <w:tcW w:w="5353" w:type="dxa"/>
            <w:tcBorders>
              <w:top w:val="single" w:sz="8" w:space="0" w:color="4BACC6"/>
              <w:left w:val="single" w:sz="8" w:space="0" w:color="4BACC6"/>
              <w:bottom w:val="single" w:sz="18" w:space="0" w:color="4BACC6"/>
              <w:right w:val="single" w:sz="8" w:space="0" w:color="4BACC6"/>
            </w:tcBorders>
            <w:shd w:val="clear" w:color="auto" w:fill="92CDDC"/>
          </w:tcPr>
          <w:p w14:paraId="5DB34DF9" w14:textId="77777777" w:rsidR="005B6D90" w:rsidRPr="004F624E" w:rsidRDefault="005B6D90" w:rsidP="005D7285">
            <w:pPr>
              <w:pStyle w:val="a4"/>
              <w:spacing w:after="72"/>
              <w:ind w:firstLineChars="0" w:firstLine="0"/>
              <w:jc w:val="center"/>
              <w:rPr>
                <w:rFonts w:ascii="Consolas" w:hAnsi="Consolas"/>
                <w:b/>
                <w:sz w:val="21"/>
                <w:szCs w:val="21"/>
              </w:rPr>
            </w:pPr>
            <w:r w:rsidRPr="004F624E">
              <w:rPr>
                <w:rFonts w:ascii="Consolas" w:hAnsi="Consolas" w:hint="eastAsia"/>
                <w:b/>
                <w:sz w:val="21"/>
                <w:szCs w:val="21"/>
              </w:rPr>
              <w:t>提示文字</w:t>
            </w:r>
          </w:p>
        </w:tc>
        <w:tc>
          <w:tcPr>
            <w:tcW w:w="4215" w:type="dxa"/>
            <w:tcBorders>
              <w:top w:val="single" w:sz="8" w:space="0" w:color="4BACC6"/>
              <w:left w:val="single" w:sz="8" w:space="0" w:color="4BACC6"/>
              <w:bottom w:val="single" w:sz="18" w:space="0" w:color="4BACC6"/>
              <w:right w:val="single" w:sz="8" w:space="0" w:color="4BACC6"/>
            </w:tcBorders>
            <w:shd w:val="clear" w:color="auto" w:fill="92CDDC"/>
          </w:tcPr>
          <w:p w14:paraId="42C33534" w14:textId="77777777" w:rsidR="005B6D90" w:rsidRPr="004F624E" w:rsidRDefault="005B6D90" w:rsidP="005D7285">
            <w:pPr>
              <w:pStyle w:val="a4"/>
              <w:spacing w:after="72"/>
              <w:ind w:firstLineChars="0" w:firstLine="0"/>
              <w:jc w:val="center"/>
              <w:rPr>
                <w:rFonts w:ascii="Consolas" w:hAnsi="Consolas"/>
                <w:b/>
                <w:sz w:val="21"/>
                <w:szCs w:val="21"/>
              </w:rPr>
            </w:pPr>
            <w:r w:rsidRPr="004F624E">
              <w:rPr>
                <w:rFonts w:ascii="Consolas" w:hAnsi="Consolas" w:hint="eastAsia"/>
                <w:b/>
                <w:sz w:val="21"/>
                <w:szCs w:val="21"/>
              </w:rPr>
              <w:t>描述</w:t>
            </w:r>
          </w:p>
        </w:tc>
      </w:tr>
      <w:tr w:rsidR="005B6D90" w:rsidRPr="004F624E" w14:paraId="0480C4F0" w14:textId="77777777" w:rsidTr="00A50144">
        <w:tc>
          <w:tcPr>
            <w:tcW w:w="5353" w:type="dxa"/>
            <w:tcBorders>
              <w:top w:val="single" w:sz="8" w:space="0" w:color="4BACC6"/>
              <w:left w:val="single" w:sz="8" w:space="0" w:color="4BACC6"/>
              <w:bottom w:val="single" w:sz="8" w:space="0" w:color="4BACC6"/>
              <w:right w:val="single" w:sz="8" w:space="0" w:color="4BACC6"/>
            </w:tcBorders>
            <w:shd w:val="clear" w:color="auto" w:fill="D2EAF1"/>
          </w:tcPr>
          <w:p w14:paraId="178B3B6B" w14:textId="1C0155FB" w:rsidR="005B6D90" w:rsidRPr="004F624E" w:rsidRDefault="005B6D90">
            <w:pPr>
              <w:spacing w:line="360" w:lineRule="auto"/>
              <w:jc w:val="left"/>
              <w:rPr>
                <w:rFonts w:ascii="Consolas" w:hAnsi="Consolas"/>
                <w:szCs w:val="21"/>
              </w:rPr>
            </w:pPr>
            <w:r w:rsidRPr="004F624E">
              <w:rPr>
                <w:rFonts w:ascii="Consolas" w:hAnsi="Consolas" w:hint="eastAsia"/>
                <w:bCs/>
                <w:szCs w:val="21"/>
              </w:rPr>
              <w:t>您选择的会议不存在</w:t>
            </w:r>
          </w:p>
        </w:tc>
        <w:tc>
          <w:tcPr>
            <w:tcW w:w="4215" w:type="dxa"/>
            <w:tcBorders>
              <w:top w:val="single" w:sz="8" w:space="0" w:color="4BACC6"/>
              <w:left w:val="single" w:sz="8" w:space="0" w:color="4BACC6"/>
              <w:bottom w:val="single" w:sz="8" w:space="0" w:color="4BACC6"/>
              <w:right w:val="single" w:sz="8" w:space="0" w:color="4BACC6"/>
            </w:tcBorders>
            <w:shd w:val="clear" w:color="auto" w:fill="D2EAF1"/>
          </w:tcPr>
          <w:p w14:paraId="53732C8B" w14:textId="77777777" w:rsidR="005B6D90" w:rsidRPr="004F624E" w:rsidRDefault="005B6D90" w:rsidP="005D7285">
            <w:pPr>
              <w:spacing w:line="360" w:lineRule="auto"/>
              <w:jc w:val="left"/>
              <w:rPr>
                <w:rFonts w:ascii="Consolas" w:hAnsi="Consolas"/>
                <w:szCs w:val="21"/>
              </w:rPr>
            </w:pPr>
          </w:p>
        </w:tc>
      </w:tr>
      <w:tr w:rsidR="005B6D90" w:rsidRPr="004F624E" w14:paraId="7178F742" w14:textId="77777777" w:rsidTr="00A50144">
        <w:tc>
          <w:tcPr>
            <w:tcW w:w="5353" w:type="dxa"/>
            <w:tcBorders>
              <w:top w:val="single" w:sz="8" w:space="0" w:color="4BACC6"/>
              <w:left w:val="single" w:sz="8" w:space="0" w:color="4BACC6"/>
              <w:bottom w:val="single" w:sz="8" w:space="0" w:color="4BACC6"/>
              <w:right w:val="single" w:sz="8" w:space="0" w:color="4BACC6"/>
            </w:tcBorders>
            <w:shd w:val="clear" w:color="auto" w:fill="auto"/>
          </w:tcPr>
          <w:p w14:paraId="5B0FE901" w14:textId="7A4C43CA" w:rsidR="005B6D90" w:rsidRPr="004F624E" w:rsidRDefault="005B6D90">
            <w:pPr>
              <w:spacing w:line="360" w:lineRule="auto"/>
              <w:jc w:val="left"/>
              <w:rPr>
                <w:rFonts w:ascii="Consolas" w:hAnsi="Consolas"/>
                <w:szCs w:val="21"/>
              </w:rPr>
            </w:pPr>
            <w:r w:rsidRPr="004F624E">
              <w:rPr>
                <w:rFonts w:ascii="Consolas" w:hAnsi="Consolas" w:hint="eastAsia"/>
                <w:bCs/>
                <w:szCs w:val="21"/>
              </w:rPr>
              <w:t>您选择的会议已结束</w:t>
            </w:r>
          </w:p>
        </w:tc>
        <w:tc>
          <w:tcPr>
            <w:tcW w:w="4215" w:type="dxa"/>
            <w:tcBorders>
              <w:top w:val="single" w:sz="8" w:space="0" w:color="4BACC6"/>
              <w:left w:val="single" w:sz="8" w:space="0" w:color="4BACC6"/>
              <w:bottom w:val="single" w:sz="8" w:space="0" w:color="4BACC6"/>
              <w:right w:val="single" w:sz="8" w:space="0" w:color="4BACC6"/>
            </w:tcBorders>
            <w:shd w:val="clear" w:color="auto" w:fill="auto"/>
          </w:tcPr>
          <w:p w14:paraId="0C6A9F96" w14:textId="77777777" w:rsidR="005B6D90" w:rsidRPr="004F624E" w:rsidRDefault="005B6D90" w:rsidP="005D7285">
            <w:pPr>
              <w:spacing w:line="360" w:lineRule="auto"/>
              <w:jc w:val="left"/>
              <w:rPr>
                <w:rFonts w:ascii="Consolas" w:hAnsi="Consolas"/>
                <w:szCs w:val="21"/>
              </w:rPr>
            </w:pPr>
          </w:p>
        </w:tc>
      </w:tr>
      <w:tr w:rsidR="005B6D90" w:rsidRPr="004F624E" w14:paraId="5B43C137" w14:textId="77777777" w:rsidTr="00A50144">
        <w:tc>
          <w:tcPr>
            <w:tcW w:w="5353" w:type="dxa"/>
            <w:tcBorders>
              <w:top w:val="single" w:sz="8" w:space="0" w:color="4BACC6"/>
              <w:left w:val="single" w:sz="8" w:space="0" w:color="4BACC6"/>
              <w:bottom w:val="single" w:sz="8" w:space="0" w:color="4BACC6"/>
              <w:right w:val="single" w:sz="8" w:space="0" w:color="4BACC6"/>
            </w:tcBorders>
            <w:shd w:val="clear" w:color="auto" w:fill="D2EAF1"/>
          </w:tcPr>
          <w:p w14:paraId="48B2A0E7" w14:textId="5AD192C5" w:rsidR="005B6D90" w:rsidRPr="004F624E" w:rsidRDefault="005B6D90">
            <w:pPr>
              <w:spacing w:line="360" w:lineRule="auto"/>
              <w:jc w:val="left"/>
              <w:rPr>
                <w:rFonts w:ascii="Consolas" w:hAnsi="Consolas"/>
                <w:szCs w:val="21"/>
              </w:rPr>
            </w:pPr>
            <w:r w:rsidRPr="004F624E">
              <w:rPr>
                <w:rFonts w:ascii="Consolas" w:hAnsi="Consolas" w:hint="eastAsia"/>
                <w:bCs/>
                <w:szCs w:val="21"/>
              </w:rPr>
              <w:t>您选择的会议已过期</w:t>
            </w:r>
          </w:p>
        </w:tc>
        <w:tc>
          <w:tcPr>
            <w:tcW w:w="4215" w:type="dxa"/>
            <w:tcBorders>
              <w:top w:val="single" w:sz="8" w:space="0" w:color="4BACC6"/>
              <w:left w:val="single" w:sz="8" w:space="0" w:color="4BACC6"/>
              <w:bottom w:val="single" w:sz="8" w:space="0" w:color="4BACC6"/>
              <w:right w:val="single" w:sz="8" w:space="0" w:color="4BACC6"/>
            </w:tcBorders>
            <w:shd w:val="clear" w:color="auto" w:fill="D2EAF1"/>
          </w:tcPr>
          <w:p w14:paraId="07D39690" w14:textId="77777777" w:rsidR="005B6D90" w:rsidRPr="004F624E" w:rsidRDefault="005B6D90" w:rsidP="005D7285">
            <w:pPr>
              <w:spacing w:line="360" w:lineRule="auto"/>
              <w:jc w:val="left"/>
              <w:rPr>
                <w:rFonts w:ascii="Consolas" w:hAnsi="Consolas"/>
                <w:szCs w:val="21"/>
              </w:rPr>
            </w:pPr>
          </w:p>
        </w:tc>
      </w:tr>
      <w:tr w:rsidR="005B6D90" w:rsidRPr="004F624E" w14:paraId="4554CC2D" w14:textId="77777777" w:rsidTr="00A50144">
        <w:tc>
          <w:tcPr>
            <w:tcW w:w="5353" w:type="dxa"/>
            <w:tcBorders>
              <w:top w:val="single" w:sz="8" w:space="0" w:color="4BACC6"/>
              <w:left w:val="single" w:sz="8" w:space="0" w:color="4BACC6"/>
              <w:bottom w:val="single" w:sz="8" w:space="0" w:color="4BACC6"/>
              <w:right w:val="single" w:sz="8" w:space="0" w:color="4BACC6"/>
            </w:tcBorders>
            <w:shd w:val="clear" w:color="auto" w:fill="auto"/>
          </w:tcPr>
          <w:p w14:paraId="51584FF1" w14:textId="77777777" w:rsidR="005B6D90" w:rsidRPr="004F624E" w:rsidRDefault="005B6D90" w:rsidP="005D7285">
            <w:pPr>
              <w:spacing w:line="360" w:lineRule="auto"/>
              <w:jc w:val="left"/>
              <w:rPr>
                <w:rFonts w:ascii="Consolas" w:hAnsi="Consolas"/>
                <w:szCs w:val="21"/>
              </w:rPr>
            </w:pPr>
            <w:r w:rsidRPr="004F624E">
              <w:rPr>
                <w:rFonts w:ascii="Consolas" w:hAnsi="Consolas" w:hint="eastAsia"/>
                <w:bCs/>
                <w:szCs w:val="21"/>
              </w:rPr>
              <w:t>会议方数达到上限，无法入会</w:t>
            </w:r>
          </w:p>
        </w:tc>
        <w:tc>
          <w:tcPr>
            <w:tcW w:w="4215" w:type="dxa"/>
            <w:tcBorders>
              <w:top w:val="single" w:sz="8" w:space="0" w:color="4BACC6"/>
              <w:left w:val="single" w:sz="8" w:space="0" w:color="4BACC6"/>
              <w:bottom w:val="single" w:sz="8" w:space="0" w:color="4BACC6"/>
              <w:right w:val="single" w:sz="8" w:space="0" w:color="4BACC6"/>
            </w:tcBorders>
            <w:shd w:val="clear" w:color="auto" w:fill="auto"/>
          </w:tcPr>
          <w:p w14:paraId="43FFBF25" w14:textId="77777777" w:rsidR="005B6D90" w:rsidRPr="004F624E" w:rsidRDefault="005B6D90" w:rsidP="005D7285">
            <w:pPr>
              <w:spacing w:line="360" w:lineRule="auto"/>
              <w:jc w:val="left"/>
              <w:rPr>
                <w:rFonts w:ascii="Consolas" w:hAnsi="Consolas"/>
                <w:szCs w:val="21"/>
              </w:rPr>
            </w:pPr>
          </w:p>
        </w:tc>
      </w:tr>
      <w:tr w:rsidR="005B6D90" w:rsidRPr="004F624E" w14:paraId="0C25AF8E" w14:textId="77777777" w:rsidTr="00A50144">
        <w:tc>
          <w:tcPr>
            <w:tcW w:w="5353" w:type="dxa"/>
            <w:tcBorders>
              <w:top w:val="single" w:sz="8" w:space="0" w:color="4BACC6"/>
              <w:left w:val="single" w:sz="8" w:space="0" w:color="4BACC6"/>
              <w:bottom w:val="single" w:sz="8" w:space="0" w:color="4BACC6"/>
              <w:right w:val="single" w:sz="8" w:space="0" w:color="4BACC6"/>
            </w:tcBorders>
            <w:shd w:val="clear" w:color="auto" w:fill="D2EAF1"/>
          </w:tcPr>
          <w:p w14:paraId="6129BD1A" w14:textId="77777777" w:rsidR="005B6D90" w:rsidRPr="004F624E" w:rsidRDefault="005B6D90" w:rsidP="005D7285">
            <w:pPr>
              <w:spacing w:line="360" w:lineRule="auto"/>
              <w:jc w:val="left"/>
              <w:rPr>
                <w:rFonts w:ascii="Consolas" w:hAnsi="Consolas"/>
                <w:szCs w:val="21"/>
              </w:rPr>
            </w:pPr>
            <w:r w:rsidRPr="004F624E">
              <w:rPr>
                <w:rFonts w:ascii="Consolas" w:hAnsi="Consolas" w:hint="eastAsia"/>
                <w:bCs/>
                <w:szCs w:val="21"/>
              </w:rPr>
              <w:t>您选择的会议已经锁定，请联系主持人进行解锁</w:t>
            </w:r>
          </w:p>
        </w:tc>
        <w:tc>
          <w:tcPr>
            <w:tcW w:w="4215" w:type="dxa"/>
            <w:tcBorders>
              <w:top w:val="single" w:sz="8" w:space="0" w:color="4BACC6"/>
              <w:left w:val="single" w:sz="8" w:space="0" w:color="4BACC6"/>
              <w:bottom w:val="single" w:sz="8" w:space="0" w:color="4BACC6"/>
              <w:right w:val="single" w:sz="8" w:space="0" w:color="4BACC6"/>
            </w:tcBorders>
            <w:shd w:val="clear" w:color="auto" w:fill="D2EAF1"/>
          </w:tcPr>
          <w:p w14:paraId="194877B9" w14:textId="77777777" w:rsidR="005B6D90" w:rsidRPr="004F624E" w:rsidRDefault="005B6D90" w:rsidP="005D7285">
            <w:pPr>
              <w:spacing w:line="360" w:lineRule="auto"/>
              <w:jc w:val="left"/>
              <w:rPr>
                <w:rFonts w:ascii="Consolas" w:hAnsi="Consolas"/>
                <w:szCs w:val="21"/>
              </w:rPr>
            </w:pPr>
          </w:p>
        </w:tc>
      </w:tr>
      <w:tr w:rsidR="005B6D90" w:rsidRPr="004F624E" w14:paraId="41741F4F" w14:textId="77777777" w:rsidTr="00A50144">
        <w:tc>
          <w:tcPr>
            <w:tcW w:w="5353" w:type="dxa"/>
            <w:tcBorders>
              <w:top w:val="single" w:sz="8" w:space="0" w:color="4BACC6"/>
              <w:left w:val="single" w:sz="8" w:space="0" w:color="4BACC6"/>
              <w:bottom w:val="single" w:sz="8" w:space="0" w:color="4BACC6"/>
              <w:right w:val="single" w:sz="8" w:space="0" w:color="4BACC6"/>
            </w:tcBorders>
            <w:shd w:val="clear" w:color="auto" w:fill="auto"/>
          </w:tcPr>
          <w:p w14:paraId="1CCC88AB" w14:textId="77777777" w:rsidR="005B6D90" w:rsidRPr="004F624E" w:rsidRDefault="005B6D90" w:rsidP="005D7285">
            <w:pPr>
              <w:spacing w:line="360" w:lineRule="auto"/>
              <w:jc w:val="left"/>
              <w:rPr>
                <w:rFonts w:ascii="Consolas" w:hAnsi="Consolas"/>
                <w:szCs w:val="21"/>
              </w:rPr>
            </w:pPr>
            <w:r w:rsidRPr="004F624E">
              <w:rPr>
                <w:rFonts w:ascii="Consolas" w:hAnsi="Consolas" w:hint="eastAsia"/>
                <w:bCs/>
                <w:szCs w:val="21"/>
              </w:rPr>
              <w:t>您有一场正在召开的会议，请结束后再进入此场会</w:t>
            </w:r>
          </w:p>
        </w:tc>
        <w:tc>
          <w:tcPr>
            <w:tcW w:w="4215" w:type="dxa"/>
            <w:tcBorders>
              <w:top w:val="single" w:sz="8" w:space="0" w:color="4BACC6"/>
              <w:left w:val="single" w:sz="8" w:space="0" w:color="4BACC6"/>
              <w:bottom w:val="single" w:sz="8" w:space="0" w:color="4BACC6"/>
              <w:right w:val="single" w:sz="8" w:space="0" w:color="4BACC6"/>
            </w:tcBorders>
            <w:shd w:val="clear" w:color="auto" w:fill="auto"/>
          </w:tcPr>
          <w:p w14:paraId="6DA3D6CB" w14:textId="77777777" w:rsidR="005B6D90" w:rsidRPr="004F624E" w:rsidRDefault="005B6D90" w:rsidP="005D7285">
            <w:pPr>
              <w:spacing w:line="360" w:lineRule="auto"/>
              <w:jc w:val="left"/>
              <w:rPr>
                <w:rFonts w:ascii="Consolas" w:hAnsi="Consolas"/>
                <w:szCs w:val="21"/>
              </w:rPr>
            </w:pPr>
          </w:p>
        </w:tc>
      </w:tr>
      <w:tr w:rsidR="005B6D90" w:rsidRPr="004F624E" w14:paraId="6F72D271" w14:textId="77777777" w:rsidTr="00A50144">
        <w:tc>
          <w:tcPr>
            <w:tcW w:w="5353" w:type="dxa"/>
            <w:tcBorders>
              <w:top w:val="single" w:sz="8" w:space="0" w:color="4BACC6"/>
              <w:left w:val="single" w:sz="8" w:space="0" w:color="4BACC6"/>
              <w:bottom w:val="single" w:sz="8" w:space="0" w:color="4BACC6"/>
              <w:right w:val="single" w:sz="8" w:space="0" w:color="4BACC6"/>
            </w:tcBorders>
            <w:shd w:val="clear" w:color="auto" w:fill="D2EAF1"/>
          </w:tcPr>
          <w:p w14:paraId="1EE1F364" w14:textId="77777777" w:rsidR="005B6D90" w:rsidRPr="004F624E" w:rsidRDefault="005B6D90" w:rsidP="005D7285">
            <w:pPr>
              <w:spacing w:line="360" w:lineRule="auto"/>
              <w:jc w:val="left"/>
              <w:rPr>
                <w:rFonts w:ascii="Consolas" w:hAnsi="Consolas"/>
                <w:szCs w:val="21"/>
              </w:rPr>
            </w:pPr>
            <w:r w:rsidRPr="004F624E">
              <w:rPr>
                <w:rFonts w:ascii="Consolas" w:hAnsi="Consolas" w:hint="eastAsia"/>
                <w:bCs/>
                <w:szCs w:val="21"/>
              </w:rPr>
              <w:t>调起会议过程中发生意外</w:t>
            </w:r>
          </w:p>
        </w:tc>
        <w:tc>
          <w:tcPr>
            <w:tcW w:w="4215" w:type="dxa"/>
            <w:tcBorders>
              <w:top w:val="single" w:sz="8" w:space="0" w:color="4BACC6"/>
              <w:left w:val="single" w:sz="8" w:space="0" w:color="4BACC6"/>
              <w:bottom w:val="single" w:sz="8" w:space="0" w:color="4BACC6"/>
              <w:right w:val="single" w:sz="8" w:space="0" w:color="4BACC6"/>
            </w:tcBorders>
            <w:shd w:val="clear" w:color="auto" w:fill="D2EAF1"/>
          </w:tcPr>
          <w:p w14:paraId="5D430710" w14:textId="77777777" w:rsidR="005B6D90" w:rsidRPr="004F624E" w:rsidRDefault="005B6D90" w:rsidP="005D7285">
            <w:pPr>
              <w:spacing w:line="360" w:lineRule="auto"/>
              <w:jc w:val="left"/>
              <w:rPr>
                <w:rFonts w:ascii="Consolas" w:hAnsi="Consolas"/>
                <w:szCs w:val="21"/>
              </w:rPr>
            </w:pPr>
          </w:p>
        </w:tc>
      </w:tr>
      <w:tr w:rsidR="005B6D90" w:rsidRPr="004F624E" w14:paraId="6468FDB0" w14:textId="77777777" w:rsidTr="00A50144">
        <w:tc>
          <w:tcPr>
            <w:tcW w:w="5353" w:type="dxa"/>
            <w:tcBorders>
              <w:top w:val="single" w:sz="8" w:space="0" w:color="4BACC6"/>
              <w:left w:val="single" w:sz="8" w:space="0" w:color="4BACC6"/>
              <w:bottom w:val="single" w:sz="8" w:space="0" w:color="4BACC6"/>
              <w:right w:val="single" w:sz="8" w:space="0" w:color="4BACC6"/>
            </w:tcBorders>
            <w:shd w:val="clear" w:color="auto" w:fill="auto"/>
          </w:tcPr>
          <w:p w14:paraId="23002CE4" w14:textId="77777777" w:rsidR="005B6D90" w:rsidRPr="004F624E" w:rsidRDefault="005B6D90" w:rsidP="005D7285">
            <w:pPr>
              <w:spacing w:line="360" w:lineRule="auto"/>
              <w:jc w:val="left"/>
              <w:rPr>
                <w:rFonts w:ascii="Consolas" w:hAnsi="Consolas"/>
                <w:szCs w:val="21"/>
              </w:rPr>
            </w:pPr>
            <w:r w:rsidRPr="004F624E">
              <w:rPr>
                <w:rFonts w:ascii="Consolas" w:hAnsi="Consolas" w:hint="eastAsia"/>
                <w:bCs/>
                <w:szCs w:val="21"/>
              </w:rPr>
              <w:t>网络异常，请稍后再试</w:t>
            </w:r>
          </w:p>
        </w:tc>
        <w:tc>
          <w:tcPr>
            <w:tcW w:w="4215" w:type="dxa"/>
            <w:tcBorders>
              <w:top w:val="single" w:sz="8" w:space="0" w:color="4BACC6"/>
              <w:left w:val="single" w:sz="8" w:space="0" w:color="4BACC6"/>
              <w:bottom w:val="single" w:sz="8" w:space="0" w:color="4BACC6"/>
              <w:right w:val="single" w:sz="8" w:space="0" w:color="4BACC6"/>
            </w:tcBorders>
            <w:shd w:val="clear" w:color="auto" w:fill="auto"/>
          </w:tcPr>
          <w:p w14:paraId="58C6F9C6" w14:textId="77777777" w:rsidR="005B6D90" w:rsidRPr="004F624E" w:rsidRDefault="005B6D90" w:rsidP="005D7285">
            <w:pPr>
              <w:spacing w:line="360" w:lineRule="auto"/>
              <w:jc w:val="left"/>
              <w:rPr>
                <w:rFonts w:ascii="Consolas" w:hAnsi="Consolas"/>
                <w:szCs w:val="21"/>
              </w:rPr>
            </w:pPr>
          </w:p>
        </w:tc>
      </w:tr>
      <w:tr w:rsidR="00A50144" w:rsidRPr="004F624E" w14:paraId="3D23415B" w14:textId="77777777" w:rsidTr="00A50144">
        <w:tc>
          <w:tcPr>
            <w:tcW w:w="5353" w:type="dxa"/>
            <w:tcBorders>
              <w:top w:val="single" w:sz="8" w:space="0" w:color="4BACC6"/>
              <w:left w:val="single" w:sz="8" w:space="0" w:color="4BACC6"/>
              <w:bottom w:val="single" w:sz="8" w:space="0" w:color="4BACC6"/>
              <w:right w:val="single" w:sz="8" w:space="0" w:color="4BACC6"/>
            </w:tcBorders>
            <w:shd w:val="clear" w:color="auto" w:fill="auto"/>
          </w:tcPr>
          <w:p w14:paraId="2AD94432" w14:textId="77777777" w:rsidR="00A50144" w:rsidRPr="004F624E" w:rsidRDefault="00A50144" w:rsidP="00FC0D78">
            <w:pPr>
              <w:spacing w:line="360" w:lineRule="auto"/>
              <w:jc w:val="left"/>
              <w:rPr>
                <w:rFonts w:ascii="Consolas" w:hAnsi="Consolas"/>
                <w:szCs w:val="21"/>
              </w:rPr>
            </w:pPr>
            <w:r w:rsidRPr="004F624E">
              <w:rPr>
                <w:rFonts w:ascii="Consolas" w:hAnsi="Consolas" w:hint="eastAsia"/>
                <w:szCs w:val="21"/>
              </w:rPr>
              <w:t>会议还未开始，请在会议开始前的</w:t>
            </w:r>
            <w:r w:rsidRPr="004F624E">
              <w:rPr>
                <w:rFonts w:ascii="Consolas" w:hAnsi="Consolas" w:hint="eastAsia"/>
                <w:szCs w:val="21"/>
              </w:rPr>
              <w:t>45</w:t>
            </w:r>
            <w:r w:rsidRPr="004F624E">
              <w:rPr>
                <w:rFonts w:ascii="Consolas" w:hAnsi="Consolas" w:hint="eastAsia"/>
                <w:szCs w:val="21"/>
              </w:rPr>
              <w:t>分钟内进入会议</w:t>
            </w:r>
          </w:p>
        </w:tc>
        <w:tc>
          <w:tcPr>
            <w:tcW w:w="4215" w:type="dxa"/>
            <w:tcBorders>
              <w:top w:val="single" w:sz="8" w:space="0" w:color="4BACC6"/>
              <w:left w:val="single" w:sz="8" w:space="0" w:color="4BACC6"/>
              <w:bottom w:val="single" w:sz="8" w:space="0" w:color="4BACC6"/>
              <w:right w:val="single" w:sz="8" w:space="0" w:color="4BACC6"/>
            </w:tcBorders>
            <w:shd w:val="clear" w:color="auto" w:fill="auto"/>
          </w:tcPr>
          <w:p w14:paraId="6C1A0448" w14:textId="77777777" w:rsidR="00A50144" w:rsidRPr="004F624E" w:rsidRDefault="00A50144" w:rsidP="00FC0D78">
            <w:pPr>
              <w:spacing w:line="360" w:lineRule="auto"/>
              <w:jc w:val="left"/>
              <w:rPr>
                <w:rFonts w:ascii="Consolas" w:hAnsi="Consolas"/>
                <w:szCs w:val="21"/>
              </w:rPr>
            </w:pPr>
            <w:r w:rsidRPr="004F624E">
              <w:rPr>
                <w:rFonts w:ascii="Consolas" w:hAnsi="Consolas" w:hint="eastAsia"/>
                <w:szCs w:val="21"/>
              </w:rPr>
              <w:t>参考提示</w:t>
            </w:r>
          </w:p>
        </w:tc>
      </w:tr>
      <w:tr w:rsidR="003A5D85" w:rsidRPr="004F624E" w:rsidDel="000D702C" w14:paraId="389C4566" w14:textId="1FFE39AC" w:rsidTr="00A50144">
        <w:trPr>
          <w:del w:id="135" w:author="Yu Xu" w:date="2013-06-08T17:03:00Z"/>
        </w:trPr>
        <w:tc>
          <w:tcPr>
            <w:tcW w:w="5353" w:type="dxa"/>
            <w:tcBorders>
              <w:top w:val="single" w:sz="8" w:space="0" w:color="4BACC6"/>
              <w:left w:val="single" w:sz="8" w:space="0" w:color="4BACC6"/>
              <w:bottom w:val="single" w:sz="8" w:space="0" w:color="4BACC6"/>
              <w:right w:val="single" w:sz="8" w:space="0" w:color="4BACC6"/>
            </w:tcBorders>
            <w:shd w:val="clear" w:color="auto" w:fill="auto"/>
          </w:tcPr>
          <w:p w14:paraId="0C8F1C00" w14:textId="4D8D3374" w:rsidR="003A5D85" w:rsidRPr="004F624E" w:rsidDel="000D702C" w:rsidRDefault="003A5D85" w:rsidP="00FC0D78">
            <w:pPr>
              <w:spacing w:line="360" w:lineRule="auto"/>
              <w:jc w:val="left"/>
              <w:rPr>
                <w:del w:id="136" w:author="Yu Xu" w:date="2013-06-08T17:03:00Z"/>
                <w:rFonts w:ascii="Consolas" w:hAnsi="Consolas"/>
                <w:szCs w:val="21"/>
              </w:rPr>
            </w:pPr>
            <w:del w:id="137" w:author="Yu Xu" w:date="2013-06-08T17:03:00Z">
              <w:r w:rsidRPr="003A5D85" w:rsidDel="000D702C">
                <w:rPr>
                  <w:rFonts w:ascii="Consolas" w:hAnsi="Consolas" w:hint="eastAsia"/>
                  <w:szCs w:val="21"/>
                </w:rPr>
                <w:delText>您选择的会议帐号被禁用</w:delText>
              </w:r>
            </w:del>
          </w:p>
        </w:tc>
        <w:tc>
          <w:tcPr>
            <w:tcW w:w="4215" w:type="dxa"/>
            <w:tcBorders>
              <w:top w:val="single" w:sz="8" w:space="0" w:color="4BACC6"/>
              <w:left w:val="single" w:sz="8" w:space="0" w:color="4BACC6"/>
              <w:bottom w:val="single" w:sz="8" w:space="0" w:color="4BACC6"/>
              <w:right w:val="single" w:sz="8" w:space="0" w:color="4BACC6"/>
            </w:tcBorders>
            <w:shd w:val="clear" w:color="auto" w:fill="auto"/>
          </w:tcPr>
          <w:p w14:paraId="6931DA9A" w14:textId="3CFBB93D" w:rsidR="003A5D85" w:rsidRPr="004F624E" w:rsidDel="000D702C" w:rsidRDefault="003A5D85" w:rsidP="00FC0D78">
            <w:pPr>
              <w:spacing w:line="360" w:lineRule="auto"/>
              <w:jc w:val="left"/>
              <w:rPr>
                <w:del w:id="138" w:author="Yu Xu" w:date="2013-06-08T17:03:00Z"/>
                <w:rFonts w:ascii="Consolas" w:hAnsi="Consolas"/>
                <w:szCs w:val="21"/>
              </w:rPr>
            </w:pPr>
          </w:p>
        </w:tc>
      </w:tr>
      <w:tr w:rsidR="003A5D85" w:rsidRPr="004F624E" w:rsidDel="000D702C" w14:paraId="005F2852" w14:textId="1B56AC7B" w:rsidTr="00A50144">
        <w:trPr>
          <w:del w:id="139" w:author="Yu Xu" w:date="2013-06-08T17:03:00Z"/>
        </w:trPr>
        <w:tc>
          <w:tcPr>
            <w:tcW w:w="5353" w:type="dxa"/>
            <w:tcBorders>
              <w:top w:val="single" w:sz="8" w:space="0" w:color="4BACC6"/>
              <w:left w:val="single" w:sz="8" w:space="0" w:color="4BACC6"/>
              <w:bottom w:val="single" w:sz="8" w:space="0" w:color="4BACC6"/>
              <w:right w:val="single" w:sz="8" w:space="0" w:color="4BACC6"/>
            </w:tcBorders>
            <w:shd w:val="clear" w:color="auto" w:fill="auto"/>
          </w:tcPr>
          <w:p w14:paraId="5E1F32C5" w14:textId="789C514C" w:rsidR="003A5D85" w:rsidRPr="003A5D85" w:rsidDel="000D702C" w:rsidRDefault="003A5D85" w:rsidP="00FC0D78">
            <w:pPr>
              <w:spacing w:line="360" w:lineRule="auto"/>
              <w:jc w:val="left"/>
              <w:rPr>
                <w:del w:id="140" w:author="Yu Xu" w:date="2013-06-08T17:03:00Z"/>
                <w:rFonts w:ascii="Consolas" w:hAnsi="Consolas"/>
                <w:szCs w:val="21"/>
              </w:rPr>
            </w:pPr>
            <w:del w:id="141" w:author="Yu Xu" w:date="2013-06-08T17:03:00Z">
              <w:r w:rsidRPr="003A5D85" w:rsidDel="000D702C">
                <w:rPr>
                  <w:rFonts w:ascii="Consolas" w:hAnsi="Consolas" w:hint="eastAsia"/>
                  <w:szCs w:val="21"/>
                </w:rPr>
                <w:delText>您选择的会议帐号欠费</w:delText>
              </w:r>
            </w:del>
          </w:p>
        </w:tc>
        <w:tc>
          <w:tcPr>
            <w:tcW w:w="4215" w:type="dxa"/>
            <w:tcBorders>
              <w:top w:val="single" w:sz="8" w:space="0" w:color="4BACC6"/>
              <w:left w:val="single" w:sz="8" w:space="0" w:color="4BACC6"/>
              <w:bottom w:val="single" w:sz="8" w:space="0" w:color="4BACC6"/>
              <w:right w:val="single" w:sz="8" w:space="0" w:color="4BACC6"/>
            </w:tcBorders>
            <w:shd w:val="clear" w:color="auto" w:fill="auto"/>
          </w:tcPr>
          <w:p w14:paraId="6DEB8BCD" w14:textId="1FE7D157" w:rsidR="003A5D85" w:rsidRPr="004F624E" w:rsidDel="000D702C" w:rsidRDefault="003A5D85" w:rsidP="00FC0D78">
            <w:pPr>
              <w:spacing w:line="360" w:lineRule="auto"/>
              <w:jc w:val="left"/>
              <w:rPr>
                <w:del w:id="142" w:author="Yu Xu" w:date="2013-06-08T17:03:00Z"/>
                <w:rFonts w:ascii="Consolas" w:hAnsi="Consolas"/>
                <w:szCs w:val="21"/>
              </w:rPr>
            </w:pPr>
          </w:p>
        </w:tc>
      </w:tr>
      <w:tr w:rsidR="003A5D85" w:rsidRPr="004F624E" w:rsidDel="000D702C" w14:paraId="73902294" w14:textId="2897FC80" w:rsidTr="00A50144">
        <w:trPr>
          <w:del w:id="143" w:author="Yu Xu" w:date="2013-06-08T17:03:00Z"/>
        </w:trPr>
        <w:tc>
          <w:tcPr>
            <w:tcW w:w="5353" w:type="dxa"/>
            <w:tcBorders>
              <w:top w:val="single" w:sz="8" w:space="0" w:color="4BACC6"/>
              <w:left w:val="single" w:sz="8" w:space="0" w:color="4BACC6"/>
              <w:bottom w:val="single" w:sz="8" w:space="0" w:color="4BACC6"/>
              <w:right w:val="single" w:sz="8" w:space="0" w:color="4BACC6"/>
            </w:tcBorders>
            <w:shd w:val="clear" w:color="auto" w:fill="auto"/>
          </w:tcPr>
          <w:p w14:paraId="5D9A742E" w14:textId="6723B529" w:rsidR="003A5D85" w:rsidRPr="003A5D85" w:rsidDel="000D702C" w:rsidRDefault="003A5D85" w:rsidP="00FC0D78">
            <w:pPr>
              <w:spacing w:line="360" w:lineRule="auto"/>
              <w:jc w:val="left"/>
              <w:rPr>
                <w:del w:id="144" w:author="Yu Xu" w:date="2013-06-08T17:03:00Z"/>
                <w:rFonts w:ascii="Consolas" w:hAnsi="Consolas"/>
                <w:szCs w:val="21"/>
              </w:rPr>
            </w:pPr>
            <w:del w:id="145" w:author="Yu Xu" w:date="2013-06-08T17:03:00Z">
              <w:r w:rsidRPr="003A5D85" w:rsidDel="000D702C">
                <w:rPr>
                  <w:rFonts w:ascii="Consolas" w:hAnsi="Consolas" w:hint="eastAsia"/>
                  <w:szCs w:val="21"/>
                </w:rPr>
                <w:delText>您选择的会议帐号过期</w:delText>
              </w:r>
            </w:del>
          </w:p>
        </w:tc>
        <w:tc>
          <w:tcPr>
            <w:tcW w:w="4215" w:type="dxa"/>
            <w:tcBorders>
              <w:top w:val="single" w:sz="8" w:space="0" w:color="4BACC6"/>
              <w:left w:val="single" w:sz="8" w:space="0" w:color="4BACC6"/>
              <w:bottom w:val="single" w:sz="8" w:space="0" w:color="4BACC6"/>
              <w:right w:val="single" w:sz="8" w:space="0" w:color="4BACC6"/>
            </w:tcBorders>
            <w:shd w:val="clear" w:color="auto" w:fill="auto"/>
          </w:tcPr>
          <w:p w14:paraId="0967F0DE" w14:textId="5FE9D4DD" w:rsidR="003A5D85" w:rsidRPr="004F624E" w:rsidDel="000D702C" w:rsidRDefault="003A5D85" w:rsidP="00FC0D78">
            <w:pPr>
              <w:spacing w:line="360" w:lineRule="auto"/>
              <w:jc w:val="left"/>
              <w:rPr>
                <w:del w:id="146" w:author="Yu Xu" w:date="2013-06-08T17:03:00Z"/>
                <w:rFonts w:ascii="Consolas" w:hAnsi="Consolas"/>
                <w:szCs w:val="21"/>
              </w:rPr>
            </w:pPr>
          </w:p>
        </w:tc>
      </w:tr>
      <w:tr w:rsidR="003A5D85" w:rsidRPr="004F624E" w:rsidDel="000D702C" w14:paraId="55A7D54B" w14:textId="2691E317" w:rsidTr="00A50144">
        <w:trPr>
          <w:del w:id="147" w:author="Yu Xu" w:date="2013-06-08T17:02:00Z"/>
        </w:trPr>
        <w:tc>
          <w:tcPr>
            <w:tcW w:w="5353" w:type="dxa"/>
            <w:tcBorders>
              <w:top w:val="single" w:sz="8" w:space="0" w:color="4BACC6"/>
              <w:left w:val="single" w:sz="8" w:space="0" w:color="4BACC6"/>
              <w:bottom w:val="single" w:sz="8" w:space="0" w:color="4BACC6"/>
              <w:right w:val="single" w:sz="8" w:space="0" w:color="4BACC6"/>
            </w:tcBorders>
            <w:shd w:val="clear" w:color="auto" w:fill="auto"/>
          </w:tcPr>
          <w:p w14:paraId="7B8B6EDD" w14:textId="2F80F6EB" w:rsidR="003A5D85" w:rsidRPr="003A5D85" w:rsidDel="000D702C" w:rsidRDefault="003A5D85" w:rsidP="00FC0D78">
            <w:pPr>
              <w:spacing w:line="360" w:lineRule="auto"/>
              <w:jc w:val="left"/>
              <w:rPr>
                <w:del w:id="148" w:author="Yu Xu" w:date="2013-06-08T17:02:00Z"/>
                <w:rFonts w:ascii="Consolas" w:hAnsi="Consolas"/>
                <w:szCs w:val="21"/>
              </w:rPr>
            </w:pPr>
            <w:del w:id="149" w:author="Yu Xu" w:date="2013-06-08T17:02:00Z">
              <w:r w:rsidRPr="003A5D85" w:rsidDel="000D702C">
                <w:rPr>
                  <w:rFonts w:ascii="Consolas" w:hAnsi="Consolas" w:hint="eastAsia"/>
                  <w:szCs w:val="21"/>
                </w:rPr>
                <w:delText>此帐号已入会</w:delText>
              </w:r>
            </w:del>
          </w:p>
        </w:tc>
        <w:tc>
          <w:tcPr>
            <w:tcW w:w="4215" w:type="dxa"/>
            <w:tcBorders>
              <w:top w:val="single" w:sz="8" w:space="0" w:color="4BACC6"/>
              <w:left w:val="single" w:sz="8" w:space="0" w:color="4BACC6"/>
              <w:bottom w:val="single" w:sz="8" w:space="0" w:color="4BACC6"/>
              <w:right w:val="single" w:sz="8" w:space="0" w:color="4BACC6"/>
            </w:tcBorders>
            <w:shd w:val="clear" w:color="auto" w:fill="auto"/>
          </w:tcPr>
          <w:p w14:paraId="2F291217" w14:textId="018D58BC" w:rsidR="003A5D85" w:rsidRPr="004F624E" w:rsidDel="000D702C" w:rsidRDefault="003A5D85" w:rsidP="00FC0D78">
            <w:pPr>
              <w:spacing w:line="360" w:lineRule="auto"/>
              <w:jc w:val="left"/>
              <w:rPr>
                <w:del w:id="150" w:author="Yu Xu" w:date="2013-06-08T17:02:00Z"/>
                <w:rFonts w:ascii="Consolas" w:hAnsi="Consolas"/>
                <w:szCs w:val="21"/>
              </w:rPr>
            </w:pPr>
          </w:p>
        </w:tc>
      </w:tr>
    </w:tbl>
    <w:p w14:paraId="22AE8F64" w14:textId="77777777" w:rsidR="00B63AF7" w:rsidRPr="004F624E" w:rsidRDefault="00B63AF7" w:rsidP="00EB0FE1">
      <w:pPr>
        <w:pStyle w:val="30"/>
        <w:numPr>
          <w:ilvl w:val="2"/>
          <w:numId w:val="15"/>
        </w:numPr>
        <w:rPr>
          <w:rFonts w:ascii="Consolas" w:hAnsi="Consolas"/>
        </w:rPr>
      </w:pPr>
      <w:bookmarkStart w:id="151" w:name="_问题反馈表单验证"/>
      <w:bookmarkStart w:id="152" w:name="_Toc355340978"/>
      <w:bookmarkEnd w:id="151"/>
      <w:r w:rsidRPr="004F624E">
        <w:rPr>
          <w:rFonts w:ascii="Consolas" w:hAnsi="Consolas" w:hint="eastAsia"/>
        </w:rPr>
        <w:t>问题反馈表单验证</w:t>
      </w:r>
      <w:bookmarkEnd w:id="152"/>
    </w:p>
    <w:tbl>
      <w:tblPr>
        <w:tblW w:w="95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4786"/>
        <w:gridCol w:w="4782"/>
      </w:tblGrid>
      <w:tr w:rsidR="00B63AF7" w:rsidRPr="004F624E" w14:paraId="553E3317" w14:textId="77777777" w:rsidTr="00D9625C">
        <w:tc>
          <w:tcPr>
            <w:tcW w:w="4786" w:type="dxa"/>
            <w:tcBorders>
              <w:top w:val="single" w:sz="8" w:space="0" w:color="4BACC6"/>
              <w:left w:val="single" w:sz="8" w:space="0" w:color="4BACC6"/>
              <w:bottom w:val="single" w:sz="18" w:space="0" w:color="4BACC6"/>
              <w:right w:val="single" w:sz="8" w:space="0" w:color="4BACC6"/>
            </w:tcBorders>
            <w:shd w:val="clear" w:color="auto" w:fill="92CDDC"/>
          </w:tcPr>
          <w:p w14:paraId="1DBFAD72" w14:textId="77777777" w:rsidR="00B63AF7" w:rsidRPr="004F624E" w:rsidRDefault="00B63AF7" w:rsidP="00D9625C">
            <w:pPr>
              <w:pStyle w:val="a4"/>
              <w:spacing w:after="72"/>
              <w:ind w:firstLineChars="0" w:firstLine="0"/>
              <w:jc w:val="center"/>
              <w:rPr>
                <w:rFonts w:ascii="Consolas" w:hAnsi="Consolas"/>
                <w:b/>
                <w:sz w:val="21"/>
                <w:szCs w:val="21"/>
              </w:rPr>
            </w:pPr>
            <w:r w:rsidRPr="004F624E">
              <w:rPr>
                <w:rFonts w:ascii="Consolas" w:hAnsi="Consolas" w:hint="eastAsia"/>
                <w:b/>
                <w:sz w:val="21"/>
                <w:szCs w:val="21"/>
              </w:rPr>
              <w:t>提示文字</w:t>
            </w:r>
          </w:p>
        </w:tc>
        <w:tc>
          <w:tcPr>
            <w:tcW w:w="4782" w:type="dxa"/>
            <w:tcBorders>
              <w:top w:val="single" w:sz="8" w:space="0" w:color="4BACC6"/>
              <w:left w:val="single" w:sz="8" w:space="0" w:color="4BACC6"/>
              <w:bottom w:val="single" w:sz="18" w:space="0" w:color="4BACC6"/>
              <w:right w:val="single" w:sz="8" w:space="0" w:color="4BACC6"/>
            </w:tcBorders>
            <w:shd w:val="clear" w:color="auto" w:fill="92CDDC"/>
          </w:tcPr>
          <w:p w14:paraId="5D6DB824" w14:textId="77777777" w:rsidR="00B63AF7" w:rsidRPr="004F624E" w:rsidRDefault="00B63AF7" w:rsidP="00D9625C">
            <w:pPr>
              <w:pStyle w:val="a4"/>
              <w:spacing w:after="72"/>
              <w:ind w:firstLineChars="0" w:firstLine="0"/>
              <w:jc w:val="center"/>
              <w:rPr>
                <w:rFonts w:ascii="Consolas" w:hAnsi="Consolas"/>
                <w:b/>
                <w:sz w:val="21"/>
                <w:szCs w:val="21"/>
              </w:rPr>
            </w:pPr>
            <w:r w:rsidRPr="004F624E">
              <w:rPr>
                <w:rFonts w:ascii="Consolas" w:hAnsi="Consolas" w:hint="eastAsia"/>
                <w:b/>
                <w:sz w:val="21"/>
                <w:szCs w:val="21"/>
              </w:rPr>
              <w:t>描述</w:t>
            </w:r>
          </w:p>
        </w:tc>
      </w:tr>
      <w:tr w:rsidR="00B63AF7" w:rsidRPr="004F624E" w14:paraId="4212126E" w14:textId="77777777" w:rsidTr="00D9625C">
        <w:tc>
          <w:tcPr>
            <w:tcW w:w="4786" w:type="dxa"/>
            <w:tcBorders>
              <w:top w:val="single" w:sz="8" w:space="0" w:color="4BACC6"/>
              <w:left w:val="single" w:sz="8" w:space="0" w:color="4BACC6"/>
              <w:bottom w:val="single" w:sz="8" w:space="0" w:color="4BACC6"/>
              <w:right w:val="single" w:sz="8" w:space="0" w:color="4BACC6"/>
            </w:tcBorders>
            <w:shd w:val="clear" w:color="auto" w:fill="D2EAF1"/>
          </w:tcPr>
          <w:p w14:paraId="4E3AD66A" w14:textId="77777777" w:rsidR="00B63AF7" w:rsidRPr="004F624E" w:rsidRDefault="00B63AF7" w:rsidP="00D9625C">
            <w:pPr>
              <w:spacing w:line="360" w:lineRule="auto"/>
              <w:jc w:val="left"/>
              <w:rPr>
                <w:rFonts w:ascii="Consolas" w:hAnsi="Consolas"/>
                <w:szCs w:val="21"/>
              </w:rPr>
            </w:pPr>
            <w:r w:rsidRPr="004F624E">
              <w:rPr>
                <w:rFonts w:ascii="Consolas" w:hAnsi="Consolas" w:hint="eastAsia"/>
                <w:szCs w:val="21"/>
              </w:rPr>
              <w:t>请输入您的姓名</w:t>
            </w:r>
          </w:p>
        </w:tc>
        <w:tc>
          <w:tcPr>
            <w:tcW w:w="4782" w:type="dxa"/>
            <w:tcBorders>
              <w:top w:val="single" w:sz="8" w:space="0" w:color="4BACC6"/>
              <w:left w:val="single" w:sz="8" w:space="0" w:color="4BACC6"/>
              <w:bottom w:val="single" w:sz="8" w:space="0" w:color="4BACC6"/>
              <w:right w:val="single" w:sz="8" w:space="0" w:color="4BACC6"/>
            </w:tcBorders>
            <w:shd w:val="clear" w:color="auto" w:fill="D2EAF1"/>
          </w:tcPr>
          <w:p w14:paraId="42409146" w14:textId="77777777" w:rsidR="00B63AF7" w:rsidRPr="004F624E" w:rsidRDefault="00B63AF7" w:rsidP="00D9625C">
            <w:pPr>
              <w:spacing w:line="360" w:lineRule="auto"/>
              <w:jc w:val="left"/>
              <w:rPr>
                <w:rFonts w:ascii="Consolas" w:hAnsi="Consolas"/>
                <w:szCs w:val="21"/>
              </w:rPr>
            </w:pPr>
            <w:r w:rsidRPr="004F624E">
              <w:rPr>
                <w:rFonts w:ascii="Consolas" w:hAnsi="Consolas" w:hint="eastAsia"/>
                <w:szCs w:val="21"/>
              </w:rPr>
              <w:t>未输入姓名或者全部为空格时</w:t>
            </w:r>
          </w:p>
        </w:tc>
      </w:tr>
      <w:tr w:rsidR="00B63AF7" w:rsidRPr="004F624E" w14:paraId="64136F45" w14:textId="77777777" w:rsidTr="00D9625C">
        <w:tc>
          <w:tcPr>
            <w:tcW w:w="4786" w:type="dxa"/>
            <w:tcBorders>
              <w:top w:val="single" w:sz="8" w:space="0" w:color="4BACC6"/>
              <w:left w:val="single" w:sz="8" w:space="0" w:color="4BACC6"/>
              <w:bottom w:val="single" w:sz="8" w:space="0" w:color="4BACC6"/>
              <w:right w:val="single" w:sz="8" w:space="0" w:color="4BACC6"/>
            </w:tcBorders>
            <w:shd w:val="clear" w:color="auto" w:fill="auto"/>
          </w:tcPr>
          <w:p w14:paraId="4A59E44C" w14:textId="77777777" w:rsidR="00B63AF7" w:rsidRPr="004F624E" w:rsidRDefault="00B63AF7" w:rsidP="00D9625C">
            <w:pPr>
              <w:spacing w:line="360" w:lineRule="auto"/>
              <w:jc w:val="left"/>
              <w:rPr>
                <w:rFonts w:ascii="Consolas" w:hAnsi="Consolas"/>
                <w:szCs w:val="21"/>
              </w:rPr>
            </w:pPr>
            <w:r w:rsidRPr="004F624E">
              <w:rPr>
                <w:rFonts w:ascii="Consolas" w:hAnsi="Consolas" w:hint="eastAsia"/>
                <w:szCs w:val="21"/>
              </w:rPr>
              <w:t>姓名中含有不合法字符</w:t>
            </w:r>
          </w:p>
        </w:tc>
        <w:tc>
          <w:tcPr>
            <w:tcW w:w="4782" w:type="dxa"/>
            <w:tcBorders>
              <w:top w:val="single" w:sz="8" w:space="0" w:color="4BACC6"/>
              <w:left w:val="single" w:sz="8" w:space="0" w:color="4BACC6"/>
              <w:bottom w:val="single" w:sz="8" w:space="0" w:color="4BACC6"/>
              <w:right w:val="single" w:sz="8" w:space="0" w:color="4BACC6"/>
            </w:tcBorders>
            <w:shd w:val="clear" w:color="auto" w:fill="auto"/>
          </w:tcPr>
          <w:p w14:paraId="75980562" w14:textId="77777777" w:rsidR="00B63AF7" w:rsidRPr="004F624E" w:rsidRDefault="00B63AF7" w:rsidP="00D9625C">
            <w:pPr>
              <w:spacing w:line="360" w:lineRule="auto"/>
              <w:jc w:val="left"/>
              <w:rPr>
                <w:rFonts w:ascii="Consolas" w:hAnsi="Consolas"/>
                <w:szCs w:val="21"/>
              </w:rPr>
            </w:pPr>
          </w:p>
        </w:tc>
      </w:tr>
      <w:tr w:rsidR="00B63AF7" w:rsidRPr="004F624E" w14:paraId="437ECA11" w14:textId="77777777" w:rsidTr="00D9625C">
        <w:tc>
          <w:tcPr>
            <w:tcW w:w="4786" w:type="dxa"/>
            <w:tcBorders>
              <w:top w:val="single" w:sz="8" w:space="0" w:color="4BACC6"/>
              <w:left w:val="single" w:sz="8" w:space="0" w:color="4BACC6"/>
              <w:bottom w:val="single" w:sz="8" w:space="0" w:color="4BACC6"/>
              <w:right w:val="single" w:sz="8" w:space="0" w:color="4BACC6"/>
            </w:tcBorders>
            <w:shd w:val="clear" w:color="auto" w:fill="D2EAF1"/>
          </w:tcPr>
          <w:p w14:paraId="58A08ED8" w14:textId="77777777" w:rsidR="00B63AF7" w:rsidRPr="004F624E" w:rsidRDefault="00B63AF7" w:rsidP="00D9625C">
            <w:pPr>
              <w:spacing w:line="360" w:lineRule="auto"/>
              <w:jc w:val="left"/>
              <w:rPr>
                <w:rFonts w:ascii="Consolas" w:hAnsi="Consolas"/>
                <w:szCs w:val="21"/>
              </w:rPr>
            </w:pPr>
            <w:r w:rsidRPr="004F624E">
              <w:rPr>
                <w:rFonts w:ascii="Consolas" w:hAnsi="Consolas" w:hint="eastAsia"/>
                <w:szCs w:val="21"/>
              </w:rPr>
              <w:t>请输入您的邮件地址</w:t>
            </w:r>
          </w:p>
        </w:tc>
        <w:tc>
          <w:tcPr>
            <w:tcW w:w="4782" w:type="dxa"/>
            <w:tcBorders>
              <w:top w:val="single" w:sz="8" w:space="0" w:color="4BACC6"/>
              <w:left w:val="single" w:sz="8" w:space="0" w:color="4BACC6"/>
              <w:bottom w:val="single" w:sz="8" w:space="0" w:color="4BACC6"/>
              <w:right w:val="single" w:sz="8" w:space="0" w:color="4BACC6"/>
            </w:tcBorders>
            <w:shd w:val="clear" w:color="auto" w:fill="D2EAF1"/>
          </w:tcPr>
          <w:p w14:paraId="2294DA13" w14:textId="77777777" w:rsidR="00B63AF7" w:rsidRPr="004F624E" w:rsidRDefault="00B63AF7" w:rsidP="00D9625C">
            <w:pPr>
              <w:spacing w:line="360" w:lineRule="auto"/>
              <w:jc w:val="left"/>
              <w:rPr>
                <w:rFonts w:ascii="Consolas" w:hAnsi="Consolas"/>
                <w:szCs w:val="21"/>
              </w:rPr>
            </w:pPr>
          </w:p>
        </w:tc>
      </w:tr>
      <w:tr w:rsidR="00B63AF7" w:rsidRPr="004F624E" w14:paraId="24D69B34" w14:textId="77777777" w:rsidTr="00D9625C">
        <w:tc>
          <w:tcPr>
            <w:tcW w:w="4786" w:type="dxa"/>
            <w:tcBorders>
              <w:top w:val="single" w:sz="8" w:space="0" w:color="4BACC6"/>
              <w:left w:val="single" w:sz="8" w:space="0" w:color="4BACC6"/>
              <w:bottom w:val="single" w:sz="8" w:space="0" w:color="4BACC6"/>
              <w:right w:val="single" w:sz="8" w:space="0" w:color="4BACC6"/>
            </w:tcBorders>
            <w:shd w:val="clear" w:color="auto" w:fill="auto"/>
          </w:tcPr>
          <w:p w14:paraId="721ACCBC" w14:textId="77777777" w:rsidR="00B63AF7" w:rsidRPr="004F624E" w:rsidRDefault="00B63AF7" w:rsidP="00D9625C">
            <w:pPr>
              <w:spacing w:line="360" w:lineRule="auto"/>
              <w:jc w:val="left"/>
              <w:rPr>
                <w:rFonts w:ascii="Consolas" w:hAnsi="Consolas"/>
                <w:szCs w:val="21"/>
              </w:rPr>
            </w:pPr>
            <w:r w:rsidRPr="004F624E">
              <w:rPr>
                <w:rFonts w:ascii="Consolas" w:hAnsi="Consolas" w:hint="eastAsia"/>
                <w:szCs w:val="21"/>
              </w:rPr>
              <w:t>您输入的邮箱不合法</w:t>
            </w:r>
          </w:p>
        </w:tc>
        <w:tc>
          <w:tcPr>
            <w:tcW w:w="4782" w:type="dxa"/>
            <w:tcBorders>
              <w:top w:val="single" w:sz="8" w:space="0" w:color="4BACC6"/>
              <w:left w:val="single" w:sz="8" w:space="0" w:color="4BACC6"/>
              <w:bottom w:val="single" w:sz="8" w:space="0" w:color="4BACC6"/>
              <w:right w:val="single" w:sz="8" w:space="0" w:color="4BACC6"/>
            </w:tcBorders>
            <w:shd w:val="clear" w:color="auto" w:fill="auto"/>
          </w:tcPr>
          <w:p w14:paraId="092D2AFB" w14:textId="77777777" w:rsidR="00B63AF7" w:rsidRPr="004F624E" w:rsidRDefault="00B63AF7" w:rsidP="00D9625C">
            <w:pPr>
              <w:spacing w:line="360" w:lineRule="auto"/>
              <w:jc w:val="left"/>
              <w:rPr>
                <w:rFonts w:ascii="Consolas" w:hAnsi="Consolas"/>
                <w:szCs w:val="21"/>
              </w:rPr>
            </w:pPr>
          </w:p>
        </w:tc>
      </w:tr>
      <w:tr w:rsidR="00B63AF7" w:rsidRPr="004F624E" w14:paraId="7638D803" w14:textId="77777777" w:rsidTr="00D9625C">
        <w:tc>
          <w:tcPr>
            <w:tcW w:w="4786" w:type="dxa"/>
            <w:tcBorders>
              <w:top w:val="single" w:sz="8" w:space="0" w:color="4BACC6"/>
              <w:left w:val="single" w:sz="8" w:space="0" w:color="4BACC6"/>
              <w:bottom w:val="single" w:sz="8" w:space="0" w:color="4BACC6"/>
              <w:right w:val="single" w:sz="8" w:space="0" w:color="4BACC6"/>
            </w:tcBorders>
            <w:shd w:val="clear" w:color="auto" w:fill="D2EAF1"/>
          </w:tcPr>
          <w:p w14:paraId="580CE052" w14:textId="77777777" w:rsidR="00B63AF7" w:rsidRPr="004F624E" w:rsidRDefault="00B63AF7" w:rsidP="00D9625C">
            <w:pPr>
              <w:spacing w:line="360" w:lineRule="auto"/>
              <w:jc w:val="left"/>
              <w:rPr>
                <w:rFonts w:ascii="Consolas" w:hAnsi="Consolas"/>
                <w:szCs w:val="21"/>
              </w:rPr>
            </w:pPr>
            <w:r w:rsidRPr="004F624E">
              <w:rPr>
                <w:rFonts w:ascii="Consolas" w:hAnsi="Consolas" w:hint="eastAsia"/>
                <w:szCs w:val="21"/>
              </w:rPr>
              <w:t>请输入您的联系方式</w:t>
            </w:r>
          </w:p>
        </w:tc>
        <w:tc>
          <w:tcPr>
            <w:tcW w:w="4782" w:type="dxa"/>
            <w:tcBorders>
              <w:top w:val="single" w:sz="8" w:space="0" w:color="4BACC6"/>
              <w:left w:val="single" w:sz="8" w:space="0" w:color="4BACC6"/>
              <w:bottom w:val="single" w:sz="8" w:space="0" w:color="4BACC6"/>
              <w:right w:val="single" w:sz="8" w:space="0" w:color="4BACC6"/>
            </w:tcBorders>
            <w:shd w:val="clear" w:color="auto" w:fill="D2EAF1"/>
          </w:tcPr>
          <w:p w14:paraId="0106A01B" w14:textId="77777777" w:rsidR="00B63AF7" w:rsidRPr="004F624E" w:rsidRDefault="00B63AF7" w:rsidP="00D9625C">
            <w:pPr>
              <w:spacing w:line="360" w:lineRule="auto"/>
              <w:jc w:val="left"/>
              <w:rPr>
                <w:rFonts w:ascii="Consolas" w:hAnsi="Consolas"/>
                <w:szCs w:val="21"/>
              </w:rPr>
            </w:pPr>
          </w:p>
        </w:tc>
      </w:tr>
      <w:tr w:rsidR="00B63AF7" w:rsidRPr="004F624E" w14:paraId="4AB8C863" w14:textId="77777777" w:rsidTr="00D9625C">
        <w:tc>
          <w:tcPr>
            <w:tcW w:w="4786" w:type="dxa"/>
            <w:tcBorders>
              <w:top w:val="single" w:sz="8" w:space="0" w:color="4BACC6"/>
              <w:left w:val="single" w:sz="8" w:space="0" w:color="4BACC6"/>
              <w:bottom w:val="single" w:sz="8" w:space="0" w:color="4BACC6"/>
              <w:right w:val="single" w:sz="8" w:space="0" w:color="4BACC6"/>
            </w:tcBorders>
            <w:shd w:val="clear" w:color="auto" w:fill="auto"/>
          </w:tcPr>
          <w:p w14:paraId="7DC3F1BC" w14:textId="77777777" w:rsidR="00B63AF7" w:rsidRPr="004F624E" w:rsidRDefault="00B63AF7" w:rsidP="00D9625C">
            <w:pPr>
              <w:spacing w:line="360" w:lineRule="auto"/>
              <w:jc w:val="left"/>
              <w:rPr>
                <w:rFonts w:ascii="Consolas" w:hAnsi="Consolas"/>
                <w:szCs w:val="21"/>
              </w:rPr>
            </w:pPr>
            <w:r w:rsidRPr="004F624E">
              <w:rPr>
                <w:rFonts w:ascii="Consolas" w:hAnsi="Consolas" w:hint="eastAsia"/>
                <w:szCs w:val="21"/>
              </w:rPr>
              <w:lastRenderedPageBreak/>
              <w:t>您输入的联系方式不合法</w:t>
            </w:r>
          </w:p>
        </w:tc>
        <w:tc>
          <w:tcPr>
            <w:tcW w:w="4782" w:type="dxa"/>
            <w:tcBorders>
              <w:top w:val="single" w:sz="8" w:space="0" w:color="4BACC6"/>
              <w:left w:val="single" w:sz="8" w:space="0" w:color="4BACC6"/>
              <w:bottom w:val="single" w:sz="8" w:space="0" w:color="4BACC6"/>
              <w:right w:val="single" w:sz="8" w:space="0" w:color="4BACC6"/>
            </w:tcBorders>
            <w:shd w:val="clear" w:color="auto" w:fill="auto"/>
          </w:tcPr>
          <w:p w14:paraId="611DAE68" w14:textId="77777777" w:rsidR="00B63AF7" w:rsidRPr="004F624E" w:rsidRDefault="00B63AF7" w:rsidP="00D9625C">
            <w:pPr>
              <w:spacing w:line="360" w:lineRule="auto"/>
              <w:jc w:val="left"/>
              <w:rPr>
                <w:rFonts w:ascii="Consolas" w:hAnsi="Consolas"/>
                <w:szCs w:val="21"/>
              </w:rPr>
            </w:pPr>
          </w:p>
        </w:tc>
      </w:tr>
      <w:tr w:rsidR="00B63AF7" w:rsidRPr="004F624E" w14:paraId="7D8B0DC9" w14:textId="77777777" w:rsidTr="00D9625C">
        <w:tc>
          <w:tcPr>
            <w:tcW w:w="4786" w:type="dxa"/>
            <w:tcBorders>
              <w:top w:val="single" w:sz="8" w:space="0" w:color="4BACC6"/>
              <w:left w:val="single" w:sz="8" w:space="0" w:color="4BACC6"/>
              <w:bottom w:val="single" w:sz="8" w:space="0" w:color="4BACC6"/>
              <w:right w:val="single" w:sz="8" w:space="0" w:color="4BACC6"/>
            </w:tcBorders>
            <w:shd w:val="clear" w:color="auto" w:fill="D2EAF1"/>
          </w:tcPr>
          <w:p w14:paraId="2DEC5A6E" w14:textId="77777777" w:rsidR="00B63AF7" w:rsidRPr="004F624E" w:rsidRDefault="00B63AF7" w:rsidP="00D9625C">
            <w:pPr>
              <w:spacing w:line="360" w:lineRule="auto"/>
              <w:jc w:val="left"/>
              <w:rPr>
                <w:rFonts w:ascii="Consolas" w:hAnsi="Consolas"/>
                <w:szCs w:val="21"/>
              </w:rPr>
            </w:pPr>
            <w:r w:rsidRPr="004F624E">
              <w:rPr>
                <w:rFonts w:ascii="Consolas" w:hAnsi="Consolas" w:hint="eastAsia"/>
                <w:szCs w:val="21"/>
              </w:rPr>
              <w:t>请输入您遇到的问题</w:t>
            </w:r>
          </w:p>
        </w:tc>
        <w:tc>
          <w:tcPr>
            <w:tcW w:w="4782" w:type="dxa"/>
            <w:tcBorders>
              <w:top w:val="single" w:sz="8" w:space="0" w:color="4BACC6"/>
              <w:left w:val="single" w:sz="8" w:space="0" w:color="4BACC6"/>
              <w:bottom w:val="single" w:sz="8" w:space="0" w:color="4BACC6"/>
              <w:right w:val="single" w:sz="8" w:space="0" w:color="4BACC6"/>
            </w:tcBorders>
            <w:shd w:val="clear" w:color="auto" w:fill="D2EAF1"/>
          </w:tcPr>
          <w:p w14:paraId="5F55E6FB" w14:textId="77777777" w:rsidR="00B63AF7" w:rsidRPr="004F624E" w:rsidRDefault="00B63AF7" w:rsidP="00D9625C">
            <w:pPr>
              <w:spacing w:line="360" w:lineRule="auto"/>
              <w:jc w:val="left"/>
              <w:rPr>
                <w:rFonts w:ascii="Consolas" w:hAnsi="Consolas"/>
                <w:szCs w:val="21"/>
              </w:rPr>
            </w:pPr>
          </w:p>
        </w:tc>
      </w:tr>
      <w:tr w:rsidR="00B63AF7" w:rsidRPr="004F624E" w14:paraId="53A68C50" w14:textId="77777777" w:rsidTr="00D9625C">
        <w:tc>
          <w:tcPr>
            <w:tcW w:w="4786" w:type="dxa"/>
            <w:tcBorders>
              <w:top w:val="single" w:sz="8" w:space="0" w:color="4BACC6"/>
              <w:left w:val="single" w:sz="8" w:space="0" w:color="4BACC6"/>
              <w:bottom w:val="single" w:sz="8" w:space="0" w:color="4BACC6"/>
              <w:right w:val="single" w:sz="8" w:space="0" w:color="4BACC6"/>
            </w:tcBorders>
            <w:shd w:val="clear" w:color="auto" w:fill="auto"/>
          </w:tcPr>
          <w:p w14:paraId="5A9CD9B8" w14:textId="77777777" w:rsidR="00B63AF7" w:rsidRPr="004F624E" w:rsidRDefault="00B63AF7" w:rsidP="00D9625C">
            <w:pPr>
              <w:spacing w:line="360" w:lineRule="auto"/>
              <w:jc w:val="left"/>
              <w:rPr>
                <w:rFonts w:ascii="Consolas" w:hAnsi="Consolas"/>
                <w:szCs w:val="21"/>
              </w:rPr>
            </w:pPr>
            <w:r w:rsidRPr="004F624E">
              <w:rPr>
                <w:rFonts w:ascii="Consolas" w:hAnsi="Consolas" w:hint="eastAsia"/>
                <w:szCs w:val="21"/>
              </w:rPr>
              <w:t>您累计输入的建议信息超过最大数量，感谢您的支持。</w:t>
            </w:r>
          </w:p>
        </w:tc>
        <w:tc>
          <w:tcPr>
            <w:tcW w:w="4782" w:type="dxa"/>
            <w:tcBorders>
              <w:top w:val="single" w:sz="8" w:space="0" w:color="4BACC6"/>
              <w:left w:val="single" w:sz="8" w:space="0" w:color="4BACC6"/>
              <w:bottom w:val="single" w:sz="8" w:space="0" w:color="4BACC6"/>
              <w:right w:val="single" w:sz="8" w:space="0" w:color="4BACC6"/>
            </w:tcBorders>
            <w:shd w:val="clear" w:color="auto" w:fill="auto"/>
          </w:tcPr>
          <w:p w14:paraId="4E5951DE" w14:textId="77777777" w:rsidR="00B63AF7" w:rsidRPr="004F624E" w:rsidRDefault="00B63AF7" w:rsidP="00EC62BC">
            <w:pPr>
              <w:spacing w:line="360" w:lineRule="auto"/>
              <w:jc w:val="left"/>
              <w:rPr>
                <w:rFonts w:ascii="Consolas" w:hAnsi="Consolas"/>
                <w:szCs w:val="21"/>
              </w:rPr>
            </w:pPr>
            <w:r w:rsidRPr="004F624E">
              <w:rPr>
                <w:rFonts w:ascii="Consolas" w:hAnsi="Consolas" w:hint="eastAsia"/>
                <w:szCs w:val="21"/>
              </w:rPr>
              <w:t>用户在</w:t>
            </w:r>
            <w:r w:rsidR="00EC62BC" w:rsidRPr="004F624E">
              <w:rPr>
                <w:rFonts w:ascii="Consolas" w:hAnsi="Consolas" w:hint="eastAsia"/>
                <w:szCs w:val="21"/>
              </w:rPr>
              <w:t>本次入会后</w:t>
            </w:r>
            <w:r w:rsidRPr="004F624E">
              <w:rPr>
                <w:rFonts w:ascii="Consolas" w:hAnsi="Consolas" w:hint="eastAsia"/>
                <w:szCs w:val="21"/>
              </w:rPr>
              <w:t>，输入的问题描述文字总数超过上限时，弹出对话框提醒。</w:t>
            </w:r>
          </w:p>
        </w:tc>
      </w:tr>
    </w:tbl>
    <w:p w14:paraId="3761AAA9" w14:textId="77777777" w:rsidR="003027FE" w:rsidRPr="004F624E" w:rsidRDefault="003027FE" w:rsidP="00EB0FE1">
      <w:pPr>
        <w:pStyle w:val="2"/>
        <w:numPr>
          <w:ilvl w:val="1"/>
          <w:numId w:val="14"/>
        </w:numPr>
        <w:spacing w:before="48" w:after="48" w:line="360" w:lineRule="auto"/>
        <w:ind w:right="210"/>
        <w:rPr>
          <w:rFonts w:ascii="Consolas" w:hAnsi="Consolas"/>
        </w:rPr>
      </w:pPr>
      <w:bookmarkStart w:id="153" w:name="_Toc355340979"/>
      <w:r w:rsidRPr="004F624E">
        <w:rPr>
          <w:rFonts w:ascii="Consolas" w:hAnsi="Consolas" w:hint="eastAsia"/>
        </w:rPr>
        <w:t>数据合法性</w:t>
      </w:r>
      <w:bookmarkEnd w:id="153"/>
    </w:p>
    <w:p w14:paraId="38DCE7D1" w14:textId="77777777" w:rsidR="003027FE" w:rsidRPr="004F624E" w:rsidRDefault="003027FE">
      <w:pPr>
        <w:pStyle w:val="aff5"/>
        <w:keepNext/>
        <w:widowControl/>
        <w:numPr>
          <w:ilvl w:val="1"/>
          <w:numId w:val="15"/>
        </w:numPr>
        <w:spacing w:beforeLines="20" w:before="48" w:afterLines="20" w:after="48"/>
        <w:ind w:rightChars="100" w:right="210" w:firstLineChars="0"/>
        <w:outlineLvl w:val="2"/>
        <w:rPr>
          <w:rFonts w:ascii="Consolas" w:hAnsi="Consolas"/>
          <w:b/>
          <w:bCs/>
          <w:vanish/>
          <w:sz w:val="28"/>
          <w:szCs w:val="32"/>
        </w:rPr>
      </w:pPr>
      <w:bookmarkStart w:id="154" w:name="_Toc354567182"/>
      <w:bookmarkStart w:id="155" w:name="_Toc354669691"/>
      <w:bookmarkStart w:id="156" w:name="_Toc354857237"/>
      <w:bookmarkStart w:id="157" w:name="_Toc354938215"/>
      <w:bookmarkStart w:id="158" w:name="_Toc355340980"/>
      <w:bookmarkEnd w:id="154"/>
      <w:bookmarkEnd w:id="155"/>
      <w:bookmarkEnd w:id="156"/>
      <w:bookmarkEnd w:id="157"/>
      <w:bookmarkEnd w:id="158"/>
    </w:p>
    <w:p w14:paraId="0DB60F46" w14:textId="77777777" w:rsidR="003027FE" w:rsidRPr="004F624E" w:rsidRDefault="003027FE" w:rsidP="00EB0FE1">
      <w:pPr>
        <w:pStyle w:val="30"/>
        <w:numPr>
          <w:ilvl w:val="2"/>
          <w:numId w:val="15"/>
        </w:numPr>
        <w:rPr>
          <w:rFonts w:ascii="Consolas" w:hAnsi="Consolas"/>
        </w:rPr>
      </w:pPr>
      <w:bookmarkStart w:id="159" w:name="_E-mail"/>
      <w:bookmarkStart w:id="160" w:name="_Toc355340981"/>
      <w:bookmarkEnd w:id="159"/>
      <w:r w:rsidRPr="004F624E">
        <w:rPr>
          <w:rFonts w:ascii="Consolas" w:hAnsi="Consolas" w:hint="eastAsia"/>
        </w:rPr>
        <w:t>E-mail</w:t>
      </w:r>
      <w:bookmarkEnd w:id="160"/>
    </w:p>
    <w:p w14:paraId="1C74BBCF" w14:textId="611602FB" w:rsidR="003027FE" w:rsidRPr="004F624E" w:rsidRDefault="004D2628" w:rsidP="00DE74AB">
      <w:pPr>
        <w:pStyle w:val="a4"/>
        <w:spacing w:after="72" w:line="360" w:lineRule="auto"/>
        <w:ind w:firstLineChars="0" w:firstLine="0"/>
        <w:rPr>
          <w:rFonts w:ascii="Consolas" w:hAnsi="Consolas"/>
          <w:sz w:val="22"/>
          <w:szCs w:val="21"/>
        </w:rPr>
      </w:pPr>
      <w:ins w:id="161" w:author="Yu Xu" w:date="2013-05-30T18:31:00Z">
        <w:r>
          <w:rPr>
            <w:rFonts w:ascii="Consolas" w:hAnsi="Consolas" w:hint="eastAsia"/>
            <w:sz w:val="22"/>
            <w:szCs w:val="21"/>
          </w:rPr>
          <w:t>程序</w:t>
        </w:r>
      </w:ins>
      <w:r w:rsidR="003027FE" w:rsidRPr="004F624E">
        <w:rPr>
          <w:rFonts w:ascii="Consolas" w:hAnsi="Consolas" w:hint="eastAsia"/>
          <w:sz w:val="22"/>
          <w:szCs w:val="21"/>
        </w:rPr>
        <w:t>使用如下正则表达式</w:t>
      </w:r>
      <w:ins w:id="162" w:author="Yu Xu" w:date="2013-05-30T18:31:00Z">
        <w:r>
          <w:rPr>
            <w:rFonts w:ascii="Consolas" w:hAnsi="Consolas" w:hint="eastAsia"/>
            <w:sz w:val="22"/>
            <w:szCs w:val="21"/>
          </w:rPr>
          <w:t>进行验证</w:t>
        </w:r>
      </w:ins>
      <w:r w:rsidR="003027FE" w:rsidRPr="004F624E">
        <w:rPr>
          <w:rFonts w:ascii="Consolas" w:hAnsi="Consolas" w:hint="eastAsia"/>
          <w:sz w:val="22"/>
          <w:szCs w:val="21"/>
        </w:rPr>
        <w:t>：</w:t>
      </w:r>
    </w:p>
    <w:p w14:paraId="4555C3B3" w14:textId="16193DE1" w:rsidR="00C37ACE" w:rsidRDefault="00E32B8D" w:rsidP="00DE74AB">
      <w:pPr>
        <w:pStyle w:val="a4"/>
        <w:spacing w:after="72" w:line="360" w:lineRule="auto"/>
        <w:ind w:firstLineChars="0" w:firstLine="0"/>
        <w:rPr>
          <w:ins w:id="163" w:author="Yu Xu" w:date="2013-05-30T18:31:00Z"/>
          <w:rFonts w:ascii="Consolas" w:hAnsi="Consolas"/>
          <w:sz w:val="22"/>
          <w:szCs w:val="21"/>
        </w:rPr>
      </w:pPr>
      <w:ins w:id="164" w:author="Yu Xu" w:date="2013-08-01T10:57:00Z">
        <w:r w:rsidRPr="00E32B8D">
          <w:rPr>
            <w:rFonts w:ascii="Consolas" w:hAnsi="Consolas"/>
            <w:sz w:val="22"/>
            <w:szCs w:val="21"/>
          </w:rPr>
          <w:t>/^([a-z0-9A-Z]+[\-\.\_]?)+[a-z0-9A-Z]@([a-z0-9A-Z]+(\-[a-z0-9A-Z]+)?\.)+[a-zA-Z]{2,}$/</w:t>
        </w:r>
      </w:ins>
      <w:del w:id="165" w:author="Yu Xu" w:date="2013-08-01T10:57:00Z">
        <w:r w:rsidR="003027FE" w:rsidRPr="004F624E" w:rsidDel="00E32B8D">
          <w:rPr>
            <w:rFonts w:ascii="Consolas" w:hAnsi="Consolas"/>
            <w:sz w:val="22"/>
            <w:szCs w:val="21"/>
          </w:rPr>
          <w:delText>/^([a-zA-Z0-9_\.\-\&amp;])+\@(([a-zA-Z0-9_\-])+\.)+([a-zA-Z]{2,5})$/</w:delText>
        </w:r>
      </w:del>
    </w:p>
    <w:p w14:paraId="6403E7E4" w14:textId="73944187" w:rsidR="004D2628" w:rsidRDefault="004D2628" w:rsidP="00DE74AB">
      <w:pPr>
        <w:pStyle w:val="a4"/>
        <w:spacing w:after="72" w:line="360" w:lineRule="auto"/>
        <w:ind w:leftChars="86" w:left="181" w:firstLineChars="0" w:firstLine="0"/>
        <w:rPr>
          <w:ins w:id="166" w:author="Yu Xu" w:date="2013-05-30T18:31:00Z"/>
          <w:rFonts w:ascii="Consolas" w:hAnsi="Consolas"/>
          <w:sz w:val="22"/>
          <w:szCs w:val="21"/>
        </w:rPr>
      </w:pPr>
      <w:ins w:id="167" w:author="Yu Xu" w:date="2013-05-30T18:31:00Z">
        <w:r>
          <w:rPr>
            <w:rFonts w:ascii="Consolas" w:hAnsi="Consolas" w:hint="eastAsia"/>
            <w:sz w:val="22"/>
            <w:szCs w:val="21"/>
          </w:rPr>
          <w:t>使用</w:t>
        </w:r>
        <w:r>
          <w:rPr>
            <w:rFonts w:ascii="Consolas" w:hAnsi="Consolas"/>
            <w:sz w:val="22"/>
            <w:szCs w:val="21"/>
          </w:rPr>
          <w:t>文字描述</w:t>
        </w:r>
        <w:r>
          <w:rPr>
            <w:rFonts w:ascii="Consolas" w:hAnsi="Consolas" w:hint="eastAsia"/>
            <w:sz w:val="22"/>
            <w:szCs w:val="21"/>
          </w:rPr>
          <w:t>如下：</w:t>
        </w:r>
      </w:ins>
    </w:p>
    <w:p w14:paraId="2C252772" w14:textId="77777777" w:rsidR="00E32B8D" w:rsidRDefault="00E32B8D" w:rsidP="00E32B8D">
      <w:pPr>
        <w:pStyle w:val="aff5"/>
        <w:numPr>
          <w:ilvl w:val="0"/>
          <w:numId w:val="243"/>
        </w:numPr>
        <w:ind w:firstLineChars="0"/>
        <w:rPr>
          <w:ins w:id="168" w:author="Yu Xu" w:date="2013-08-01T10:58:00Z"/>
          <w:rFonts w:hint="eastAsia"/>
        </w:rPr>
        <w:pPrChange w:id="169" w:author="Yu Xu" w:date="2013-08-01T10:58:00Z">
          <w:pPr/>
        </w:pPrChange>
      </w:pPr>
      <w:ins w:id="170" w:author="Yu Xu" w:date="2013-08-01T10:58:00Z">
        <w:r>
          <w:rPr>
            <w:rFonts w:hint="eastAsia"/>
          </w:rPr>
          <w:t>email</w:t>
        </w:r>
        <w:r>
          <w:rPr>
            <w:rFonts w:hint="eastAsia"/>
          </w:rPr>
          <w:t>地址校验正则表达式</w:t>
        </w:r>
      </w:ins>
    </w:p>
    <w:p w14:paraId="2866FEFB" w14:textId="77777777" w:rsidR="00E32B8D" w:rsidRDefault="00E32B8D" w:rsidP="00E32B8D">
      <w:pPr>
        <w:pStyle w:val="aff5"/>
        <w:numPr>
          <w:ilvl w:val="0"/>
          <w:numId w:val="243"/>
        </w:numPr>
        <w:ind w:firstLineChars="0"/>
        <w:rPr>
          <w:ins w:id="171" w:author="Yu Xu" w:date="2013-08-01T10:58:00Z"/>
          <w:rFonts w:hint="eastAsia"/>
        </w:rPr>
        <w:pPrChange w:id="172" w:author="Yu Xu" w:date="2013-08-01T10:58:00Z">
          <w:pPr/>
        </w:pPrChange>
      </w:pPr>
      <w:ins w:id="173" w:author="Yu Xu" w:date="2013-08-01T10:58:00Z">
        <w:r>
          <w:rPr>
            <w:rFonts w:hint="eastAsia"/>
          </w:rPr>
          <w:t>整个字符串中，只能出现字符</w:t>
        </w:r>
        <w:r>
          <w:rPr>
            <w:rFonts w:hint="eastAsia"/>
          </w:rPr>
          <w:t>(a-z, 0-9, A-Z )</w:t>
        </w:r>
        <w:r>
          <w:rPr>
            <w:rFonts w:hint="eastAsia"/>
          </w:rPr>
          <w:t>和</w:t>
        </w:r>
        <w:r>
          <w:rPr>
            <w:rFonts w:hint="eastAsia"/>
          </w:rPr>
          <w:t>(.)(-)(@)(_)(|); (_)</w:t>
        </w:r>
        <w:r>
          <w:rPr>
            <w:rFonts w:hint="eastAsia"/>
          </w:rPr>
          <w:t>只能出现在</w:t>
        </w:r>
        <w:r>
          <w:rPr>
            <w:rFonts w:hint="eastAsia"/>
          </w:rPr>
          <w:t>@</w:t>
        </w:r>
        <w:r>
          <w:rPr>
            <w:rFonts w:hint="eastAsia"/>
          </w:rPr>
          <w:t>之前</w:t>
        </w:r>
      </w:ins>
    </w:p>
    <w:p w14:paraId="1250B05D" w14:textId="77777777" w:rsidR="00E32B8D" w:rsidRDefault="00E32B8D" w:rsidP="00E32B8D">
      <w:pPr>
        <w:pStyle w:val="aff5"/>
        <w:numPr>
          <w:ilvl w:val="0"/>
          <w:numId w:val="243"/>
        </w:numPr>
        <w:ind w:firstLineChars="0"/>
        <w:rPr>
          <w:ins w:id="174" w:author="Yu Xu" w:date="2013-08-01T10:58:00Z"/>
          <w:rFonts w:hint="eastAsia"/>
        </w:rPr>
        <w:pPrChange w:id="175" w:author="Yu Xu" w:date="2013-08-01T10:58:00Z">
          <w:pPr/>
        </w:pPrChange>
      </w:pPr>
      <w:ins w:id="176" w:author="Yu Xu" w:date="2013-08-01T10:58:00Z">
        <w:r>
          <w:rPr>
            <w:rFonts w:hint="eastAsia"/>
          </w:rPr>
          <w:t>以</w:t>
        </w:r>
        <w:r>
          <w:rPr>
            <w:rFonts w:hint="eastAsia"/>
          </w:rPr>
          <w:t>(a-z, 0-9, A-Z )</w:t>
        </w:r>
        <w:r>
          <w:rPr>
            <w:rFonts w:hint="eastAsia"/>
          </w:rPr>
          <w:t>起始</w:t>
        </w:r>
        <w:r>
          <w:rPr>
            <w:rFonts w:hint="eastAsia"/>
          </w:rPr>
          <w:t>,</w:t>
        </w:r>
      </w:ins>
    </w:p>
    <w:p w14:paraId="3C8A96B5" w14:textId="77777777" w:rsidR="00E32B8D" w:rsidRDefault="00E32B8D" w:rsidP="00E32B8D">
      <w:pPr>
        <w:pStyle w:val="aff5"/>
        <w:numPr>
          <w:ilvl w:val="0"/>
          <w:numId w:val="243"/>
        </w:numPr>
        <w:ind w:firstLineChars="0"/>
        <w:rPr>
          <w:ins w:id="177" w:author="Yu Xu" w:date="2013-08-01T10:58:00Z"/>
          <w:rFonts w:hint="eastAsia"/>
        </w:rPr>
        <w:pPrChange w:id="178" w:author="Yu Xu" w:date="2013-08-01T10:58:00Z">
          <w:pPr/>
        </w:pPrChange>
      </w:pPr>
      <w:ins w:id="179" w:author="Yu Xu" w:date="2013-08-01T10:58:00Z">
        <w:r>
          <w:rPr>
            <w:rFonts w:hint="eastAsia"/>
          </w:rPr>
          <w:t>@</w:t>
        </w:r>
        <w:r>
          <w:rPr>
            <w:rFonts w:hint="eastAsia"/>
          </w:rPr>
          <w:t>前除了</w:t>
        </w:r>
        <w:r>
          <w:rPr>
            <w:rFonts w:hint="eastAsia"/>
          </w:rPr>
          <w:t>(a-z, 0-9, A-Z),</w:t>
        </w:r>
        <w:r>
          <w:rPr>
            <w:rFonts w:hint="eastAsia"/>
          </w:rPr>
          <w:t>还可以有符号</w:t>
        </w:r>
        <w:r>
          <w:rPr>
            <w:rFonts w:hint="eastAsia"/>
          </w:rPr>
          <w:t xml:space="preserve"> (-) (_)</w:t>
        </w:r>
        <w:r>
          <w:rPr>
            <w:rFonts w:hint="eastAsia"/>
          </w:rPr>
          <w:t>和</w:t>
        </w:r>
        <w:r>
          <w:rPr>
            <w:rFonts w:hint="eastAsia"/>
          </w:rPr>
          <w:t xml:space="preserve"> (.)</w:t>
        </w:r>
      </w:ins>
    </w:p>
    <w:p w14:paraId="2BC47D10" w14:textId="77777777" w:rsidR="00E32B8D" w:rsidRDefault="00E32B8D" w:rsidP="00E32B8D">
      <w:pPr>
        <w:pStyle w:val="aff5"/>
        <w:numPr>
          <w:ilvl w:val="0"/>
          <w:numId w:val="243"/>
        </w:numPr>
        <w:ind w:firstLineChars="0"/>
        <w:rPr>
          <w:ins w:id="180" w:author="Yu Xu" w:date="2013-08-01T10:58:00Z"/>
          <w:rFonts w:hint="eastAsia"/>
        </w:rPr>
        <w:pPrChange w:id="181" w:author="Yu Xu" w:date="2013-08-01T10:58:00Z">
          <w:pPr/>
        </w:pPrChange>
      </w:pPr>
      <w:ins w:id="182" w:author="Yu Xu" w:date="2013-08-01T10:58:00Z">
        <w:r>
          <w:rPr>
            <w:rFonts w:hint="eastAsia"/>
          </w:rPr>
          <w:t>紧挨着</w:t>
        </w:r>
        <w:r>
          <w:rPr>
            <w:rFonts w:hint="eastAsia"/>
          </w:rPr>
          <w:t>@</w:t>
        </w:r>
        <w:r>
          <w:rPr>
            <w:rFonts w:hint="eastAsia"/>
          </w:rPr>
          <w:t>的前后只能是</w:t>
        </w:r>
        <w:r>
          <w:rPr>
            <w:rFonts w:hint="eastAsia"/>
          </w:rPr>
          <w:t>(a-z, 0-9, A-Z)</w:t>
        </w:r>
      </w:ins>
    </w:p>
    <w:p w14:paraId="2BFEAA74" w14:textId="77777777" w:rsidR="00E32B8D" w:rsidRDefault="00E32B8D" w:rsidP="00E32B8D">
      <w:pPr>
        <w:pStyle w:val="aff5"/>
        <w:numPr>
          <w:ilvl w:val="0"/>
          <w:numId w:val="243"/>
        </w:numPr>
        <w:ind w:firstLineChars="0"/>
        <w:rPr>
          <w:ins w:id="183" w:author="Yu Xu" w:date="2013-08-01T10:58:00Z"/>
          <w:rFonts w:hint="eastAsia"/>
        </w:rPr>
        <w:pPrChange w:id="184" w:author="Yu Xu" w:date="2013-08-01T10:58:00Z">
          <w:pPr/>
        </w:pPrChange>
      </w:pPr>
      <w:ins w:id="185" w:author="Yu Xu" w:date="2013-08-01T10:58:00Z">
        <w:r>
          <w:rPr>
            <w:rFonts w:hint="eastAsia"/>
          </w:rPr>
          <w:t>@</w:t>
        </w:r>
        <w:r>
          <w:rPr>
            <w:rFonts w:hint="eastAsia"/>
          </w:rPr>
          <w:t>后至少有一个</w:t>
        </w:r>
        <w:r>
          <w:rPr>
            <w:rFonts w:hint="eastAsia"/>
          </w:rPr>
          <w:t xml:space="preserve">(.), </w:t>
        </w:r>
        <w:r>
          <w:rPr>
            <w:rFonts w:hint="eastAsia"/>
          </w:rPr>
          <w:t>如果有两个</w:t>
        </w:r>
        <w:r>
          <w:rPr>
            <w:rFonts w:hint="eastAsia"/>
          </w:rPr>
          <w:t>(.)</w:t>
        </w:r>
        <w:r>
          <w:rPr>
            <w:rFonts w:hint="eastAsia"/>
          </w:rPr>
          <w:t>的话不能是相连的</w:t>
        </w:r>
        <w:r>
          <w:rPr>
            <w:rFonts w:hint="eastAsia"/>
          </w:rPr>
          <w:t xml:space="preserve"> , @ </w:t>
        </w:r>
        <w:r>
          <w:rPr>
            <w:rFonts w:hint="eastAsia"/>
          </w:rPr>
          <w:t>前可以有</w:t>
        </w:r>
        <w:r>
          <w:rPr>
            <w:rFonts w:hint="eastAsia"/>
          </w:rPr>
          <w:t>(-),</w:t>
        </w:r>
        <w:r>
          <w:rPr>
            <w:rFonts w:hint="eastAsia"/>
          </w:rPr>
          <w:t>但不能紧挨着</w:t>
        </w:r>
      </w:ins>
    </w:p>
    <w:p w14:paraId="63DDDD3C" w14:textId="77777777" w:rsidR="00E32B8D" w:rsidRDefault="00E32B8D" w:rsidP="00E32B8D">
      <w:pPr>
        <w:pStyle w:val="aff5"/>
        <w:numPr>
          <w:ilvl w:val="0"/>
          <w:numId w:val="243"/>
        </w:numPr>
        <w:ind w:firstLineChars="0"/>
        <w:rPr>
          <w:ins w:id="186" w:author="Yu Xu" w:date="2013-08-01T10:58:00Z"/>
          <w:rFonts w:hint="eastAsia"/>
        </w:rPr>
        <w:pPrChange w:id="187" w:author="Yu Xu" w:date="2013-08-01T10:58:00Z">
          <w:pPr/>
        </w:pPrChange>
      </w:pPr>
      <w:ins w:id="188" w:author="Yu Xu" w:date="2013-08-01T10:58:00Z">
        <w:r>
          <w:rPr>
            <w:rFonts w:hint="eastAsia"/>
          </w:rPr>
          <w:t>最后一个</w:t>
        </w:r>
        <w:r>
          <w:rPr>
            <w:rFonts w:hint="eastAsia"/>
          </w:rPr>
          <w:t>(.)</w:t>
        </w:r>
        <w:r>
          <w:rPr>
            <w:rFonts w:hint="eastAsia"/>
          </w:rPr>
          <w:t>后至少有两个</w:t>
        </w:r>
        <w:r>
          <w:rPr>
            <w:rFonts w:hint="eastAsia"/>
          </w:rPr>
          <w:t xml:space="preserve"> (a-z, A-Z)</w:t>
        </w:r>
      </w:ins>
    </w:p>
    <w:p w14:paraId="19A2C4B1" w14:textId="517D305F" w:rsidR="004D2628" w:rsidRPr="00E32B8D" w:rsidRDefault="00E32B8D" w:rsidP="00E32B8D">
      <w:pPr>
        <w:pStyle w:val="aff5"/>
        <w:numPr>
          <w:ilvl w:val="0"/>
          <w:numId w:val="243"/>
        </w:numPr>
        <w:ind w:firstLineChars="0"/>
        <w:rPr>
          <w:rPrChange w:id="189" w:author="Yu Xu" w:date="2013-08-01T10:58:00Z">
            <w:rPr/>
          </w:rPrChange>
        </w:rPr>
        <w:pPrChange w:id="190" w:author="Yu Xu" w:date="2013-08-01T10:58:00Z">
          <w:pPr>
            <w:pStyle w:val="a4"/>
            <w:spacing w:after="72" w:line="360" w:lineRule="auto"/>
            <w:ind w:firstLineChars="0" w:firstLine="0"/>
          </w:pPr>
        </w:pPrChange>
      </w:pPr>
      <w:ins w:id="191" w:author="Yu Xu" w:date="2013-08-01T10:58:00Z">
        <w:r>
          <w:rPr>
            <w:rFonts w:hint="eastAsia"/>
          </w:rPr>
          <w:t>(.)(_)</w:t>
        </w:r>
        <w:r>
          <w:rPr>
            <w:rFonts w:hint="eastAsia"/>
          </w:rPr>
          <w:t>和</w:t>
        </w:r>
        <w:r>
          <w:rPr>
            <w:rFonts w:hint="eastAsia"/>
          </w:rPr>
          <w:t>(-)</w:t>
        </w:r>
        <w:r>
          <w:rPr>
            <w:rFonts w:hint="eastAsia"/>
          </w:rPr>
          <w:t>间不可以是连续的</w:t>
        </w:r>
      </w:ins>
    </w:p>
    <w:p w14:paraId="06417928" w14:textId="77777777" w:rsidR="003027FE" w:rsidRPr="004F624E" w:rsidRDefault="003027FE" w:rsidP="00EB0FE1">
      <w:pPr>
        <w:pStyle w:val="30"/>
        <w:numPr>
          <w:ilvl w:val="2"/>
          <w:numId w:val="15"/>
        </w:numPr>
        <w:rPr>
          <w:rFonts w:ascii="Consolas" w:hAnsi="Consolas"/>
        </w:rPr>
      </w:pPr>
      <w:bookmarkStart w:id="192" w:name="_姓名"/>
      <w:bookmarkStart w:id="193" w:name="_Toc355340982"/>
      <w:bookmarkEnd w:id="192"/>
      <w:r w:rsidRPr="004F624E">
        <w:rPr>
          <w:rFonts w:ascii="Consolas" w:hAnsi="Consolas" w:hint="eastAsia"/>
        </w:rPr>
        <w:t>姓名</w:t>
      </w:r>
      <w:bookmarkStart w:id="194" w:name="_GoBack"/>
      <w:bookmarkEnd w:id="193"/>
      <w:bookmarkEnd w:id="194"/>
    </w:p>
    <w:p w14:paraId="18D19FD1" w14:textId="77777777" w:rsidR="003027FE" w:rsidRPr="004F624E" w:rsidRDefault="003027FE" w:rsidP="00DE74AB">
      <w:pPr>
        <w:pStyle w:val="a4"/>
        <w:spacing w:after="72" w:line="360" w:lineRule="auto"/>
        <w:ind w:firstLineChars="0" w:firstLine="0"/>
        <w:rPr>
          <w:rFonts w:ascii="Consolas" w:hAnsi="Consolas"/>
          <w:sz w:val="22"/>
        </w:rPr>
      </w:pPr>
      <w:r w:rsidRPr="004F624E">
        <w:rPr>
          <w:rFonts w:ascii="Consolas" w:hAnsi="Consolas" w:hint="eastAsia"/>
          <w:sz w:val="22"/>
        </w:rPr>
        <w:t>点、中文、英文、数字</w:t>
      </w:r>
      <w:r w:rsidR="00627E96">
        <w:rPr>
          <w:rFonts w:ascii="Consolas" w:hAnsi="Consolas" w:hint="eastAsia"/>
          <w:sz w:val="22"/>
        </w:rPr>
        <w:t>、</w:t>
      </w:r>
      <w:r w:rsidRPr="004F624E">
        <w:rPr>
          <w:rFonts w:ascii="Consolas" w:hAnsi="Consolas" w:hint="eastAsia"/>
          <w:sz w:val="22"/>
        </w:rPr>
        <w:t>下划线</w:t>
      </w:r>
      <w:r w:rsidR="00627E96">
        <w:rPr>
          <w:rFonts w:ascii="Consolas" w:hAnsi="Consolas" w:hint="eastAsia"/>
          <w:sz w:val="22"/>
        </w:rPr>
        <w:t>、空格（首尾空格自动过滤掉）</w:t>
      </w:r>
      <w:r w:rsidRPr="004F624E">
        <w:rPr>
          <w:rFonts w:ascii="Consolas" w:hAnsi="Consolas" w:hint="eastAsia"/>
          <w:sz w:val="22"/>
        </w:rPr>
        <w:t>。</w:t>
      </w:r>
    </w:p>
    <w:p w14:paraId="3CECD5D0" w14:textId="77777777" w:rsidR="003027FE" w:rsidRPr="004F624E" w:rsidRDefault="003027FE" w:rsidP="00EB0FE1">
      <w:pPr>
        <w:pStyle w:val="30"/>
        <w:numPr>
          <w:ilvl w:val="2"/>
          <w:numId w:val="15"/>
        </w:numPr>
        <w:rPr>
          <w:rFonts w:ascii="Consolas" w:hAnsi="Consolas"/>
        </w:rPr>
      </w:pPr>
      <w:bookmarkStart w:id="195" w:name="_联系方式"/>
      <w:bookmarkStart w:id="196" w:name="_Toc355340983"/>
      <w:bookmarkEnd w:id="195"/>
      <w:r w:rsidRPr="004F624E">
        <w:rPr>
          <w:rFonts w:ascii="Consolas" w:hAnsi="Consolas" w:hint="eastAsia"/>
        </w:rPr>
        <w:t>联系方式</w:t>
      </w:r>
      <w:bookmarkEnd w:id="196"/>
    </w:p>
    <w:p w14:paraId="64D371F0" w14:textId="77777777" w:rsidR="003027FE" w:rsidRPr="004F624E" w:rsidRDefault="003027FE" w:rsidP="00DE74AB">
      <w:pPr>
        <w:pStyle w:val="a4"/>
        <w:spacing w:after="72" w:line="360" w:lineRule="auto"/>
        <w:ind w:firstLineChars="0" w:firstLine="0"/>
        <w:rPr>
          <w:rFonts w:ascii="Consolas" w:hAnsi="Consolas"/>
          <w:sz w:val="22"/>
        </w:rPr>
      </w:pPr>
      <w:r w:rsidRPr="004F624E">
        <w:rPr>
          <w:rFonts w:ascii="Consolas" w:hAnsi="Consolas"/>
          <w:sz w:val="22"/>
        </w:rPr>
        <w:t>/^[\d\(\)+-]{0,6}\d{7,12}$/g</w:t>
      </w:r>
    </w:p>
    <w:p w14:paraId="1EC6FB2D" w14:textId="77777777" w:rsidR="00E618CA" w:rsidRPr="004F624E" w:rsidRDefault="00E618CA" w:rsidP="00EB0FE1">
      <w:pPr>
        <w:pStyle w:val="30"/>
        <w:numPr>
          <w:ilvl w:val="2"/>
          <w:numId w:val="15"/>
        </w:numPr>
        <w:rPr>
          <w:rFonts w:ascii="Consolas" w:hAnsi="Consolas"/>
        </w:rPr>
      </w:pPr>
      <w:bookmarkStart w:id="197" w:name="_手机号码"/>
      <w:bookmarkStart w:id="198" w:name="_Toc355340984"/>
      <w:bookmarkEnd w:id="197"/>
      <w:r w:rsidRPr="004F624E">
        <w:rPr>
          <w:rFonts w:ascii="Consolas" w:hAnsi="Consolas" w:hint="eastAsia"/>
        </w:rPr>
        <w:t>手机号码</w:t>
      </w:r>
      <w:bookmarkEnd w:id="198"/>
    </w:p>
    <w:p w14:paraId="529EB1E8" w14:textId="77777777" w:rsidR="00E618CA" w:rsidRDefault="00934B12" w:rsidP="00DE74AB">
      <w:pPr>
        <w:pStyle w:val="a4"/>
        <w:spacing w:after="72" w:line="360" w:lineRule="auto"/>
        <w:ind w:firstLineChars="0" w:firstLine="0"/>
        <w:rPr>
          <w:rFonts w:ascii="Consolas" w:hAnsi="Consolas"/>
          <w:sz w:val="22"/>
        </w:rPr>
      </w:pPr>
      <w:r w:rsidRPr="00934B12">
        <w:rPr>
          <w:rFonts w:ascii="Consolas" w:hAnsi="Consolas"/>
          <w:sz w:val="22"/>
        </w:rPr>
        <w:t>/^1[3|4|5|8][0-9]\d{8}$/</w:t>
      </w:r>
      <w:r w:rsidR="00B10DD7">
        <w:rPr>
          <w:rFonts w:ascii="Consolas" w:hAnsi="Consolas" w:hint="eastAsia"/>
          <w:sz w:val="22"/>
        </w:rPr>
        <w:t>（仅供参考，具体应在软件设计阶段确定，需要同时考虑国内和国外的）</w:t>
      </w:r>
    </w:p>
    <w:p w14:paraId="2D1BF2D7" w14:textId="77777777" w:rsidR="0001437A" w:rsidRPr="004F624E" w:rsidRDefault="0001437A" w:rsidP="00EB0FE1">
      <w:pPr>
        <w:pStyle w:val="30"/>
        <w:numPr>
          <w:ilvl w:val="2"/>
          <w:numId w:val="15"/>
        </w:numPr>
        <w:rPr>
          <w:rFonts w:ascii="Consolas" w:hAnsi="Consolas"/>
        </w:rPr>
      </w:pPr>
      <w:bookmarkStart w:id="199" w:name="_会议主题"/>
      <w:bookmarkEnd w:id="199"/>
      <w:r>
        <w:rPr>
          <w:rFonts w:ascii="Consolas" w:hAnsi="Consolas" w:hint="eastAsia"/>
        </w:rPr>
        <w:t>会议主题</w:t>
      </w:r>
    </w:p>
    <w:p w14:paraId="243FE89D" w14:textId="77777777" w:rsidR="0001437A" w:rsidRPr="0001437A" w:rsidRDefault="0001437A" w:rsidP="00AC5C40">
      <w:pPr>
        <w:pStyle w:val="a4"/>
        <w:numPr>
          <w:ilvl w:val="0"/>
          <w:numId w:val="157"/>
        </w:numPr>
        <w:spacing w:after="72" w:line="360" w:lineRule="auto"/>
        <w:ind w:firstLineChars="0"/>
        <w:rPr>
          <w:rFonts w:ascii="Consolas" w:hAnsi="Consolas"/>
          <w:sz w:val="22"/>
        </w:rPr>
      </w:pPr>
      <w:r w:rsidRPr="0001437A">
        <w:rPr>
          <w:rFonts w:ascii="Consolas" w:hAnsi="Consolas" w:hint="eastAsia"/>
          <w:sz w:val="22"/>
        </w:rPr>
        <w:t>不能为空</w:t>
      </w:r>
    </w:p>
    <w:p w14:paraId="42CBA5F4" w14:textId="77777777" w:rsidR="0001437A" w:rsidRPr="0001437A" w:rsidRDefault="0001437A" w:rsidP="00AC5C40">
      <w:pPr>
        <w:pStyle w:val="a4"/>
        <w:numPr>
          <w:ilvl w:val="0"/>
          <w:numId w:val="157"/>
        </w:numPr>
        <w:spacing w:after="72" w:line="360" w:lineRule="auto"/>
        <w:ind w:firstLineChars="0"/>
        <w:rPr>
          <w:rFonts w:ascii="Consolas" w:hAnsi="Consolas"/>
          <w:sz w:val="22"/>
        </w:rPr>
      </w:pPr>
      <w:r w:rsidRPr="0001437A">
        <w:rPr>
          <w:rFonts w:ascii="Consolas" w:hAnsi="Consolas" w:hint="eastAsia"/>
          <w:sz w:val="22"/>
        </w:rPr>
        <w:t>长度不能超过</w:t>
      </w:r>
      <w:r w:rsidRPr="0001437A">
        <w:rPr>
          <w:rFonts w:ascii="Consolas" w:hAnsi="Consolas" w:hint="eastAsia"/>
          <w:sz w:val="22"/>
        </w:rPr>
        <w:t>50</w:t>
      </w:r>
      <w:r w:rsidR="00E91121">
        <w:rPr>
          <w:rFonts w:ascii="Consolas" w:hAnsi="Consolas" w:hint="eastAsia"/>
          <w:sz w:val="22"/>
        </w:rPr>
        <w:t>字符</w:t>
      </w:r>
      <w:r w:rsidRPr="0001437A">
        <w:rPr>
          <w:rFonts w:ascii="Consolas" w:hAnsi="Consolas" w:hint="eastAsia"/>
          <w:sz w:val="22"/>
        </w:rPr>
        <w:t>（超过将不能输入，复制粘贴将自动截断）</w:t>
      </w:r>
      <w:r w:rsidR="00381DBB">
        <w:rPr>
          <w:rFonts w:ascii="Consolas" w:hAnsi="Consolas" w:hint="eastAsia"/>
          <w:sz w:val="22"/>
        </w:rPr>
        <w:t>。</w:t>
      </w:r>
    </w:p>
    <w:p w14:paraId="19AA5018" w14:textId="77777777" w:rsidR="0001437A" w:rsidRPr="0001437A" w:rsidRDefault="0001437A" w:rsidP="00AC5C40">
      <w:pPr>
        <w:pStyle w:val="a4"/>
        <w:numPr>
          <w:ilvl w:val="0"/>
          <w:numId w:val="157"/>
        </w:numPr>
        <w:spacing w:after="72" w:line="360" w:lineRule="auto"/>
        <w:ind w:firstLineChars="0"/>
        <w:rPr>
          <w:rFonts w:ascii="Consolas" w:hAnsi="Consolas"/>
          <w:sz w:val="22"/>
        </w:rPr>
      </w:pPr>
      <w:r w:rsidRPr="0001437A">
        <w:rPr>
          <w:rFonts w:ascii="Consolas" w:hAnsi="Consolas" w:hint="eastAsia"/>
          <w:sz w:val="22"/>
        </w:rPr>
        <w:t>只允许中文、英文、数字、括弧、英文双引号及下划线、</w:t>
      </w:r>
      <w:r w:rsidRPr="0001437A">
        <w:rPr>
          <w:rFonts w:ascii="Consolas" w:hAnsi="Consolas" w:hint="eastAsia"/>
          <w:sz w:val="22"/>
        </w:rPr>
        <w:t>@</w:t>
      </w:r>
      <w:r w:rsidRPr="0001437A">
        <w:rPr>
          <w:rFonts w:ascii="Consolas" w:hAnsi="Consolas" w:hint="eastAsia"/>
          <w:sz w:val="22"/>
        </w:rPr>
        <w:t>符、上引号（</w:t>
      </w:r>
      <w:r w:rsidRPr="0001437A">
        <w:rPr>
          <w:rFonts w:ascii="Consolas" w:hAnsi="Consolas" w:hint="eastAsia"/>
          <w:sz w:val="22"/>
        </w:rPr>
        <w:t>'</w:t>
      </w:r>
      <w:r w:rsidRPr="0001437A">
        <w:rPr>
          <w:rFonts w:ascii="Consolas" w:hAnsi="Consolas" w:hint="eastAsia"/>
          <w:sz w:val="22"/>
        </w:rPr>
        <w:t>）、中线（</w:t>
      </w:r>
      <w:r w:rsidRPr="0001437A">
        <w:rPr>
          <w:rFonts w:ascii="Consolas" w:hAnsi="Consolas" w:hint="eastAsia"/>
          <w:sz w:val="22"/>
        </w:rPr>
        <w:t>-</w:t>
      </w:r>
      <w:r w:rsidRPr="0001437A">
        <w:rPr>
          <w:rFonts w:ascii="Consolas" w:hAnsi="Consolas" w:hint="eastAsia"/>
          <w:sz w:val="22"/>
        </w:rPr>
        <w:t>）、点（</w:t>
      </w:r>
      <w:r w:rsidRPr="0001437A">
        <w:rPr>
          <w:rFonts w:ascii="Consolas" w:hAnsi="Consolas" w:hint="eastAsia"/>
          <w:sz w:val="22"/>
        </w:rPr>
        <w:t>.</w:t>
      </w:r>
      <w:r w:rsidRPr="0001437A">
        <w:rPr>
          <w:rFonts w:ascii="Consolas" w:hAnsi="Consolas" w:hint="eastAsia"/>
          <w:sz w:val="22"/>
        </w:rPr>
        <w:t>）、空格（首尾空格在安排成功后，会被系统自动过滤掉）。</w:t>
      </w:r>
    </w:p>
    <w:p w14:paraId="35CF6304" w14:textId="77777777" w:rsidR="00A3747D" w:rsidRPr="004F624E" w:rsidRDefault="00A3747D" w:rsidP="00EB0FE1">
      <w:pPr>
        <w:pStyle w:val="2"/>
        <w:numPr>
          <w:ilvl w:val="1"/>
          <w:numId w:val="14"/>
        </w:numPr>
        <w:spacing w:before="48" w:after="48" w:line="360" w:lineRule="auto"/>
        <w:ind w:right="210"/>
        <w:rPr>
          <w:rFonts w:ascii="Consolas" w:hAnsi="Consolas"/>
        </w:rPr>
      </w:pPr>
      <w:bookmarkStart w:id="200" w:name="_Toc355340985"/>
      <w:r w:rsidRPr="004F624E">
        <w:rPr>
          <w:rFonts w:ascii="Consolas" w:hAnsi="Consolas" w:hint="eastAsia"/>
        </w:rPr>
        <w:lastRenderedPageBreak/>
        <w:t>大、小方数模式</w:t>
      </w:r>
      <w:bookmarkEnd w:id="200"/>
    </w:p>
    <w:p w14:paraId="11DFCE07" w14:textId="77777777" w:rsidR="00C601FA" w:rsidRDefault="00A3747D" w:rsidP="00DE74AB">
      <w:pPr>
        <w:pStyle w:val="a4"/>
        <w:spacing w:after="72" w:line="360" w:lineRule="auto"/>
        <w:ind w:firstLineChars="0" w:firstLine="0"/>
        <w:rPr>
          <w:ins w:id="201" w:author="Yu Xu" w:date="2013-07-02T11:32:00Z"/>
          <w:rFonts w:ascii="Consolas" w:hAnsi="Consolas"/>
          <w:sz w:val="22"/>
        </w:rPr>
      </w:pPr>
      <w:r w:rsidRPr="004F624E">
        <w:rPr>
          <w:rFonts w:ascii="Consolas" w:hAnsi="Consolas" w:hint="eastAsia"/>
          <w:sz w:val="22"/>
        </w:rPr>
        <w:t>根据主持人安排会议时邀请的参会人数多少，本系统分为大方数和小方数两种模式</w:t>
      </w:r>
      <w:del w:id="202" w:author="Yu Xu" w:date="2013-07-02T11:32:00Z">
        <w:r w:rsidRPr="004F624E" w:rsidDel="00C601FA">
          <w:rPr>
            <w:rFonts w:ascii="Consolas" w:hAnsi="Consolas" w:hint="eastAsia"/>
            <w:sz w:val="22"/>
          </w:rPr>
          <w:delText>，</w:delText>
        </w:r>
      </w:del>
      <w:ins w:id="203" w:author="Yu Xu" w:date="2013-07-02T11:32:00Z">
        <w:r w:rsidR="00C601FA">
          <w:rPr>
            <w:rFonts w:ascii="Consolas" w:hAnsi="Consolas" w:hint="eastAsia"/>
            <w:sz w:val="22"/>
          </w:rPr>
          <w:t>。</w:t>
        </w:r>
      </w:ins>
    </w:p>
    <w:p w14:paraId="0BF1B341" w14:textId="77777777" w:rsidR="00C601FA" w:rsidRDefault="00C601FA" w:rsidP="00DE74AB">
      <w:pPr>
        <w:pStyle w:val="a4"/>
        <w:spacing w:after="72" w:line="360" w:lineRule="auto"/>
        <w:ind w:firstLineChars="0" w:firstLine="0"/>
        <w:rPr>
          <w:ins w:id="204" w:author="Yu Xu" w:date="2013-07-02T11:33:00Z"/>
          <w:rFonts w:ascii="Consolas" w:hAnsi="Consolas"/>
          <w:sz w:val="22"/>
        </w:rPr>
      </w:pPr>
      <w:ins w:id="205" w:author="Yu Xu" w:date="2013-07-02T11:32:00Z">
        <w:r>
          <w:rPr>
            <w:rFonts w:ascii="Consolas" w:hAnsi="Consolas" w:hint="eastAsia"/>
            <w:sz w:val="22"/>
          </w:rPr>
          <w:t>大小方人数分界线为</w:t>
        </w:r>
        <w:r>
          <w:rPr>
            <w:rFonts w:ascii="Consolas" w:hAnsi="Consolas" w:hint="eastAsia"/>
            <w:sz w:val="22"/>
          </w:rPr>
          <w:t>2</w:t>
        </w:r>
        <w:r>
          <w:rPr>
            <w:rFonts w:ascii="Consolas" w:hAnsi="Consolas"/>
            <w:sz w:val="22"/>
          </w:rPr>
          <w:t>0</w:t>
        </w:r>
        <w:r>
          <w:rPr>
            <w:rFonts w:ascii="Consolas" w:hAnsi="Consolas" w:hint="eastAsia"/>
            <w:sz w:val="22"/>
          </w:rPr>
          <w:t>（含主持人</w:t>
        </w:r>
        <w:r>
          <w:rPr>
            <w:rFonts w:ascii="Consolas" w:hAnsi="Consolas"/>
            <w:sz w:val="22"/>
          </w:rPr>
          <w:t>在内），即：</w:t>
        </w:r>
      </w:ins>
    </w:p>
    <w:p w14:paraId="2D133C31" w14:textId="4B63D70B" w:rsidR="00C601FA" w:rsidRPr="00C601FA" w:rsidRDefault="00C601FA">
      <w:pPr>
        <w:pStyle w:val="a4"/>
        <w:numPr>
          <w:ilvl w:val="0"/>
          <w:numId w:val="242"/>
        </w:numPr>
        <w:spacing w:after="72" w:line="360" w:lineRule="auto"/>
        <w:ind w:firstLineChars="0"/>
        <w:rPr>
          <w:ins w:id="206" w:author="Yu Xu" w:date="2013-07-02T11:33:00Z"/>
          <w:rFonts w:ascii="Consolas" w:hAnsi="Consolas"/>
          <w:sz w:val="22"/>
        </w:rPr>
        <w:pPrChange w:id="207" w:author="Yu Xu" w:date="2013-07-02T11:33:00Z">
          <w:pPr>
            <w:pStyle w:val="a4"/>
            <w:spacing w:after="72" w:line="360" w:lineRule="auto"/>
            <w:ind w:firstLine="440"/>
          </w:pPr>
        </w:pPrChange>
      </w:pPr>
      <w:ins w:id="208" w:author="Yu Xu" w:date="2013-07-02T11:33:00Z">
        <w:r w:rsidRPr="00C601FA">
          <w:rPr>
            <w:rFonts w:ascii="Consolas" w:hAnsi="Consolas" w:hint="eastAsia"/>
            <w:sz w:val="22"/>
          </w:rPr>
          <w:t>邀请</w:t>
        </w:r>
        <w:r w:rsidRPr="00C601FA">
          <w:rPr>
            <w:rFonts w:ascii="Consolas" w:hAnsi="Consolas"/>
            <w:sz w:val="22"/>
          </w:rPr>
          <w:t>19</w:t>
        </w:r>
        <w:r w:rsidRPr="00C601FA">
          <w:rPr>
            <w:rFonts w:ascii="Consolas" w:hAnsi="Consolas" w:hint="eastAsia"/>
            <w:sz w:val="22"/>
          </w:rPr>
          <w:t>人</w:t>
        </w:r>
        <w:r w:rsidRPr="00C601FA">
          <w:rPr>
            <w:rFonts w:ascii="Consolas" w:hAnsi="Consolas"/>
            <w:sz w:val="22"/>
          </w:rPr>
          <w:t>+</w:t>
        </w:r>
        <w:r w:rsidRPr="00C601FA">
          <w:rPr>
            <w:rFonts w:ascii="Consolas" w:hAnsi="Consolas" w:hint="eastAsia"/>
            <w:sz w:val="22"/>
          </w:rPr>
          <w:t>主持人</w:t>
        </w:r>
        <w:r w:rsidRPr="00C601FA">
          <w:rPr>
            <w:rFonts w:ascii="Consolas" w:hAnsi="Consolas"/>
            <w:sz w:val="22"/>
          </w:rPr>
          <w:t>1</w:t>
        </w:r>
        <w:r w:rsidRPr="00C601FA">
          <w:rPr>
            <w:rFonts w:ascii="Consolas" w:hAnsi="Consolas" w:hint="eastAsia"/>
            <w:sz w:val="22"/>
          </w:rPr>
          <w:t>人</w:t>
        </w:r>
        <w:r w:rsidRPr="00C601FA">
          <w:rPr>
            <w:rFonts w:ascii="Consolas" w:hAnsi="Consolas"/>
            <w:sz w:val="22"/>
          </w:rPr>
          <w:t>=20</w:t>
        </w:r>
        <w:r w:rsidRPr="00C601FA">
          <w:rPr>
            <w:rFonts w:ascii="Consolas" w:hAnsi="Consolas" w:hint="eastAsia"/>
            <w:sz w:val="22"/>
          </w:rPr>
          <w:t>人，入会后是小方。</w:t>
        </w:r>
      </w:ins>
    </w:p>
    <w:p w14:paraId="283FC121" w14:textId="23EA02C3" w:rsidR="00C601FA" w:rsidRDefault="00C601FA">
      <w:pPr>
        <w:pStyle w:val="a4"/>
        <w:numPr>
          <w:ilvl w:val="0"/>
          <w:numId w:val="242"/>
        </w:numPr>
        <w:spacing w:after="72" w:line="360" w:lineRule="auto"/>
        <w:ind w:firstLineChars="0"/>
        <w:rPr>
          <w:ins w:id="209" w:author="Yu Xu" w:date="2013-07-02T11:32:00Z"/>
          <w:rFonts w:ascii="Consolas" w:hAnsi="Consolas"/>
          <w:sz w:val="22"/>
        </w:rPr>
        <w:pPrChange w:id="210" w:author="Yu Xu" w:date="2013-07-02T11:33:00Z">
          <w:pPr>
            <w:pStyle w:val="a4"/>
            <w:spacing w:after="72" w:line="360" w:lineRule="auto"/>
            <w:ind w:firstLineChars="0" w:firstLine="0"/>
          </w:pPr>
        </w:pPrChange>
      </w:pPr>
      <w:ins w:id="211" w:author="Yu Xu" w:date="2013-07-02T11:33:00Z">
        <w:r w:rsidRPr="00C601FA">
          <w:rPr>
            <w:rFonts w:ascii="Consolas" w:hAnsi="Consolas" w:hint="eastAsia"/>
            <w:sz w:val="22"/>
          </w:rPr>
          <w:t>邀请</w:t>
        </w:r>
        <w:r w:rsidRPr="00C601FA">
          <w:rPr>
            <w:rFonts w:ascii="Consolas" w:hAnsi="Consolas"/>
            <w:sz w:val="22"/>
          </w:rPr>
          <w:t>20</w:t>
        </w:r>
        <w:r w:rsidRPr="00C601FA">
          <w:rPr>
            <w:rFonts w:ascii="Consolas" w:hAnsi="Consolas" w:hint="eastAsia"/>
            <w:sz w:val="22"/>
          </w:rPr>
          <w:t>人</w:t>
        </w:r>
        <w:r w:rsidRPr="00C601FA">
          <w:rPr>
            <w:rFonts w:ascii="Consolas" w:hAnsi="Consolas"/>
            <w:sz w:val="22"/>
          </w:rPr>
          <w:t>+</w:t>
        </w:r>
        <w:r w:rsidRPr="00C601FA">
          <w:rPr>
            <w:rFonts w:ascii="Consolas" w:hAnsi="Consolas" w:hint="eastAsia"/>
            <w:sz w:val="22"/>
          </w:rPr>
          <w:t>主持人</w:t>
        </w:r>
        <w:r w:rsidRPr="00C601FA">
          <w:rPr>
            <w:rFonts w:ascii="Consolas" w:hAnsi="Consolas"/>
            <w:sz w:val="22"/>
          </w:rPr>
          <w:t>1</w:t>
        </w:r>
        <w:r w:rsidRPr="00C601FA">
          <w:rPr>
            <w:rFonts w:ascii="Consolas" w:hAnsi="Consolas" w:hint="eastAsia"/>
            <w:sz w:val="22"/>
          </w:rPr>
          <w:t>人</w:t>
        </w:r>
        <w:r w:rsidRPr="00C601FA">
          <w:rPr>
            <w:rFonts w:ascii="Consolas" w:hAnsi="Consolas"/>
            <w:sz w:val="22"/>
          </w:rPr>
          <w:t>=21</w:t>
        </w:r>
        <w:r w:rsidRPr="00C601FA">
          <w:rPr>
            <w:rFonts w:ascii="Consolas" w:hAnsi="Consolas" w:hint="eastAsia"/>
            <w:sz w:val="22"/>
          </w:rPr>
          <w:t>人，入会后是大方。</w:t>
        </w:r>
      </w:ins>
    </w:p>
    <w:p w14:paraId="70165011" w14:textId="527687AC" w:rsidR="00A3747D" w:rsidRPr="004F624E" w:rsidRDefault="00A3747D" w:rsidP="00DE74AB">
      <w:pPr>
        <w:pStyle w:val="a4"/>
        <w:spacing w:after="72" w:line="360" w:lineRule="auto"/>
        <w:ind w:firstLineChars="0" w:firstLine="0"/>
        <w:rPr>
          <w:rFonts w:ascii="Consolas" w:hAnsi="Consolas"/>
          <w:sz w:val="22"/>
        </w:rPr>
      </w:pPr>
      <w:r w:rsidRPr="004F624E">
        <w:rPr>
          <w:rFonts w:ascii="Consolas" w:hAnsi="Consolas" w:hint="eastAsia"/>
          <w:sz w:val="22"/>
        </w:rPr>
        <w:t>不同模式下，个别业务逻辑将有所不同。这里列举出这些不同点。</w:t>
      </w:r>
    </w:p>
    <w:tbl>
      <w:tblPr>
        <w:tblStyle w:val="-5"/>
        <w:tblW w:w="9983" w:type="dxa"/>
        <w:tblLook w:val="04A0" w:firstRow="1" w:lastRow="0" w:firstColumn="1" w:lastColumn="0" w:noHBand="0" w:noVBand="1"/>
      </w:tblPr>
      <w:tblGrid>
        <w:gridCol w:w="1809"/>
        <w:gridCol w:w="3922"/>
        <w:gridCol w:w="4252"/>
      </w:tblGrid>
      <w:tr w:rsidR="00A3747D" w:rsidRPr="004F624E" w14:paraId="0E5ECFC8" w14:textId="77777777" w:rsidTr="00CC3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0A7E2F" w14:textId="77777777" w:rsidR="00A3747D" w:rsidRPr="004F624E" w:rsidRDefault="00A3747D" w:rsidP="00A3747D">
            <w:pPr>
              <w:pStyle w:val="a4"/>
              <w:spacing w:after="72"/>
              <w:ind w:firstLineChars="0" w:firstLine="0"/>
              <w:jc w:val="center"/>
              <w:rPr>
                <w:rFonts w:ascii="Consolas" w:hAnsi="Consolas"/>
                <w:b w:val="0"/>
                <w:sz w:val="21"/>
                <w:szCs w:val="21"/>
              </w:rPr>
            </w:pPr>
            <w:r w:rsidRPr="004F624E">
              <w:rPr>
                <w:rFonts w:ascii="Consolas" w:hAnsi="Consolas" w:hint="eastAsia"/>
                <w:b w:val="0"/>
                <w:sz w:val="21"/>
                <w:szCs w:val="21"/>
              </w:rPr>
              <w:t>功能模块</w:t>
            </w:r>
          </w:p>
        </w:tc>
        <w:tc>
          <w:tcPr>
            <w:tcW w:w="3922" w:type="dxa"/>
          </w:tcPr>
          <w:p w14:paraId="64979B07" w14:textId="77777777" w:rsidR="00A3747D" w:rsidRPr="004F624E" w:rsidRDefault="00A3747D" w:rsidP="00A3747D">
            <w:pPr>
              <w:pStyle w:val="a4"/>
              <w:spacing w:after="72"/>
              <w:ind w:firstLineChars="0" w:firstLine="0"/>
              <w:jc w:val="center"/>
              <w:cnfStyle w:val="100000000000" w:firstRow="1" w:lastRow="0" w:firstColumn="0" w:lastColumn="0" w:oddVBand="0" w:evenVBand="0" w:oddHBand="0" w:evenHBand="0" w:firstRowFirstColumn="0" w:firstRowLastColumn="0" w:lastRowFirstColumn="0" w:lastRowLastColumn="0"/>
              <w:rPr>
                <w:rFonts w:ascii="Consolas" w:hAnsi="Consolas"/>
                <w:b w:val="0"/>
                <w:sz w:val="21"/>
                <w:szCs w:val="21"/>
              </w:rPr>
            </w:pPr>
            <w:r w:rsidRPr="004F624E">
              <w:rPr>
                <w:rFonts w:ascii="Consolas" w:hAnsi="Consolas" w:hint="eastAsia"/>
                <w:b w:val="0"/>
                <w:sz w:val="21"/>
                <w:szCs w:val="21"/>
              </w:rPr>
              <w:t>大方数</w:t>
            </w:r>
          </w:p>
        </w:tc>
        <w:tc>
          <w:tcPr>
            <w:tcW w:w="4252" w:type="dxa"/>
          </w:tcPr>
          <w:p w14:paraId="27234019" w14:textId="77777777" w:rsidR="00A3747D" w:rsidRPr="004F624E" w:rsidRDefault="00A3747D" w:rsidP="00A3747D">
            <w:pPr>
              <w:pStyle w:val="a4"/>
              <w:spacing w:after="72"/>
              <w:ind w:firstLineChars="0" w:firstLine="0"/>
              <w:jc w:val="center"/>
              <w:cnfStyle w:val="100000000000" w:firstRow="1" w:lastRow="0" w:firstColumn="0" w:lastColumn="0" w:oddVBand="0" w:evenVBand="0" w:oddHBand="0" w:evenHBand="0" w:firstRowFirstColumn="0" w:firstRowLastColumn="0" w:lastRowFirstColumn="0" w:lastRowLastColumn="0"/>
              <w:rPr>
                <w:rFonts w:ascii="Consolas" w:hAnsi="Consolas"/>
                <w:b w:val="0"/>
                <w:sz w:val="21"/>
                <w:szCs w:val="21"/>
              </w:rPr>
            </w:pPr>
            <w:r w:rsidRPr="004F624E">
              <w:rPr>
                <w:rFonts w:ascii="Consolas" w:hAnsi="Consolas" w:hint="eastAsia"/>
                <w:b w:val="0"/>
                <w:sz w:val="21"/>
                <w:szCs w:val="21"/>
              </w:rPr>
              <w:t>小方数</w:t>
            </w:r>
          </w:p>
        </w:tc>
      </w:tr>
      <w:tr w:rsidR="00A3747D" w:rsidRPr="004F624E" w14:paraId="63CB1DB6" w14:textId="77777777" w:rsidTr="00CC3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655F72F" w14:textId="77777777" w:rsidR="00A3747D" w:rsidRPr="004F624E" w:rsidRDefault="00A3747D" w:rsidP="00A3747D">
            <w:pPr>
              <w:spacing w:line="360" w:lineRule="auto"/>
              <w:jc w:val="left"/>
              <w:rPr>
                <w:rFonts w:ascii="Consolas" w:hAnsi="Consolas"/>
                <w:szCs w:val="21"/>
              </w:rPr>
            </w:pPr>
            <w:r w:rsidRPr="004F624E">
              <w:rPr>
                <w:rFonts w:ascii="Consolas" w:hAnsi="Consolas" w:hint="eastAsia"/>
                <w:szCs w:val="21"/>
              </w:rPr>
              <w:t>视频</w:t>
            </w:r>
          </w:p>
        </w:tc>
        <w:tc>
          <w:tcPr>
            <w:tcW w:w="3922" w:type="dxa"/>
          </w:tcPr>
          <w:p w14:paraId="7FA59F78" w14:textId="77777777" w:rsidR="00A3747D" w:rsidRPr="004F624E" w:rsidRDefault="00A3747D" w:rsidP="00AC5C40">
            <w:pPr>
              <w:pStyle w:val="aff5"/>
              <w:numPr>
                <w:ilvl w:val="0"/>
                <w:numId w:val="119"/>
              </w:numPr>
              <w:spacing w:line="360" w:lineRule="auto"/>
              <w:ind w:firstLineChars="0"/>
              <w:jc w:val="left"/>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在参会者的参会人列表中，参会人姓名后面不显示视频图标。</w:t>
            </w:r>
          </w:p>
          <w:p w14:paraId="0FE3B85B" w14:textId="77777777" w:rsidR="00B9683A" w:rsidRPr="004F624E" w:rsidRDefault="00B9683A" w:rsidP="00AC5C40">
            <w:pPr>
              <w:pStyle w:val="aff5"/>
              <w:numPr>
                <w:ilvl w:val="0"/>
                <w:numId w:val="119"/>
              </w:numPr>
              <w:spacing w:line="360" w:lineRule="auto"/>
              <w:ind w:firstLineChars="0"/>
              <w:jc w:val="left"/>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视频画面不可随意切换，所有人均跟随主讲人的操作。</w:t>
            </w:r>
          </w:p>
        </w:tc>
        <w:tc>
          <w:tcPr>
            <w:tcW w:w="4252" w:type="dxa"/>
          </w:tcPr>
          <w:p w14:paraId="2E2434FB" w14:textId="77777777" w:rsidR="00B9683A" w:rsidRPr="004F624E" w:rsidRDefault="00B9683A" w:rsidP="00AC5C40">
            <w:pPr>
              <w:pStyle w:val="aff5"/>
              <w:numPr>
                <w:ilvl w:val="0"/>
                <w:numId w:val="120"/>
              </w:numPr>
              <w:spacing w:line="360" w:lineRule="auto"/>
              <w:ind w:firstLineChars="0"/>
              <w:jc w:val="left"/>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需要参会者自己手动共享视频。</w:t>
            </w:r>
          </w:p>
          <w:p w14:paraId="3E114452" w14:textId="77777777" w:rsidR="00B9683A" w:rsidRPr="004F624E" w:rsidRDefault="00B9683A" w:rsidP="00AC5C40">
            <w:pPr>
              <w:pStyle w:val="aff5"/>
              <w:numPr>
                <w:ilvl w:val="0"/>
                <w:numId w:val="120"/>
              </w:numPr>
              <w:spacing w:line="360" w:lineRule="auto"/>
              <w:ind w:firstLineChars="0"/>
              <w:jc w:val="left"/>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显示视频图标。</w:t>
            </w:r>
          </w:p>
          <w:p w14:paraId="3776CE0A" w14:textId="77777777" w:rsidR="00B9683A" w:rsidRPr="004F624E" w:rsidRDefault="00B9683A" w:rsidP="00AC5C40">
            <w:pPr>
              <w:pStyle w:val="aff5"/>
              <w:numPr>
                <w:ilvl w:val="0"/>
                <w:numId w:val="120"/>
              </w:numPr>
              <w:spacing w:line="360" w:lineRule="auto"/>
              <w:ind w:firstLineChars="0"/>
              <w:jc w:val="left"/>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可以自由切换视频画面</w:t>
            </w:r>
          </w:p>
        </w:tc>
      </w:tr>
      <w:tr w:rsidR="00A3747D" w:rsidRPr="004F624E" w14:paraId="3A087409" w14:textId="77777777" w:rsidTr="00CC3B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23FC548" w14:textId="77777777" w:rsidR="00A3747D" w:rsidRPr="004F624E" w:rsidRDefault="00425426" w:rsidP="00A3747D">
            <w:pPr>
              <w:spacing w:line="360" w:lineRule="auto"/>
              <w:jc w:val="left"/>
              <w:rPr>
                <w:rFonts w:ascii="Consolas" w:hAnsi="Consolas"/>
                <w:szCs w:val="21"/>
              </w:rPr>
            </w:pPr>
            <w:r w:rsidRPr="004F624E">
              <w:rPr>
                <w:rFonts w:ascii="Consolas" w:hAnsi="Consolas" w:hint="eastAsia"/>
                <w:szCs w:val="21"/>
              </w:rPr>
              <w:t>参会人列表</w:t>
            </w:r>
            <w:r w:rsidR="0018109E" w:rsidRPr="004F624E">
              <w:rPr>
                <w:rFonts w:ascii="Consolas" w:hAnsi="Consolas" w:hint="eastAsia"/>
                <w:szCs w:val="21"/>
              </w:rPr>
              <w:t>分类</w:t>
            </w:r>
          </w:p>
        </w:tc>
        <w:tc>
          <w:tcPr>
            <w:tcW w:w="3922" w:type="dxa"/>
          </w:tcPr>
          <w:p w14:paraId="63801FCA" w14:textId="77777777" w:rsidR="00A3747D" w:rsidRPr="004F624E" w:rsidRDefault="00A3747D" w:rsidP="00A3747D">
            <w:pPr>
              <w:spacing w:line="360" w:lineRule="auto"/>
              <w:jc w:val="left"/>
              <w:cnfStyle w:val="000000010000" w:firstRow="0" w:lastRow="0" w:firstColumn="0" w:lastColumn="0" w:oddVBand="0" w:evenVBand="0" w:oddHBand="0" w:evenHBand="1" w:firstRowFirstColumn="0" w:firstRowLastColumn="0" w:lastRowFirstColumn="0" w:lastRowLastColumn="0"/>
              <w:rPr>
                <w:rFonts w:ascii="Consolas" w:hAnsi="Consolas"/>
                <w:szCs w:val="21"/>
              </w:rPr>
            </w:pPr>
            <w:r w:rsidRPr="004F624E">
              <w:rPr>
                <w:rFonts w:ascii="Consolas" w:hAnsi="Consolas" w:hint="eastAsia"/>
                <w:szCs w:val="21"/>
              </w:rPr>
              <w:t>将以抽屉窗口形式将参会人分为【主要参会人】、【已入会】、【未入会】</w:t>
            </w:r>
            <w:r w:rsidR="009E2B28" w:rsidRPr="004F624E">
              <w:rPr>
                <w:rFonts w:ascii="Consolas" w:hAnsi="Consolas" w:hint="eastAsia"/>
                <w:szCs w:val="21"/>
              </w:rPr>
              <w:t>三个分类。除【主要参会人】以外的另外</w:t>
            </w:r>
            <w:r w:rsidR="009E2B28" w:rsidRPr="004F624E">
              <w:rPr>
                <w:rFonts w:ascii="Consolas" w:hAnsi="Consolas" w:hint="eastAsia"/>
                <w:szCs w:val="21"/>
              </w:rPr>
              <w:t>2</w:t>
            </w:r>
            <w:r w:rsidR="009E2B28" w:rsidRPr="004F624E">
              <w:rPr>
                <w:rFonts w:ascii="Consolas" w:hAnsi="Consolas" w:hint="eastAsia"/>
                <w:szCs w:val="21"/>
              </w:rPr>
              <w:t>个分类中，要按照参会人的组织进行分组显示。</w:t>
            </w:r>
          </w:p>
        </w:tc>
        <w:tc>
          <w:tcPr>
            <w:tcW w:w="4252" w:type="dxa"/>
          </w:tcPr>
          <w:p w14:paraId="455070E9" w14:textId="77777777" w:rsidR="00A3747D" w:rsidRPr="004F624E" w:rsidRDefault="00474CB7" w:rsidP="00A3747D">
            <w:pPr>
              <w:spacing w:line="360" w:lineRule="auto"/>
              <w:jc w:val="left"/>
              <w:cnfStyle w:val="000000010000" w:firstRow="0" w:lastRow="0" w:firstColumn="0" w:lastColumn="0" w:oddVBand="0" w:evenVBand="0" w:oddHBand="0" w:evenHBand="1" w:firstRowFirstColumn="0" w:firstRowLastColumn="0" w:lastRowFirstColumn="0" w:lastRowLastColumn="0"/>
              <w:rPr>
                <w:rFonts w:ascii="Consolas" w:hAnsi="Consolas"/>
                <w:szCs w:val="21"/>
              </w:rPr>
            </w:pPr>
            <w:r w:rsidRPr="004F624E">
              <w:rPr>
                <w:rFonts w:ascii="Consolas" w:hAnsi="Consolas" w:hint="eastAsia"/>
                <w:szCs w:val="21"/>
              </w:rPr>
              <w:t>与大方数的区别是，没有【主要参会人】这个分类。并且每个分类下，不对参会人进行分组显示。</w:t>
            </w:r>
          </w:p>
        </w:tc>
      </w:tr>
      <w:tr w:rsidR="0018109E" w:rsidRPr="004F624E" w14:paraId="2DD71F97" w14:textId="77777777" w:rsidTr="00CC3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1584B7E" w14:textId="77777777" w:rsidR="0018109E" w:rsidRPr="004F624E" w:rsidRDefault="0018109E" w:rsidP="00A3747D">
            <w:pPr>
              <w:spacing w:line="360" w:lineRule="auto"/>
              <w:jc w:val="left"/>
              <w:rPr>
                <w:rFonts w:ascii="Consolas" w:hAnsi="Consolas"/>
                <w:szCs w:val="21"/>
              </w:rPr>
            </w:pPr>
            <w:r w:rsidRPr="004F624E">
              <w:rPr>
                <w:rFonts w:ascii="Consolas" w:hAnsi="Consolas" w:hint="eastAsia"/>
                <w:szCs w:val="21"/>
              </w:rPr>
              <w:t>分组</w:t>
            </w:r>
          </w:p>
        </w:tc>
        <w:tc>
          <w:tcPr>
            <w:tcW w:w="3922" w:type="dxa"/>
          </w:tcPr>
          <w:p w14:paraId="635512E3" w14:textId="77777777" w:rsidR="0018109E" w:rsidRPr="004F624E" w:rsidRDefault="0018109E" w:rsidP="00A3747D">
            <w:pPr>
              <w:spacing w:line="360" w:lineRule="auto"/>
              <w:jc w:val="left"/>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【已入会】和【未入会】要按照参会人的组织进行分组显示。</w:t>
            </w:r>
          </w:p>
        </w:tc>
        <w:tc>
          <w:tcPr>
            <w:tcW w:w="4252" w:type="dxa"/>
          </w:tcPr>
          <w:p w14:paraId="51C280E1" w14:textId="77777777" w:rsidR="0018109E" w:rsidRPr="004F624E" w:rsidRDefault="0018109E" w:rsidP="00A3747D">
            <w:pPr>
              <w:spacing w:line="360" w:lineRule="auto"/>
              <w:jc w:val="left"/>
              <w:cnfStyle w:val="000000100000" w:firstRow="0" w:lastRow="0" w:firstColumn="0" w:lastColumn="0" w:oddVBand="0" w:evenVBand="0" w:oddHBand="1" w:evenHBand="0" w:firstRowFirstColumn="0" w:firstRowLastColumn="0" w:lastRowFirstColumn="0" w:lastRowLastColumn="0"/>
              <w:rPr>
                <w:rFonts w:ascii="Consolas" w:hAnsi="Consolas"/>
                <w:szCs w:val="21"/>
              </w:rPr>
            </w:pPr>
            <w:r w:rsidRPr="004F624E">
              <w:rPr>
                <w:rFonts w:ascii="Consolas" w:hAnsi="Consolas" w:hint="eastAsia"/>
                <w:szCs w:val="21"/>
              </w:rPr>
              <w:t>不进行分组，全部列表显示。</w:t>
            </w:r>
          </w:p>
        </w:tc>
      </w:tr>
      <w:tr w:rsidR="00934FE4" w:rsidRPr="004F624E" w14:paraId="48F98687" w14:textId="77777777" w:rsidTr="00CC3B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0E3B441" w14:textId="77777777" w:rsidR="00934FE4" w:rsidRPr="004F624E" w:rsidRDefault="00934FE4" w:rsidP="00A3747D">
            <w:pPr>
              <w:spacing w:line="360" w:lineRule="auto"/>
              <w:jc w:val="left"/>
              <w:rPr>
                <w:rFonts w:ascii="Consolas" w:hAnsi="Consolas"/>
                <w:szCs w:val="21"/>
              </w:rPr>
            </w:pPr>
            <w:r w:rsidRPr="004F624E">
              <w:rPr>
                <w:rFonts w:ascii="Consolas" w:hAnsi="Consolas" w:hint="eastAsia"/>
                <w:szCs w:val="21"/>
              </w:rPr>
              <w:t>查找栏</w:t>
            </w:r>
          </w:p>
        </w:tc>
        <w:tc>
          <w:tcPr>
            <w:tcW w:w="3922" w:type="dxa"/>
          </w:tcPr>
          <w:p w14:paraId="2A86F7A2" w14:textId="77777777" w:rsidR="00934FE4" w:rsidRPr="004F624E" w:rsidRDefault="00934FE4" w:rsidP="00A3747D">
            <w:pPr>
              <w:spacing w:line="360" w:lineRule="auto"/>
              <w:jc w:val="left"/>
              <w:cnfStyle w:val="000000010000" w:firstRow="0" w:lastRow="0" w:firstColumn="0" w:lastColumn="0" w:oddVBand="0" w:evenVBand="0" w:oddHBand="0" w:evenHBand="1" w:firstRowFirstColumn="0" w:firstRowLastColumn="0" w:lastRowFirstColumn="0" w:lastRowLastColumn="0"/>
              <w:rPr>
                <w:rFonts w:ascii="Consolas" w:hAnsi="Consolas"/>
                <w:szCs w:val="21"/>
              </w:rPr>
            </w:pPr>
            <w:r w:rsidRPr="004F624E">
              <w:rPr>
                <w:rFonts w:ascii="Consolas" w:hAnsi="Consolas" w:hint="eastAsia"/>
                <w:szCs w:val="21"/>
              </w:rPr>
              <w:t>支持关键字模糊查找，过滤查找</w:t>
            </w:r>
          </w:p>
        </w:tc>
        <w:tc>
          <w:tcPr>
            <w:tcW w:w="4252" w:type="dxa"/>
          </w:tcPr>
          <w:p w14:paraId="16D6C969" w14:textId="77777777" w:rsidR="00934FE4" w:rsidRPr="004F624E" w:rsidRDefault="00934FE4" w:rsidP="00A3747D">
            <w:pPr>
              <w:spacing w:line="360" w:lineRule="auto"/>
              <w:jc w:val="left"/>
              <w:cnfStyle w:val="000000010000" w:firstRow="0" w:lastRow="0" w:firstColumn="0" w:lastColumn="0" w:oddVBand="0" w:evenVBand="0" w:oddHBand="0" w:evenHBand="1" w:firstRowFirstColumn="0" w:firstRowLastColumn="0" w:lastRowFirstColumn="0" w:lastRowLastColumn="0"/>
              <w:rPr>
                <w:rFonts w:ascii="Consolas" w:hAnsi="Consolas"/>
                <w:szCs w:val="21"/>
              </w:rPr>
            </w:pPr>
            <w:r w:rsidRPr="004F624E">
              <w:rPr>
                <w:rFonts w:ascii="Consolas" w:hAnsi="Consolas" w:hint="eastAsia"/>
                <w:szCs w:val="21"/>
              </w:rPr>
              <w:t>不显示查找栏（无查找功能）</w:t>
            </w:r>
          </w:p>
        </w:tc>
      </w:tr>
    </w:tbl>
    <w:p w14:paraId="27AACA87" w14:textId="77777777" w:rsidR="00355952" w:rsidRDefault="00355952" w:rsidP="008264B2">
      <w:pPr>
        <w:pStyle w:val="2"/>
        <w:numPr>
          <w:ilvl w:val="1"/>
          <w:numId w:val="14"/>
        </w:numPr>
        <w:spacing w:before="48" w:after="48" w:line="360" w:lineRule="auto"/>
        <w:ind w:right="210"/>
        <w:rPr>
          <w:rFonts w:ascii="Consolas" w:hAnsi="Consolas"/>
        </w:rPr>
      </w:pPr>
      <w:bookmarkStart w:id="212" w:name="_参会人信息重复性判断规则"/>
      <w:bookmarkStart w:id="213" w:name="_Toc355340986"/>
      <w:bookmarkEnd w:id="212"/>
      <w:r>
        <w:rPr>
          <w:rFonts w:ascii="Consolas" w:hAnsi="Consolas" w:hint="eastAsia"/>
        </w:rPr>
        <w:t>参会人信息重复性判断规则</w:t>
      </w:r>
    </w:p>
    <w:p w14:paraId="5E285C95" w14:textId="77777777" w:rsidR="00367549" w:rsidRPr="00B34C12" w:rsidRDefault="00367549" w:rsidP="00B34C12">
      <w:pPr>
        <w:pStyle w:val="a4"/>
        <w:spacing w:before="62" w:after="72" w:line="360" w:lineRule="auto"/>
        <w:ind w:firstLineChars="0" w:firstLine="420"/>
        <w:rPr>
          <w:rFonts w:ascii="Consolas" w:hAnsi="Consolas"/>
          <w:sz w:val="22"/>
        </w:rPr>
      </w:pPr>
      <w:r w:rsidRPr="00B34C12">
        <w:rPr>
          <w:rFonts w:ascii="Consolas" w:hAnsi="Consolas" w:hint="eastAsia"/>
          <w:sz w:val="22"/>
        </w:rPr>
        <w:t>在主持人安排会议过程中，无论是通过上传名单或手动添加参会人，均需要进行参会人信息的重复性判断。本系统针对参会人信息是否重复，作出以下约定：</w:t>
      </w:r>
    </w:p>
    <w:p w14:paraId="4D749B2B" w14:textId="77777777" w:rsidR="00367549" w:rsidRDefault="00367549" w:rsidP="00B34C12">
      <w:pPr>
        <w:pStyle w:val="a4"/>
        <w:spacing w:before="62" w:after="72" w:line="360" w:lineRule="auto"/>
        <w:ind w:firstLineChars="0" w:firstLine="420"/>
        <w:rPr>
          <w:rFonts w:ascii="Consolas" w:hAnsi="Consolas"/>
          <w:sz w:val="22"/>
        </w:rPr>
      </w:pPr>
      <w:r w:rsidRPr="00B34C12">
        <w:rPr>
          <w:rFonts w:ascii="Consolas" w:hAnsi="Consolas" w:hint="eastAsia"/>
          <w:b/>
          <w:sz w:val="22"/>
        </w:rPr>
        <w:t>使用</w:t>
      </w:r>
      <w:r w:rsidRPr="00B34C12">
        <w:rPr>
          <w:rFonts w:ascii="Consolas" w:hAnsi="Consolas"/>
          <w:b/>
          <w:sz w:val="22"/>
        </w:rPr>
        <w:t>E-mail</w:t>
      </w:r>
      <w:r w:rsidRPr="00B34C12">
        <w:rPr>
          <w:rFonts w:ascii="Consolas" w:hAnsi="Consolas" w:hint="eastAsia"/>
          <w:b/>
          <w:sz w:val="22"/>
        </w:rPr>
        <w:t>或者手机号码作为判断参会人是否相同的依据。</w:t>
      </w:r>
      <w:r w:rsidRPr="00367549">
        <w:rPr>
          <w:rFonts w:ascii="Consolas" w:hAnsi="Consolas" w:hint="eastAsia"/>
          <w:sz w:val="22"/>
        </w:rPr>
        <w:t>即</w:t>
      </w:r>
      <w:r>
        <w:rPr>
          <w:rFonts w:ascii="Consolas" w:hAnsi="Consolas" w:hint="eastAsia"/>
          <w:sz w:val="22"/>
        </w:rPr>
        <w:t>如果两个参会人的</w:t>
      </w:r>
      <w:r>
        <w:rPr>
          <w:rFonts w:ascii="Consolas" w:hAnsi="Consolas" w:hint="eastAsia"/>
          <w:sz w:val="22"/>
        </w:rPr>
        <w:t>E-mail</w:t>
      </w:r>
      <w:r>
        <w:rPr>
          <w:rFonts w:ascii="Consolas" w:hAnsi="Consolas" w:hint="eastAsia"/>
          <w:sz w:val="22"/>
        </w:rPr>
        <w:t>或者手机号码是相同的，其他属性无论是否相同，均认为是同一个人。</w:t>
      </w:r>
    </w:p>
    <w:p w14:paraId="0D718EB3" w14:textId="1335908A" w:rsidR="00367549" w:rsidRPr="00B34C12" w:rsidRDefault="00367549" w:rsidP="00B34C12">
      <w:pPr>
        <w:pStyle w:val="a4"/>
        <w:spacing w:before="62" w:after="72" w:line="360" w:lineRule="auto"/>
        <w:ind w:firstLineChars="0" w:firstLine="420"/>
        <w:rPr>
          <w:rFonts w:ascii="Consolas" w:hAnsi="Consolas"/>
          <w:sz w:val="22"/>
        </w:rPr>
      </w:pPr>
      <w:r>
        <w:rPr>
          <w:rFonts w:ascii="Consolas" w:hAnsi="Consolas" w:hint="eastAsia"/>
          <w:sz w:val="22"/>
        </w:rPr>
        <w:t>在上传名单过程中，如果发现两条记录</w:t>
      </w:r>
      <w:del w:id="214" w:author="Yu Xu" w:date="2013-07-09T18:08:00Z">
        <w:r w:rsidDel="001F5853">
          <w:rPr>
            <w:rFonts w:ascii="Consolas" w:hAnsi="Consolas" w:hint="eastAsia"/>
            <w:sz w:val="22"/>
          </w:rPr>
          <w:delText>的姓名不同，但</w:delText>
        </w:r>
      </w:del>
      <w:r>
        <w:rPr>
          <w:rFonts w:ascii="Consolas" w:hAnsi="Consolas" w:hint="eastAsia"/>
          <w:sz w:val="22"/>
        </w:rPr>
        <w:t>E-mail</w:t>
      </w:r>
      <w:r>
        <w:rPr>
          <w:rFonts w:ascii="Consolas" w:hAnsi="Consolas" w:hint="eastAsia"/>
          <w:sz w:val="22"/>
        </w:rPr>
        <w:t>（或手机号码）相同，则</w:t>
      </w:r>
      <w:del w:id="215" w:author="Yu Xu" w:date="2013-07-09T18:08:00Z">
        <w:r w:rsidDel="001F5853">
          <w:rPr>
            <w:rFonts w:ascii="Consolas" w:hAnsi="Consolas" w:hint="eastAsia"/>
            <w:sz w:val="22"/>
          </w:rPr>
          <w:delText>只使用</w:delText>
        </w:r>
        <w:r w:rsidR="00DB6E85" w:rsidDel="001F5853">
          <w:rPr>
            <w:rFonts w:ascii="Consolas" w:hAnsi="Consolas" w:hint="eastAsia"/>
            <w:sz w:val="22"/>
          </w:rPr>
          <w:delText>后</w:delText>
        </w:r>
        <w:r w:rsidDel="001F5853">
          <w:rPr>
            <w:rFonts w:ascii="Consolas" w:hAnsi="Consolas" w:hint="eastAsia"/>
            <w:sz w:val="22"/>
          </w:rPr>
          <w:delText>读取到的记录，忽略</w:delText>
        </w:r>
        <w:r w:rsidR="00DB6E85" w:rsidDel="001F5853">
          <w:rPr>
            <w:rFonts w:ascii="Consolas" w:hAnsi="Consolas" w:hint="eastAsia"/>
            <w:sz w:val="22"/>
          </w:rPr>
          <w:delText>前面读取到的</w:delText>
        </w:r>
        <w:r w:rsidDel="001F5853">
          <w:rPr>
            <w:rFonts w:ascii="Consolas" w:hAnsi="Consolas" w:hint="eastAsia"/>
            <w:sz w:val="22"/>
          </w:rPr>
          <w:delText>记录</w:delText>
        </w:r>
      </w:del>
      <w:ins w:id="216" w:author="Yu Xu" w:date="2013-07-09T18:08:00Z">
        <w:r w:rsidR="001F5853">
          <w:rPr>
            <w:rFonts w:ascii="Consolas" w:hAnsi="Consolas" w:hint="eastAsia"/>
            <w:sz w:val="22"/>
          </w:rPr>
          <w:t>标示出</w:t>
        </w:r>
        <w:r w:rsidR="001F5853">
          <w:rPr>
            <w:rFonts w:ascii="Consolas" w:hAnsi="Consolas"/>
            <w:sz w:val="22"/>
          </w:rPr>
          <w:t>重复的数据，并提供给用户下载</w:t>
        </w:r>
      </w:ins>
      <w:r>
        <w:rPr>
          <w:rFonts w:ascii="Consolas" w:hAnsi="Consolas" w:hint="eastAsia"/>
          <w:sz w:val="22"/>
        </w:rPr>
        <w:t>。</w:t>
      </w:r>
    </w:p>
    <w:bookmarkEnd w:id="213"/>
    <w:p w14:paraId="587C26D8" w14:textId="77777777" w:rsidR="00CD691D" w:rsidRDefault="00CD691D" w:rsidP="00CD691D">
      <w:pPr>
        <w:pStyle w:val="2"/>
        <w:numPr>
          <w:ilvl w:val="1"/>
          <w:numId w:val="14"/>
        </w:numPr>
        <w:spacing w:before="48" w:after="48" w:line="360" w:lineRule="auto"/>
        <w:ind w:right="210"/>
        <w:rPr>
          <w:rFonts w:ascii="Consolas" w:hAnsi="Consolas"/>
        </w:rPr>
      </w:pPr>
      <w:r w:rsidRPr="004F624E">
        <w:rPr>
          <w:rFonts w:ascii="Consolas" w:hAnsi="Consolas" w:hint="eastAsia"/>
        </w:rPr>
        <w:lastRenderedPageBreak/>
        <w:t>通讯录通用规则</w:t>
      </w:r>
    </w:p>
    <w:p w14:paraId="2DEB00B1" w14:textId="77777777" w:rsidR="00CD691D" w:rsidRPr="00CD691D" w:rsidRDefault="00CD691D">
      <w:pPr>
        <w:pStyle w:val="aff5"/>
        <w:keepNext/>
        <w:widowControl/>
        <w:numPr>
          <w:ilvl w:val="1"/>
          <w:numId w:val="15"/>
        </w:numPr>
        <w:spacing w:beforeLines="20" w:before="48" w:afterLines="20" w:after="48"/>
        <w:ind w:rightChars="100" w:right="210" w:firstLineChars="0"/>
        <w:outlineLvl w:val="2"/>
        <w:rPr>
          <w:rFonts w:ascii="Consolas" w:hAnsi="Consolas"/>
          <w:b/>
          <w:bCs/>
          <w:vanish/>
          <w:sz w:val="28"/>
          <w:szCs w:val="32"/>
        </w:rPr>
      </w:pPr>
    </w:p>
    <w:p w14:paraId="2B864012" w14:textId="77777777" w:rsidR="00CD691D" w:rsidRPr="00CD691D" w:rsidRDefault="00CD691D">
      <w:pPr>
        <w:pStyle w:val="aff5"/>
        <w:keepNext/>
        <w:widowControl/>
        <w:numPr>
          <w:ilvl w:val="1"/>
          <w:numId w:val="15"/>
        </w:numPr>
        <w:spacing w:beforeLines="20" w:before="48" w:afterLines="20" w:after="48"/>
        <w:ind w:rightChars="100" w:right="210" w:firstLineChars="0"/>
        <w:outlineLvl w:val="2"/>
        <w:rPr>
          <w:rFonts w:ascii="Consolas" w:hAnsi="Consolas"/>
          <w:b/>
          <w:bCs/>
          <w:vanish/>
          <w:sz w:val="28"/>
          <w:szCs w:val="32"/>
        </w:rPr>
      </w:pPr>
    </w:p>
    <w:p w14:paraId="5854CE1A" w14:textId="77777777" w:rsidR="00CD691D" w:rsidRPr="00CD691D" w:rsidRDefault="00CD691D">
      <w:pPr>
        <w:pStyle w:val="aff5"/>
        <w:keepNext/>
        <w:widowControl/>
        <w:numPr>
          <w:ilvl w:val="1"/>
          <w:numId w:val="15"/>
        </w:numPr>
        <w:spacing w:beforeLines="20" w:before="48" w:afterLines="20" w:after="48"/>
        <w:ind w:rightChars="100" w:right="210" w:firstLineChars="0"/>
        <w:outlineLvl w:val="2"/>
        <w:rPr>
          <w:rFonts w:ascii="Consolas" w:hAnsi="Consolas"/>
          <w:b/>
          <w:bCs/>
          <w:vanish/>
          <w:sz w:val="28"/>
          <w:szCs w:val="32"/>
        </w:rPr>
      </w:pPr>
    </w:p>
    <w:p w14:paraId="487393EF" w14:textId="77777777" w:rsidR="00CD691D" w:rsidRPr="004F624E" w:rsidRDefault="00CD691D" w:rsidP="00CD691D">
      <w:pPr>
        <w:pStyle w:val="30"/>
        <w:numPr>
          <w:ilvl w:val="2"/>
          <w:numId w:val="15"/>
        </w:numPr>
        <w:rPr>
          <w:rFonts w:ascii="Consolas" w:hAnsi="Consolas"/>
        </w:rPr>
      </w:pPr>
      <w:r w:rsidRPr="004F624E">
        <w:rPr>
          <w:rFonts w:ascii="Consolas" w:hAnsi="Consolas" w:hint="eastAsia"/>
        </w:rPr>
        <w:t>【</w:t>
      </w:r>
      <w:r>
        <w:rPr>
          <w:rFonts w:ascii="Consolas" w:hAnsi="Consolas" w:hint="eastAsia"/>
        </w:rPr>
        <w:t>弹出对话框规则</w:t>
      </w:r>
      <w:r w:rsidRPr="004F624E">
        <w:rPr>
          <w:rFonts w:ascii="Consolas" w:hAnsi="Consolas" w:hint="eastAsia"/>
        </w:rPr>
        <w:t>】</w:t>
      </w:r>
    </w:p>
    <w:p w14:paraId="14FF2586" w14:textId="77777777" w:rsidR="00CD691D" w:rsidRPr="006E218B" w:rsidRDefault="00CD691D" w:rsidP="00CD691D">
      <w:pPr>
        <w:pStyle w:val="a4"/>
        <w:spacing w:after="72"/>
        <w:ind w:firstLineChars="0" w:firstLine="0"/>
      </w:pPr>
      <w:r>
        <w:rPr>
          <w:rFonts w:hint="eastAsia"/>
        </w:rPr>
        <w:t>通讯录所有弹出对话框均为模态对话框</w:t>
      </w:r>
    </w:p>
    <w:p w14:paraId="1B4F3629" w14:textId="77777777" w:rsidR="00CD691D" w:rsidRPr="004F624E" w:rsidRDefault="00CD691D" w:rsidP="00CD691D">
      <w:pPr>
        <w:pStyle w:val="30"/>
        <w:numPr>
          <w:ilvl w:val="2"/>
          <w:numId w:val="15"/>
        </w:numPr>
        <w:rPr>
          <w:rFonts w:ascii="Consolas" w:hAnsi="Consolas"/>
        </w:rPr>
      </w:pPr>
      <w:bookmarkStart w:id="217" w:name="_Toc354938222"/>
      <w:bookmarkStart w:id="218" w:name="_Toc355340987"/>
      <w:bookmarkStart w:id="219" w:name="_Toc354760232"/>
      <w:bookmarkStart w:id="220" w:name="_Toc355340989"/>
      <w:bookmarkEnd w:id="217"/>
      <w:bookmarkEnd w:id="218"/>
      <w:r w:rsidRPr="004F624E">
        <w:rPr>
          <w:rFonts w:ascii="Consolas" w:hAnsi="Consolas" w:hint="eastAsia"/>
        </w:rPr>
        <w:t>【联系人列表排序规则】</w:t>
      </w:r>
      <w:bookmarkEnd w:id="219"/>
      <w:bookmarkEnd w:id="220"/>
    </w:p>
    <w:p w14:paraId="48DD8A60" w14:textId="08C2B974" w:rsidR="00CD691D" w:rsidRDefault="00CD691D" w:rsidP="00DB5B57">
      <w:pPr>
        <w:pStyle w:val="srs"/>
        <w:numPr>
          <w:ilvl w:val="0"/>
          <w:numId w:val="16"/>
        </w:numPr>
        <w:rPr>
          <w:rFonts w:ascii="Consolas" w:hAnsi="Consolas"/>
          <w:szCs w:val="21"/>
        </w:rPr>
      </w:pPr>
      <w:r w:rsidRPr="009B6EC1">
        <w:rPr>
          <w:rFonts w:ascii="Consolas" w:hAnsi="Consolas"/>
          <w:szCs w:val="21"/>
        </w:rPr>
        <w:t>组排序：</w:t>
      </w:r>
      <w:ins w:id="221" w:author="Yu Xu" w:date="2013-06-06T11:34:00Z">
        <w:r w:rsidR="00DB5B57" w:rsidRPr="00DB5B57">
          <w:rPr>
            <w:rFonts w:ascii="Consolas" w:hAnsi="Consolas" w:hint="eastAsia"/>
            <w:szCs w:val="21"/>
          </w:rPr>
          <w:t>数字</w:t>
        </w:r>
        <w:r w:rsidR="00DB5B57" w:rsidRPr="00DB5B57">
          <w:rPr>
            <w:rFonts w:ascii="Consolas" w:hAnsi="Consolas" w:hint="eastAsia"/>
            <w:szCs w:val="21"/>
          </w:rPr>
          <w:t>(0~9</w:t>
        </w:r>
        <w:r w:rsidR="00DB5B57" w:rsidRPr="00DB5B57">
          <w:rPr>
            <w:rFonts w:ascii="Consolas" w:hAnsi="Consolas" w:hint="eastAsia"/>
            <w:szCs w:val="21"/>
          </w:rPr>
          <w:t>升序</w:t>
        </w:r>
        <w:r w:rsidR="00DB5B57" w:rsidRPr="00DB5B57">
          <w:rPr>
            <w:rFonts w:ascii="Consolas" w:hAnsi="Consolas" w:hint="eastAsia"/>
            <w:szCs w:val="21"/>
          </w:rPr>
          <w:t>)&gt;</w:t>
        </w:r>
        <w:r w:rsidR="00DB5B57" w:rsidRPr="00DB5B57">
          <w:rPr>
            <w:rFonts w:ascii="Consolas" w:hAnsi="Consolas" w:hint="eastAsia"/>
            <w:szCs w:val="21"/>
          </w:rPr>
          <w:t>英文首字母</w:t>
        </w:r>
        <w:r w:rsidR="00DB5B57" w:rsidRPr="00DB5B57">
          <w:rPr>
            <w:rFonts w:ascii="Consolas" w:hAnsi="Consolas" w:hint="eastAsia"/>
            <w:szCs w:val="21"/>
          </w:rPr>
          <w:t>(A~Z</w:t>
        </w:r>
        <w:r w:rsidR="00DB5B57" w:rsidRPr="00DB5B57">
          <w:rPr>
            <w:rFonts w:ascii="Consolas" w:hAnsi="Consolas" w:hint="eastAsia"/>
            <w:szCs w:val="21"/>
          </w:rPr>
          <w:t>升序</w:t>
        </w:r>
        <w:r w:rsidR="00DB5B57" w:rsidRPr="00DB5B57">
          <w:rPr>
            <w:rFonts w:ascii="Consolas" w:hAnsi="Consolas" w:hint="eastAsia"/>
            <w:szCs w:val="21"/>
          </w:rPr>
          <w:t>)&gt;</w:t>
        </w:r>
        <w:r w:rsidR="00DB5B57" w:rsidRPr="00DB5B57">
          <w:rPr>
            <w:rFonts w:ascii="Consolas" w:hAnsi="Consolas" w:hint="eastAsia"/>
            <w:szCs w:val="21"/>
          </w:rPr>
          <w:t>汉字拼音首字母</w:t>
        </w:r>
        <w:r w:rsidR="00DB5B57" w:rsidRPr="00DB5B57">
          <w:rPr>
            <w:rFonts w:ascii="Consolas" w:hAnsi="Consolas" w:hint="eastAsia"/>
            <w:szCs w:val="21"/>
          </w:rPr>
          <w:t>(A~Z</w:t>
        </w:r>
        <w:r w:rsidR="00DB5B57" w:rsidRPr="00DB5B57">
          <w:rPr>
            <w:rFonts w:ascii="Consolas" w:hAnsi="Consolas" w:hint="eastAsia"/>
            <w:szCs w:val="21"/>
          </w:rPr>
          <w:t>升序</w:t>
        </w:r>
        <w:r w:rsidR="00DB5B57" w:rsidRPr="00DB5B57">
          <w:rPr>
            <w:rFonts w:ascii="Consolas" w:hAnsi="Consolas" w:hint="eastAsia"/>
            <w:szCs w:val="21"/>
          </w:rPr>
          <w:t>)&gt;</w:t>
        </w:r>
        <w:r w:rsidR="00DB5B57" w:rsidRPr="00DB5B57">
          <w:rPr>
            <w:rFonts w:ascii="Consolas" w:hAnsi="Consolas" w:hint="eastAsia"/>
            <w:szCs w:val="21"/>
          </w:rPr>
          <w:t>其他字符</w:t>
        </w:r>
        <w:r w:rsidR="00DB5B57" w:rsidRPr="00DB5B57">
          <w:rPr>
            <w:rFonts w:ascii="Consolas" w:hAnsi="Consolas" w:hint="eastAsia"/>
            <w:szCs w:val="21"/>
          </w:rPr>
          <w:t>(ASCII</w:t>
        </w:r>
        <w:r w:rsidR="00DB5B57" w:rsidRPr="00DB5B57">
          <w:rPr>
            <w:rFonts w:ascii="Consolas" w:hAnsi="Consolas" w:hint="eastAsia"/>
            <w:szCs w:val="21"/>
          </w:rPr>
          <w:t>码升序</w:t>
        </w:r>
        <w:r w:rsidR="00DB5B57" w:rsidRPr="00DB5B57">
          <w:rPr>
            <w:rFonts w:ascii="Consolas" w:hAnsi="Consolas" w:hint="eastAsia"/>
            <w:szCs w:val="21"/>
          </w:rPr>
          <w:t>)</w:t>
        </w:r>
      </w:ins>
      <w:del w:id="222" w:author="Yu Xu" w:date="2013-06-06T11:34:00Z">
        <w:r w:rsidRPr="009B6EC1" w:rsidDel="00DB5B57">
          <w:rPr>
            <w:rFonts w:ascii="Consolas" w:hAnsi="Consolas"/>
            <w:szCs w:val="21"/>
          </w:rPr>
          <w:delText>数字（</w:delText>
        </w:r>
        <w:r w:rsidRPr="009B6EC1" w:rsidDel="00DB5B57">
          <w:rPr>
            <w:rFonts w:ascii="Consolas" w:hAnsi="Consolas"/>
            <w:szCs w:val="21"/>
          </w:rPr>
          <w:delText>1~0</w:delText>
        </w:r>
        <w:r w:rsidRPr="009B6EC1" w:rsidDel="00DB5B57">
          <w:rPr>
            <w:rFonts w:ascii="Consolas" w:hAnsi="Consolas"/>
            <w:szCs w:val="21"/>
          </w:rPr>
          <w:delText>）</w:delText>
        </w:r>
        <w:r w:rsidRPr="009B6EC1" w:rsidDel="00DB5B57">
          <w:rPr>
            <w:rFonts w:ascii="Consolas" w:hAnsi="Consolas"/>
            <w:szCs w:val="21"/>
          </w:rPr>
          <w:delText>&gt;</w:delText>
        </w:r>
        <w:r w:rsidRPr="009B6EC1" w:rsidDel="00DB5B57">
          <w:rPr>
            <w:rFonts w:ascii="Consolas" w:hAnsi="Consolas"/>
            <w:szCs w:val="21"/>
          </w:rPr>
          <w:delText>英文首字母（</w:delText>
        </w:r>
        <w:r w:rsidRPr="009B6EC1" w:rsidDel="00DB5B57">
          <w:rPr>
            <w:rFonts w:ascii="Consolas" w:hAnsi="Consolas"/>
            <w:szCs w:val="21"/>
          </w:rPr>
          <w:delText>A~Z</w:delText>
        </w:r>
        <w:r w:rsidRPr="009B6EC1" w:rsidDel="00DB5B57">
          <w:rPr>
            <w:rFonts w:ascii="Consolas" w:hAnsi="Consolas"/>
            <w:szCs w:val="21"/>
          </w:rPr>
          <w:delText>）</w:delText>
        </w:r>
        <w:r w:rsidRPr="009B6EC1" w:rsidDel="00DB5B57">
          <w:rPr>
            <w:rFonts w:ascii="Consolas" w:hAnsi="Consolas"/>
            <w:szCs w:val="21"/>
          </w:rPr>
          <w:delText>&gt;</w:delText>
        </w:r>
        <w:r w:rsidRPr="009B6EC1" w:rsidDel="00DB5B57">
          <w:rPr>
            <w:rFonts w:ascii="Consolas" w:hAnsi="Consolas"/>
            <w:szCs w:val="21"/>
          </w:rPr>
          <w:delText>汉字拼音首字母（</w:delText>
        </w:r>
        <w:r w:rsidRPr="009B6EC1" w:rsidDel="00DB5B57">
          <w:rPr>
            <w:rFonts w:ascii="Consolas" w:hAnsi="Consolas"/>
            <w:szCs w:val="21"/>
          </w:rPr>
          <w:delText>A~Z</w:delText>
        </w:r>
        <w:r w:rsidRPr="009B6EC1" w:rsidDel="00DB5B57">
          <w:rPr>
            <w:rFonts w:ascii="Consolas" w:hAnsi="Consolas"/>
            <w:szCs w:val="21"/>
          </w:rPr>
          <w:delText>）</w:delText>
        </w:r>
      </w:del>
      <w:r w:rsidRPr="009B6EC1">
        <w:rPr>
          <w:rFonts w:ascii="Consolas" w:hAnsi="Consolas"/>
          <w:szCs w:val="21"/>
        </w:rPr>
        <w:t>;</w:t>
      </w:r>
      <w:r>
        <w:rPr>
          <w:rFonts w:ascii="Consolas" w:hAnsi="Consolas" w:hint="eastAsia"/>
          <w:szCs w:val="21"/>
        </w:rPr>
        <w:t>只排序第一个字</w:t>
      </w:r>
      <w:ins w:id="223" w:author="Yu Xu" w:date="2013-06-06T11:35:00Z">
        <w:r w:rsidR="00DB5B57">
          <w:rPr>
            <w:rFonts w:ascii="Consolas" w:hAnsi="Consolas" w:hint="eastAsia"/>
            <w:szCs w:val="21"/>
          </w:rPr>
          <w:t>。</w:t>
        </w:r>
      </w:ins>
    </w:p>
    <w:p w14:paraId="761269A7" w14:textId="17829CB6" w:rsidR="00CD691D" w:rsidRPr="009B6EC1" w:rsidRDefault="00CD691D" w:rsidP="00DB5B57">
      <w:pPr>
        <w:pStyle w:val="srs"/>
        <w:numPr>
          <w:ilvl w:val="0"/>
          <w:numId w:val="16"/>
        </w:numPr>
        <w:rPr>
          <w:rFonts w:ascii="Consolas" w:hAnsi="Consolas"/>
          <w:szCs w:val="21"/>
        </w:rPr>
      </w:pPr>
      <w:r w:rsidRPr="009B6EC1">
        <w:rPr>
          <w:rFonts w:ascii="Consolas" w:hAnsi="Consolas"/>
          <w:szCs w:val="21"/>
        </w:rPr>
        <w:t>组内联系人排序：</w:t>
      </w:r>
      <w:ins w:id="224" w:author="Yu Xu" w:date="2013-06-06T11:34:00Z">
        <w:r w:rsidR="00DB5B57" w:rsidRPr="00DB5B57">
          <w:rPr>
            <w:rFonts w:ascii="Consolas" w:hAnsi="Consolas" w:hint="eastAsia"/>
            <w:szCs w:val="21"/>
          </w:rPr>
          <w:t>英文首字母</w:t>
        </w:r>
        <w:r w:rsidR="00DB5B57" w:rsidRPr="00DB5B57">
          <w:rPr>
            <w:rFonts w:ascii="Consolas" w:hAnsi="Consolas" w:hint="eastAsia"/>
            <w:szCs w:val="21"/>
          </w:rPr>
          <w:t>(A~Z</w:t>
        </w:r>
        <w:r w:rsidR="00DB5B57" w:rsidRPr="00DB5B57">
          <w:rPr>
            <w:rFonts w:ascii="Consolas" w:hAnsi="Consolas" w:hint="eastAsia"/>
            <w:szCs w:val="21"/>
          </w:rPr>
          <w:t>升序</w:t>
        </w:r>
        <w:r w:rsidR="00DB5B57" w:rsidRPr="00DB5B57">
          <w:rPr>
            <w:rFonts w:ascii="Consolas" w:hAnsi="Consolas" w:hint="eastAsia"/>
            <w:szCs w:val="21"/>
          </w:rPr>
          <w:t>)&gt;</w:t>
        </w:r>
        <w:r w:rsidR="00DB5B57" w:rsidRPr="00DB5B57">
          <w:rPr>
            <w:rFonts w:ascii="Consolas" w:hAnsi="Consolas" w:hint="eastAsia"/>
            <w:szCs w:val="21"/>
          </w:rPr>
          <w:t>汉字拼音首字母</w:t>
        </w:r>
        <w:r w:rsidR="00DB5B57" w:rsidRPr="00DB5B57">
          <w:rPr>
            <w:rFonts w:ascii="Consolas" w:hAnsi="Consolas" w:hint="eastAsia"/>
            <w:szCs w:val="21"/>
          </w:rPr>
          <w:t>(A~Z</w:t>
        </w:r>
        <w:r w:rsidR="00DB5B57" w:rsidRPr="00DB5B57">
          <w:rPr>
            <w:rFonts w:ascii="Consolas" w:hAnsi="Consolas" w:hint="eastAsia"/>
            <w:szCs w:val="21"/>
          </w:rPr>
          <w:t>升序</w:t>
        </w:r>
        <w:r w:rsidR="00DB5B57" w:rsidRPr="00DB5B57">
          <w:rPr>
            <w:rFonts w:ascii="Consolas" w:hAnsi="Consolas" w:hint="eastAsia"/>
            <w:szCs w:val="21"/>
          </w:rPr>
          <w:t>)&gt;</w:t>
        </w:r>
        <w:r w:rsidR="00DB5B57" w:rsidRPr="00DB5B57">
          <w:rPr>
            <w:rFonts w:ascii="Consolas" w:hAnsi="Consolas" w:hint="eastAsia"/>
            <w:szCs w:val="21"/>
          </w:rPr>
          <w:t>数字</w:t>
        </w:r>
        <w:r w:rsidR="00DB5B57" w:rsidRPr="00DB5B57">
          <w:rPr>
            <w:rFonts w:ascii="Consolas" w:hAnsi="Consolas" w:hint="eastAsia"/>
            <w:szCs w:val="21"/>
          </w:rPr>
          <w:t>(0~9</w:t>
        </w:r>
        <w:r w:rsidR="00DB5B57" w:rsidRPr="00DB5B57">
          <w:rPr>
            <w:rFonts w:ascii="Consolas" w:hAnsi="Consolas" w:hint="eastAsia"/>
            <w:szCs w:val="21"/>
          </w:rPr>
          <w:t>升序</w:t>
        </w:r>
        <w:r w:rsidR="00DB5B57" w:rsidRPr="00DB5B57">
          <w:rPr>
            <w:rFonts w:ascii="Consolas" w:hAnsi="Consolas" w:hint="eastAsia"/>
            <w:szCs w:val="21"/>
          </w:rPr>
          <w:t>)&gt;</w:t>
        </w:r>
        <w:r w:rsidR="00DB5B57" w:rsidRPr="00DB5B57">
          <w:rPr>
            <w:rFonts w:ascii="Consolas" w:hAnsi="Consolas" w:hint="eastAsia"/>
            <w:szCs w:val="21"/>
          </w:rPr>
          <w:t>其他字符</w:t>
        </w:r>
        <w:r w:rsidR="00DB5B57" w:rsidRPr="00DB5B57">
          <w:rPr>
            <w:rFonts w:ascii="Consolas" w:hAnsi="Consolas" w:hint="eastAsia"/>
            <w:szCs w:val="21"/>
          </w:rPr>
          <w:t>(ASCII</w:t>
        </w:r>
        <w:r w:rsidR="00DB5B57" w:rsidRPr="00DB5B57">
          <w:rPr>
            <w:rFonts w:ascii="Consolas" w:hAnsi="Consolas" w:hint="eastAsia"/>
            <w:szCs w:val="21"/>
          </w:rPr>
          <w:t>码升序</w:t>
        </w:r>
        <w:r w:rsidR="00DB5B57" w:rsidRPr="00DB5B57">
          <w:rPr>
            <w:rFonts w:ascii="Consolas" w:hAnsi="Consolas" w:hint="eastAsia"/>
            <w:szCs w:val="21"/>
          </w:rPr>
          <w:t>)</w:t>
        </w:r>
      </w:ins>
      <w:del w:id="225" w:author="Yu Xu" w:date="2013-06-06T11:34:00Z">
        <w:r w:rsidRPr="009B6EC1" w:rsidDel="00DB5B57">
          <w:rPr>
            <w:rFonts w:ascii="Consolas" w:hAnsi="Consolas"/>
            <w:szCs w:val="21"/>
          </w:rPr>
          <w:delText>英文首字母（</w:delText>
        </w:r>
        <w:r w:rsidRPr="009B6EC1" w:rsidDel="00DB5B57">
          <w:rPr>
            <w:rFonts w:ascii="Consolas" w:hAnsi="Consolas"/>
            <w:szCs w:val="21"/>
          </w:rPr>
          <w:delText>A~Z</w:delText>
        </w:r>
        <w:r w:rsidRPr="009B6EC1" w:rsidDel="00DB5B57">
          <w:rPr>
            <w:rFonts w:ascii="Consolas" w:hAnsi="Consolas"/>
            <w:szCs w:val="21"/>
          </w:rPr>
          <w:delText>）</w:delText>
        </w:r>
        <w:r w:rsidRPr="009B6EC1" w:rsidDel="00DB5B57">
          <w:rPr>
            <w:rFonts w:ascii="Consolas" w:hAnsi="Consolas"/>
            <w:szCs w:val="21"/>
          </w:rPr>
          <w:delText>&gt;</w:delText>
        </w:r>
        <w:r w:rsidRPr="009B6EC1" w:rsidDel="00DB5B57">
          <w:rPr>
            <w:rFonts w:ascii="Consolas" w:hAnsi="Consolas"/>
            <w:szCs w:val="21"/>
          </w:rPr>
          <w:delText>汉字拼音首字母（</w:delText>
        </w:r>
        <w:r w:rsidRPr="009B6EC1" w:rsidDel="00DB5B57">
          <w:rPr>
            <w:rFonts w:ascii="Consolas" w:hAnsi="Consolas"/>
            <w:szCs w:val="21"/>
          </w:rPr>
          <w:delText>A~Z</w:delText>
        </w:r>
        <w:r w:rsidRPr="009B6EC1" w:rsidDel="00DB5B57">
          <w:rPr>
            <w:rFonts w:ascii="Consolas" w:hAnsi="Consolas"/>
            <w:szCs w:val="21"/>
          </w:rPr>
          <w:delText>）</w:delText>
        </w:r>
        <w:r w:rsidRPr="009B6EC1" w:rsidDel="00DB5B57">
          <w:rPr>
            <w:rFonts w:ascii="Consolas" w:hAnsi="Consolas"/>
            <w:szCs w:val="21"/>
          </w:rPr>
          <w:delText>&gt;</w:delText>
        </w:r>
        <w:r w:rsidRPr="009B6EC1" w:rsidDel="00DB5B57">
          <w:rPr>
            <w:rFonts w:ascii="Consolas" w:hAnsi="Consolas"/>
            <w:szCs w:val="21"/>
          </w:rPr>
          <w:delText>数字（</w:delText>
        </w:r>
        <w:r w:rsidRPr="009B6EC1" w:rsidDel="00DB5B57">
          <w:rPr>
            <w:rFonts w:ascii="Consolas" w:hAnsi="Consolas"/>
            <w:szCs w:val="21"/>
          </w:rPr>
          <w:delText>1~0</w:delText>
        </w:r>
        <w:r w:rsidRPr="009B6EC1" w:rsidDel="00DB5B57">
          <w:rPr>
            <w:rFonts w:ascii="Consolas" w:hAnsi="Consolas"/>
            <w:szCs w:val="21"/>
          </w:rPr>
          <w:delText>）</w:delText>
        </w:r>
      </w:del>
      <w:r>
        <w:rPr>
          <w:rFonts w:ascii="Consolas" w:hAnsi="Consolas" w:hint="eastAsia"/>
          <w:szCs w:val="21"/>
        </w:rPr>
        <w:t>；只排序第一个字</w:t>
      </w:r>
      <w:r w:rsidRPr="009B6EC1">
        <w:rPr>
          <w:rFonts w:ascii="Consolas" w:hAnsi="Consolas" w:hint="eastAsia"/>
          <w:szCs w:val="21"/>
        </w:rPr>
        <w:t>。</w:t>
      </w:r>
    </w:p>
    <w:p w14:paraId="3B6C1145" w14:textId="77777777" w:rsidR="00CD691D" w:rsidRPr="004F624E" w:rsidRDefault="00CD691D" w:rsidP="00CD691D">
      <w:pPr>
        <w:pStyle w:val="30"/>
        <w:numPr>
          <w:ilvl w:val="2"/>
          <w:numId w:val="15"/>
        </w:numPr>
        <w:tabs>
          <w:tab w:val="num" w:pos="709"/>
        </w:tabs>
        <w:rPr>
          <w:rFonts w:ascii="Consolas" w:hAnsi="Consolas"/>
        </w:rPr>
      </w:pPr>
      <w:bookmarkStart w:id="226" w:name="_Toc354760233"/>
      <w:bookmarkStart w:id="227" w:name="_Toc355340990"/>
      <w:r w:rsidRPr="004F624E">
        <w:rPr>
          <w:rFonts w:ascii="Consolas" w:hAnsi="Consolas" w:hint="eastAsia"/>
        </w:rPr>
        <w:t>【联系人及组显示规则】</w:t>
      </w:r>
      <w:bookmarkEnd w:id="226"/>
      <w:bookmarkEnd w:id="227"/>
    </w:p>
    <w:p w14:paraId="3BDF6998" w14:textId="77777777" w:rsidR="00CD691D" w:rsidRPr="004F624E" w:rsidRDefault="00CD691D" w:rsidP="00CD691D">
      <w:pPr>
        <w:rPr>
          <w:rFonts w:ascii="Consolas" w:hAnsi="Consolas"/>
        </w:rPr>
      </w:pPr>
      <w:r w:rsidRPr="004F624E">
        <w:rPr>
          <w:rFonts w:ascii="Consolas" w:hAnsi="Consolas"/>
        </w:rPr>
        <w:t>分组名和联系人姓名默认显示</w:t>
      </w:r>
      <w:r w:rsidRPr="004F624E">
        <w:rPr>
          <w:rFonts w:ascii="Consolas" w:hAnsi="Consolas"/>
        </w:rPr>
        <w:t>20</w:t>
      </w:r>
      <w:r w:rsidRPr="004F624E">
        <w:rPr>
          <w:rFonts w:ascii="Consolas" w:hAnsi="Consolas"/>
        </w:rPr>
        <w:t>个字符，多出的部分显示省略号，</w:t>
      </w:r>
      <w:r w:rsidRPr="004F624E">
        <w:rPr>
          <w:rFonts w:ascii="Consolas" w:hAnsi="Consolas"/>
        </w:rPr>
        <w:t>TIPS</w:t>
      </w:r>
      <w:r w:rsidRPr="004F624E">
        <w:rPr>
          <w:rFonts w:ascii="Consolas" w:hAnsi="Consolas"/>
        </w:rPr>
        <w:t>显示完整信息</w:t>
      </w:r>
      <w:r w:rsidRPr="004F624E">
        <w:rPr>
          <w:rFonts w:ascii="Consolas" w:hAnsi="Consolas" w:hint="eastAsia"/>
        </w:rPr>
        <w:t>。</w:t>
      </w:r>
    </w:p>
    <w:p w14:paraId="04E2CAC8" w14:textId="77777777" w:rsidR="00CD691D" w:rsidRPr="004F624E" w:rsidRDefault="00CD691D" w:rsidP="00CD691D">
      <w:pPr>
        <w:pStyle w:val="30"/>
        <w:numPr>
          <w:ilvl w:val="2"/>
          <w:numId w:val="15"/>
        </w:numPr>
        <w:tabs>
          <w:tab w:val="num" w:pos="709"/>
        </w:tabs>
        <w:rPr>
          <w:rFonts w:ascii="Consolas" w:hAnsi="Consolas"/>
        </w:rPr>
      </w:pPr>
      <w:bookmarkStart w:id="228" w:name="_Toc354760234"/>
      <w:bookmarkStart w:id="229" w:name="_Toc355340991"/>
      <w:r w:rsidRPr="004F624E">
        <w:rPr>
          <w:rFonts w:ascii="Consolas" w:hAnsi="Consolas" w:hint="eastAsia"/>
        </w:rPr>
        <w:t>【联系人记录数限制规则】</w:t>
      </w:r>
      <w:bookmarkEnd w:id="228"/>
      <w:bookmarkEnd w:id="229"/>
    </w:p>
    <w:p w14:paraId="0B8A16FA" w14:textId="77777777" w:rsidR="00CD691D" w:rsidRDefault="00CD691D" w:rsidP="00CD691D">
      <w:pPr>
        <w:rPr>
          <w:rFonts w:ascii="Consolas" w:hAnsi="Consolas"/>
        </w:rPr>
      </w:pPr>
      <w:r w:rsidRPr="004F624E">
        <w:rPr>
          <w:rFonts w:ascii="Consolas" w:hAnsi="Consolas" w:hint="eastAsia"/>
        </w:rPr>
        <w:t>导入联系人记录数最大上限为</w:t>
      </w:r>
      <w:r w:rsidRPr="004F624E">
        <w:rPr>
          <w:rFonts w:ascii="Consolas" w:hAnsi="Consolas" w:hint="eastAsia"/>
        </w:rPr>
        <w:t>2000</w:t>
      </w:r>
      <w:r w:rsidRPr="004F624E">
        <w:rPr>
          <w:rFonts w:ascii="Consolas" w:hAnsi="Consolas" w:hint="eastAsia"/>
        </w:rPr>
        <w:t>，最小下限为</w:t>
      </w:r>
      <w:r w:rsidRPr="004F624E">
        <w:rPr>
          <w:rFonts w:ascii="Consolas" w:hAnsi="Consolas" w:hint="eastAsia"/>
        </w:rPr>
        <w:t>1</w:t>
      </w:r>
      <w:r w:rsidRPr="004F624E">
        <w:rPr>
          <w:rFonts w:ascii="Consolas" w:hAnsi="Consolas" w:hint="eastAsia"/>
        </w:rPr>
        <w:t>。</w:t>
      </w:r>
    </w:p>
    <w:p w14:paraId="4BA030C3" w14:textId="77777777" w:rsidR="00CD691D" w:rsidRPr="004F624E" w:rsidRDefault="00CD691D" w:rsidP="00CD691D">
      <w:pPr>
        <w:pStyle w:val="30"/>
        <w:numPr>
          <w:ilvl w:val="2"/>
          <w:numId w:val="15"/>
        </w:numPr>
        <w:tabs>
          <w:tab w:val="num" w:pos="709"/>
        </w:tabs>
        <w:rPr>
          <w:rFonts w:ascii="Consolas" w:hAnsi="Consolas"/>
        </w:rPr>
      </w:pPr>
      <w:r w:rsidRPr="004F624E">
        <w:rPr>
          <w:rFonts w:ascii="Consolas" w:hAnsi="Consolas" w:hint="eastAsia"/>
        </w:rPr>
        <w:t>【</w:t>
      </w:r>
      <w:r>
        <w:rPr>
          <w:rFonts w:ascii="Consolas" w:hAnsi="Consolas" w:hint="eastAsia"/>
        </w:rPr>
        <w:t>组</w:t>
      </w:r>
      <w:r w:rsidRPr="004F624E">
        <w:rPr>
          <w:rFonts w:ascii="Consolas" w:hAnsi="Consolas" w:hint="eastAsia"/>
        </w:rPr>
        <w:t>记录数限制规则】</w:t>
      </w:r>
    </w:p>
    <w:p w14:paraId="5B7B8EAB" w14:textId="77777777" w:rsidR="00CD691D" w:rsidRPr="006B168C" w:rsidRDefault="00CD691D" w:rsidP="00CD691D">
      <w:pPr>
        <w:rPr>
          <w:rFonts w:ascii="Consolas" w:hAnsi="Consolas"/>
        </w:rPr>
      </w:pPr>
      <w:r w:rsidRPr="004F624E">
        <w:rPr>
          <w:rFonts w:ascii="Consolas" w:hAnsi="Consolas" w:hint="eastAsia"/>
        </w:rPr>
        <w:t>导入</w:t>
      </w:r>
      <w:r>
        <w:rPr>
          <w:rFonts w:ascii="Consolas" w:hAnsi="Consolas" w:hint="eastAsia"/>
        </w:rPr>
        <w:t>组</w:t>
      </w:r>
      <w:r w:rsidRPr="004F624E">
        <w:rPr>
          <w:rFonts w:ascii="Consolas" w:hAnsi="Consolas" w:hint="eastAsia"/>
        </w:rPr>
        <w:t>记录数最大上限为</w:t>
      </w:r>
      <w:r>
        <w:rPr>
          <w:rFonts w:ascii="Consolas" w:hAnsi="Consolas" w:hint="eastAsia"/>
        </w:rPr>
        <w:t>100</w:t>
      </w:r>
      <w:r w:rsidRPr="004F624E">
        <w:rPr>
          <w:rFonts w:ascii="Consolas" w:hAnsi="Consolas" w:hint="eastAsia"/>
        </w:rPr>
        <w:t>，最小下限为</w:t>
      </w:r>
      <w:r w:rsidRPr="004F624E">
        <w:rPr>
          <w:rFonts w:ascii="Consolas" w:hAnsi="Consolas" w:hint="eastAsia"/>
        </w:rPr>
        <w:t>1</w:t>
      </w:r>
      <w:r w:rsidRPr="004F624E">
        <w:rPr>
          <w:rFonts w:ascii="Consolas" w:hAnsi="Consolas" w:hint="eastAsia"/>
        </w:rPr>
        <w:t>。</w:t>
      </w:r>
    </w:p>
    <w:p w14:paraId="2E1D0A31" w14:textId="77777777" w:rsidR="00CD691D" w:rsidRPr="004F624E" w:rsidRDefault="00CD691D" w:rsidP="00CD691D">
      <w:pPr>
        <w:pStyle w:val="30"/>
        <w:numPr>
          <w:ilvl w:val="2"/>
          <w:numId w:val="15"/>
        </w:numPr>
        <w:tabs>
          <w:tab w:val="num" w:pos="709"/>
        </w:tabs>
        <w:rPr>
          <w:rFonts w:ascii="Consolas" w:hAnsi="Consolas"/>
        </w:rPr>
      </w:pPr>
      <w:bookmarkStart w:id="230" w:name="_Toc354760235"/>
      <w:bookmarkStart w:id="231" w:name="_Toc355340992"/>
      <w:r w:rsidRPr="004F624E">
        <w:rPr>
          <w:rFonts w:ascii="Consolas" w:hAnsi="Consolas" w:hint="eastAsia"/>
        </w:rPr>
        <w:t>【请求超时限制】</w:t>
      </w:r>
      <w:bookmarkEnd w:id="230"/>
      <w:bookmarkEnd w:id="231"/>
    </w:p>
    <w:p w14:paraId="2B1CCC00" w14:textId="77777777" w:rsidR="00CD691D" w:rsidRPr="004F624E" w:rsidRDefault="00CD691D" w:rsidP="00CD691D">
      <w:pPr>
        <w:rPr>
          <w:rFonts w:ascii="Consolas" w:hAnsi="Consolas"/>
        </w:rPr>
      </w:pPr>
      <w:r w:rsidRPr="004F624E">
        <w:rPr>
          <w:rFonts w:ascii="Consolas" w:hAnsi="Consolas" w:hint="eastAsia"/>
        </w:rPr>
        <w:t>MAXClient</w:t>
      </w:r>
      <w:r w:rsidRPr="004F624E">
        <w:rPr>
          <w:rFonts w:ascii="Consolas" w:hAnsi="Consolas" w:hint="eastAsia"/>
        </w:rPr>
        <w:t>请求</w:t>
      </w:r>
      <w:r w:rsidRPr="004F624E">
        <w:rPr>
          <w:rFonts w:ascii="Consolas" w:hAnsi="Consolas" w:hint="eastAsia"/>
        </w:rPr>
        <w:t>MAXWEB</w:t>
      </w:r>
      <w:r w:rsidRPr="004F624E">
        <w:rPr>
          <w:rFonts w:ascii="Consolas" w:hAnsi="Consolas" w:hint="eastAsia"/>
        </w:rPr>
        <w:t>、</w:t>
      </w:r>
      <w:r w:rsidRPr="004F624E">
        <w:rPr>
          <w:rFonts w:ascii="Consolas" w:hAnsi="Consolas" w:hint="eastAsia"/>
        </w:rPr>
        <w:t>MAXUniform</w:t>
      </w:r>
      <w:r w:rsidRPr="004F624E">
        <w:rPr>
          <w:rFonts w:ascii="Consolas" w:hAnsi="Consolas" w:hint="eastAsia"/>
        </w:rPr>
        <w:t>超时时长为</w:t>
      </w:r>
      <w:r w:rsidRPr="004F624E">
        <w:rPr>
          <w:rFonts w:ascii="Consolas" w:hAnsi="Consolas" w:hint="eastAsia"/>
        </w:rPr>
        <w:t>15</w:t>
      </w:r>
      <w:r w:rsidRPr="004F624E">
        <w:rPr>
          <w:rFonts w:ascii="Consolas" w:hAnsi="Consolas" w:hint="eastAsia"/>
        </w:rPr>
        <w:t>秒。</w:t>
      </w:r>
    </w:p>
    <w:p w14:paraId="0ACAD972" w14:textId="77777777" w:rsidR="00CD691D" w:rsidRPr="004F624E" w:rsidRDefault="00CD691D" w:rsidP="00CD691D">
      <w:pPr>
        <w:pStyle w:val="30"/>
        <w:numPr>
          <w:ilvl w:val="2"/>
          <w:numId w:val="15"/>
        </w:numPr>
        <w:tabs>
          <w:tab w:val="num" w:pos="709"/>
        </w:tabs>
        <w:rPr>
          <w:rFonts w:ascii="Consolas" w:hAnsi="Consolas"/>
        </w:rPr>
      </w:pPr>
      <w:r w:rsidRPr="004F624E">
        <w:rPr>
          <w:rFonts w:ascii="Consolas" w:hAnsi="Consolas" w:hint="eastAsia"/>
        </w:rPr>
        <w:t>【</w:t>
      </w:r>
      <w:r>
        <w:rPr>
          <w:rFonts w:ascii="Consolas" w:hAnsi="Consolas" w:hint="eastAsia"/>
        </w:rPr>
        <w:t>通讯录文件类型及大小限制</w:t>
      </w:r>
      <w:r w:rsidRPr="004F624E">
        <w:rPr>
          <w:rFonts w:ascii="Consolas" w:hAnsi="Consolas" w:hint="eastAsia"/>
        </w:rPr>
        <w:t>】</w:t>
      </w:r>
    </w:p>
    <w:p w14:paraId="23049BCB" w14:textId="77777777" w:rsidR="00CD691D" w:rsidRDefault="00CD691D" w:rsidP="00AC5C40">
      <w:pPr>
        <w:pStyle w:val="aff5"/>
        <w:numPr>
          <w:ilvl w:val="0"/>
          <w:numId w:val="165"/>
        </w:numPr>
        <w:ind w:firstLineChars="0"/>
        <w:rPr>
          <w:rFonts w:ascii="Consolas" w:hAnsi="Consolas"/>
        </w:rPr>
      </w:pPr>
      <w:r w:rsidRPr="00E92CCB">
        <w:rPr>
          <w:rFonts w:ascii="Consolas" w:hAnsi="Consolas" w:hint="eastAsia"/>
        </w:rPr>
        <w:t>支持</w:t>
      </w:r>
      <w:r w:rsidRPr="00E92CCB">
        <w:rPr>
          <w:rFonts w:ascii="Consolas" w:hAnsi="Consolas" w:hint="eastAsia"/>
        </w:rPr>
        <w:t>excel2003</w:t>
      </w:r>
      <w:r w:rsidRPr="00E92CCB">
        <w:rPr>
          <w:rFonts w:ascii="Consolas" w:hAnsi="Consolas" w:hint="eastAsia"/>
        </w:rPr>
        <w:t>、</w:t>
      </w:r>
      <w:r w:rsidRPr="00E92CCB">
        <w:rPr>
          <w:rFonts w:ascii="Consolas" w:hAnsi="Consolas" w:hint="eastAsia"/>
        </w:rPr>
        <w:t>2007</w:t>
      </w:r>
      <w:r w:rsidRPr="00E92CCB">
        <w:rPr>
          <w:rFonts w:ascii="Consolas" w:hAnsi="Consolas" w:hint="eastAsia"/>
        </w:rPr>
        <w:t>、</w:t>
      </w:r>
      <w:r w:rsidRPr="00E92CCB">
        <w:rPr>
          <w:rFonts w:ascii="Consolas" w:hAnsi="Consolas" w:hint="eastAsia"/>
        </w:rPr>
        <w:t>2010</w:t>
      </w:r>
      <w:r w:rsidRPr="00E92CCB">
        <w:rPr>
          <w:rFonts w:ascii="Consolas" w:hAnsi="Consolas" w:hint="eastAsia"/>
        </w:rPr>
        <w:t>、</w:t>
      </w:r>
      <w:r w:rsidRPr="00E92CCB">
        <w:rPr>
          <w:rFonts w:ascii="Consolas" w:hAnsi="Consolas" w:hint="eastAsia"/>
        </w:rPr>
        <w:t>csv</w:t>
      </w:r>
      <w:r w:rsidRPr="00E92CCB">
        <w:rPr>
          <w:rFonts w:ascii="Consolas" w:hAnsi="Consolas" w:hint="eastAsia"/>
        </w:rPr>
        <w:t>。</w:t>
      </w:r>
    </w:p>
    <w:p w14:paraId="02D98920" w14:textId="77777777" w:rsidR="00CD691D" w:rsidRDefault="00CD691D" w:rsidP="00AC5C40">
      <w:pPr>
        <w:pStyle w:val="aff5"/>
        <w:numPr>
          <w:ilvl w:val="0"/>
          <w:numId w:val="165"/>
        </w:numPr>
        <w:ind w:firstLineChars="0"/>
        <w:rPr>
          <w:rFonts w:ascii="Consolas" w:hAnsi="Consolas"/>
        </w:rPr>
      </w:pPr>
      <w:r>
        <w:rPr>
          <w:rFonts w:ascii="Consolas" w:hAnsi="Consolas" w:hint="eastAsia"/>
        </w:rPr>
        <w:t>在弹出“浏览文件”对话框的类型下拉选项中限制，只允许选择</w:t>
      </w:r>
      <w:r w:rsidRPr="00E92CCB">
        <w:rPr>
          <w:rFonts w:ascii="Consolas" w:hAnsi="Consolas" w:hint="eastAsia"/>
        </w:rPr>
        <w:t>excel2003</w:t>
      </w:r>
      <w:r w:rsidRPr="00E92CCB">
        <w:rPr>
          <w:rFonts w:ascii="Consolas" w:hAnsi="Consolas" w:hint="eastAsia"/>
        </w:rPr>
        <w:t>、</w:t>
      </w:r>
      <w:r w:rsidRPr="00E92CCB">
        <w:rPr>
          <w:rFonts w:ascii="Consolas" w:hAnsi="Consolas" w:hint="eastAsia"/>
        </w:rPr>
        <w:t>2007</w:t>
      </w:r>
      <w:r w:rsidRPr="00E92CCB">
        <w:rPr>
          <w:rFonts w:ascii="Consolas" w:hAnsi="Consolas" w:hint="eastAsia"/>
        </w:rPr>
        <w:t>、</w:t>
      </w:r>
      <w:r w:rsidRPr="00E92CCB">
        <w:rPr>
          <w:rFonts w:ascii="Consolas" w:hAnsi="Consolas" w:hint="eastAsia"/>
        </w:rPr>
        <w:t>2010</w:t>
      </w:r>
      <w:r w:rsidRPr="00E92CCB">
        <w:rPr>
          <w:rFonts w:ascii="Consolas" w:hAnsi="Consolas" w:hint="eastAsia"/>
        </w:rPr>
        <w:t>、</w:t>
      </w:r>
      <w:r w:rsidRPr="00E92CCB">
        <w:rPr>
          <w:rFonts w:ascii="Consolas" w:hAnsi="Consolas" w:hint="eastAsia"/>
        </w:rPr>
        <w:t>csv</w:t>
      </w:r>
      <w:r>
        <w:rPr>
          <w:rFonts w:ascii="Consolas" w:hAnsi="Consolas" w:hint="eastAsia"/>
        </w:rPr>
        <w:t>其中一种类型</w:t>
      </w:r>
    </w:p>
    <w:p w14:paraId="6E6E43F3" w14:textId="77777777" w:rsidR="00CD691D" w:rsidRDefault="00CD691D" w:rsidP="00AC5C40">
      <w:pPr>
        <w:pStyle w:val="aff5"/>
        <w:numPr>
          <w:ilvl w:val="0"/>
          <w:numId w:val="165"/>
        </w:numPr>
        <w:ind w:firstLineChars="0"/>
        <w:rPr>
          <w:rFonts w:ascii="Consolas" w:hAnsi="Consolas"/>
        </w:rPr>
      </w:pPr>
      <w:r>
        <w:rPr>
          <w:rFonts w:ascii="Consolas" w:hAnsi="Consolas" w:hint="eastAsia"/>
        </w:rPr>
        <w:t>文件最大支持</w:t>
      </w:r>
      <w:r w:rsidR="005B5D32">
        <w:rPr>
          <w:rFonts w:ascii="Consolas" w:hAnsi="Consolas" w:hint="eastAsia"/>
        </w:rPr>
        <w:t>1</w:t>
      </w:r>
      <w:r>
        <w:rPr>
          <w:rFonts w:ascii="Consolas" w:hAnsi="Consolas" w:hint="eastAsia"/>
        </w:rPr>
        <w:t>M</w:t>
      </w:r>
      <w:r>
        <w:rPr>
          <w:rFonts w:ascii="Consolas" w:hAnsi="Consolas" w:hint="eastAsia"/>
        </w:rPr>
        <w:t>。</w:t>
      </w:r>
    </w:p>
    <w:p w14:paraId="1731AB62" w14:textId="77777777" w:rsidR="00CD691D" w:rsidRPr="004F624E" w:rsidRDefault="00CD691D" w:rsidP="00CD691D">
      <w:pPr>
        <w:pStyle w:val="30"/>
        <w:numPr>
          <w:ilvl w:val="2"/>
          <w:numId w:val="15"/>
        </w:numPr>
        <w:tabs>
          <w:tab w:val="num" w:pos="709"/>
        </w:tabs>
        <w:rPr>
          <w:rFonts w:ascii="Consolas" w:hAnsi="Consolas"/>
        </w:rPr>
      </w:pPr>
      <w:r w:rsidRPr="004F624E">
        <w:rPr>
          <w:rFonts w:ascii="Consolas" w:hAnsi="Consolas" w:hint="eastAsia"/>
        </w:rPr>
        <w:t>【</w:t>
      </w:r>
      <w:r>
        <w:rPr>
          <w:rFonts w:ascii="Consolas" w:hAnsi="Consolas" w:hint="eastAsia"/>
        </w:rPr>
        <w:t>通讯录中浮层提示显示规则</w:t>
      </w:r>
      <w:r w:rsidRPr="004F624E">
        <w:rPr>
          <w:rFonts w:ascii="Consolas" w:hAnsi="Consolas" w:hint="eastAsia"/>
        </w:rPr>
        <w:t>】</w:t>
      </w:r>
    </w:p>
    <w:p w14:paraId="67887A95" w14:textId="77777777" w:rsidR="00CD691D" w:rsidRDefault="00CD691D" w:rsidP="00CD691D">
      <w:pPr>
        <w:rPr>
          <w:rFonts w:ascii="Consolas" w:hAnsi="Consolas"/>
        </w:rPr>
      </w:pPr>
      <w:r>
        <w:rPr>
          <w:rFonts w:ascii="Consolas" w:hAnsi="Consolas" w:hint="eastAsia"/>
        </w:rPr>
        <w:t>通讯录面板上方弹出的所有浮层提示框，均为停留</w:t>
      </w:r>
      <w:r>
        <w:rPr>
          <w:rFonts w:ascii="Consolas" w:hAnsi="Consolas" w:hint="eastAsia"/>
        </w:rPr>
        <w:t>3</w:t>
      </w:r>
      <w:r>
        <w:rPr>
          <w:rFonts w:ascii="Consolas" w:hAnsi="Consolas" w:hint="eastAsia"/>
        </w:rPr>
        <w:t>秒后，自动消失。</w:t>
      </w:r>
    </w:p>
    <w:p w14:paraId="79D397DE" w14:textId="77777777" w:rsidR="00CD691D" w:rsidRDefault="00CD691D" w:rsidP="00CD691D">
      <w:pPr>
        <w:pStyle w:val="30"/>
        <w:numPr>
          <w:ilvl w:val="2"/>
          <w:numId w:val="15"/>
        </w:numPr>
        <w:tabs>
          <w:tab w:val="num" w:pos="709"/>
        </w:tabs>
        <w:rPr>
          <w:rFonts w:ascii="Consolas" w:hAnsi="Consolas"/>
        </w:rPr>
      </w:pPr>
      <w:r w:rsidRPr="004F624E">
        <w:rPr>
          <w:rFonts w:ascii="Consolas" w:hAnsi="Consolas" w:hint="eastAsia"/>
        </w:rPr>
        <w:t>【</w:t>
      </w:r>
      <w:r>
        <w:rPr>
          <w:rFonts w:ascii="Consolas" w:hAnsi="Consolas" w:hint="eastAsia"/>
        </w:rPr>
        <w:t>展开合拢组规则</w:t>
      </w:r>
      <w:r w:rsidRPr="004F624E">
        <w:rPr>
          <w:rFonts w:ascii="Consolas" w:hAnsi="Consolas" w:hint="eastAsia"/>
        </w:rPr>
        <w:t>】</w:t>
      </w:r>
    </w:p>
    <w:p w14:paraId="45761583" w14:textId="77777777" w:rsidR="00CD691D" w:rsidRDefault="00CD691D" w:rsidP="00CD691D">
      <w:pPr>
        <w:pStyle w:val="a4"/>
        <w:spacing w:after="72"/>
        <w:ind w:firstLineChars="0" w:firstLine="0"/>
        <w:rPr>
          <w:ins w:id="232" w:author="Yu Xu" w:date="2013-06-08T15:29:00Z"/>
        </w:rPr>
      </w:pPr>
      <w:r>
        <w:rPr>
          <w:rFonts w:hint="eastAsia"/>
        </w:rPr>
        <w:t>可同时展开多个组</w:t>
      </w:r>
    </w:p>
    <w:p w14:paraId="6A888959" w14:textId="1BBF335D" w:rsidR="00FB777D" w:rsidRDefault="00FB777D" w:rsidP="00FB777D">
      <w:pPr>
        <w:pStyle w:val="30"/>
        <w:numPr>
          <w:ilvl w:val="2"/>
          <w:numId w:val="15"/>
        </w:numPr>
        <w:tabs>
          <w:tab w:val="num" w:pos="709"/>
        </w:tabs>
        <w:rPr>
          <w:ins w:id="233" w:author="Yu Xu" w:date="2013-06-08T15:29:00Z"/>
          <w:rFonts w:ascii="Consolas" w:hAnsi="Consolas"/>
        </w:rPr>
      </w:pPr>
      <w:ins w:id="234" w:author="Yu Xu" w:date="2013-06-08T15:29:00Z">
        <w:r w:rsidRPr="004F624E">
          <w:rPr>
            <w:rFonts w:ascii="Consolas" w:hAnsi="Consolas" w:hint="eastAsia"/>
          </w:rPr>
          <w:t>【</w:t>
        </w:r>
        <w:r>
          <w:rPr>
            <w:rFonts w:ascii="Consolas" w:hAnsi="Consolas" w:hint="eastAsia"/>
          </w:rPr>
          <w:t>网络请求</w:t>
        </w:r>
        <w:r>
          <w:rPr>
            <w:rFonts w:ascii="Consolas" w:hAnsi="Consolas"/>
          </w:rPr>
          <w:t>失败</w:t>
        </w:r>
        <w:r w:rsidRPr="004F624E">
          <w:rPr>
            <w:rFonts w:ascii="Consolas" w:hAnsi="Consolas" w:hint="eastAsia"/>
          </w:rPr>
          <w:t>】</w:t>
        </w:r>
      </w:ins>
    </w:p>
    <w:p w14:paraId="560BF041" w14:textId="175B20A7" w:rsidR="00FB777D" w:rsidRDefault="00FB777D" w:rsidP="00CD691D">
      <w:pPr>
        <w:pStyle w:val="a4"/>
        <w:spacing w:after="72"/>
        <w:ind w:firstLineChars="0" w:firstLine="0"/>
        <w:rPr>
          <w:ins w:id="235" w:author="Yu Xu" w:date="2013-06-09T17:10:00Z"/>
          <w:rFonts w:ascii="Consolas" w:hAnsi="Consolas"/>
          <w:sz w:val="22"/>
        </w:rPr>
      </w:pPr>
      <w:ins w:id="236" w:author="Yu Xu" w:date="2013-06-08T15:29:00Z">
        <w:r>
          <w:rPr>
            <w:rFonts w:ascii="Consolas" w:hAnsi="Consolas" w:hint="eastAsia"/>
            <w:sz w:val="22"/>
          </w:rPr>
          <w:t>通讯录</w:t>
        </w:r>
        <w:r>
          <w:rPr>
            <w:rFonts w:ascii="Consolas" w:hAnsi="Consolas"/>
            <w:sz w:val="22"/>
          </w:rPr>
          <w:t>中</w:t>
        </w:r>
        <w:r>
          <w:rPr>
            <w:rFonts w:ascii="Consolas" w:hAnsi="Consolas" w:hint="eastAsia"/>
            <w:sz w:val="22"/>
          </w:rPr>
          <w:t>多种</w:t>
        </w:r>
        <w:r>
          <w:rPr>
            <w:rFonts w:ascii="Consolas" w:hAnsi="Consolas"/>
            <w:sz w:val="22"/>
          </w:rPr>
          <w:t>操作均可能涉及与服务器进行同步请求，例如添加联系人、组、查找联系人等。当</w:t>
        </w:r>
      </w:ins>
      <w:ins w:id="237" w:author="Yu Xu" w:date="2013-06-08T15:30:00Z">
        <w:r>
          <w:rPr>
            <w:rFonts w:ascii="Consolas" w:hAnsi="Consolas" w:hint="eastAsia"/>
            <w:sz w:val="22"/>
          </w:rPr>
          <w:t>进行服务器</w:t>
        </w:r>
        <w:r>
          <w:rPr>
            <w:rFonts w:ascii="Consolas" w:hAnsi="Consolas"/>
            <w:sz w:val="22"/>
          </w:rPr>
          <w:t>同步时，对可能发生的网络请求失败，统一弹出</w:t>
        </w:r>
        <w:r>
          <w:rPr>
            <w:rFonts w:ascii="Consolas" w:hAnsi="Consolas" w:hint="eastAsia"/>
            <w:sz w:val="22"/>
          </w:rPr>
          <w:t>错误</w:t>
        </w:r>
        <w:r>
          <w:rPr>
            <w:rFonts w:ascii="Consolas" w:hAnsi="Consolas"/>
            <w:sz w:val="22"/>
          </w:rPr>
          <w:t>提示（浮层），提示文字为</w:t>
        </w:r>
      </w:ins>
      <w:ins w:id="238" w:author="Yu Xu" w:date="2013-06-08T15:31:00Z">
        <w:r>
          <w:rPr>
            <w:rFonts w:ascii="Consolas" w:hAnsi="Consolas" w:hint="eastAsia"/>
            <w:sz w:val="22"/>
          </w:rPr>
          <w:t>“</w:t>
        </w:r>
        <w:r w:rsidRPr="00FB777D">
          <w:rPr>
            <w:rFonts w:ascii="Consolas" w:hAnsi="Consolas" w:hint="eastAsia"/>
            <w:sz w:val="22"/>
          </w:rPr>
          <w:t>网络异常，请稍后再试</w:t>
        </w:r>
        <w:r>
          <w:rPr>
            <w:rFonts w:ascii="Consolas" w:hAnsi="Consolas" w:hint="eastAsia"/>
            <w:sz w:val="22"/>
          </w:rPr>
          <w:t>”。</w:t>
        </w:r>
      </w:ins>
    </w:p>
    <w:p w14:paraId="09D31E2A" w14:textId="5FC4681F" w:rsidR="007E68B6" w:rsidRDefault="007E68B6" w:rsidP="007E68B6">
      <w:pPr>
        <w:pStyle w:val="30"/>
        <w:numPr>
          <w:ilvl w:val="2"/>
          <w:numId w:val="15"/>
        </w:numPr>
        <w:tabs>
          <w:tab w:val="num" w:pos="709"/>
        </w:tabs>
        <w:rPr>
          <w:ins w:id="239" w:author="Yu Xu" w:date="2013-06-09T17:10:00Z"/>
          <w:rFonts w:ascii="Consolas" w:hAnsi="Consolas"/>
        </w:rPr>
      </w:pPr>
      <w:ins w:id="240" w:author="Yu Xu" w:date="2013-06-09T17:10:00Z">
        <w:r w:rsidRPr="004F624E">
          <w:rPr>
            <w:rFonts w:ascii="Consolas" w:hAnsi="Consolas" w:hint="eastAsia"/>
          </w:rPr>
          <w:t>【</w:t>
        </w:r>
      </w:ins>
      <w:ins w:id="241" w:author="Yu Xu" w:date="2013-06-09T17:11:00Z">
        <w:r w:rsidR="00A450C3">
          <w:rPr>
            <w:rFonts w:ascii="Consolas" w:hAnsi="Consolas" w:hint="eastAsia"/>
          </w:rPr>
          <w:t>通讯录搜索保留</w:t>
        </w:r>
      </w:ins>
      <w:ins w:id="242" w:author="Yu Xu" w:date="2013-06-09T17:15:00Z">
        <w:r w:rsidR="00A450C3">
          <w:rPr>
            <w:rFonts w:ascii="Consolas" w:hAnsi="Consolas" w:hint="eastAsia"/>
          </w:rPr>
          <w:t>字符</w:t>
        </w:r>
      </w:ins>
      <w:ins w:id="243" w:author="Yu Xu" w:date="2013-06-09T17:10:00Z">
        <w:r w:rsidRPr="004F624E">
          <w:rPr>
            <w:rFonts w:ascii="Consolas" w:hAnsi="Consolas" w:hint="eastAsia"/>
          </w:rPr>
          <w:t>】</w:t>
        </w:r>
      </w:ins>
    </w:p>
    <w:p w14:paraId="3AB9ED58" w14:textId="45186F11" w:rsidR="007E68B6" w:rsidRDefault="007E68B6" w:rsidP="00CD691D">
      <w:pPr>
        <w:pStyle w:val="a4"/>
        <w:spacing w:after="72"/>
        <w:ind w:firstLineChars="0" w:firstLine="0"/>
        <w:rPr>
          <w:ins w:id="244" w:author="Yu Xu" w:date="2013-06-09T17:11:00Z"/>
          <w:rFonts w:ascii="Consolas" w:hAnsi="Consolas"/>
          <w:sz w:val="22"/>
        </w:rPr>
      </w:pPr>
      <w:ins w:id="245" w:author="Yu Xu" w:date="2013-06-09T17:11:00Z">
        <w:r>
          <w:rPr>
            <w:rFonts w:ascii="Consolas" w:hAnsi="Consolas" w:hint="eastAsia"/>
            <w:sz w:val="22"/>
          </w:rPr>
          <w:t>以下</w:t>
        </w:r>
        <w:r w:rsidR="00D2672E">
          <w:rPr>
            <w:rFonts w:ascii="Consolas" w:hAnsi="Consolas"/>
            <w:sz w:val="22"/>
          </w:rPr>
          <w:t>字符或单词为通讯录搜索保留</w:t>
        </w:r>
      </w:ins>
      <w:ins w:id="246" w:author="Yu Xu" w:date="2013-06-09T17:15:00Z">
        <w:r w:rsidR="00D2672E">
          <w:rPr>
            <w:rFonts w:ascii="Consolas" w:hAnsi="Consolas" w:hint="eastAsia"/>
            <w:sz w:val="22"/>
          </w:rPr>
          <w:t>字符</w:t>
        </w:r>
      </w:ins>
      <w:ins w:id="247" w:author="Yu Xu" w:date="2013-06-09T17:11:00Z">
        <w:r>
          <w:rPr>
            <w:rFonts w:ascii="Consolas" w:hAnsi="Consolas" w:hint="eastAsia"/>
            <w:sz w:val="22"/>
          </w:rPr>
          <w:t>：</w:t>
        </w:r>
      </w:ins>
    </w:p>
    <w:p w14:paraId="3A669C81" w14:textId="7955F6CD" w:rsidR="007E68B6" w:rsidRDefault="007E68B6" w:rsidP="00CD691D">
      <w:pPr>
        <w:pStyle w:val="a4"/>
        <w:spacing w:after="72"/>
        <w:ind w:firstLineChars="0" w:firstLine="0"/>
        <w:rPr>
          <w:ins w:id="248" w:author="Yu Xu" w:date="2013-06-09T17:12:00Z"/>
          <w:rFonts w:ascii="Consolas" w:hAnsi="Consolas"/>
          <w:sz w:val="22"/>
        </w:rPr>
      </w:pPr>
      <w:ins w:id="249" w:author="Yu Xu" w:date="2013-06-09T17:12:00Z">
        <w:r w:rsidRPr="007E68B6">
          <w:rPr>
            <w:rFonts w:ascii="Consolas" w:hAnsi="Consolas"/>
            <w:sz w:val="22"/>
          </w:rPr>
          <w:t>'  "  =   ;   &gt;   &lt;   %   ?   _   [  ]  !  ^   *  /   .</w:t>
        </w:r>
      </w:ins>
    </w:p>
    <w:p w14:paraId="71EA1912" w14:textId="3C4B25D5" w:rsidR="007E68B6" w:rsidRPr="007E68B6" w:rsidRDefault="007E68B6" w:rsidP="00CD691D">
      <w:pPr>
        <w:pStyle w:val="a4"/>
        <w:spacing w:after="72"/>
        <w:ind w:firstLineChars="0" w:firstLine="0"/>
        <w:rPr>
          <w:rFonts w:ascii="Consolas" w:hAnsi="Consolas"/>
          <w:sz w:val="22"/>
        </w:rPr>
      </w:pPr>
      <w:ins w:id="250" w:author="Yu Xu" w:date="2013-06-09T17:12:00Z">
        <w:r>
          <w:rPr>
            <w:rFonts w:ascii="Consolas" w:hAnsi="Consolas" w:hint="eastAsia"/>
            <w:sz w:val="22"/>
          </w:rPr>
          <w:t>输入</w:t>
        </w:r>
        <w:r>
          <w:rPr>
            <w:rFonts w:ascii="Consolas" w:hAnsi="Consolas"/>
            <w:sz w:val="22"/>
          </w:rPr>
          <w:t>后将被自动清除。</w:t>
        </w:r>
      </w:ins>
    </w:p>
    <w:p w14:paraId="5E2411CA" w14:textId="77777777" w:rsidR="00882E22" w:rsidRDefault="00882E22" w:rsidP="00882E22">
      <w:pPr>
        <w:pStyle w:val="2"/>
        <w:numPr>
          <w:ilvl w:val="1"/>
          <w:numId w:val="14"/>
        </w:numPr>
        <w:spacing w:before="48" w:after="48" w:line="360" w:lineRule="auto"/>
        <w:ind w:right="210"/>
        <w:rPr>
          <w:rFonts w:ascii="Consolas" w:hAnsi="Consolas"/>
        </w:rPr>
      </w:pPr>
      <w:r>
        <w:rPr>
          <w:rFonts w:ascii="Consolas" w:hAnsi="Consolas" w:hint="eastAsia"/>
        </w:rPr>
        <w:lastRenderedPageBreak/>
        <w:t>气泡提示窗口显示规则</w:t>
      </w:r>
    </w:p>
    <w:p w14:paraId="28CB4C00" w14:textId="77777777" w:rsidR="00B87602" w:rsidRPr="00B87602" w:rsidRDefault="00882E22" w:rsidP="00AF2E02">
      <w:pPr>
        <w:rPr>
          <w:rFonts w:ascii="Consolas" w:hAnsi="Consolas"/>
        </w:rPr>
      </w:pPr>
      <w:r>
        <w:rPr>
          <w:rFonts w:ascii="Consolas" w:hAnsi="Consolas" w:hint="eastAsia"/>
        </w:rPr>
        <w:t>在某些业务场景，会在屏幕右下角弹出气泡提示窗口。本系统规定同时弹出的气泡窗口最大数量为</w:t>
      </w:r>
      <w:r>
        <w:rPr>
          <w:rFonts w:ascii="Consolas" w:hAnsi="Consolas" w:hint="eastAsia"/>
        </w:rPr>
        <w:t>3</w:t>
      </w:r>
      <w:r>
        <w:rPr>
          <w:rFonts w:ascii="Consolas" w:hAnsi="Consolas" w:hint="eastAsia"/>
        </w:rPr>
        <w:t>个。如果超过</w:t>
      </w:r>
      <w:r>
        <w:rPr>
          <w:rFonts w:ascii="Consolas" w:hAnsi="Consolas" w:hint="eastAsia"/>
        </w:rPr>
        <w:t>3</w:t>
      </w:r>
      <w:r>
        <w:rPr>
          <w:rFonts w:ascii="Consolas" w:hAnsi="Consolas" w:hint="eastAsia"/>
        </w:rPr>
        <w:t>个，则超过</w:t>
      </w:r>
      <w:r>
        <w:rPr>
          <w:rFonts w:ascii="Consolas" w:hAnsi="Consolas" w:hint="eastAsia"/>
        </w:rPr>
        <w:t>3</w:t>
      </w:r>
      <w:r>
        <w:rPr>
          <w:rFonts w:ascii="Consolas" w:hAnsi="Consolas" w:hint="eastAsia"/>
        </w:rPr>
        <w:t>个的气泡提示窗口需要等待前面的窗口消失后才会继续显示。例如，第</w:t>
      </w:r>
      <w:r>
        <w:rPr>
          <w:rFonts w:ascii="Consolas" w:hAnsi="Consolas" w:hint="eastAsia"/>
        </w:rPr>
        <w:t>4</w:t>
      </w:r>
      <w:r>
        <w:rPr>
          <w:rFonts w:ascii="Consolas" w:hAnsi="Consolas" w:hint="eastAsia"/>
        </w:rPr>
        <w:t>个气泡窗口会在第</w:t>
      </w:r>
      <w:r>
        <w:rPr>
          <w:rFonts w:ascii="Consolas" w:hAnsi="Consolas" w:hint="eastAsia"/>
        </w:rPr>
        <w:t>1</w:t>
      </w:r>
      <w:r>
        <w:rPr>
          <w:rFonts w:ascii="Consolas" w:hAnsi="Consolas" w:hint="eastAsia"/>
        </w:rPr>
        <w:t>个窗口消失后才会显示出来。</w:t>
      </w:r>
    </w:p>
    <w:p w14:paraId="1A2F58C5" w14:textId="77777777" w:rsidR="00E92CCB" w:rsidRPr="004F624E" w:rsidRDefault="00E92CCB" w:rsidP="00CC3B9A">
      <w:pPr>
        <w:rPr>
          <w:rFonts w:ascii="Consolas" w:hAnsi="Consolas"/>
        </w:rPr>
      </w:pPr>
    </w:p>
    <w:p w14:paraId="256D3CF5" w14:textId="77777777" w:rsidR="00CC3B9A" w:rsidRPr="004F624E" w:rsidRDefault="00CC3B9A" w:rsidP="00CC3B9A">
      <w:pPr>
        <w:rPr>
          <w:rFonts w:ascii="Consolas" w:hAnsi="Consolas"/>
        </w:rPr>
      </w:pPr>
    </w:p>
    <w:p w14:paraId="6AC8501A" w14:textId="77777777" w:rsidR="00A3747D" w:rsidRPr="004F624E" w:rsidRDefault="00A3747D" w:rsidP="00DE74AB">
      <w:pPr>
        <w:pStyle w:val="a4"/>
        <w:spacing w:after="72" w:line="360" w:lineRule="auto"/>
        <w:ind w:firstLineChars="0" w:firstLine="0"/>
        <w:rPr>
          <w:rFonts w:ascii="Consolas" w:hAnsi="Consolas"/>
          <w:sz w:val="22"/>
        </w:rPr>
      </w:pPr>
    </w:p>
    <w:p w14:paraId="21B5F221" w14:textId="77777777" w:rsidR="00C37ACE" w:rsidRPr="004F624E" w:rsidRDefault="00CA6BF2" w:rsidP="00C862CE">
      <w:pPr>
        <w:pStyle w:val="1"/>
        <w:spacing w:before="48" w:after="48" w:line="360" w:lineRule="auto"/>
        <w:rPr>
          <w:rFonts w:ascii="Consolas" w:hAnsi="Consolas"/>
          <w:color w:val="000000"/>
        </w:rPr>
      </w:pPr>
      <w:bookmarkStart w:id="251" w:name="_Toc355340994"/>
      <w:r w:rsidRPr="004F624E">
        <w:rPr>
          <w:rFonts w:ascii="Consolas" w:hAnsi="Consolas" w:hint="eastAsia"/>
          <w:color w:val="000000"/>
        </w:rPr>
        <w:lastRenderedPageBreak/>
        <w:t>安装、更新、卸载</w:t>
      </w:r>
      <w:bookmarkEnd w:id="251"/>
    </w:p>
    <w:p w14:paraId="5C16990E" w14:textId="77777777" w:rsidR="00420970" w:rsidRPr="004F624E" w:rsidRDefault="00420970" w:rsidP="0098010A">
      <w:pPr>
        <w:pStyle w:val="aff5"/>
        <w:keepNext/>
        <w:widowControl/>
        <w:numPr>
          <w:ilvl w:val="0"/>
          <w:numId w:val="14"/>
        </w:numPr>
        <w:spacing w:beforeLines="20" w:before="48" w:afterLines="20" w:after="48" w:line="360" w:lineRule="auto"/>
        <w:ind w:right="210" w:firstLineChars="0"/>
        <w:outlineLvl w:val="1"/>
        <w:rPr>
          <w:rFonts w:ascii="Consolas" w:hAnsi="Consolas"/>
          <w:b/>
          <w:bCs/>
          <w:vanish/>
          <w:sz w:val="32"/>
          <w:szCs w:val="32"/>
        </w:rPr>
      </w:pPr>
      <w:bookmarkStart w:id="252" w:name="_Toc353186982"/>
      <w:bookmarkStart w:id="253" w:name="_Toc353187460"/>
      <w:bookmarkStart w:id="254" w:name="_Toc353194916"/>
      <w:bookmarkStart w:id="255" w:name="_Toc353401346"/>
      <w:bookmarkStart w:id="256" w:name="_Toc353401471"/>
      <w:bookmarkStart w:id="257" w:name="_Toc353804816"/>
      <w:bookmarkStart w:id="258" w:name="_Toc354567188"/>
      <w:bookmarkStart w:id="259" w:name="_Toc354669698"/>
      <w:bookmarkStart w:id="260" w:name="_Toc354857244"/>
      <w:bookmarkStart w:id="261" w:name="_Toc354938230"/>
      <w:bookmarkStart w:id="262" w:name="_Toc355340995"/>
      <w:bookmarkStart w:id="263" w:name="_Toc304387207"/>
      <w:bookmarkStart w:id="264" w:name="_Toc305918833"/>
      <w:bookmarkEnd w:id="252"/>
      <w:bookmarkEnd w:id="253"/>
      <w:bookmarkEnd w:id="254"/>
      <w:bookmarkEnd w:id="255"/>
      <w:bookmarkEnd w:id="256"/>
      <w:bookmarkEnd w:id="257"/>
      <w:bookmarkEnd w:id="258"/>
      <w:bookmarkEnd w:id="259"/>
      <w:bookmarkEnd w:id="260"/>
      <w:bookmarkEnd w:id="261"/>
      <w:bookmarkEnd w:id="262"/>
    </w:p>
    <w:p w14:paraId="69FA8959" w14:textId="77777777" w:rsidR="00DE74AB" w:rsidRPr="004F624E" w:rsidRDefault="00B64C79" w:rsidP="00B64C79">
      <w:pPr>
        <w:rPr>
          <w:rFonts w:ascii="Consolas" w:hAnsi="Consolas"/>
        </w:rPr>
      </w:pPr>
      <w:bookmarkStart w:id="265" w:name="_Toc304387209"/>
      <w:bookmarkStart w:id="266" w:name="_Toc305918835"/>
      <w:bookmarkStart w:id="267" w:name="_Toc313628042"/>
      <w:bookmarkStart w:id="268" w:name="_Toc313628943"/>
      <w:bookmarkStart w:id="269" w:name="_Toc314126761"/>
      <w:bookmarkStart w:id="270" w:name="_Toc304387213"/>
      <w:bookmarkStart w:id="271" w:name="_Toc305918840"/>
      <w:bookmarkEnd w:id="263"/>
      <w:bookmarkEnd w:id="264"/>
      <w:r w:rsidRPr="004F624E">
        <w:rPr>
          <w:rFonts w:ascii="Consolas" w:hAnsi="Consolas" w:hint="eastAsia"/>
        </w:rPr>
        <w:t>产品名称、桌面图标名称、程序组名称如下表所示。其余逻辑同云会议</w:t>
      </w:r>
      <w:r w:rsidRPr="004F624E">
        <w:rPr>
          <w:rFonts w:ascii="Consolas" w:hAnsi="Consolas" w:hint="eastAsia"/>
        </w:rPr>
        <w:t>2.0</w:t>
      </w:r>
      <w:r w:rsidR="00202366" w:rsidRPr="004F624E">
        <w:rPr>
          <w:rFonts w:ascii="Consolas" w:hAnsi="Consolas" w:hint="eastAsia"/>
        </w:rPr>
        <w:t>。</w:t>
      </w:r>
    </w:p>
    <w:tbl>
      <w:tblPr>
        <w:tblW w:w="9983"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9"/>
        <w:gridCol w:w="3922"/>
        <w:gridCol w:w="4252"/>
      </w:tblGrid>
      <w:tr w:rsidR="00982EE6" w:rsidRPr="004F624E" w14:paraId="1C9D9E33" w14:textId="77777777" w:rsidTr="002E67C3">
        <w:tc>
          <w:tcPr>
            <w:tcW w:w="1809" w:type="dxa"/>
            <w:tcBorders>
              <w:top w:val="single" w:sz="8" w:space="0" w:color="4BACC6"/>
              <w:left w:val="single" w:sz="8" w:space="0" w:color="4BACC6"/>
              <w:bottom w:val="single" w:sz="18" w:space="0" w:color="4BACC6"/>
              <w:right w:val="single" w:sz="8" w:space="0" w:color="4BACC6"/>
            </w:tcBorders>
            <w:shd w:val="clear" w:color="auto" w:fill="92CDDC"/>
          </w:tcPr>
          <w:p w14:paraId="4B73FE50" w14:textId="77777777" w:rsidR="00982EE6" w:rsidRPr="004F624E" w:rsidRDefault="00982EE6" w:rsidP="002E67C3">
            <w:pPr>
              <w:pStyle w:val="a4"/>
              <w:spacing w:after="72"/>
              <w:ind w:firstLineChars="0" w:firstLine="0"/>
              <w:jc w:val="center"/>
              <w:rPr>
                <w:rFonts w:ascii="Consolas" w:hAnsi="Consolas"/>
                <w:b/>
                <w:sz w:val="21"/>
                <w:szCs w:val="21"/>
              </w:rPr>
            </w:pPr>
          </w:p>
        </w:tc>
        <w:tc>
          <w:tcPr>
            <w:tcW w:w="3922" w:type="dxa"/>
            <w:tcBorders>
              <w:top w:val="single" w:sz="8" w:space="0" w:color="4BACC6"/>
              <w:left w:val="single" w:sz="8" w:space="0" w:color="4BACC6"/>
              <w:bottom w:val="single" w:sz="18" w:space="0" w:color="4BACC6"/>
              <w:right w:val="single" w:sz="8" w:space="0" w:color="4BACC6"/>
            </w:tcBorders>
            <w:shd w:val="clear" w:color="auto" w:fill="92CDDC"/>
          </w:tcPr>
          <w:p w14:paraId="3BF01AE1" w14:textId="77777777" w:rsidR="00982EE6" w:rsidRPr="004F624E" w:rsidRDefault="00982EE6" w:rsidP="002E67C3">
            <w:pPr>
              <w:pStyle w:val="a4"/>
              <w:spacing w:after="72"/>
              <w:ind w:firstLineChars="0" w:firstLine="0"/>
              <w:jc w:val="center"/>
              <w:rPr>
                <w:rFonts w:ascii="Consolas" w:hAnsi="Consolas"/>
                <w:b/>
                <w:sz w:val="21"/>
                <w:szCs w:val="21"/>
              </w:rPr>
            </w:pPr>
            <w:r w:rsidRPr="004F624E">
              <w:rPr>
                <w:rFonts w:ascii="Consolas" w:hAnsi="Consolas" w:hint="eastAsia"/>
                <w:b/>
                <w:sz w:val="21"/>
                <w:szCs w:val="21"/>
              </w:rPr>
              <w:t>中文</w:t>
            </w:r>
          </w:p>
        </w:tc>
        <w:tc>
          <w:tcPr>
            <w:tcW w:w="4252" w:type="dxa"/>
            <w:tcBorders>
              <w:top w:val="single" w:sz="8" w:space="0" w:color="4BACC6"/>
              <w:left w:val="single" w:sz="8" w:space="0" w:color="4BACC6"/>
              <w:bottom w:val="single" w:sz="18" w:space="0" w:color="4BACC6"/>
              <w:right w:val="single" w:sz="8" w:space="0" w:color="4BACC6"/>
            </w:tcBorders>
            <w:shd w:val="clear" w:color="auto" w:fill="92CDDC"/>
          </w:tcPr>
          <w:p w14:paraId="0543FF16" w14:textId="77777777" w:rsidR="00982EE6" w:rsidRPr="004F624E" w:rsidRDefault="00982EE6" w:rsidP="002E67C3">
            <w:pPr>
              <w:pStyle w:val="a4"/>
              <w:spacing w:after="72"/>
              <w:ind w:firstLineChars="0" w:firstLine="0"/>
              <w:jc w:val="center"/>
              <w:rPr>
                <w:rFonts w:ascii="Consolas" w:hAnsi="Consolas"/>
                <w:b/>
                <w:sz w:val="21"/>
                <w:szCs w:val="21"/>
              </w:rPr>
            </w:pPr>
            <w:r w:rsidRPr="004F624E">
              <w:rPr>
                <w:rFonts w:ascii="Consolas" w:hAnsi="Consolas" w:hint="eastAsia"/>
                <w:b/>
                <w:sz w:val="21"/>
                <w:szCs w:val="21"/>
              </w:rPr>
              <w:t>英文</w:t>
            </w:r>
          </w:p>
        </w:tc>
      </w:tr>
      <w:tr w:rsidR="00982EE6" w:rsidRPr="004F624E" w14:paraId="3A9446A2" w14:textId="77777777" w:rsidTr="002E67C3">
        <w:tc>
          <w:tcPr>
            <w:tcW w:w="1809" w:type="dxa"/>
            <w:tcBorders>
              <w:top w:val="single" w:sz="8" w:space="0" w:color="4BACC6"/>
              <w:left w:val="single" w:sz="8" w:space="0" w:color="4BACC6"/>
              <w:bottom w:val="single" w:sz="8" w:space="0" w:color="4BACC6"/>
              <w:right w:val="single" w:sz="8" w:space="0" w:color="4BACC6"/>
            </w:tcBorders>
            <w:shd w:val="clear" w:color="auto" w:fill="D2EAF1"/>
          </w:tcPr>
          <w:p w14:paraId="65CACEA3" w14:textId="77777777" w:rsidR="00982EE6" w:rsidRPr="004F624E" w:rsidRDefault="00982EE6" w:rsidP="002E67C3">
            <w:pPr>
              <w:spacing w:line="360" w:lineRule="auto"/>
              <w:jc w:val="left"/>
              <w:rPr>
                <w:rFonts w:ascii="Consolas" w:hAnsi="Consolas"/>
                <w:szCs w:val="21"/>
              </w:rPr>
            </w:pPr>
            <w:r w:rsidRPr="004F624E">
              <w:rPr>
                <w:rFonts w:ascii="Consolas" w:hAnsi="Consolas" w:hint="eastAsia"/>
                <w:szCs w:val="21"/>
              </w:rPr>
              <w:t>产品名称</w:t>
            </w:r>
          </w:p>
        </w:tc>
        <w:tc>
          <w:tcPr>
            <w:tcW w:w="3922" w:type="dxa"/>
            <w:tcBorders>
              <w:top w:val="single" w:sz="8" w:space="0" w:color="4BACC6"/>
              <w:left w:val="single" w:sz="8" w:space="0" w:color="4BACC6"/>
              <w:bottom w:val="single" w:sz="8" w:space="0" w:color="4BACC6"/>
              <w:right w:val="single" w:sz="8" w:space="0" w:color="4BACC6"/>
            </w:tcBorders>
            <w:shd w:val="clear" w:color="auto" w:fill="D2EAF1"/>
          </w:tcPr>
          <w:p w14:paraId="30662153" w14:textId="77777777" w:rsidR="00982EE6" w:rsidRPr="004F624E" w:rsidRDefault="00982EE6" w:rsidP="002E67C3">
            <w:pPr>
              <w:spacing w:line="360" w:lineRule="auto"/>
              <w:jc w:val="left"/>
              <w:rPr>
                <w:rFonts w:ascii="Consolas" w:hAnsi="Consolas"/>
                <w:szCs w:val="21"/>
              </w:rPr>
            </w:pPr>
            <w:r w:rsidRPr="004F624E">
              <w:rPr>
                <w:rFonts w:ascii="Consolas" w:hAnsi="Consolas" w:hint="eastAsia"/>
                <w:szCs w:val="21"/>
              </w:rPr>
              <w:t>全时云会议</w:t>
            </w:r>
            <w:r w:rsidRPr="004F624E">
              <w:rPr>
                <w:rFonts w:ascii="Consolas" w:hAnsi="Consolas" w:hint="eastAsia"/>
                <w:szCs w:val="21"/>
              </w:rPr>
              <w:t>MAX</w:t>
            </w:r>
          </w:p>
        </w:tc>
        <w:tc>
          <w:tcPr>
            <w:tcW w:w="4252" w:type="dxa"/>
            <w:tcBorders>
              <w:top w:val="single" w:sz="8" w:space="0" w:color="4BACC6"/>
              <w:left w:val="single" w:sz="8" w:space="0" w:color="4BACC6"/>
              <w:bottom w:val="single" w:sz="8" w:space="0" w:color="4BACC6"/>
              <w:right w:val="single" w:sz="8" w:space="0" w:color="4BACC6"/>
            </w:tcBorders>
            <w:shd w:val="clear" w:color="auto" w:fill="D2EAF1"/>
          </w:tcPr>
          <w:p w14:paraId="59194C63" w14:textId="77777777" w:rsidR="00982EE6" w:rsidRPr="004F624E" w:rsidRDefault="00982EE6" w:rsidP="002E67C3">
            <w:pPr>
              <w:spacing w:line="360" w:lineRule="auto"/>
              <w:jc w:val="left"/>
              <w:rPr>
                <w:rFonts w:ascii="Consolas" w:hAnsi="Consolas"/>
                <w:szCs w:val="21"/>
              </w:rPr>
            </w:pPr>
            <w:r w:rsidRPr="004F624E">
              <w:rPr>
                <w:rFonts w:ascii="Consolas" w:hAnsi="Consolas" w:hint="eastAsia"/>
                <w:szCs w:val="21"/>
              </w:rPr>
              <w:t>G-Net MAX</w:t>
            </w:r>
          </w:p>
        </w:tc>
      </w:tr>
      <w:tr w:rsidR="00982EE6" w:rsidRPr="004F624E" w14:paraId="054C076C" w14:textId="77777777" w:rsidTr="002E67C3">
        <w:tc>
          <w:tcPr>
            <w:tcW w:w="1809" w:type="dxa"/>
            <w:tcBorders>
              <w:top w:val="single" w:sz="8" w:space="0" w:color="4BACC6"/>
              <w:left w:val="single" w:sz="8" w:space="0" w:color="4BACC6"/>
              <w:bottom w:val="single" w:sz="8" w:space="0" w:color="4BACC6"/>
              <w:right w:val="single" w:sz="8" w:space="0" w:color="4BACC6"/>
            </w:tcBorders>
          </w:tcPr>
          <w:p w14:paraId="6566986E" w14:textId="77777777" w:rsidR="00982EE6" w:rsidRPr="004F624E" w:rsidRDefault="00982EE6" w:rsidP="002E67C3">
            <w:pPr>
              <w:spacing w:line="360" w:lineRule="auto"/>
              <w:jc w:val="left"/>
              <w:rPr>
                <w:rFonts w:ascii="Consolas" w:hAnsi="Consolas"/>
                <w:szCs w:val="21"/>
              </w:rPr>
            </w:pPr>
            <w:r w:rsidRPr="004F624E">
              <w:rPr>
                <w:rFonts w:ascii="Consolas" w:hAnsi="Consolas" w:hint="eastAsia"/>
                <w:szCs w:val="21"/>
              </w:rPr>
              <w:t>桌面图标名称</w:t>
            </w:r>
          </w:p>
        </w:tc>
        <w:tc>
          <w:tcPr>
            <w:tcW w:w="3922" w:type="dxa"/>
            <w:tcBorders>
              <w:top w:val="single" w:sz="8" w:space="0" w:color="4BACC6"/>
              <w:left w:val="single" w:sz="8" w:space="0" w:color="4BACC6"/>
              <w:bottom w:val="single" w:sz="8" w:space="0" w:color="4BACC6"/>
              <w:right w:val="single" w:sz="8" w:space="0" w:color="4BACC6"/>
            </w:tcBorders>
            <w:shd w:val="clear" w:color="auto" w:fill="auto"/>
          </w:tcPr>
          <w:p w14:paraId="2BF29D29" w14:textId="77777777" w:rsidR="00982EE6" w:rsidRPr="004F624E" w:rsidRDefault="00982EE6" w:rsidP="002E67C3">
            <w:pPr>
              <w:spacing w:line="360" w:lineRule="auto"/>
              <w:jc w:val="left"/>
              <w:rPr>
                <w:rFonts w:ascii="Consolas" w:hAnsi="Consolas"/>
                <w:szCs w:val="21"/>
              </w:rPr>
            </w:pPr>
            <w:r w:rsidRPr="004F624E">
              <w:rPr>
                <w:rFonts w:ascii="Consolas" w:hAnsi="Consolas" w:hint="eastAsia"/>
                <w:szCs w:val="21"/>
              </w:rPr>
              <w:t>全时云会议</w:t>
            </w:r>
            <w:r w:rsidRPr="004F624E">
              <w:rPr>
                <w:rFonts w:ascii="Consolas" w:hAnsi="Consolas" w:hint="eastAsia"/>
                <w:szCs w:val="21"/>
              </w:rPr>
              <w:t>MAX</w:t>
            </w:r>
          </w:p>
        </w:tc>
        <w:tc>
          <w:tcPr>
            <w:tcW w:w="4252" w:type="dxa"/>
            <w:tcBorders>
              <w:top w:val="single" w:sz="8" w:space="0" w:color="4BACC6"/>
              <w:left w:val="single" w:sz="8" w:space="0" w:color="4BACC6"/>
              <w:bottom w:val="single" w:sz="8" w:space="0" w:color="4BACC6"/>
              <w:right w:val="single" w:sz="8" w:space="0" w:color="4BACC6"/>
            </w:tcBorders>
            <w:shd w:val="clear" w:color="auto" w:fill="auto"/>
          </w:tcPr>
          <w:p w14:paraId="158408A3" w14:textId="77777777" w:rsidR="00982EE6" w:rsidRPr="004F624E" w:rsidRDefault="00982EE6" w:rsidP="002E67C3">
            <w:pPr>
              <w:spacing w:line="360" w:lineRule="auto"/>
              <w:jc w:val="left"/>
              <w:rPr>
                <w:rFonts w:ascii="Consolas" w:hAnsi="Consolas"/>
                <w:szCs w:val="21"/>
              </w:rPr>
            </w:pPr>
            <w:r w:rsidRPr="004F624E">
              <w:rPr>
                <w:rFonts w:ascii="Consolas" w:hAnsi="Consolas" w:hint="eastAsia"/>
                <w:szCs w:val="21"/>
              </w:rPr>
              <w:t>G-Net MAX</w:t>
            </w:r>
          </w:p>
        </w:tc>
      </w:tr>
      <w:tr w:rsidR="00982EE6" w:rsidRPr="004F624E" w14:paraId="20D850EE" w14:textId="77777777" w:rsidTr="002E67C3">
        <w:tc>
          <w:tcPr>
            <w:tcW w:w="1809" w:type="dxa"/>
            <w:tcBorders>
              <w:top w:val="single" w:sz="8" w:space="0" w:color="4BACC6"/>
              <w:left w:val="single" w:sz="8" w:space="0" w:color="4BACC6"/>
              <w:bottom w:val="single" w:sz="8" w:space="0" w:color="4BACC6"/>
              <w:right w:val="single" w:sz="8" w:space="0" w:color="4BACC6"/>
            </w:tcBorders>
          </w:tcPr>
          <w:p w14:paraId="50C5622C" w14:textId="77777777" w:rsidR="00982EE6" w:rsidRPr="004F624E" w:rsidRDefault="00982EE6" w:rsidP="002E67C3">
            <w:pPr>
              <w:spacing w:line="360" w:lineRule="auto"/>
              <w:jc w:val="left"/>
              <w:rPr>
                <w:rFonts w:ascii="Consolas" w:hAnsi="Consolas"/>
                <w:szCs w:val="21"/>
              </w:rPr>
            </w:pPr>
            <w:r w:rsidRPr="004F624E">
              <w:rPr>
                <w:rFonts w:ascii="Consolas" w:hAnsi="Consolas" w:hint="eastAsia"/>
                <w:szCs w:val="21"/>
              </w:rPr>
              <w:t>程序组名称</w:t>
            </w:r>
          </w:p>
        </w:tc>
        <w:tc>
          <w:tcPr>
            <w:tcW w:w="3922" w:type="dxa"/>
            <w:tcBorders>
              <w:top w:val="single" w:sz="8" w:space="0" w:color="4BACC6"/>
              <w:left w:val="single" w:sz="8" w:space="0" w:color="4BACC6"/>
              <w:bottom w:val="single" w:sz="8" w:space="0" w:color="4BACC6"/>
              <w:right w:val="single" w:sz="8" w:space="0" w:color="4BACC6"/>
            </w:tcBorders>
            <w:shd w:val="clear" w:color="auto" w:fill="auto"/>
          </w:tcPr>
          <w:p w14:paraId="3F5404B5" w14:textId="77777777" w:rsidR="00982EE6" w:rsidRPr="004F624E" w:rsidRDefault="00982EE6" w:rsidP="002E67C3">
            <w:pPr>
              <w:spacing w:line="360" w:lineRule="auto"/>
              <w:jc w:val="left"/>
              <w:rPr>
                <w:rFonts w:ascii="Consolas" w:hAnsi="Consolas"/>
                <w:szCs w:val="21"/>
              </w:rPr>
            </w:pPr>
            <w:r w:rsidRPr="004F624E">
              <w:rPr>
                <w:rFonts w:ascii="Consolas" w:hAnsi="Consolas" w:hint="eastAsia"/>
                <w:szCs w:val="21"/>
              </w:rPr>
              <w:t>全时云会议</w:t>
            </w:r>
            <w:r w:rsidRPr="004F624E">
              <w:rPr>
                <w:rFonts w:ascii="Consolas" w:hAnsi="Consolas" w:hint="eastAsia"/>
                <w:szCs w:val="21"/>
              </w:rPr>
              <w:t>MAX</w:t>
            </w:r>
          </w:p>
        </w:tc>
        <w:tc>
          <w:tcPr>
            <w:tcW w:w="4252" w:type="dxa"/>
            <w:tcBorders>
              <w:top w:val="single" w:sz="8" w:space="0" w:color="4BACC6"/>
              <w:left w:val="single" w:sz="8" w:space="0" w:color="4BACC6"/>
              <w:bottom w:val="single" w:sz="8" w:space="0" w:color="4BACC6"/>
              <w:right w:val="single" w:sz="8" w:space="0" w:color="4BACC6"/>
            </w:tcBorders>
            <w:shd w:val="clear" w:color="auto" w:fill="auto"/>
          </w:tcPr>
          <w:p w14:paraId="15455B9D" w14:textId="77777777" w:rsidR="00982EE6" w:rsidRPr="004F624E" w:rsidRDefault="00982EE6" w:rsidP="002E67C3">
            <w:pPr>
              <w:spacing w:line="360" w:lineRule="auto"/>
              <w:jc w:val="left"/>
              <w:rPr>
                <w:rFonts w:ascii="Consolas" w:hAnsi="Consolas"/>
                <w:szCs w:val="21"/>
              </w:rPr>
            </w:pPr>
            <w:r w:rsidRPr="004F624E">
              <w:rPr>
                <w:rFonts w:ascii="Consolas" w:hAnsi="Consolas" w:hint="eastAsia"/>
                <w:szCs w:val="21"/>
              </w:rPr>
              <w:t>G-Net MAX</w:t>
            </w:r>
          </w:p>
        </w:tc>
      </w:tr>
    </w:tbl>
    <w:p w14:paraId="25A58B76" w14:textId="77777777" w:rsidR="00DC317B" w:rsidRPr="004F624E" w:rsidRDefault="00DC317B" w:rsidP="00C862CE">
      <w:pPr>
        <w:pStyle w:val="1"/>
        <w:spacing w:before="48" w:after="48"/>
        <w:rPr>
          <w:rFonts w:ascii="Consolas" w:hAnsi="Consolas"/>
          <w:color w:val="000000"/>
        </w:rPr>
      </w:pPr>
      <w:bookmarkStart w:id="272" w:name="_Toc355340996"/>
      <w:r w:rsidRPr="004F624E">
        <w:rPr>
          <w:rFonts w:ascii="Consolas" w:hAnsi="Consolas" w:hint="eastAsia"/>
          <w:color w:val="000000"/>
        </w:rPr>
        <w:lastRenderedPageBreak/>
        <w:t>登录</w:t>
      </w:r>
      <w:bookmarkEnd w:id="265"/>
      <w:bookmarkEnd w:id="266"/>
      <w:bookmarkEnd w:id="267"/>
      <w:bookmarkEnd w:id="268"/>
      <w:bookmarkEnd w:id="269"/>
      <w:bookmarkEnd w:id="272"/>
    </w:p>
    <w:p w14:paraId="5AE3EEE7" w14:textId="77777777" w:rsidR="00AB67EB" w:rsidRPr="004F624E" w:rsidRDefault="00997ABB" w:rsidP="00AB67EB">
      <w:pPr>
        <w:pStyle w:val="a4"/>
        <w:spacing w:after="72"/>
        <w:ind w:firstLineChars="0" w:firstLine="0"/>
        <w:rPr>
          <w:rFonts w:ascii="Consolas" w:hAnsi="Consolas"/>
        </w:rPr>
      </w:pPr>
      <w:r>
        <w:rPr>
          <w:rFonts w:ascii="Consolas" w:hAnsi="Consolas"/>
          <w:noProof/>
        </w:rPr>
        <w:drawing>
          <wp:inline distT="0" distB="0" distL="0" distR="0" wp14:anchorId="18D244E6" wp14:editId="55A9DD3B">
            <wp:extent cx="5638800" cy="3732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3732614"/>
                    </a:xfrm>
                    <a:prstGeom prst="rect">
                      <a:avLst/>
                    </a:prstGeom>
                    <a:noFill/>
                    <a:ln>
                      <a:noFill/>
                    </a:ln>
                  </pic:spPr>
                </pic:pic>
              </a:graphicData>
            </a:graphic>
          </wp:inline>
        </w:drawing>
      </w:r>
    </w:p>
    <w:p w14:paraId="7551073B" w14:textId="77777777" w:rsidR="00420970" w:rsidRPr="004F624E" w:rsidRDefault="00420970">
      <w:pPr>
        <w:pStyle w:val="aff5"/>
        <w:keepNext/>
        <w:widowControl/>
        <w:numPr>
          <w:ilvl w:val="0"/>
          <w:numId w:val="14"/>
        </w:numPr>
        <w:spacing w:beforeLines="20" w:before="48" w:afterLines="20" w:after="48" w:line="360" w:lineRule="auto"/>
        <w:ind w:right="210" w:firstLineChars="0"/>
        <w:outlineLvl w:val="1"/>
        <w:rPr>
          <w:rFonts w:ascii="Consolas" w:hAnsi="Consolas"/>
          <w:b/>
          <w:bCs/>
          <w:vanish/>
          <w:sz w:val="32"/>
          <w:szCs w:val="32"/>
        </w:rPr>
      </w:pPr>
      <w:bookmarkStart w:id="273" w:name="_Toc353186987"/>
      <w:bookmarkStart w:id="274" w:name="_Toc353187465"/>
      <w:bookmarkStart w:id="275" w:name="_Toc353194921"/>
      <w:bookmarkStart w:id="276" w:name="_Toc353401351"/>
      <w:bookmarkStart w:id="277" w:name="_Toc353401476"/>
      <w:bookmarkStart w:id="278" w:name="_Toc353804821"/>
      <w:bookmarkStart w:id="279" w:name="_Toc354567193"/>
      <w:bookmarkStart w:id="280" w:name="_Toc354669703"/>
      <w:bookmarkStart w:id="281" w:name="_Toc354857246"/>
      <w:bookmarkStart w:id="282" w:name="_Toc354938232"/>
      <w:bookmarkStart w:id="283" w:name="_Toc355340997"/>
      <w:bookmarkEnd w:id="273"/>
      <w:bookmarkEnd w:id="274"/>
      <w:bookmarkEnd w:id="275"/>
      <w:bookmarkEnd w:id="276"/>
      <w:bookmarkEnd w:id="277"/>
      <w:bookmarkEnd w:id="278"/>
      <w:bookmarkEnd w:id="279"/>
      <w:bookmarkEnd w:id="280"/>
      <w:bookmarkEnd w:id="281"/>
      <w:bookmarkEnd w:id="282"/>
      <w:bookmarkEnd w:id="283"/>
    </w:p>
    <w:p w14:paraId="408F512E" w14:textId="77777777" w:rsidR="00CB6CE4" w:rsidRPr="004F624E" w:rsidRDefault="00CB6CE4" w:rsidP="00EB0FE1">
      <w:pPr>
        <w:pStyle w:val="2"/>
        <w:numPr>
          <w:ilvl w:val="1"/>
          <w:numId w:val="14"/>
        </w:numPr>
        <w:spacing w:before="48" w:after="48" w:line="360" w:lineRule="auto"/>
        <w:ind w:right="210"/>
        <w:rPr>
          <w:rFonts w:ascii="Consolas" w:hAnsi="Consolas"/>
        </w:rPr>
      </w:pPr>
      <w:bookmarkStart w:id="284" w:name="_客户端登录"/>
      <w:bookmarkStart w:id="285" w:name="_Toc355340998"/>
      <w:bookmarkEnd w:id="284"/>
      <w:r w:rsidRPr="004F624E">
        <w:rPr>
          <w:rFonts w:ascii="Consolas" w:hAnsi="Consolas" w:hint="eastAsia"/>
        </w:rPr>
        <w:t>客户端登录</w:t>
      </w:r>
      <w:bookmarkEnd w:id="285"/>
    </w:p>
    <w:tbl>
      <w:tblPr>
        <w:tblW w:w="933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117"/>
        <w:gridCol w:w="8215"/>
      </w:tblGrid>
      <w:tr w:rsidR="00725FC3" w:rsidRPr="004F624E" w14:paraId="6A7A5551" w14:textId="77777777" w:rsidTr="009A334F">
        <w:tc>
          <w:tcPr>
            <w:tcW w:w="1117" w:type="dxa"/>
            <w:shd w:val="clear" w:color="auto" w:fill="auto"/>
          </w:tcPr>
          <w:p w14:paraId="552A172B" w14:textId="77777777" w:rsidR="00725FC3" w:rsidRPr="004F624E" w:rsidRDefault="00725FC3" w:rsidP="00BF2F2E">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8215" w:type="dxa"/>
            <w:shd w:val="clear" w:color="auto" w:fill="auto"/>
          </w:tcPr>
          <w:p w14:paraId="4AC7B512" w14:textId="77777777" w:rsidR="00725FC3" w:rsidRPr="004F624E" w:rsidRDefault="00AA0B3C" w:rsidP="00BF2F2E">
            <w:pPr>
              <w:pStyle w:val="a4"/>
              <w:spacing w:after="72"/>
              <w:ind w:firstLineChars="0" w:firstLine="0"/>
              <w:rPr>
                <w:rFonts w:ascii="Consolas" w:hAnsi="Consolas"/>
                <w:caps/>
                <w:sz w:val="21"/>
                <w:szCs w:val="21"/>
              </w:rPr>
            </w:pPr>
            <w:r w:rsidRPr="004F624E">
              <w:rPr>
                <w:rFonts w:ascii="Consolas" w:hAnsi="Consolas" w:hint="eastAsia"/>
                <w:caps/>
                <w:sz w:val="21"/>
                <w:szCs w:val="21"/>
              </w:rPr>
              <w:t>客户端登录</w:t>
            </w:r>
          </w:p>
        </w:tc>
      </w:tr>
      <w:tr w:rsidR="00725FC3" w:rsidRPr="004F624E" w14:paraId="2790BC11" w14:textId="77777777" w:rsidTr="009A334F">
        <w:tc>
          <w:tcPr>
            <w:tcW w:w="1117" w:type="dxa"/>
            <w:shd w:val="clear" w:color="auto" w:fill="auto"/>
          </w:tcPr>
          <w:p w14:paraId="72280633" w14:textId="77777777" w:rsidR="00725FC3" w:rsidRPr="004F624E" w:rsidRDefault="00725FC3" w:rsidP="00BF2F2E">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8215" w:type="dxa"/>
            <w:shd w:val="clear" w:color="auto" w:fill="auto"/>
          </w:tcPr>
          <w:p w14:paraId="0482C373" w14:textId="77777777" w:rsidR="00725FC3" w:rsidRPr="004F624E" w:rsidRDefault="00725FC3" w:rsidP="00BF2F2E">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MAX1.0_CLIENT_LOGIN_SRS_001</w:t>
            </w:r>
          </w:p>
        </w:tc>
      </w:tr>
      <w:tr w:rsidR="00725FC3" w:rsidRPr="004F624E" w14:paraId="69EC475E" w14:textId="77777777" w:rsidTr="009A334F">
        <w:tc>
          <w:tcPr>
            <w:tcW w:w="1117" w:type="dxa"/>
            <w:shd w:val="clear" w:color="auto" w:fill="auto"/>
          </w:tcPr>
          <w:p w14:paraId="768B8EDF" w14:textId="77777777" w:rsidR="00725FC3" w:rsidRPr="004F624E" w:rsidRDefault="00725FC3" w:rsidP="00BF2F2E">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8215" w:type="dxa"/>
            <w:shd w:val="clear" w:color="auto" w:fill="auto"/>
          </w:tcPr>
          <w:p w14:paraId="62F4F1C7" w14:textId="77777777" w:rsidR="00725FC3" w:rsidRPr="004F624E" w:rsidRDefault="00725FC3" w:rsidP="00BF2F2E">
            <w:pPr>
              <w:pStyle w:val="a4"/>
              <w:spacing w:after="72"/>
              <w:ind w:firstLineChars="0" w:firstLine="0"/>
              <w:rPr>
                <w:rFonts w:ascii="Consolas" w:hAnsi="Consolas"/>
                <w:caps/>
                <w:sz w:val="21"/>
                <w:szCs w:val="21"/>
              </w:rPr>
            </w:pPr>
            <w:r w:rsidRPr="004F624E">
              <w:rPr>
                <w:rFonts w:ascii="Consolas" w:hAnsi="Consolas" w:hint="eastAsia"/>
                <w:sz w:val="21"/>
                <w:szCs w:val="21"/>
              </w:rPr>
              <w:t>主持人</w:t>
            </w:r>
          </w:p>
        </w:tc>
      </w:tr>
      <w:tr w:rsidR="00725FC3" w:rsidRPr="004F624E" w14:paraId="16166FCB" w14:textId="77777777" w:rsidTr="009A334F">
        <w:tc>
          <w:tcPr>
            <w:tcW w:w="1117" w:type="dxa"/>
            <w:shd w:val="clear" w:color="auto" w:fill="auto"/>
          </w:tcPr>
          <w:p w14:paraId="287AC674" w14:textId="77777777" w:rsidR="00725FC3" w:rsidRPr="004F624E" w:rsidRDefault="00725FC3" w:rsidP="00BF2F2E">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8215" w:type="dxa"/>
            <w:shd w:val="clear" w:color="auto" w:fill="auto"/>
          </w:tcPr>
          <w:p w14:paraId="091C19CC" w14:textId="77777777" w:rsidR="00725FC3" w:rsidRPr="004F624E" w:rsidRDefault="00725FC3" w:rsidP="00BF2F2E">
            <w:pPr>
              <w:pStyle w:val="a4"/>
              <w:spacing w:after="72"/>
              <w:ind w:firstLineChars="0" w:firstLine="0"/>
              <w:rPr>
                <w:rFonts w:ascii="Consolas" w:hAnsi="Consolas"/>
                <w:caps/>
                <w:sz w:val="21"/>
                <w:szCs w:val="21"/>
              </w:rPr>
            </w:pPr>
            <w:r w:rsidRPr="004F624E">
              <w:rPr>
                <w:rFonts w:ascii="Consolas" w:hAnsi="Consolas" w:hint="eastAsia"/>
                <w:caps/>
                <w:sz w:val="21"/>
                <w:szCs w:val="21"/>
              </w:rPr>
              <w:t>主持人通过</w:t>
            </w:r>
            <w:r w:rsidR="001F3BC4">
              <w:rPr>
                <w:rFonts w:ascii="Consolas" w:hAnsi="Consolas" w:hint="eastAsia"/>
                <w:caps/>
                <w:sz w:val="21"/>
                <w:szCs w:val="21"/>
              </w:rPr>
              <w:t>帐号</w:t>
            </w:r>
            <w:r w:rsidRPr="004F624E">
              <w:rPr>
                <w:rFonts w:ascii="Consolas" w:hAnsi="Consolas" w:hint="eastAsia"/>
                <w:caps/>
                <w:sz w:val="21"/>
                <w:szCs w:val="21"/>
              </w:rPr>
              <w:t>和密码登陆云会议客户端</w:t>
            </w:r>
          </w:p>
        </w:tc>
      </w:tr>
      <w:tr w:rsidR="00725FC3" w:rsidRPr="004F624E" w14:paraId="1260D9EA" w14:textId="77777777" w:rsidTr="009A334F">
        <w:tc>
          <w:tcPr>
            <w:tcW w:w="1117" w:type="dxa"/>
            <w:shd w:val="clear" w:color="auto" w:fill="auto"/>
          </w:tcPr>
          <w:p w14:paraId="75CB7990" w14:textId="77777777" w:rsidR="00725FC3" w:rsidRPr="004F624E" w:rsidRDefault="00725FC3" w:rsidP="00BF2F2E">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8215" w:type="dxa"/>
            <w:shd w:val="clear" w:color="auto" w:fill="auto"/>
          </w:tcPr>
          <w:p w14:paraId="1A0379B5" w14:textId="77777777" w:rsidR="00725FC3" w:rsidRPr="004F624E" w:rsidRDefault="00725FC3" w:rsidP="00BF2F2E">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725FC3" w:rsidRPr="004F624E" w14:paraId="5B0E0EF3" w14:textId="77777777" w:rsidTr="009A334F">
        <w:tc>
          <w:tcPr>
            <w:tcW w:w="1117" w:type="dxa"/>
            <w:shd w:val="clear" w:color="auto" w:fill="auto"/>
          </w:tcPr>
          <w:p w14:paraId="2894B296" w14:textId="77777777" w:rsidR="00725FC3" w:rsidRPr="004F624E" w:rsidRDefault="00725FC3" w:rsidP="00BF2F2E">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8215" w:type="dxa"/>
            <w:shd w:val="clear" w:color="auto" w:fill="auto"/>
          </w:tcPr>
          <w:p w14:paraId="6B93F064" w14:textId="77777777" w:rsidR="00725FC3" w:rsidRPr="001032AE" w:rsidRDefault="00725FC3" w:rsidP="00AC5C40">
            <w:pPr>
              <w:pStyle w:val="srs"/>
              <w:numPr>
                <w:ilvl w:val="0"/>
                <w:numId w:val="145"/>
              </w:numPr>
              <w:rPr>
                <w:rFonts w:ascii="Consolas" w:hAnsi="Consolas"/>
                <w:szCs w:val="21"/>
              </w:rPr>
            </w:pPr>
            <w:r w:rsidRPr="001032AE">
              <w:rPr>
                <w:rFonts w:ascii="Consolas" w:hAnsi="Consolas" w:hint="eastAsia"/>
                <w:szCs w:val="21"/>
              </w:rPr>
              <w:t>拥有云会议</w:t>
            </w:r>
            <w:r w:rsidR="001F3BC4" w:rsidRPr="001032AE">
              <w:rPr>
                <w:rFonts w:ascii="Consolas" w:hAnsi="Consolas" w:hint="eastAsia"/>
                <w:szCs w:val="21"/>
              </w:rPr>
              <w:t>帐号</w:t>
            </w:r>
          </w:p>
          <w:p w14:paraId="257A2C9B" w14:textId="77777777" w:rsidR="00AA0B3C" w:rsidRPr="004F624E" w:rsidRDefault="00AA0B3C" w:rsidP="00AC5C40">
            <w:pPr>
              <w:pStyle w:val="srs"/>
              <w:numPr>
                <w:ilvl w:val="0"/>
                <w:numId w:val="145"/>
              </w:numPr>
            </w:pPr>
            <w:r w:rsidRPr="001032AE">
              <w:rPr>
                <w:rFonts w:ascii="Consolas" w:hAnsi="Consolas" w:hint="eastAsia"/>
                <w:szCs w:val="21"/>
              </w:rPr>
              <w:t>成功安装了客户端</w:t>
            </w:r>
          </w:p>
        </w:tc>
      </w:tr>
      <w:tr w:rsidR="00725FC3" w:rsidRPr="004F624E" w14:paraId="1BBEAA76" w14:textId="77777777" w:rsidTr="009A334F">
        <w:tc>
          <w:tcPr>
            <w:tcW w:w="9332" w:type="dxa"/>
            <w:gridSpan w:val="2"/>
            <w:shd w:val="clear" w:color="auto" w:fill="auto"/>
          </w:tcPr>
          <w:p w14:paraId="4560558C" w14:textId="77777777" w:rsidR="00725FC3" w:rsidRPr="004F624E" w:rsidRDefault="00725FC3" w:rsidP="00BF2F2E">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725FC3" w:rsidRPr="004F624E" w14:paraId="77C6595A" w14:textId="77777777" w:rsidTr="009A334F">
        <w:tc>
          <w:tcPr>
            <w:tcW w:w="9332" w:type="dxa"/>
            <w:gridSpan w:val="2"/>
            <w:shd w:val="clear" w:color="auto" w:fill="auto"/>
          </w:tcPr>
          <w:p w14:paraId="7C9E3918" w14:textId="38E50CF9" w:rsidR="00AA0B3C" w:rsidRPr="004F624E" w:rsidRDefault="00AA0B3C" w:rsidP="00AC5C40">
            <w:pPr>
              <w:pStyle w:val="srs"/>
              <w:numPr>
                <w:ilvl w:val="0"/>
                <w:numId w:val="152"/>
              </w:numPr>
              <w:rPr>
                <w:rFonts w:ascii="Consolas" w:hAnsi="Consolas"/>
                <w:szCs w:val="21"/>
              </w:rPr>
            </w:pPr>
            <w:r w:rsidRPr="004F624E">
              <w:rPr>
                <w:rFonts w:ascii="Consolas" w:hAnsi="Consolas" w:hint="eastAsia"/>
                <w:szCs w:val="21"/>
              </w:rPr>
              <w:t>主持人调起客户端程序，显示</w:t>
            </w:r>
            <w:r w:rsidR="00725FC3" w:rsidRPr="004F624E">
              <w:rPr>
                <w:rFonts w:ascii="Consolas" w:hAnsi="Consolas" w:hint="eastAsia"/>
                <w:caps/>
                <w:szCs w:val="21"/>
              </w:rPr>
              <w:t>登录</w:t>
            </w:r>
            <w:r w:rsidRPr="004F624E">
              <w:rPr>
                <w:rFonts w:ascii="Consolas" w:hAnsi="Consolas" w:hint="eastAsia"/>
                <w:caps/>
                <w:szCs w:val="21"/>
              </w:rPr>
              <w:t>界面</w:t>
            </w:r>
            <w:r w:rsidR="00725FC3" w:rsidRPr="004F624E">
              <w:rPr>
                <w:rFonts w:ascii="Consolas" w:hAnsi="Consolas" w:hint="eastAsia"/>
                <w:caps/>
                <w:szCs w:val="21"/>
              </w:rPr>
              <w:t>，输入</w:t>
            </w:r>
            <w:r w:rsidRPr="004F624E">
              <w:rPr>
                <w:rFonts w:ascii="Consolas" w:hAnsi="Consolas" w:hint="eastAsia"/>
                <w:caps/>
                <w:szCs w:val="21"/>
              </w:rPr>
              <w:t>合法的</w:t>
            </w:r>
            <w:r w:rsidR="001F3BC4">
              <w:rPr>
                <w:rFonts w:ascii="Consolas" w:hAnsi="Consolas" w:hint="eastAsia"/>
                <w:caps/>
                <w:szCs w:val="21"/>
              </w:rPr>
              <w:t>帐号</w:t>
            </w:r>
            <w:r w:rsidR="00725FC3" w:rsidRPr="004F624E">
              <w:rPr>
                <w:rFonts w:ascii="Consolas" w:hAnsi="Consolas" w:hint="eastAsia"/>
                <w:caps/>
                <w:szCs w:val="21"/>
              </w:rPr>
              <w:t>及密码，点击【登录】按钮。</w:t>
            </w:r>
          </w:p>
          <w:p w14:paraId="5D0151D1" w14:textId="77777777" w:rsidR="00AA0B3C" w:rsidRPr="004F624E" w:rsidRDefault="00AA0B3C" w:rsidP="00AC5C40">
            <w:pPr>
              <w:pStyle w:val="srs"/>
              <w:numPr>
                <w:ilvl w:val="0"/>
                <w:numId w:val="152"/>
              </w:numPr>
              <w:rPr>
                <w:rFonts w:ascii="Consolas" w:hAnsi="Consolas"/>
                <w:szCs w:val="21"/>
              </w:rPr>
            </w:pPr>
            <w:r w:rsidRPr="004F624E">
              <w:rPr>
                <w:rFonts w:ascii="Consolas" w:hAnsi="Consolas" w:hint="eastAsia"/>
                <w:szCs w:val="21"/>
              </w:rPr>
              <w:t>联网</w:t>
            </w:r>
            <w:r w:rsidR="00725FC3" w:rsidRPr="004F624E">
              <w:rPr>
                <w:rFonts w:ascii="Consolas" w:hAnsi="Consolas" w:hint="eastAsia"/>
                <w:szCs w:val="21"/>
              </w:rPr>
              <w:t>验证登录者的</w:t>
            </w:r>
            <w:r w:rsidRPr="004F624E">
              <w:rPr>
                <w:rFonts w:ascii="Consolas" w:hAnsi="Consolas" w:hint="eastAsia"/>
                <w:szCs w:val="21"/>
              </w:rPr>
              <w:t>输入是否合法。</w:t>
            </w:r>
          </w:p>
          <w:p w14:paraId="16ACA1C2" w14:textId="77777777" w:rsidR="00725FC3" w:rsidRPr="004F624E" w:rsidRDefault="00725FC3" w:rsidP="00AC5C40">
            <w:pPr>
              <w:pStyle w:val="srs"/>
              <w:numPr>
                <w:ilvl w:val="0"/>
                <w:numId w:val="152"/>
              </w:numPr>
              <w:rPr>
                <w:rFonts w:ascii="Consolas" w:hAnsi="Consolas"/>
                <w:szCs w:val="21"/>
              </w:rPr>
            </w:pPr>
            <w:r w:rsidRPr="004F624E">
              <w:rPr>
                <w:rFonts w:ascii="Consolas" w:hAnsi="Consolas" w:hint="eastAsia"/>
              </w:rPr>
              <w:t>登录成功</w:t>
            </w:r>
            <w:r w:rsidR="00AA0B3C" w:rsidRPr="004F624E">
              <w:rPr>
                <w:rFonts w:ascii="Consolas" w:hAnsi="Consolas" w:hint="eastAsia"/>
              </w:rPr>
              <w:t>，进入安排会议界面（参考</w:t>
            </w:r>
            <w:hyperlink w:anchor="_安排会议" w:history="1">
              <w:r w:rsidR="0067155C" w:rsidRPr="004F624E">
                <w:rPr>
                  <w:rStyle w:val="af2"/>
                  <w:rFonts w:ascii="Consolas" w:hAnsi="Consolas" w:hint="eastAsia"/>
                </w:rPr>
                <w:t>安排会议</w:t>
              </w:r>
            </w:hyperlink>
            <w:r w:rsidR="00AA0B3C" w:rsidRPr="004F624E">
              <w:rPr>
                <w:rFonts w:ascii="Consolas" w:hAnsi="Consolas" w:hint="eastAsia"/>
              </w:rPr>
              <w:t>）</w:t>
            </w:r>
            <w:r w:rsidR="00E61881" w:rsidRPr="004F624E">
              <w:rPr>
                <w:rFonts w:ascii="Consolas" w:hAnsi="Consolas" w:hint="eastAsia"/>
              </w:rPr>
              <w:t>。</w:t>
            </w:r>
            <w:r w:rsidRPr="004F624E">
              <w:rPr>
                <w:rFonts w:ascii="Consolas" w:hAnsi="Consolas" w:hint="eastAsia"/>
                <w:szCs w:val="21"/>
              </w:rPr>
              <w:t>用例结束。</w:t>
            </w:r>
          </w:p>
        </w:tc>
      </w:tr>
      <w:tr w:rsidR="00725FC3" w:rsidRPr="004F624E" w14:paraId="4436EFD6" w14:textId="77777777" w:rsidTr="009A334F">
        <w:tc>
          <w:tcPr>
            <w:tcW w:w="9332" w:type="dxa"/>
            <w:gridSpan w:val="2"/>
            <w:shd w:val="clear" w:color="auto" w:fill="auto"/>
          </w:tcPr>
          <w:p w14:paraId="0F5ED5A6" w14:textId="77777777" w:rsidR="00725FC3" w:rsidRPr="004F624E" w:rsidRDefault="00AA0B3C" w:rsidP="00BF2F2E">
            <w:pPr>
              <w:pStyle w:val="a4"/>
              <w:spacing w:after="72"/>
              <w:ind w:firstLineChars="0" w:firstLine="0"/>
              <w:rPr>
                <w:rFonts w:ascii="Consolas" w:hAnsi="Consolas"/>
                <w:b/>
                <w:sz w:val="21"/>
                <w:szCs w:val="21"/>
              </w:rPr>
            </w:pPr>
            <w:r w:rsidRPr="004F624E">
              <w:rPr>
                <w:rFonts w:ascii="Consolas" w:hAnsi="Consolas" w:hint="eastAsia"/>
                <w:b/>
                <w:sz w:val="21"/>
                <w:szCs w:val="21"/>
              </w:rPr>
              <w:t>其他</w:t>
            </w:r>
            <w:r w:rsidR="00725FC3" w:rsidRPr="004F624E">
              <w:rPr>
                <w:rFonts w:ascii="Consolas" w:hAnsi="Consolas" w:hint="eastAsia"/>
                <w:b/>
                <w:sz w:val="21"/>
                <w:szCs w:val="21"/>
              </w:rPr>
              <w:t>事件</w:t>
            </w:r>
            <w:r w:rsidRPr="004F624E">
              <w:rPr>
                <w:rFonts w:ascii="Consolas" w:hAnsi="Consolas" w:hint="eastAsia"/>
                <w:b/>
                <w:sz w:val="21"/>
                <w:szCs w:val="21"/>
              </w:rPr>
              <w:t>流程</w:t>
            </w:r>
          </w:p>
        </w:tc>
      </w:tr>
      <w:tr w:rsidR="00725FC3" w:rsidRPr="004F624E" w14:paraId="0237E309" w14:textId="77777777" w:rsidTr="009A334F">
        <w:tc>
          <w:tcPr>
            <w:tcW w:w="9332" w:type="dxa"/>
            <w:gridSpan w:val="2"/>
            <w:shd w:val="clear" w:color="auto" w:fill="auto"/>
          </w:tcPr>
          <w:p w14:paraId="0A9BB6DE" w14:textId="77777777" w:rsidR="00B417FC" w:rsidRPr="004F624E" w:rsidRDefault="00B417FC" w:rsidP="00EB0FE1">
            <w:pPr>
              <w:numPr>
                <w:ilvl w:val="0"/>
                <w:numId w:val="17"/>
              </w:numPr>
              <w:spacing w:line="360" w:lineRule="auto"/>
              <w:rPr>
                <w:rFonts w:ascii="Consolas" w:hAnsi="Consolas"/>
              </w:rPr>
            </w:pPr>
            <w:r w:rsidRPr="004F624E">
              <w:rPr>
                <w:rFonts w:ascii="Consolas" w:hAnsi="Consolas" w:hint="eastAsia"/>
              </w:rPr>
              <w:t>焦点</w:t>
            </w:r>
            <w:r w:rsidR="00AD2C17" w:rsidRPr="004F624E">
              <w:rPr>
                <w:rFonts w:ascii="Consolas" w:hAnsi="Consolas" w:hint="eastAsia"/>
              </w:rPr>
              <w:t>获取及失去对</w:t>
            </w:r>
            <w:r w:rsidR="001F3BC4">
              <w:rPr>
                <w:rFonts w:ascii="Consolas" w:hAnsi="Consolas" w:hint="eastAsia"/>
              </w:rPr>
              <w:t>帐号</w:t>
            </w:r>
            <w:r w:rsidR="00AD2C17" w:rsidRPr="004F624E">
              <w:rPr>
                <w:rFonts w:ascii="Consolas" w:hAnsi="Consolas" w:hint="eastAsia"/>
              </w:rPr>
              <w:t>输入框的影响</w:t>
            </w:r>
          </w:p>
          <w:p w14:paraId="12C31920" w14:textId="77777777" w:rsidR="00A837DF" w:rsidRPr="004F624E" w:rsidRDefault="00A837DF" w:rsidP="00EB0FE1">
            <w:pPr>
              <w:numPr>
                <w:ilvl w:val="1"/>
                <w:numId w:val="17"/>
              </w:numPr>
              <w:spacing w:line="360" w:lineRule="auto"/>
              <w:rPr>
                <w:rFonts w:ascii="Consolas" w:hAnsi="Consolas"/>
              </w:rPr>
            </w:pPr>
            <w:r w:rsidRPr="004F624E">
              <w:rPr>
                <w:rFonts w:ascii="Consolas" w:hAnsi="Consolas" w:hint="eastAsia"/>
              </w:rPr>
              <w:lastRenderedPageBreak/>
              <w:t>未输入信息时，输入框内显示水印字“输入云会议</w:t>
            </w:r>
            <w:r w:rsidR="001F3BC4">
              <w:rPr>
                <w:rFonts w:ascii="Consolas" w:hAnsi="Consolas" w:hint="eastAsia"/>
              </w:rPr>
              <w:t>帐号</w:t>
            </w:r>
            <w:r w:rsidRPr="004F624E">
              <w:rPr>
                <w:rFonts w:ascii="Consolas" w:hAnsi="Consolas" w:hint="eastAsia"/>
              </w:rPr>
              <w:t>”。</w:t>
            </w:r>
          </w:p>
          <w:p w14:paraId="61A7961F" w14:textId="77777777" w:rsidR="00A837DF" w:rsidRPr="004F624E" w:rsidRDefault="00AD2C17" w:rsidP="00EB0FE1">
            <w:pPr>
              <w:numPr>
                <w:ilvl w:val="1"/>
                <w:numId w:val="17"/>
              </w:numPr>
              <w:spacing w:line="360" w:lineRule="auto"/>
              <w:rPr>
                <w:rFonts w:ascii="Consolas" w:hAnsi="Consolas"/>
              </w:rPr>
            </w:pPr>
            <w:r w:rsidRPr="004F624E">
              <w:rPr>
                <w:rFonts w:ascii="Consolas" w:hAnsi="Consolas" w:hint="eastAsia"/>
              </w:rPr>
              <w:t>在</w:t>
            </w:r>
            <w:r w:rsidR="001F3BC4">
              <w:rPr>
                <w:rFonts w:ascii="Consolas" w:hAnsi="Consolas" w:hint="eastAsia"/>
              </w:rPr>
              <w:t>帐号</w:t>
            </w:r>
            <w:r w:rsidRPr="004F624E">
              <w:rPr>
                <w:rFonts w:ascii="Consolas" w:hAnsi="Consolas" w:hint="eastAsia"/>
              </w:rPr>
              <w:t>输入框内单击使其</w:t>
            </w:r>
            <w:r w:rsidR="00A837DF" w:rsidRPr="004F624E">
              <w:rPr>
                <w:rFonts w:ascii="Consolas" w:hAnsi="Consolas" w:hint="eastAsia"/>
              </w:rPr>
              <w:t>获得输入焦点后，水印字消失。</w:t>
            </w:r>
            <w:r w:rsidRPr="004F624E">
              <w:rPr>
                <w:rFonts w:ascii="Consolas" w:hAnsi="Consolas" w:hint="eastAsia"/>
                <w:sz w:val="18"/>
              </w:rPr>
              <w:t>（注：输入框获取焦点的方式不限于在输入框内单击）</w:t>
            </w:r>
          </w:p>
          <w:p w14:paraId="7537179F" w14:textId="77777777" w:rsidR="00AD2C17" w:rsidRPr="004F624E" w:rsidRDefault="00A837DF" w:rsidP="00EB0FE1">
            <w:pPr>
              <w:numPr>
                <w:ilvl w:val="1"/>
                <w:numId w:val="17"/>
              </w:numPr>
              <w:spacing w:line="360" w:lineRule="auto"/>
              <w:rPr>
                <w:rFonts w:ascii="Consolas" w:hAnsi="Consolas"/>
              </w:rPr>
            </w:pPr>
            <w:r w:rsidRPr="004F624E">
              <w:rPr>
                <w:rFonts w:ascii="Consolas" w:hAnsi="Consolas" w:hint="eastAsia"/>
              </w:rPr>
              <w:t>未输入任何字符时，</w:t>
            </w:r>
            <w:r w:rsidR="00AD2C17" w:rsidRPr="004F624E">
              <w:rPr>
                <w:rFonts w:ascii="Consolas" w:hAnsi="Consolas" w:hint="eastAsia"/>
              </w:rPr>
              <w:t>使</w:t>
            </w:r>
            <w:r w:rsidRPr="004F624E">
              <w:rPr>
                <w:rFonts w:ascii="Consolas" w:hAnsi="Consolas" w:hint="eastAsia"/>
              </w:rPr>
              <w:t>焦点离开输入框，恢复显示水印字。</w:t>
            </w:r>
            <w:r w:rsidR="00AD2C17" w:rsidRPr="004F624E">
              <w:rPr>
                <w:rFonts w:ascii="Consolas" w:hAnsi="Consolas" w:hint="eastAsia"/>
              </w:rPr>
              <w:t>用例结束</w:t>
            </w:r>
            <w:r w:rsidR="002E775C" w:rsidRPr="004F624E">
              <w:rPr>
                <w:rFonts w:ascii="Consolas" w:hAnsi="Consolas" w:hint="eastAsia"/>
              </w:rPr>
              <w:t>。</w:t>
            </w:r>
          </w:p>
          <w:p w14:paraId="5D923256" w14:textId="77777777" w:rsidR="00B417FC" w:rsidRPr="004F624E" w:rsidRDefault="00AD2C17" w:rsidP="00EB0FE1">
            <w:pPr>
              <w:numPr>
                <w:ilvl w:val="0"/>
                <w:numId w:val="17"/>
              </w:numPr>
              <w:spacing w:line="360" w:lineRule="auto"/>
              <w:rPr>
                <w:rFonts w:ascii="Consolas" w:hAnsi="Consolas"/>
              </w:rPr>
            </w:pPr>
            <w:r w:rsidRPr="004F624E">
              <w:rPr>
                <w:rFonts w:ascii="Consolas" w:hAnsi="Consolas" w:hint="eastAsia"/>
              </w:rPr>
              <w:t>焦点获取及失去对密码输入框的影响</w:t>
            </w:r>
          </w:p>
          <w:p w14:paraId="4CA1E595" w14:textId="77777777" w:rsidR="00A837DF" w:rsidRPr="004F624E" w:rsidRDefault="00A837DF" w:rsidP="00EB0FE1">
            <w:pPr>
              <w:numPr>
                <w:ilvl w:val="1"/>
                <w:numId w:val="17"/>
              </w:numPr>
              <w:spacing w:line="360" w:lineRule="auto"/>
              <w:rPr>
                <w:rFonts w:ascii="Consolas" w:hAnsi="Consolas"/>
              </w:rPr>
            </w:pPr>
            <w:r w:rsidRPr="004F624E">
              <w:rPr>
                <w:rFonts w:ascii="Consolas" w:hAnsi="Consolas" w:hint="eastAsia"/>
              </w:rPr>
              <w:t>未输入信息时，输入框内显示水印字“输入</w:t>
            </w:r>
            <w:r w:rsidR="001F3BC4">
              <w:rPr>
                <w:rFonts w:ascii="Consolas" w:hAnsi="Consolas" w:hint="eastAsia"/>
              </w:rPr>
              <w:t>帐号</w:t>
            </w:r>
            <w:r w:rsidRPr="004F624E">
              <w:rPr>
                <w:rFonts w:ascii="Consolas" w:hAnsi="Consolas" w:hint="eastAsia"/>
              </w:rPr>
              <w:t>密码”。</w:t>
            </w:r>
          </w:p>
          <w:p w14:paraId="79F164E2" w14:textId="77777777" w:rsidR="00A837DF" w:rsidRPr="004F624E" w:rsidRDefault="00AD2C17" w:rsidP="00EB0FE1">
            <w:pPr>
              <w:numPr>
                <w:ilvl w:val="1"/>
                <w:numId w:val="17"/>
              </w:numPr>
              <w:spacing w:line="360" w:lineRule="auto"/>
              <w:rPr>
                <w:rFonts w:ascii="Consolas" w:hAnsi="Consolas"/>
              </w:rPr>
            </w:pPr>
            <w:r w:rsidRPr="004F624E">
              <w:rPr>
                <w:rFonts w:ascii="Consolas" w:hAnsi="Consolas" w:hint="eastAsia"/>
              </w:rPr>
              <w:t>在密码输入框单击使其</w:t>
            </w:r>
            <w:r w:rsidR="00A837DF" w:rsidRPr="004F624E">
              <w:rPr>
                <w:rFonts w:ascii="Consolas" w:hAnsi="Consolas" w:hint="eastAsia"/>
              </w:rPr>
              <w:t>获得输入焦点后，水印字消失。</w:t>
            </w:r>
            <w:r w:rsidRPr="004F624E">
              <w:rPr>
                <w:rFonts w:ascii="Consolas" w:hAnsi="Consolas" w:hint="eastAsia"/>
                <w:sz w:val="18"/>
              </w:rPr>
              <w:t>（注：输入框获取焦点的方式不限于在输入框内单击）</w:t>
            </w:r>
          </w:p>
          <w:p w14:paraId="3CB8378D" w14:textId="77777777" w:rsidR="00AD2C17" w:rsidRPr="004F624E" w:rsidRDefault="00A837DF" w:rsidP="00EB0FE1">
            <w:pPr>
              <w:numPr>
                <w:ilvl w:val="1"/>
                <w:numId w:val="17"/>
              </w:numPr>
              <w:spacing w:line="360" w:lineRule="auto"/>
              <w:rPr>
                <w:rFonts w:ascii="Consolas" w:hAnsi="Consolas"/>
              </w:rPr>
            </w:pPr>
            <w:r w:rsidRPr="004F624E">
              <w:rPr>
                <w:rFonts w:ascii="Consolas" w:hAnsi="Consolas" w:hint="eastAsia"/>
              </w:rPr>
              <w:t>未输入任何字符时，焦点离开输入框，恢复显示水印字。</w:t>
            </w:r>
            <w:r w:rsidR="00AD2C17" w:rsidRPr="004F624E">
              <w:rPr>
                <w:rFonts w:ascii="Consolas" w:hAnsi="Consolas" w:hint="eastAsia"/>
              </w:rPr>
              <w:t>用例结束</w:t>
            </w:r>
            <w:r w:rsidR="002E775C" w:rsidRPr="004F624E">
              <w:rPr>
                <w:rFonts w:ascii="Consolas" w:hAnsi="Consolas" w:hint="eastAsia"/>
              </w:rPr>
              <w:t>。</w:t>
            </w:r>
          </w:p>
        </w:tc>
      </w:tr>
      <w:tr w:rsidR="00725FC3" w:rsidRPr="004F624E" w14:paraId="62FA0D69" w14:textId="77777777" w:rsidTr="009A334F">
        <w:tc>
          <w:tcPr>
            <w:tcW w:w="1117" w:type="dxa"/>
            <w:shd w:val="clear" w:color="auto" w:fill="auto"/>
          </w:tcPr>
          <w:p w14:paraId="350D7656" w14:textId="77777777" w:rsidR="00725FC3" w:rsidRPr="004F624E" w:rsidRDefault="00725FC3" w:rsidP="00BF2F2E">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后置条件</w:t>
            </w:r>
          </w:p>
        </w:tc>
        <w:tc>
          <w:tcPr>
            <w:tcW w:w="8215" w:type="dxa"/>
            <w:shd w:val="clear" w:color="auto" w:fill="auto"/>
          </w:tcPr>
          <w:p w14:paraId="60817F35" w14:textId="77777777" w:rsidR="00725FC3" w:rsidRPr="004F624E" w:rsidRDefault="009D5755" w:rsidP="00BF2F2E">
            <w:pPr>
              <w:pStyle w:val="a4"/>
              <w:spacing w:after="72"/>
              <w:ind w:firstLineChars="0" w:firstLine="0"/>
              <w:rPr>
                <w:rFonts w:ascii="Consolas" w:hAnsi="Consolas"/>
                <w:sz w:val="21"/>
                <w:szCs w:val="21"/>
              </w:rPr>
            </w:pPr>
            <w:r w:rsidRPr="004F624E">
              <w:rPr>
                <w:rFonts w:ascii="Consolas" w:hAnsi="Consolas" w:hint="eastAsia"/>
                <w:sz w:val="21"/>
                <w:szCs w:val="21"/>
              </w:rPr>
              <w:t>成功登录云会议客户端</w:t>
            </w:r>
          </w:p>
        </w:tc>
      </w:tr>
      <w:tr w:rsidR="00725FC3" w:rsidRPr="004F624E" w14:paraId="18E6F5E9" w14:textId="77777777" w:rsidTr="009A334F">
        <w:tc>
          <w:tcPr>
            <w:tcW w:w="1117" w:type="dxa"/>
            <w:shd w:val="clear" w:color="auto" w:fill="auto"/>
          </w:tcPr>
          <w:p w14:paraId="2DE16A55" w14:textId="77777777" w:rsidR="00725FC3" w:rsidRPr="004F624E" w:rsidRDefault="00725FC3" w:rsidP="00BF2F2E">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8215" w:type="dxa"/>
            <w:shd w:val="clear" w:color="auto" w:fill="auto"/>
          </w:tcPr>
          <w:p w14:paraId="3BB91C04" w14:textId="77777777" w:rsidR="00CA76B7" w:rsidRPr="004F624E" w:rsidRDefault="00CA76B7" w:rsidP="00EB0FE1">
            <w:pPr>
              <w:numPr>
                <w:ilvl w:val="0"/>
                <w:numId w:val="18"/>
              </w:numPr>
              <w:spacing w:line="360" w:lineRule="auto"/>
              <w:rPr>
                <w:rFonts w:ascii="Consolas" w:hAnsi="Consolas"/>
              </w:rPr>
            </w:pPr>
            <w:r w:rsidRPr="004F624E">
              <w:rPr>
                <w:rFonts w:ascii="Consolas" w:hAnsi="Consolas" w:hint="eastAsia"/>
              </w:rPr>
              <w:t>输入信息格式不合法</w:t>
            </w:r>
            <w:r w:rsidR="00E14BCC" w:rsidRPr="004F624E">
              <w:rPr>
                <w:rFonts w:ascii="Consolas" w:hAnsi="Consolas" w:hint="eastAsia"/>
              </w:rPr>
              <w:t>时，如果用户点击【登录】按钮，则将在登录界面中显示相应的错误提示。提示文字请参考：</w:t>
            </w:r>
            <w:hyperlink w:anchor="_账号验证" w:history="1">
              <w:r w:rsidR="001F3BC4">
                <w:rPr>
                  <w:rStyle w:val="af2"/>
                  <w:rFonts w:ascii="Consolas" w:hAnsi="Consolas" w:hint="eastAsia"/>
                </w:rPr>
                <w:t>帐号</w:t>
              </w:r>
              <w:r w:rsidR="0067155C" w:rsidRPr="004F624E">
                <w:rPr>
                  <w:rStyle w:val="af2"/>
                  <w:rFonts w:ascii="Consolas" w:hAnsi="Consolas" w:hint="eastAsia"/>
                </w:rPr>
                <w:t>验证</w:t>
              </w:r>
            </w:hyperlink>
            <w:r w:rsidR="00E14BCC" w:rsidRPr="004F624E">
              <w:rPr>
                <w:rFonts w:ascii="Consolas" w:hAnsi="Consolas" w:hint="eastAsia"/>
              </w:rPr>
              <w:t>。格式不合法</w:t>
            </w:r>
            <w:r w:rsidRPr="004F624E">
              <w:rPr>
                <w:rFonts w:ascii="Consolas" w:hAnsi="Consolas" w:hint="eastAsia"/>
              </w:rPr>
              <w:t>包括以下情况：</w:t>
            </w:r>
          </w:p>
          <w:p w14:paraId="477496D3" w14:textId="77777777" w:rsidR="00CA76B7" w:rsidRPr="004F624E" w:rsidRDefault="00CA76B7" w:rsidP="00EB0FE1">
            <w:pPr>
              <w:numPr>
                <w:ilvl w:val="1"/>
                <w:numId w:val="18"/>
              </w:numPr>
              <w:spacing w:line="360" w:lineRule="auto"/>
              <w:rPr>
                <w:rFonts w:ascii="Consolas" w:hAnsi="Consolas"/>
              </w:rPr>
            </w:pPr>
            <w:r w:rsidRPr="004F624E">
              <w:rPr>
                <w:rFonts w:ascii="Consolas" w:hAnsi="Consolas" w:hint="eastAsia"/>
              </w:rPr>
              <w:t>未输入</w:t>
            </w:r>
            <w:r w:rsidR="001F3BC4">
              <w:rPr>
                <w:rFonts w:ascii="Consolas" w:hAnsi="Consolas" w:hint="eastAsia"/>
              </w:rPr>
              <w:t>帐号</w:t>
            </w:r>
          </w:p>
          <w:p w14:paraId="5ECB0088" w14:textId="77777777" w:rsidR="00CA76B7" w:rsidRPr="004F624E" w:rsidRDefault="00CA76B7" w:rsidP="00EB0FE1">
            <w:pPr>
              <w:numPr>
                <w:ilvl w:val="1"/>
                <w:numId w:val="18"/>
              </w:numPr>
              <w:spacing w:line="360" w:lineRule="auto"/>
              <w:rPr>
                <w:rFonts w:ascii="Consolas" w:hAnsi="Consolas"/>
              </w:rPr>
            </w:pPr>
            <w:r w:rsidRPr="004F624E">
              <w:rPr>
                <w:rFonts w:ascii="Consolas" w:hAnsi="Consolas" w:hint="eastAsia"/>
              </w:rPr>
              <w:t>未输入密码</w:t>
            </w:r>
          </w:p>
          <w:p w14:paraId="2CE0401E" w14:textId="77777777" w:rsidR="001D4935" w:rsidRPr="00BB4D85" w:rsidRDefault="001F3BC4" w:rsidP="00BB4D85">
            <w:pPr>
              <w:numPr>
                <w:ilvl w:val="1"/>
                <w:numId w:val="18"/>
              </w:numPr>
              <w:spacing w:line="360" w:lineRule="auto"/>
              <w:rPr>
                <w:rFonts w:ascii="Consolas" w:hAnsi="Consolas"/>
              </w:rPr>
            </w:pPr>
            <w:r w:rsidRPr="00BB4D85">
              <w:rPr>
                <w:rFonts w:ascii="Consolas" w:hAnsi="Consolas" w:hint="eastAsia"/>
              </w:rPr>
              <w:t>帐号</w:t>
            </w:r>
            <w:r w:rsidR="00CA76B7" w:rsidRPr="00BB4D85">
              <w:rPr>
                <w:rFonts w:ascii="Consolas" w:hAnsi="Consolas" w:hint="eastAsia"/>
              </w:rPr>
              <w:t>不是合法的邮箱。验证规则</w:t>
            </w:r>
            <w:hyperlink w:anchor="_E-mail" w:history="1">
              <w:r w:rsidR="00BB4D85" w:rsidRPr="00BB4D85">
                <w:rPr>
                  <w:rStyle w:val="af2"/>
                  <w:rFonts w:ascii="Consolas" w:hAnsi="Consolas" w:hint="eastAsia"/>
                </w:rPr>
                <w:t>参考这里</w:t>
              </w:r>
            </w:hyperlink>
            <w:r w:rsidR="00BB4D85" w:rsidRPr="00BB4D85">
              <w:rPr>
                <w:rFonts w:ascii="Consolas" w:hAnsi="Consolas" w:hint="eastAsia"/>
              </w:rPr>
              <w:t>。</w:t>
            </w:r>
          </w:p>
          <w:p w14:paraId="32088927" w14:textId="77777777" w:rsidR="00CA76B7" w:rsidRPr="004F624E" w:rsidRDefault="00CA76B7" w:rsidP="002E775C">
            <w:pPr>
              <w:spacing w:line="360" w:lineRule="auto"/>
              <w:ind w:left="420"/>
              <w:rPr>
                <w:rFonts w:ascii="Consolas" w:hAnsi="Consolas"/>
              </w:rPr>
            </w:pPr>
            <w:r w:rsidRPr="004F624E">
              <w:rPr>
                <w:rFonts w:ascii="Consolas" w:hAnsi="Consolas" w:hint="eastAsia"/>
              </w:rPr>
              <w:t>输入信息验证不通过，或发生网络异常时，显示提示文字（文字请参考：</w:t>
            </w:r>
            <w:hyperlink w:anchor="_账号验证" w:history="1">
              <w:r w:rsidR="001F3BC4">
                <w:rPr>
                  <w:rStyle w:val="af2"/>
                  <w:rFonts w:ascii="Consolas" w:hAnsi="Consolas" w:hint="eastAsia"/>
                </w:rPr>
                <w:t>帐号</w:t>
              </w:r>
              <w:r w:rsidR="0067155C" w:rsidRPr="004F624E">
                <w:rPr>
                  <w:rStyle w:val="af2"/>
                  <w:rFonts w:ascii="Consolas" w:hAnsi="Consolas" w:hint="eastAsia"/>
                </w:rPr>
                <w:t>验证</w:t>
              </w:r>
            </w:hyperlink>
            <w:r w:rsidRPr="004F624E">
              <w:rPr>
                <w:rFonts w:ascii="Consolas" w:hAnsi="Consolas" w:hint="eastAsia"/>
              </w:rPr>
              <w:t>），输入焦点回到</w:t>
            </w:r>
            <w:r w:rsidR="001F3BC4">
              <w:rPr>
                <w:rFonts w:ascii="Consolas" w:hAnsi="Consolas" w:hint="eastAsia"/>
              </w:rPr>
              <w:t>帐号</w:t>
            </w:r>
            <w:r w:rsidRPr="004F624E">
              <w:rPr>
                <w:rFonts w:ascii="Consolas" w:hAnsi="Consolas" w:hint="eastAsia"/>
              </w:rPr>
              <w:t>输入框。</w:t>
            </w:r>
          </w:p>
          <w:p w14:paraId="0C82773C" w14:textId="77777777" w:rsidR="00CA76B7" w:rsidRPr="004F624E" w:rsidRDefault="00CA76B7" w:rsidP="00EB0FE1">
            <w:pPr>
              <w:numPr>
                <w:ilvl w:val="0"/>
                <w:numId w:val="18"/>
              </w:numPr>
              <w:spacing w:line="360" w:lineRule="auto"/>
              <w:rPr>
                <w:rFonts w:ascii="Consolas" w:hAnsi="Consolas"/>
              </w:rPr>
            </w:pPr>
            <w:r w:rsidRPr="004F624E">
              <w:rPr>
                <w:rFonts w:ascii="Consolas" w:hAnsi="Consolas" w:hint="eastAsia"/>
              </w:rPr>
              <w:t>输入信息验证达到</w:t>
            </w:r>
            <w:r w:rsidRPr="004F624E">
              <w:rPr>
                <w:rFonts w:ascii="Consolas" w:hAnsi="Consolas" w:hint="eastAsia"/>
              </w:rPr>
              <w:t>3</w:t>
            </w:r>
            <w:r w:rsidRPr="004F624E">
              <w:rPr>
                <w:rFonts w:ascii="Consolas" w:hAnsi="Consolas" w:hint="eastAsia"/>
              </w:rPr>
              <w:t>次失败时，将在登录界面中出现验证码输入框及</w:t>
            </w:r>
            <w:r w:rsidRPr="004F624E">
              <w:rPr>
                <w:rFonts w:ascii="Consolas" w:hAnsi="Consolas" w:hint="eastAsia"/>
              </w:rPr>
              <w:t>4</w:t>
            </w:r>
            <w:r w:rsidRPr="004F624E">
              <w:rPr>
                <w:rFonts w:ascii="Consolas" w:hAnsi="Consolas" w:hint="eastAsia"/>
              </w:rPr>
              <w:t>位随机验证码。其中包含以下异常情况：</w:t>
            </w:r>
          </w:p>
          <w:p w14:paraId="0424F904" w14:textId="77777777" w:rsidR="00CA76B7" w:rsidRPr="004F624E" w:rsidRDefault="00CA76B7" w:rsidP="00EB0FE1">
            <w:pPr>
              <w:numPr>
                <w:ilvl w:val="1"/>
                <w:numId w:val="18"/>
              </w:numPr>
              <w:spacing w:line="360" w:lineRule="auto"/>
              <w:rPr>
                <w:rFonts w:ascii="Consolas" w:hAnsi="Consolas"/>
              </w:rPr>
            </w:pPr>
            <w:r w:rsidRPr="004F624E">
              <w:rPr>
                <w:rFonts w:ascii="Consolas" w:hAnsi="Consolas" w:hint="eastAsia"/>
              </w:rPr>
              <w:t>未输入验证码</w:t>
            </w:r>
          </w:p>
          <w:p w14:paraId="1971B51E" w14:textId="77777777" w:rsidR="002E775C" w:rsidRPr="004F624E" w:rsidRDefault="00CA76B7" w:rsidP="00EB0FE1">
            <w:pPr>
              <w:numPr>
                <w:ilvl w:val="1"/>
                <w:numId w:val="18"/>
              </w:numPr>
              <w:spacing w:line="360" w:lineRule="auto"/>
              <w:rPr>
                <w:rFonts w:ascii="Consolas" w:hAnsi="Consolas"/>
              </w:rPr>
            </w:pPr>
            <w:r w:rsidRPr="004F624E">
              <w:rPr>
                <w:rFonts w:ascii="Consolas" w:hAnsi="Consolas" w:hint="eastAsia"/>
              </w:rPr>
              <w:t>输入验证码错误</w:t>
            </w:r>
          </w:p>
          <w:p w14:paraId="3A3E0F40" w14:textId="77777777" w:rsidR="00CA76B7" w:rsidRPr="004F624E" w:rsidRDefault="00CA76B7" w:rsidP="002E775C">
            <w:pPr>
              <w:spacing w:line="360" w:lineRule="auto"/>
              <w:ind w:left="840"/>
              <w:rPr>
                <w:rFonts w:ascii="Consolas" w:hAnsi="Consolas"/>
              </w:rPr>
            </w:pPr>
            <w:r w:rsidRPr="004F624E">
              <w:rPr>
                <w:rFonts w:ascii="Consolas" w:hAnsi="Consolas" w:hint="eastAsia"/>
              </w:rPr>
              <w:t>以上两种情况均进行错误提示，并且，输入焦点回到验证码输入框。提示文字请参考：</w:t>
            </w:r>
            <w:hyperlink w:anchor="_账号验证" w:history="1">
              <w:r w:rsidR="001F3BC4">
                <w:rPr>
                  <w:rStyle w:val="af2"/>
                  <w:rFonts w:ascii="Consolas" w:hAnsi="Consolas" w:hint="eastAsia"/>
                </w:rPr>
                <w:t>帐号</w:t>
              </w:r>
              <w:r w:rsidR="0067155C" w:rsidRPr="004F624E">
                <w:rPr>
                  <w:rStyle w:val="af2"/>
                  <w:rFonts w:ascii="Consolas" w:hAnsi="Consolas" w:hint="eastAsia"/>
                </w:rPr>
                <w:t>验证</w:t>
              </w:r>
            </w:hyperlink>
            <w:r w:rsidRPr="004F624E">
              <w:rPr>
                <w:rFonts w:ascii="Consolas" w:hAnsi="Consolas" w:hint="eastAsia"/>
              </w:rPr>
              <w:t>。</w:t>
            </w:r>
          </w:p>
          <w:p w14:paraId="79DBCB6F" w14:textId="77777777" w:rsidR="002E775C" w:rsidRPr="004F624E" w:rsidRDefault="00CA76B7" w:rsidP="00EB0FE1">
            <w:pPr>
              <w:numPr>
                <w:ilvl w:val="0"/>
                <w:numId w:val="18"/>
              </w:numPr>
              <w:spacing w:line="360" w:lineRule="auto"/>
              <w:rPr>
                <w:rFonts w:ascii="Consolas" w:hAnsi="Consolas"/>
              </w:rPr>
            </w:pPr>
            <w:r w:rsidRPr="004F624E">
              <w:rPr>
                <w:rFonts w:ascii="Consolas" w:hAnsi="Consolas" w:hint="eastAsia"/>
              </w:rPr>
              <w:t>自动记忆</w:t>
            </w:r>
            <w:r w:rsidR="001F3BC4">
              <w:rPr>
                <w:rFonts w:ascii="Consolas" w:hAnsi="Consolas" w:hint="eastAsia"/>
              </w:rPr>
              <w:t>帐号</w:t>
            </w:r>
          </w:p>
          <w:p w14:paraId="00186294" w14:textId="77777777" w:rsidR="00CA76B7" w:rsidRPr="004F624E" w:rsidRDefault="00CA76B7" w:rsidP="002E775C">
            <w:pPr>
              <w:spacing w:line="360" w:lineRule="auto"/>
              <w:ind w:left="420"/>
              <w:rPr>
                <w:rFonts w:ascii="Consolas" w:hAnsi="Consolas"/>
              </w:rPr>
            </w:pPr>
            <w:r w:rsidRPr="004F624E">
              <w:rPr>
                <w:rFonts w:ascii="Consolas" w:hAnsi="Consolas" w:hint="eastAsia"/>
              </w:rPr>
              <w:t>输入格式合法的</w:t>
            </w:r>
            <w:r w:rsidR="001F3BC4">
              <w:rPr>
                <w:rFonts w:ascii="Consolas" w:hAnsi="Consolas" w:hint="eastAsia"/>
              </w:rPr>
              <w:t>帐号</w:t>
            </w:r>
            <w:r w:rsidR="00D64AF6">
              <w:rPr>
                <w:rFonts w:ascii="Consolas" w:hAnsi="Consolas" w:hint="eastAsia"/>
              </w:rPr>
              <w:t>并</w:t>
            </w:r>
            <w:r w:rsidR="00D64AF6" w:rsidRPr="00D64AF6">
              <w:rPr>
                <w:rFonts w:ascii="Consolas" w:hAnsi="Consolas" w:hint="eastAsia"/>
              </w:rPr>
              <w:t>成功登录过</w:t>
            </w:r>
            <w:r w:rsidRPr="004F624E">
              <w:rPr>
                <w:rFonts w:ascii="Consolas" w:hAnsi="Consolas" w:hint="eastAsia"/>
              </w:rPr>
              <w:t>后，程序应自动记住该</w:t>
            </w:r>
            <w:r w:rsidR="001F3BC4">
              <w:rPr>
                <w:rFonts w:ascii="Consolas" w:hAnsi="Consolas" w:hint="eastAsia"/>
              </w:rPr>
              <w:t>帐号</w:t>
            </w:r>
            <w:r w:rsidR="00D64AF6">
              <w:rPr>
                <w:rFonts w:ascii="Consolas" w:hAnsi="Consolas" w:hint="eastAsia"/>
              </w:rPr>
              <w:t>。</w:t>
            </w:r>
            <w:r w:rsidRPr="004F624E">
              <w:rPr>
                <w:rFonts w:ascii="Consolas" w:hAnsi="Consolas" w:hint="eastAsia"/>
              </w:rPr>
              <w:t>当客户端下次被打开时，该</w:t>
            </w:r>
            <w:r w:rsidR="001F3BC4">
              <w:rPr>
                <w:rFonts w:ascii="Consolas" w:hAnsi="Consolas" w:hint="eastAsia"/>
              </w:rPr>
              <w:t>帐号</w:t>
            </w:r>
            <w:r w:rsidRPr="004F624E">
              <w:rPr>
                <w:rFonts w:ascii="Consolas" w:hAnsi="Consolas" w:hint="eastAsia"/>
              </w:rPr>
              <w:t>应自动显示在云会议</w:t>
            </w:r>
            <w:r w:rsidR="001F3BC4">
              <w:rPr>
                <w:rFonts w:ascii="Consolas" w:hAnsi="Consolas" w:hint="eastAsia"/>
              </w:rPr>
              <w:t>帐号</w:t>
            </w:r>
            <w:r w:rsidRPr="004F624E">
              <w:rPr>
                <w:rFonts w:ascii="Consolas" w:hAnsi="Consolas" w:hint="eastAsia"/>
              </w:rPr>
              <w:t>输入框内。</w:t>
            </w:r>
          </w:p>
          <w:p w14:paraId="428A87FB" w14:textId="77777777" w:rsidR="00CA76B7" w:rsidRPr="004F624E" w:rsidRDefault="00CA76B7" w:rsidP="00EB0FE1">
            <w:pPr>
              <w:numPr>
                <w:ilvl w:val="0"/>
                <w:numId w:val="18"/>
              </w:numPr>
              <w:spacing w:line="360" w:lineRule="auto"/>
              <w:rPr>
                <w:rFonts w:ascii="Consolas" w:hAnsi="Consolas"/>
              </w:rPr>
            </w:pPr>
            <w:r w:rsidRPr="004F624E">
              <w:rPr>
                <w:rFonts w:ascii="Consolas" w:hAnsi="Consolas" w:hint="eastAsia"/>
              </w:rPr>
              <w:t>记住密码</w:t>
            </w:r>
          </w:p>
          <w:p w14:paraId="578F7536" w14:textId="77777777" w:rsidR="00CA76B7" w:rsidRPr="004F624E" w:rsidRDefault="00CA76B7" w:rsidP="002E775C">
            <w:pPr>
              <w:spacing w:line="360" w:lineRule="auto"/>
              <w:ind w:left="420"/>
              <w:rPr>
                <w:rFonts w:ascii="Consolas" w:hAnsi="Consolas"/>
              </w:rPr>
            </w:pPr>
            <w:r w:rsidRPr="004F624E">
              <w:rPr>
                <w:rFonts w:ascii="Consolas" w:hAnsi="Consolas" w:hint="eastAsia"/>
              </w:rPr>
              <w:t>如果勾选“记住密码”，则当用户本次成功登录后，该密码将被程序自动记住。用户下次打开登录框后，密码将自动填入密码输入框内，“记住密码”复选框处于勾选状态。</w:t>
            </w:r>
          </w:p>
          <w:p w14:paraId="3590759B" w14:textId="77777777" w:rsidR="00CA76B7" w:rsidRPr="004F624E" w:rsidRDefault="00CA76B7" w:rsidP="002E775C">
            <w:pPr>
              <w:spacing w:line="360" w:lineRule="auto"/>
              <w:ind w:left="420"/>
              <w:rPr>
                <w:rFonts w:ascii="Consolas" w:hAnsi="Consolas"/>
              </w:rPr>
            </w:pPr>
            <w:r w:rsidRPr="004F624E">
              <w:rPr>
                <w:rFonts w:ascii="Consolas" w:hAnsi="Consolas" w:hint="eastAsia"/>
              </w:rPr>
              <w:t>如果登录不成功，即便勾选了“记住密码”，也不自动记录。下次程序启动时，密码</w:t>
            </w:r>
            <w:r w:rsidRPr="004F624E">
              <w:rPr>
                <w:rFonts w:ascii="Consolas" w:hAnsi="Consolas" w:hint="eastAsia"/>
              </w:rPr>
              <w:lastRenderedPageBreak/>
              <w:t>输入框内将显示默认的水印文字，并且“记住密码”处于非勾选状态。</w:t>
            </w:r>
          </w:p>
          <w:p w14:paraId="01FC7EC0" w14:textId="77777777" w:rsidR="00CA76B7" w:rsidRPr="004F624E" w:rsidRDefault="00CA76B7" w:rsidP="00EB0FE1">
            <w:pPr>
              <w:numPr>
                <w:ilvl w:val="0"/>
                <w:numId w:val="18"/>
              </w:numPr>
              <w:spacing w:line="360" w:lineRule="auto"/>
              <w:rPr>
                <w:rFonts w:ascii="Consolas" w:hAnsi="Consolas"/>
              </w:rPr>
            </w:pPr>
            <w:r w:rsidRPr="004F624E">
              <w:rPr>
                <w:rFonts w:ascii="Consolas" w:hAnsi="Consolas" w:hint="eastAsia"/>
              </w:rPr>
              <w:t>自动登录</w:t>
            </w:r>
          </w:p>
          <w:p w14:paraId="4E972B25" w14:textId="77777777" w:rsidR="00CA76B7" w:rsidRPr="004F624E" w:rsidRDefault="00CA76B7" w:rsidP="00EB0FE1">
            <w:pPr>
              <w:numPr>
                <w:ilvl w:val="1"/>
                <w:numId w:val="18"/>
              </w:numPr>
              <w:spacing w:line="360" w:lineRule="auto"/>
              <w:rPr>
                <w:rFonts w:ascii="Consolas" w:hAnsi="Consolas"/>
              </w:rPr>
            </w:pPr>
            <w:r w:rsidRPr="004F624E">
              <w:rPr>
                <w:rFonts w:ascii="Consolas" w:hAnsi="Consolas" w:hint="eastAsia"/>
              </w:rPr>
              <w:t>选取“自动登录”复选框后，“记住密码”复选框也将同时被程序自动选中</w:t>
            </w:r>
            <w:r w:rsidR="0066537B">
              <w:rPr>
                <w:rFonts w:ascii="Consolas" w:hAnsi="Consolas" w:hint="eastAsia"/>
              </w:rPr>
              <w:t>。</w:t>
            </w:r>
            <w:r w:rsidR="0066537B">
              <w:rPr>
                <w:rFonts w:ascii="Consolas" w:hAnsi="Consolas"/>
              </w:rPr>
              <w:t>但</w:t>
            </w:r>
            <w:r w:rsidR="0066537B">
              <w:rPr>
                <w:rFonts w:ascii="Consolas" w:hAnsi="Consolas" w:hint="eastAsia"/>
              </w:rPr>
              <w:t>如果</w:t>
            </w:r>
            <w:r w:rsidR="0066537B">
              <w:rPr>
                <w:rFonts w:ascii="Consolas" w:hAnsi="Consolas"/>
              </w:rPr>
              <w:t>再</w:t>
            </w:r>
            <w:r w:rsidR="0066537B">
              <w:rPr>
                <w:rFonts w:ascii="Consolas" w:hAnsi="Consolas" w:hint="eastAsia"/>
              </w:rPr>
              <w:t>取消</w:t>
            </w:r>
            <w:r w:rsidR="0066537B" w:rsidRPr="004F624E">
              <w:rPr>
                <w:rFonts w:ascii="Consolas" w:hAnsi="Consolas" w:hint="eastAsia"/>
              </w:rPr>
              <w:t>“自动登录”复选框</w:t>
            </w:r>
            <w:r w:rsidR="0066537B">
              <w:rPr>
                <w:rFonts w:ascii="Consolas" w:hAnsi="Consolas" w:hint="eastAsia"/>
              </w:rPr>
              <w:t>，</w:t>
            </w:r>
            <w:r w:rsidR="0066537B" w:rsidRPr="004F624E">
              <w:rPr>
                <w:rFonts w:ascii="Consolas" w:hAnsi="Consolas" w:hint="eastAsia"/>
              </w:rPr>
              <w:t>“记住密码”复选框</w:t>
            </w:r>
            <w:r w:rsidR="0066537B">
              <w:rPr>
                <w:rFonts w:ascii="Consolas" w:hAnsi="Consolas" w:hint="eastAsia"/>
              </w:rPr>
              <w:t>不会</w:t>
            </w:r>
            <w:r w:rsidR="0066537B">
              <w:rPr>
                <w:rFonts w:ascii="Consolas" w:hAnsi="Consolas"/>
              </w:rPr>
              <w:t>被自动取消</w:t>
            </w:r>
            <w:r w:rsidR="0066537B">
              <w:rPr>
                <w:rFonts w:ascii="Consolas" w:hAnsi="Consolas" w:hint="eastAsia"/>
              </w:rPr>
              <w:t>勾选</w:t>
            </w:r>
            <w:r w:rsidR="0066537B">
              <w:rPr>
                <w:rFonts w:ascii="Consolas" w:hAnsi="Consolas"/>
              </w:rPr>
              <w:t>。</w:t>
            </w:r>
          </w:p>
          <w:p w14:paraId="185F0868" w14:textId="77777777" w:rsidR="00CA76B7" w:rsidRPr="004F624E" w:rsidRDefault="00CA76B7" w:rsidP="00EB0FE1">
            <w:pPr>
              <w:numPr>
                <w:ilvl w:val="1"/>
                <w:numId w:val="18"/>
              </w:numPr>
              <w:spacing w:line="360" w:lineRule="auto"/>
              <w:rPr>
                <w:rFonts w:ascii="Consolas" w:hAnsi="Consolas"/>
              </w:rPr>
            </w:pPr>
            <w:r w:rsidRPr="004F624E">
              <w:rPr>
                <w:rFonts w:ascii="Consolas" w:hAnsi="Consolas" w:hint="eastAsia"/>
              </w:rPr>
              <w:t>用户成功登录后，下次用户执行客户端程序时，将不显示登录界面，直接进入登录后的下一界面。</w:t>
            </w:r>
          </w:p>
          <w:p w14:paraId="10D23FB9" w14:textId="77777777" w:rsidR="00725FC3" w:rsidRDefault="00CA76B7" w:rsidP="00EB0FE1">
            <w:pPr>
              <w:numPr>
                <w:ilvl w:val="1"/>
                <w:numId w:val="18"/>
              </w:numPr>
              <w:spacing w:line="360" w:lineRule="auto"/>
              <w:rPr>
                <w:rFonts w:ascii="Consolas" w:hAnsi="Consolas"/>
              </w:rPr>
            </w:pPr>
            <w:r w:rsidRPr="004F624E">
              <w:rPr>
                <w:rFonts w:ascii="Consolas" w:hAnsi="Consolas" w:hint="eastAsia"/>
              </w:rPr>
              <w:t>如果自动登录失败，则返回至登录页面，并显示失败的错误提示文字。复选框勾选状态保持之前的选择不变。</w:t>
            </w:r>
          </w:p>
          <w:p w14:paraId="6CE349B0" w14:textId="77777777" w:rsidR="005E2DB7" w:rsidRDefault="00F24C86" w:rsidP="00EB0FE1">
            <w:pPr>
              <w:numPr>
                <w:ilvl w:val="0"/>
                <w:numId w:val="18"/>
              </w:numPr>
              <w:spacing w:line="360" w:lineRule="auto"/>
              <w:rPr>
                <w:rFonts w:ascii="Consolas" w:hAnsi="Consolas"/>
              </w:rPr>
            </w:pPr>
            <w:r>
              <w:rPr>
                <w:rFonts w:ascii="Consolas" w:hAnsi="Consolas" w:hint="eastAsia"/>
              </w:rPr>
              <w:t>同一帐号</w:t>
            </w:r>
            <w:r w:rsidR="00FB429D">
              <w:rPr>
                <w:rFonts w:ascii="Consolas" w:hAnsi="Consolas" w:hint="eastAsia"/>
              </w:rPr>
              <w:t>不可以重复登录，包括以下情况：</w:t>
            </w:r>
          </w:p>
          <w:p w14:paraId="668EC897" w14:textId="77777777" w:rsidR="00FB429D" w:rsidRDefault="00FB429D" w:rsidP="00EB0FE1">
            <w:pPr>
              <w:numPr>
                <w:ilvl w:val="1"/>
                <w:numId w:val="18"/>
              </w:numPr>
              <w:spacing w:line="360" w:lineRule="auto"/>
              <w:rPr>
                <w:rFonts w:ascii="Consolas" w:hAnsi="Consolas"/>
              </w:rPr>
            </w:pPr>
            <w:r>
              <w:rPr>
                <w:rFonts w:ascii="Consolas" w:hAnsi="Consolas" w:hint="eastAsia"/>
              </w:rPr>
              <w:t>在不同电脑上登录</w:t>
            </w:r>
          </w:p>
          <w:p w14:paraId="0EB2392D" w14:textId="77777777" w:rsidR="00FB429D" w:rsidRDefault="00FB429D" w:rsidP="00EB0FE1">
            <w:pPr>
              <w:numPr>
                <w:ilvl w:val="1"/>
                <w:numId w:val="18"/>
              </w:numPr>
              <w:spacing w:line="360" w:lineRule="auto"/>
              <w:rPr>
                <w:rFonts w:ascii="Consolas" w:hAnsi="Consolas"/>
              </w:rPr>
            </w:pPr>
            <w:r>
              <w:rPr>
                <w:rFonts w:ascii="Consolas" w:hAnsi="Consolas" w:hint="eastAsia"/>
              </w:rPr>
              <w:t>未正常退出（注销）情况下，</w:t>
            </w:r>
            <w:r>
              <w:rPr>
                <w:rFonts w:ascii="Consolas" w:hAnsi="Consolas" w:hint="eastAsia"/>
              </w:rPr>
              <w:t>3</w:t>
            </w:r>
            <w:r>
              <w:rPr>
                <w:rFonts w:ascii="Consolas" w:hAnsi="Consolas" w:hint="eastAsia"/>
              </w:rPr>
              <w:t>分钟内尝试登录</w:t>
            </w:r>
          </w:p>
          <w:p w14:paraId="66483189" w14:textId="339C8DAF" w:rsidR="00DF0193" w:rsidDel="00884DAF" w:rsidRDefault="00DF0193">
            <w:pPr>
              <w:numPr>
                <w:ilvl w:val="0"/>
                <w:numId w:val="18"/>
              </w:numPr>
              <w:spacing w:line="360" w:lineRule="auto"/>
              <w:rPr>
                <w:del w:id="286" w:author="Yu Xu" w:date="2013-06-09T14:52:00Z"/>
                <w:rFonts w:ascii="Consolas" w:hAnsi="Consolas"/>
              </w:rPr>
            </w:pPr>
            <w:r>
              <w:rPr>
                <w:rFonts w:ascii="Consolas" w:hAnsi="Consolas" w:hint="eastAsia"/>
              </w:rPr>
              <w:t>产品支持</w:t>
            </w:r>
            <w:r>
              <w:rPr>
                <w:rFonts w:ascii="Consolas" w:hAnsi="Consolas" w:hint="eastAsia"/>
              </w:rPr>
              <w:t>AD</w:t>
            </w:r>
            <w:r>
              <w:rPr>
                <w:rFonts w:ascii="Consolas" w:hAnsi="Consolas" w:hint="eastAsia"/>
              </w:rPr>
              <w:t>域帐号登录</w:t>
            </w:r>
            <w:ins w:id="287" w:author="Yu Xu" w:date="2013-06-09T14:49:00Z">
              <w:r w:rsidR="00B3042E">
                <w:rPr>
                  <w:rFonts w:ascii="Consolas" w:hAnsi="Consolas" w:hint="eastAsia"/>
                </w:rPr>
                <w:t>。</w:t>
              </w:r>
              <w:r w:rsidR="00B3042E">
                <w:rPr>
                  <w:rFonts w:ascii="Consolas" w:hAnsi="Consolas"/>
                </w:rPr>
                <w:t>即</w:t>
              </w:r>
            </w:ins>
            <w:ins w:id="288" w:author="Yu Xu" w:date="2013-06-09T14:50:00Z">
              <w:r w:rsidR="00B3042E">
                <w:rPr>
                  <w:rFonts w:ascii="Consolas" w:hAnsi="Consolas" w:hint="eastAsia"/>
                </w:rPr>
                <w:t>在设置</w:t>
              </w:r>
              <w:r w:rsidR="00B3042E">
                <w:rPr>
                  <w:rFonts w:ascii="Consolas" w:hAnsi="Consolas"/>
                </w:rPr>
                <w:t>了域名后，只能用</w:t>
              </w:r>
              <w:r w:rsidR="00B3042E">
                <w:rPr>
                  <w:rFonts w:ascii="Consolas" w:hAnsi="Consolas" w:hint="eastAsia"/>
                </w:rPr>
                <w:t>AD</w:t>
              </w:r>
              <w:r w:rsidR="00B3042E">
                <w:rPr>
                  <w:rFonts w:ascii="Consolas" w:hAnsi="Consolas" w:hint="eastAsia"/>
                </w:rPr>
                <w:t>域</w:t>
              </w:r>
              <w:r w:rsidR="00B3042E">
                <w:rPr>
                  <w:rFonts w:ascii="Consolas" w:hAnsi="Consolas"/>
                </w:rPr>
                <w:t>账号</w:t>
              </w:r>
            </w:ins>
            <w:ins w:id="289" w:author="Yu Xu" w:date="2013-06-09T14:51:00Z">
              <w:r w:rsidR="00B3042E">
                <w:rPr>
                  <w:rFonts w:ascii="Consolas" w:hAnsi="Consolas" w:hint="eastAsia"/>
                </w:rPr>
                <w:t>（</w:t>
              </w:r>
              <w:r w:rsidR="00B3042E">
                <w:rPr>
                  <w:rFonts w:ascii="Consolas" w:hAnsi="Consolas"/>
                </w:rPr>
                <w:t>通常为英文字符</w:t>
              </w:r>
              <w:r w:rsidR="00B3042E">
                <w:rPr>
                  <w:rFonts w:ascii="Consolas" w:hAnsi="Consolas" w:hint="eastAsia"/>
                </w:rPr>
                <w:t>或</w:t>
              </w:r>
              <w:r w:rsidR="00B3042E">
                <w:rPr>
                  <w:rFonts w:ascii="Consolas" w:hAnsi="Consolas"/>
                </w:rPr>
                <w:t>英文加数字）</w:t>
              </w:r>
            </w:ins>
            <w:ins w:id="290" w:author="Yu Xu" w:date="2013-06-09T14:50:00Z">
              <w:r w:rsidR="00B3042E">
                <w:rPr>
                  <w:rFonts w:ascii="Consolas" w:hAnsi="Consolas"/>
                </w:rPr>
                <w:t>和密码登录，不能使用域账号在</w:t>
              </w:r>
              <w:r w:rsidR="00B3042E">
                <w:rPr>
                  <w:rFonts w:ascii="Consolas" w:hAnsi="Consolas" w:hint="eastAsia"/>
                </w:rPr>
                <w:t>MIS</w:t>
              </w:r>
              <w:r w:rsidR="00B3042E">
                <w:rPr>
                  <w:rFonts w:ascii="Consolas" w:hAnsi="Consolas" w:hint="eastAsia"/>
                </w:rPr>
                <w:t>系统</w:t>
              </w:r>
              <w:r w:rsidR="00B3042E">
                <w:rPr>
                  <w:rFonts w:ascii="Consolas" w:hAnsi="Consolas"/>
                </w:rPr>
                <w:t>注册时使用的</w:t>
              </w:r>
              <w:r w:rsidR="00B3042E">
                <w:rPr>
                  <w:rFonts w:ascii="Consolas" w:hAnsi="Consolas"/>
                </w:rPr>
                <w:t>E-mail</w:t>
              </w:r>
              <w:r w:rsidR="00B3042E">
                <w:rPr>
                  <w:rFonts w:ascii="Consolas" w:hAnsi="Consolas"/>
                </w:rPr>
                <w:t>进行登录。</w:t>
              </w:r>
            </w:ins>
            <w:del w:id="291" w:author="Yu Xu" w:date="2013-06-09T14:49:00Z">
              <w:r w:rsidDel="00B3042E">
                <w:rPr>
                  <w:rFonts w:ascii="Consolas" w:hAnsi="Consolas" w:hint="eastAsia"/>
                </w:rPr>
                <w:delText>。</w:delText>
              </w:r>
            </w:del>
          </w:p>
          <w:p w14:paraId="7AA14BD4" w14:textId="6D9977F9" w:rsidR="001F1D11" w:rsidRPr="004F624E" w:rsidRDefault="001F1D11">
            <w:pPr>
              <w:numPr>
                <w:ilvl w:val="0"/>
                <w:numId w:val="18"/>
              </w:numPr>
              <w:spacing w:line="360" w:lineRule="auto"/>
              <w:rPr>
                <w:rFonts w:ascii="Consolas" w:hAnsi="Consolas"/>
              </w:rPr>
            </w:pPr>
            <w:del w:id="292" w:author="Yu Xu" w:date="2013-06-09T14:52:00Z">
              <w:r w:rsidRPr="001F1D11" w:rsidDel="00884DAF">
                <w:rPr>
                  <w:rFonts w:ascii="Consolas" w:hAnsi="Consolas" w:hint="eastAsia"/>
                </w:rPr>
                <w:delText>当输入的内容和水印文字一样的时候，</w:delText>
              </w:r>
              <w:r w:rsidDel="00884DAF">
                <w:rPr>
                  <w:rFonts w:ascii="Consolas" w:hAnsi="Consolas" w:hint="eastAsia"/>
                </w:rPr>
                <w:delText>不认为</w:delText>
              </w:r>
              <w:r w:rsidRPr="001F1D11" w:rsidDel="00884DAF">
                <w:rPr>
                  <w:rFonts w:ascii="Consolas" w:hAnsi="Consolas" w:hint="eastAsia"/>
                </w:rPr>
                <w:delText>用户输入过</w:delText>
              </w:r>
              <w:r w:rsidDel="00884DAF">
                <w:rPr>
                  <w:rFonts w:ascii="Consolas" w:hAnsi="Consolas" w:hint="eastAsia"/>
                </w:rPr>
                <w:delText>。</w:delText>
              </w:r>
            </w:del>
          </w:p>
        </w:tc>
      </w:tr>
      <w:tr w:rsidR="00725FC3" w:rsidRPr="004F624E" w14:paraId="72343A1D" w14:textId="77777777" w:rsidTr="009A334F">
        <w:tc>
          <w:tcPr>
            <w:tcW w:w="1117" w:type="dxa"/>
            <w:shd w:val="clear" w:color="auto" w:fill="auto"/>
          </w:tcPr>
          <w:p w14:paraId="6F74A2B7" w14:textId="77777777" w:rsidR="00725FC3" w:rsidRPr="004F624E" w:rsidRDefault="00725FC3" w:rsidP="00BF2F2E">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8215" w:type="dxa"/>
            <w:shd w:val="clear" w:color="auto" w:fill="auto"/>
          </w:tcPr>
          <w:p w14:paraId="689333B9" w14:textId="77777777" w:rsidR="00725FC3" w:rsidRPr="004F624E" w:rsidRDefault="00725FC3" w:rsidP="00BF2F2E">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725FC3" w:rsidRPr="004F624E" w14:paraId="510AF45C" w14:textId="77777777" w:rsidTr="009A334F">
        <w:tc>
          <w:tcPr>
            <w:tcW w:w="1117" w:type="dxa"/>
            <w:shd w:val="clear" w:color="auto" w:fill="auto"/>
          </w:tcPr>
          <w:p w14:paraId="58A658AE" w14:textId="77777777" w:rsidR="00725FC3" w:rsidRPr="004F624E" w:rsidRDefault="00725FC3" w:rsidP="00BF2F2E">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8215" w:type="dxa"/>
            <w:shd w:val="clear" w:color="auto" w:fill="auto"/>
          </w:tcPr>
          <w:p w14:paraId="00A4E5A7" w14:textId="77777777" w:rsidR="00725FC3" w:rsidRPr="004F624E" w:rsidRDefault="00725FC3" w:rsidP="00BF2F2E">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725FC3" w:rsidRPr="004F624E" w14:paraId="15FA107B" w14:textId="77777777" w:rsidTr="009A334F">
        <w:tc>
          <w:tcPr>
            <w:tcW w:w="1117" w:type="dxa"/>
            <w:shd w:val="clear" w:color="auto" w:fill="auto"/>
          </w:tcPr>
          <w:p w14:paraId="2C4D4C35" w14:textId="77777777" w:rsidR="00725FC3" w:rsidRPr="004F624E" w:rsidRDefault="00725FC3" w:rsidP="00BF2F2E">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8215" w:type="dxa"/>
            <w:shd w:val="clear" w:color="auto" w:fill="auto"/>
          </w:tcPr>
          <w:p w14:paraId="2C7169F1" w14:textId="77777777" w:rsidR="00725FC3" w:rsidRPr="004F624E" w:rsidRDefault="00725FC3" w:rsidP="00BF2F2E">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3556EE90" w14:textId="77777777" w:rsidR="003B4EC2" w:rsidRPr="004F624E" w:rsidRDefault="003B4EC2" w:rsidP="003B4EC2">
      <w:pPr>
        <w:pStyle w:val="a4"/>
        <w:spacing w:after="72"/>
        <w:ind w:firstLine="480"/>
        <w:rPr>
          <w:rFonts w:ascii="Consolas" w:hAnsi="Consolas"/>
        </w:rPr>
      </w:pPr>
    </w:p>
    <w:p w14:paraId="630AE6C6" w14:textId="77777777" w:rsidR="00CB6CE4" w:rsidRPr="004F624E" w:rsidRDefault="00D569F1" w:rsidP="00EB0FE1">
      <w:pPr>
        <w:pStyle w:val="2"/>
        <w:numPr>
          <w:ilvl w:val="1"/>
          <w:numId w:val="14"/>
        </w:numPr>
        <w:spacing w:before="48" w:after="48" w:line="360" w:lineRule="auto"/>
        <w:ind w:right="210"/>
        <w:rPr>
          <w:rFonts w:ascii="Consolas" w:hAnsi="Consolas"/>
        </w:rPr>
      </w:pPr>
      <w:bookmarkStart w:id="293" w:name="_Toc355340999"/>
      <w:r w:rsidRPr="004F624E">
        <w:rPr>
          <w:rFonts w:ascii="Consolas" w:hAnsi="Consolas" w:hint="eastAsia"/>
        </w:rPr>
        <w:t>邮件</w:t>
      </w:r>
      <w:r w:rsidR="00CB6CE4" w:rsidRPr="004F624E">
        <w:rPr>
          <w:rFonts w:ascii="Consolas" w:hAnsi="Consolas" w:hint="eastAsia"/>
        </w:rPr>
        <w:t>登录</w:t>
      </w:r>
      <w:bookmarkEnd w:id="293"/>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9A334F" w:rsidRPr="004F624E" w14:paraId="1B361F76" w14:textId="77777777" w:rsidTr="00354155">
        <w:tc>
          <w:tcPr>
            <w:tcW w:w="2235" w:type="dxa"/>
            <w:shd w:val="clear" w:color="auto" w:fill="auto"/>
          </w:tcPr>
          <w:p w14:paraId="34441950" w14:textId="77777777" w:rsidR="009A334F" w:rsidRPr="004F624E" w:rsidRDefault="009A334F" w:rsidP="00354155">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338BF4AB" w14:textId="77777777" w:rsidR="009A334F" w:rsidRPr="004F624E" w:rsidRDefault="00D569F1" w:rsidP="00354155">
            <w:pPr>
              <w:pStyle w:val="a4"/>
              <w:spacing w:after="72"/>
              <w:ind w:firstLineChars="0" w:firstLine="0"/>
              <w:rPr>
                <w:rFonts w:ascii="Consolas" w:hAnsi="Consolas"/>
                <w:caps/>
                <w:sz w:val="21"/>
                <w:szCs w:val="21"/>
              </w:rPr>
            </w:pPr>
            <w:r w:rsidRPr="004F624E">
              <w:rPr>
                <w:rFonts w:ascii="Consolas" w:hAnsi="Consolas" w:hint="eastAsia"/>
                <w:caps/>
                <w:sz w:val="21"/>
                <w:szCs w:val="21"/>
              </w:rPr>
              <w:t>邮件</w:t>
            </w:r>
            <w:r w:rsidR="009A334F" w:rsidRPr="004F624E">
              <w:rPr>
                <w:rFonts w:ascii="Consolas" w:hAnsi="Consolas" w:hint="eastAsia"/>
                <w:caps/>
                <w:sz w:val="21"/>
                <w:szCs w:val="21"/>
              </w:rPr>
              <w:t>登录</w:t>
            </w:r>
          </w:p>
        </w:tc>
      </w:tr>
      <w:tr w:rsidR="009A334F" w:rsidRPr="004F624E" w14:paraId="215C4576" w14:textId="77777777" w:rsidTr="00354155">
        <w:tc>
          <w:tcPr>
            <w:tcW w:w="2235" w:type="dxa"/>
            <w:shd w:val="clear" w:color="auto" w:fill="auto"/>
          </w:tcPr>
          <w:p w14:paraId="0661B575" w14:textId="77777777" w:rsidR="009A334F" w:rsidRPr="004F624E" w:rsidRDefault="009A334F" w:rsidP="00354155">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6D7AF6D5" w14:textId="77777777" w:rsidR="009A334F" w:rsidRPr="004F624E" w:rsidRDefault="00D569F1" w:rsidP="00354155">
            <w:pPr>
              <w:pStyle w:val="a4"/>
              <w:spacing w:after="72"/>
              <w:ind w:firstLineChars="0" w:firstLine="0"/>
              <w:rPr>
                <w:rFonts w:ascii="Consolas" w:hAnsi="Consolas"/>
                <w:caps/>
                <w:sz w:val="21"/>
                <w:szCs w:val="21"/>
              </w:rPr>
            </w:pPr>
            <w:r w:rsidRPr="004F624E">
              <w:rPr>
                <w:rFonts w:ascii="Consolas" w:hAnsi="Consolas" w:hint="eastAsia"/>
                <w:caps/>
                <w:sz w:val="21"/>
                <w:szCs w:val="21"/>
              </w:rPr>
              <w:t>MAX1</w:t>
            </w:r>
            <w:r w:rsidR="009A334F" w:rsidRPr="004F624E">
              <w:rPr>
                <w:rFonts w:ascii="Consolas" w:hAnsi="Consolas" w:hint="eastAsia"/>
                <w:caps/>
                <w:sz w:val="21"/>
                <w:szCs w:val="21"/>
              </w:rPr>
              <w:t>.0_CLIENT_LOGIN_SRS_002</w:t>
            </w:r>
          </w:p>
        </w:tc>
      </w:tr>
      <w:tr w:rsidR="009A334F" w:rsidRPr="004F624E" w14:paraId="02E0D883" w14:textId="77777777" w:rsidTr="00354155">
        <w:tc>
          <w:tcPr>
            <w:tcW w:w="2235" w:type="dxa"/>
            <w:shd w:val="clear" w:color="auto" w:fill="auto"/>
          </w:tcPr>
          <w:p w14:paraId="6BE191E9" w14:textId="77777777" w:rsidR="009A334F" w:rsidRPr="004F624E" w:rsidRDefault="009A334F" w:rsidP="00354155">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47A793E0" w14:textId="77777777" w:rsidR="009A334F" w:rsidRPr="004F624E" w:rsidRDefault="00D569F1" w:rsidP="00354155">
            <w:pPr>
              <w:pStyle w:val="a4"/>
              <w:spacing w:after="72"/>
              <w:ind w:firstLineChars="0" w:firstLine="0"/>
              <w:rPr>
                <w:rFonts w:ascii="Consolas" w:hAnsi="Consolas"/>
                <w:caps/>
                <w:sz w:val="21"/>
                <w:szCs w:val="21"/>
              </w:rPr>
            </w:pPr>
            <w:r w:rsidRPr="004F624E">
              <w:rPr>
                <w:rFonts w:ascii="Consolas" w:hAnsi="Consolas" w:hint="eastAsia"/>
                <w:sz w:val="21"/>
                <w:szCs w:val="21"/>
              </w:rPr>
              <w:t>参会人</w:t>
            </w:r>
          </w:p>
        </w:tc>
      </w:tr>
      <w:tr w:rsidR="009A334F" w:rsidRPr="004F624E" w14:paraId="752BB6B3" w14:textId="77777777" w:rsidTr="00354155">
        <w:tc>
          <w:tcPr>
            <w:tcW w:w="2235" w:type="dxa"/>
            <w:shd w:val="clear" w:color="auto" w:fill="auto"/>
          </w:tcPr>
          <w:p w14:paraId="06DECECB" w14:textId="77777777" w:rsidR="009A334F" w:rsidRPr="004F624E" w:rsidRDefault="009A334F" w:rsidP="00354155">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2CAFF3E1" w14:textId="77777777" w:rsidR="009A334F" w:rsidRPr="004F624E" w:rsidRDefault="00D569F1" w:rsidP="00354155">
            <w:pPr>
              <w:pStyle w:val="a4"/>
              <w:spacing w:after="72"/>
              <w:ind w:firstLineChars="0" w:firstLine="0"/>
              <w:rPr>
                <w:rFonts w:ascii="Consolas" w:hAnsi="Consolas"/>
                <w:caps/>
                <w:sz w:val="21"/>
                <w:szCs w:val="21"/>
              </w:rPr>
            </w:pPr>
            <w:r w:rsidRPr="004F624E">
              <w:rPr>
                <w:rFonts w:ascii="Consolas" w:hAnsi="Consolas" w:hint="eastAsia"/>
                <w:caps/>
                <w:sz w:val="21"/>
                <w:szCs w:val="21"/>
              </w:rPr>
              <w:t>参会人</w:t>
            </w:r>
            <w:r w:rsidR="009A334F" w:rsidRPr="004F624E">
              <w:rPr>
                <w:rFonts w:ascii="Consolas" w:hAnsi="Consolas" w:hint="eastAsia"/>
                <w:caps/>
                <w:sz w:val="21"/>
                <w:szCs w:val="21"/>
              </w:rPr>
              <w:t>通过被邀请邮件登录会议</w:t>
            </w:r>
          </w:p>
        </w:tc>
      </w:tr>
      <w:tr w:rsidR="009A334F" w:rsidRPr="004F624E" w14:paraId="3DDE0DDC" w14:textId="77777777" w:rsidTr="00354155">
        <w:tc>
          <w:tcPr>
            <w:tcW w:w="2235" w:type="dxa"/>
            <w:shd w:val="clear" w:color="auto" w:fill="auto"/>
          </w:tcPr>
          <w:p w14:paraId="290CD5EC" w14:textId="77777777" w:rsidR="009A334F" w:rsidRPr="004F624E" w:rsidRDefault="009A334F" w:rsidP="00354155">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6C77755B" w14:textId="77777777" w:rsidR="009A334F" w:rsidRPr="004F624E" w:rsidRDefault="009A334F" w:rsidP="00354155">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9A334F" w:rsidRPr="004F624E" w14:paraId="44EF9C48" w14:textId="77777777" w:rsidTr="00354155">
        <w:tc>
          <w:tcPr>
            <w:tcW w:w="2235" w:type="dxa"/>
            <w:shd w:val="clear" w:color="auto" w:fill="auto"/>
          </w:tcPr>
          <w:p w14:paraId="0AC676AF" w14:textId="77777777" w:rsidR="009A334F" w:rsidRPr="004F624E" w:rsidRDefault="009A334F" w:rsidP="00354155">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7AC3CF2B" w14:textId="77777777" w:rsidR="009A334F" w:rsidRPr="004F624E" w:rsidRDefault="00D569F1" w:rsidP="00354155">
            <w:pPr>
              <w:pStyle w:val="a4"/>
              <w:spacing w:after="72"/>
              <w:ind w:firstLineChars="0" w:firstLine="0"/>
              <w:rPr>
                <w:rFonts w:ascii="Consolas" w:hAnsi="Consolas"/>
                <w:caps/>
                <w:sz w:val="21"/>
                <w:szCs w:val="21"/>
              </w:rPr>
            </w:pPr>
            <w:r w:rsidRPr="004F624E">
              <w:rPr>
                <w:rFonts w:ascii="Consolas" w:hAnsi="Consolas" w:hint="eastAsia"/>
                <w:caps/>
                <w:sz w:val="21"/>
                <w:szCs w:val="21"/>
              </w:rPr>
              <w:t>接收到了</w:t>
            </w:r>
            <w:r w:rsidR="009A334F" w:rsidRPr="004F624E">
              <w:rPr>
                <w:rFonts w:ascii="Consolas" w:hAnsi="Consolas" w:hint="eastAsia"/>
                <w:caps/>
                <w:sz w:val="21"/>
                <w:szCs w:val="21"/>
              </w:rPr>
              <w:t>被邀请的邮件</w:t>
            </w:r>
          </w:p>
        </w:tc>
      </w:tr>
      <w:tr w:rsidR="009A334F" w:rsidRPr="004F624E" w14:paraId="5FC175E0" w14:textId="77777777" w:rsidTr="00354155">
        <w:tc>
          <w:tcPr>
            <w:tcW w:w="9096" w:type="dxa"/>
            <w:gridSpan w:val="2"/>
            <w:shd w:val="clear" w:color="auto" w:fill="auto"/>
          </w:tcPr>
          <w:p w14:paraId="374B5325" w14:textId="77777777" w:rsidR="009A334F" w:rsidRPr="004F624E" w:rsidRDefault="009A334F" w:rsidP="00354155">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9A334F" w:rsidRPr="004F624E" w14:paraId="47DFCD18" w14:textId="77777777" w:rsidTr="00354155">
        <w:tc>
          <w:tcPr>
            <w:tcW w:w="9096" w:type="dxa"/>
            <w:gridSpan w:val="2"/>
            <w:shd w:val="clear" w:color="auto" w:fill="auto"/>
          </w:tcPr>
          <w:p w14:paraId="1BD3FE80" w14:textId="77777777" w:rsidR="009A334F" w:rsidRPr="004F624E" w:rsidRDefault="00E14BCC" w:rsidP="00EB0FE1">
            <w:pPr>
              <w:pStyle w:val="srs"/>
              <w:numPr>
                <w:ilvl w:val="0"/>
                <w:numId w:val="19"/>
              </w:numPr>
              <w:rPr>
                <w:rFonts w:ascii="Consolas" w:hAnsi="Consolas"/>
                <w:szCs w:val="21"/>
              </w:rPr>
            </w:pPr>
            <w:r w:rsidRPr="004F624E">
              <w:rPr>
                <w:rFonts w:ascii="Consolas" w:hAnsi="Consolas" w:hint="eastAsia"/>
                <w:szCs w:val="21"/>
              </w:rPr>
              <w:t>参会人</w:t>
            </w:r>
            <w:r w:rsidR="009A334F" w:rsidRPr="004F624E">
              <w:rPr>
                <w:rFonts w:ascii="Consolas" w:hAnsi="Consolas" w:hint="eastAsia"/>
                <w:szCs w:val="21"/>
              </w:rPr>
              <w:t>点击邮件中的</w:t>
            </w:r>
            <w:r w:rsidR="00CD036D" w:rsidRPr="004F624E">
              <w:rPr>
                <w:rFonts w:ascii="Consolas" w:hAnsi="Consolas" w:hint="eastAsia"/>
                <w:szCs w:val="21"/>
              </w:rPr>
              <w:t>入会链接</w:t>
            </w:r>
            <w:r w:rsidR="009A334F" w:rsidRPr="004F624E">
              <w:rPr>
                <w:rFonts w:ascii="Consolas" w:hAnsi="Consolas" w:hint="eastAsia"/>
                <w:szCs w:val="21"/>
              </w:rPr>
              <w:t>，用例开始。</w:t>
            </w:r>
          </w:p>
          <w:p w14:paraId="2ED72C19" w14:textId="77777777" w:rsidR="009A334F" w:rsidRPr="004F624E" w:rsidRDefault="009A334F" w:rsidP="00EB0FE1">
            <w:pPr>
              <w:pStyle w:val="srs"/>
              <w:numPr>
                <w:ilvl w:val="0"/>
                <w:numId w:val="19"/>
              </w:numPr>
              <w:rPr>
                <w:rFonts w:ascii="Consolas" w:hAnsi="Consolas"/>
                <w:szCs w:val="21"/>
              </w:rPr>
            </w:pPr>
            <w:r w:rsidRPr="004F624E">
              <w:rPr>
                <w:rFonts w:ascii="Consolas" w:hAnsi="Consolas" w:hint="eastAsia"/>
                <w:szCs w:val="21"/>
              </w:rPr>
              <w:t>系统调起</w:t>
            </w:r>
            <w:r w:rsidR="00CD036D" w:rsidRPr="004F624E">
              <w:rPr>
                <w:rFonts w:ascii="Consolas" w:hAnsi="Consolas" w:hint="eastAsia"/>
                <w:szCs w:val="21"/>
              </w:rPr>
              <w:t>默认浏览器并转向入会</w:t>
            </w:r>
            <w:r w:rsidRPr="004F624E">
              <w:rPr>
                <w:rFonts w:ascii="Consolas" w:hAnsi="Consolas" w:hint="eastAsia"/>
                <w:szCs w:val="21"/>
              </w:rPr>
              <w:t>WEB</w:t>
            </w:r>
            <w:r w:rsidRPr="004F624E">
              <w:rPr>
                <w:rFonts w:ascii="Consolas" w:hAnsi="Consolas" w:hint="eastAsia"/>
                <w:szCs w:val="21"/>
              </w:rPr>
              <w:t>页面</w:t>
            </w:r>
            <w:r w:rsidR="00CD036D" w:rsidRPr="004F624E">
              <w:rPr>
                <w:rFonts w:ascii="Consolas" w:hAnsi="Consolas" w:hint="eastAsia"/>
                <w:szCs w:val="21"/>
              </w:rPr>
              <w:t>。</w:t>
            </w:r>
          </w:p>
          <w:p w14:paraId="0FC38C62" w14:textId="77777777" w:rsidR="00CD036D" w:rsidRPr="004F624E" w:rsidRDefault="00CD036D" w:rsidP="00EB0FE1">
            <w:pPr>
              <w:pStyle w:val="srs"/>
              <w:numPr>
                <w:ilvl w:val="0"/>
                <w:numId w:val="19"/>
              </w:numPr>
              <w:rPr>
                <w:rFonts w:ascii="Consolas" w:hAnsi="Consolas"/>
                <w:szCs w:val="21"/>
              </w:rPr>
            </w:pPr>
            <w:r w:rsidRPr="004F624E">
              <w:rPr>
                <w:rFonts w:ascii="Consolas" w:hAnsi="Consolas" w:hint="eastAsia"/>
                <w:szCs w:val="21"/>
              </w:rPr>
              <w:t>与会者输入用户名</w:t>
            </w:r>
            <w:r w:rsidR="009A334F" w:rsidRPr="004F624E">
              <w:rPr>
                <w:rFonts w:ascii="Consolas" w:hAnsi="Consolas" w:hint="eastAsia"/>
                <w:szCs w:val="21"/>
              </w:rPr>
              <w:t>，点击确定按钮。</w:t>
            </w:r>
            <w:r w:rsidR="00C71009" w:rsidRPr="004F624E">
              <w:rPr>
                <w:rFonts w:ascii="Consolas" w:hAnsi="Consolas" w:hint="eastAsia"/>
                <w:szCs w:val="21"/>
              </w:rPr>
              <w:t>（</w:t>
            </w:r>
            <w:r w:rsidR="00C71009" w:rsidRPr="004F624E">
              <w:rPr>
                <w:rFonts w:ascii="Consolas" w:hAnsi="Consolas" w:hint="eastAsia"/>
                <w:sz w:val="20"/>
                <w:szCs w:val="21"/>
              </w:rPr>
              <w:t>注：系统未能获取到此人用户名时才执行此步骤</w:t>
            </w:r>
            <w:r w:rsidR="00C71009" w:rsidRPr="004F624E">
              <w:rPr>
                <w:rFonts w:ascii="Consolas" w:hAnsi="Consolas" w:hint="eastAsia"/>
                <w:szCs w:val="21"/>
              </w:rPr>
              <w:t>）</w:t>
            </w:r>
          </w:p>
          <w:p w14:paraId="5BED4226" w14:textId="77777777" w:rsidR="00CD036D" w:rsidRPr="004F624E" w:rsidRDefault="00CD036D" w:rsidP="00EB0FE1">
            <w:pPr>
              <w:pStyle w:val="srs"/>
              <w:numPr>
                <w:ilvl w:val="0"/>
                <w:numId w:val="19"/>
              </w:numPr>
              <w:rPr>
                <w:rFonts w:ascii="Consolas" w:hAnsi="Consolas"/>
                <w:szCs w:val="21"/>
              </w:rPr>
            </w:pPr>
            <w:r w:rsidRPr="004F624E">
              <w:rPr>
                <w:rFonts w:ascii="Consolas" w:hAnsi="Consolas" w:hint="eastAsia"/>
                <w:szCs w:val="21"/>
              </w:rPr>
              <w:lastRenderedPageBreak/>
              <w:t>转向云会议客户端程序加载页面。</w:t>
            </w:r>
          </w:p>
          <w:p w14:paraId="380F8EA3" w14:textId="77777777" w:rsidR="009A334F" w:rsidRPr="004F624E" w:rsidRDefault="00CD036D" w:rsidP="00EB0FE1">
            <w:pPr>
              <w:pStyle w:val="srs"/>
              <w:numPr>
                <w:ilvl w:val="0"/>
                <w:numId w:val="19"/>
              </w:numPr>
              <w:rPr>
                <w:rFonts w:ascii="Consolas" w:hAnsi="Consolas"/>
                <w:szCs w:val="21"/>
              </w:rPr>
            </w:pPr>
            <w:r w:rsidRPr="004F624E">
              <w:rPr>
                <w:rFonts w:ascii="Consolas" w:hAnsi="Consolas" w:hint="eastAsia"/>
                <w:szCs w:val="21"/>
              </w:rPr>
              <w:t>云会议客户端运行，参会人</w:t>
            </w:r>
            <w:r w:rsidR="009A334F" w:rsidRPr="004F624E">
              <w:rPr>
                <w:rFonts w:ascii="Consolas" w:hAnsi="Consolas" w:hint="eastAsia"/>
                <w:szCs w:val="21"/>
              </w:rPr>
              <w:t>成功进入会议</w:t>
            </w:r>
            <w:r w:rsidRPr="004F624E">
              <w:rPr>
                <w:rFonts w:ascii="Consolas" w:hAnsi="Consolas" w:hint="eastAsia"/>
                <w:szCs w:val="21"/>
              </w:rPr>
              <w:t>，</w:t>
            </w:r>
            <w:r w:rsidR="009A334F" w:rsidRPr="004F624E">
              <w:rPr>
                <w:rFonts w:ascii="Consolas" w:hAnsi="Consolas" w:hint="eastAsia"/>
                <w:szCs w:val="21"/>
              </w:rPr>
              <w:t>用例结束。</w:t>
            </w:r>
          </w:p>
        </w:tc>
      </w:tr>
      <w:tr w:rsidR="009A334F" w:rsidRPr="004F624E" w14:paraId="7DA85827" w14:textId="77777777" w:rsidTr="00354155">
        <w:tc>
          <w:tcPr>
            <w:tcW w:w="9096" w:type="dxa"/>
            <w:gridSpan w:val="2"/>
            <w:shd w:val="clear" w:color="auto" w:fill="auto"/>
          </w:tcPr>
          <w:p w14:paraId="6FCBEF4D" w14:textId="77777777" w:rsidR="009A334F" w:rsidRPr="004F624E" w:rsidRDefault="00E14BCC" w:rsidP="00354155">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其他</w:t>
            </w:r>
            <w:r w:rsidR="009A334F" w:rsidRPr="004F624E">
              <w:rPr>
                <w:rFonts w:ascii="Consolas" w:hAnsi="Consolas" w:hint="eastAsia"/>
                <w:b/>
                <w:sz w:val="21"/>
                <w:szCs w:val="21"/>
              </w:rPr>
              <w:t>事件流</w:t>
            </w:r>
            <w:r w:rsidRPr="004F624E">
              <w:rPr>
                <w:rFonts w:ascii="Consolas" w:hAnsi="Consolas" w:hint="eastAsia"/>
                <w:b/>
                <w:sz w:val="21"/>
                <w:szCs w:val="21"/>
              </w:rPr>
              <w:t>程</w:t>
            </w:r>
          </w:p>
        </w:tc>
      </w:tr>
      <w:tr w:rsidR="009A334F" w:rsidRPr="004F624E" w14:paraId="2D0D9F84" w14:textId="77777777" w:rsidTr="00354155">
        <w:tc>
          <w:tcPr>
            <w:tcW w:w="9096" w:type="dxa"/>
            <w:gridSpan w:val="2"/>
            <w:shd w:val="clear" w:color="auto" w:fill="auto"/>
          </w:tcPr>
          <w:p w14:paraId="3E4AC1AF" w14:textId="77777777" w:rsidR="00E14BCC" w:rsidRPr="00CA12D0" w:rsidRDefault="00E14BCC" w:rsidP="00EB0FE1">
            <w:pPr>
              <w:pStyle w:val="srs"/>
              <w:numPr>
                <w:ilvl w:val="0"/>
                <w:numId w:val="20"/>
              </w:numPr>
              <w:rPr>
                <w:rFonts w:ascii="Consolas" w:hAnsi="Consolas"/>
                <w:szCs w:val="21"/>
              </w:rPr>
            </w:pPr>
            <w:r w:rsidRPr="00CA12D0">
              <w:rPr>
                <w:rFonts w:ascii="Consolas" w:hAnsi="Consolas" w:hint="eastAsia"/>
                <w:szCs w:val="21"/>
              </w:rPr>
              <w:t>参会人已经是全时会员时</w:t>
            </w:r>
            <w:r w:rsidR="00C52771" w:rsidRPr="00CA12D0">
              <w:rPr>
                <w:rFonts w:ascii="Consolas" w:hAnsi="Consolas" w:hint="eastAsia"/>
                <w:szCs w:val="21"/>
              </w:rPr>
              <w:t>，或非全时会员但在主持人</w:t>
            </w:r>
            <w:r w:rsidR="008911F8">
              <w:rPr>
                <w:rFonts w:ascii="Consolas" w:hAnsi="Consolas" w:hint="eastAsia"/>
                <w:szCs w:val="21"/>
              </w:rPr>
              <w:t>发送邀约时，此参会人</w:t>
            </w:r>
            <w:r w:rsidR="00C52771" w:rsidRPr="00CA12D0">
              <w:rPr>
                <w:rFonts w:ascii="Consolas" w:hAnsi="Consolas" w:hint="eastAsia"/>
                <w:szCs w:val="21"/>
              </w:rPr>
              <w:t>含有其姓名时：</w:t>
            </w:r>
          </w:p>
          <w:p w14:paraId="54F5379B" w14:textId="77777777" w:rsidR="00E14BCC" w:rsidRPr="00CA12D0" w:rsidRDefault="00E14BCC" w:rsidP="00EB0FE1">
            <w:pPr>
              <w:pStyle w:val="srs"/>
              <w:numPr>
                <w:ilvl w:val="1"/>
                <w:numId w:val="20"/>
              </w:numPr>
              <w:rPr>
                <w:rFonts w:ascii="Consolas" w:hAnsi="Consolas"/>
                <w:szCs w:val="21"/>
              </w:rPr>
            </w:pPr>
            <w:r w:rsidRPr="00CA12D0">
              <w:rPr>
                <w:rFonts w:ascii="Consolas" w:hAnsi="Consolas" w:hint="eastAsia"/>
                <w:szCs w:val="21"/>
              </w:rPr>
              <w:t>点击邮件中的入会链接，系统调起默认浏览器并转向入会</w:t>
            </w:r>
            <w:r w:rsidRPr="00CA12D0">
              <w:rPr>
                <w:rFonts w:ascii="Consolas" w:hAnsi="Consolas" w:hint="eastAsia"/>
                <w:szCs w:val="21"/>
              </w:rPr>
              <w:t>WEB</w:t>
            </w:r>
            <w:r w:rsidRPr="00CA12D0">
              <w:rPr>
                <w:rFonts w:ascii="Consolas" w:hAnsi="Consolas" w:hint="eastAsia"/>
                <w:szCs w:val="21"/>
              </w:rPr>
              <w:t>页面</w:t>
            </w:r>
            <w:r w:rsidR="00C52771" w:rsidRPr="00CA12D0">
              <w:rPr>
                <w:rFonts w:ascii="Consolas" w:hAnsi="Consolas" w:hint="eastAsia"/>
                <w:szCs w:val="21"/>
              </w:rPr>
              <w:t>，用例开始。</w:t>
            </w:r>
          </w:p>
          <w:p w14:paraId="5E6317C3" w14:textId="77777777" w:rsidR="00E14BCC" w:rsidRPr="00CA12D0" w:rsidRDefault="00C52771" w:rsidP="00EB0FE1">
            <w:pPr>
              <w:pStyle w:val="srs"/>
              <w:numPr>
                <w:ilvl w:val="1"/>
                <w:numId w:val="20"/>
              </w:numPr>
              <w:rPr>
                <w:rFonts w:ascii="Consolas" w:hAnsi="Consolas"/>
                <w:szCs w:val="21"/>
              </w:rPr>
            </w:pPr>
            <w:r w:rsidRPr="00CA12D0">
              <w:rPr>
                <w:rFonts w:ascii="Consolas" w:hAnsi="Consolas" w:hint="eastAsia"/>
                <w:szCs w:val="21"/>
              </w:rPr>
              <w:t>根据入会链接中的信息，获取该参会人的姓名，页面</w:t>
            </w:r>
            <w:r w:rsidR="00E14BCC" w:rsidRPr="00CA12D0">
              <w:rPr>
                <w:rFonts w:ascii="Consolas" w:hAnsi="Consolas" w:hint="eastAsia"/>
                <w:szCs w:val="21"/>
              </w:rPr>
              <w:t>转向云会议客户端程序加载页面</w:t>
            </w:r>
            <w:r w:rsidRPr="00CA12D0">
              <w:rPr>
                <w:rFonts w:ascii="Consolas" w:hAnsi="Consolas" w:hint="eastAsia"/>
                <w:szCs w:val="21"/>
              </w:rPr>
              <w:t>。其中：</w:t>
            </w:r>
          </w:p>
          <w:p w14:paraId="1A93879B" w14:textId="77777777" w:rsidR="00C52771" w:rsidRPr="00CA12D0" w:rsidRDefault="008911F8" w:rsidP="00CA0707">
            <w:pPr>
              <w:pStyle w:val="srs"/>
              <w:numPr>
                <w:ilvl w:val="2"/>
                <w:numId w:val="20"/>
              </w:numPr>
              <w:rPr>
                <w:rFonts w:ascii="Consolas" w:hAnsi="Consolas"/>
                <w:szCs w:val="21"/>
              </w:rPr>
            </w:pPr>
            <w:r>
              <w:rPr>
                <w:rFonts w:ascii="Consolas" w:hAnsi="Consolas" w:hint="eastAsia"/>
                <w:szCs w:val="21"/>
              </w:rPr>
              <w:t>优先使用主持人发送邀约时为参会人填写的姓名，作为参会人入会时的姓名</w:t>
            </w:r>
          </w:p>
          <w:p w14:paraId="28C61123" w14:textId="77777777" w:rsidR="00C950C3" w:rsidRDefault="008911F8" w:rsidP="00CA0707">
            <w:pPr>
              <w:pStyle w:val="srs"/>
              <w:numPr>
                <w:ilvl w:val="2"/>
                <w:numId w:val="20"/>
              </w:numPr>
              <w:rPr>
                <w:rFonts w:ascii="Consolas" w:hAnsi="Consolas"/>
                <w:szCs w:val="21"/>
              </w:rPr>
            </w:pPr>
            <w:r>
              <w:rPr>
                <w:rFonts w:ascii="Consolas" w:hAnsi="Consolas" w:hint="eastAsia"/>
                <w:szCs w:val="21"/>
              </w:rPr>
              <w:t>非安排会议时邀请的参会人（如会中邀请的人、使用公共链接入会的人）在通过</w:t>
            </w:r>
            <w:r w:rsidR="00C950C3">
              <w:rPr>
                <w:rFonts w:ascii="Consolas" w:hAnsi="Consolas" w:hint="eastAsia"/>
                <w:szCs w:val="21"/>
              </w:rPr>
              <w:t>入会链接入会时：</w:t>
            </w:r>
          </w:p>
          <w:p w14:paraId="518C3EA9" w14:textId="77777777" w:rsidR="00C950C3" w:rsidRDefault="00C950C3" w:rsidP="00B34C12">
            <w:pPr>
              <w:pStyle w:val="srs"/>
              <w:numPr>
                <w:ilvl w:val="3"/>
                <w:numId w:val="20"/>
              </w:numPr>
              <w:rPr>
                <w:rFonts w:ascii="Consolas" w:hAnsi="Consolas"/>
                <w:color w:val="000000"/>
                <w:szCs w:val="21"/>
              </w:rPr>
            </w:pPr>
            <w:r>
              <w:rPr>
                <w:rFonts w:ascii="Consolas" w:hAnsi="Consolas" w:hint="eastAsia"/>
                <w:szCs w:val="21"/>
              </w:rPr>
              <w:t>如果入会链接带有</w:t>
            </w:r>
            <w:r>
              <w:rPr>
                <w:rFonts w:ascii="Consolas" w:hAnsi="Consolas" w:hint="eastAsia"/>
                <w:szCs w:val="21"/>
              </w:rPr>
              <w:t>E-mail</w:t>
            </w:r>
            <w:r>
              <w:rPr>
                <w:rFonts w:ascii="Consolas" w:hAnsi="Consolas" w:hint="eastAsia"/>
                <w:szCs w:val="21"/>
              </w:rPr>
              <w:t>，则先从主持人的通讯录中查找该</w:t>
            </w:r>
            <w:r>
              <w:rPr>
                <w:rFonts w:ascii="Consolas" w:hAnsi="Consolas" w:hint="eastAsia"/>
                <w:szCs w:val="21"/>
              </w:rPr>
              <w:t>E-mail</w:t>
            </w:r>
            <w:r>
              <w:rPr>
                <w:rFonts w:ascii="Consolas" w:hAnsi="Consolas" w:hint="eastAsia"/>
                <w:szCs w:val="21"/>
              </w:rPr>
              <w:t>是否有匹配记录，如果有，则以通讯录中此人的姓名作为参会人的入会姓名。</w:t>
            </w:r>
          </w:p>
          <w:p w14:paraId="0C4CB629" w14:textId="77777777" w:rsidR="00C950C3" w:rsidRDefault="00C950C3" w:rsidP="00B34C12">
            <w:pPr>
              <w:pStyle w:val="srs"/>
              <w:numPr>
                <w:ilvl w:val="3"/>
                <w:numId w:val="20"/>
              </w:numPr>
              <w:rPr>
                <w:rFonts w:ascii="Consolas" w:hAnsi="Consolas"/>
                <w:color w:val="000000"/>
                <w:szCs w:val="21"/>
              </w:rPr>
            </w:pPr>
            <w:r>
              <w:rPr>
                <w:rFonts w:ascii="Consolas" w:hAnsi="Consolas" w:hint="eastAsia"/>
                <w:szCs w:val="21"/>
              </w:rPr>
              <w:t>如果通讯录中没有找到，则</w:t>
            </w:r>
            <w:r w:rsidR="008911F8">
              <w:rPr>
                <w:rFonts w:ascii="Consolas" w:hAnsi="Consolas" w:hint="eastAsia"/>
                <w:szCs w:val="21"/>
              </w:rPr>
              <w:t>检查此参会人是否为全时会员，如果</w:t>
            </w:r>
            <w:r w:rsidR="005318CF">
              <w:rPr>
                <w:rFonts w:ascii="Consolas" w:hAnsi="Consolas" w:hint="eastAsia"/>
                <w:szCs w:val="21"/>
              </w:rPr>
              <w:t>是</w:t>
            </w:r>
            <w:r>
              <w:rPr>
                <w:rFonts w:ascii="Consolas" w:hAnsi="Consolas" w:hint="eastAsia"/>
                <w:szCs w:val="21"/>
              </w:rPr>
              <w:t>，</w:t>
            </w:r>
            <w:r w:rsidR="005318CF">
              <w:rPr>
                <w:rFonts w:ascii="Consolas" w:hAnsi="Consolas" w:hint="eastAsia"/>
                <w:szCs w:val="21"/>
              </w:rPr>
              <w:t>则使用注册全时会员时的姓名</w:t>
            </w:r>
            <w:r>
              <w:rPr>
                <w:rFonts w:ascii="Consolas" w:hAnsi="Consolas" w:hint="eastAsia"/>
                <w:szCs w:val="21"/>
              </w:rPr>
              <w:t>作为参会人的入会姓名。</w:t>
            </w:r>
          </w:p>
          <w:p w14:paraId="75F4F16C" w14:textId="77777777" w:rsidR="00C52771" w:rsidRPr="00CA12D0" w:rsidRDefault="00C950C3" w:rsidP="00B34C12">
            <w:pPr>
              <w:pStyle w:val="srs"/>
              <w:numPr>
                <w:ilvl w:val="3"/>
                <w:numId w:val="20"/>
              </w:numPr>
              <w:rPr>
                <w:rFonts w:ascii="Consolas" w:hAnsi="Consolas"/>
                <w:color w:val="000000"/>
                <w:szCs w:val="21"/>
              </w:rPr>
            </w:pPr>
            <w:r>
              <w:rPr>
                <w:rFonts w:ascii="Consolas" w:hAnsi="Consolas" w:hint="eastAsia"/>
                <w:szCs w:val="21"/>
              </w:rPr>
              <w:t>其他情况</w:t>
            </w:r>
            <w:r w:rsidR="005318CF">
              <w:rPr>
                <w:rFonts w:ascii="Consolas" w:hAnsi="Consolas" w:hint="eastAsia"/>
                <w:szCs w:val="21"/>
              </w:rPr>
              <w:t>则出现页面，需要用户手动输入姓名。</w:t>
            </w:r>
          </w:p>
          <w:p w14:paraId="50DEB4B8" w14:textId="77777777" w:rsidR="00E14BCC" w:rsidRPr="00CA12D0" w:rsidRDefault="00E14BCC" w:rsidP="00EB0FE1">
            <w:pPr>
              <w:pStyle w:val="srs"/>
              <w:numPr>
                <w:ilvl w:val="1"/>
                <w:numId w:val="20"/>
              </w:numPr>
              <w:rPr>
                <w:rFonts w:ascii="Consolas" w:hAnsi="Consolas"/>
                <w:szCs w:val="21"/>
              </w:rPr>
            </w:pPr>
            <w:r w:rsidRPr="00CA12D0">
              <w:rPr>
                <w:rFonts w:ascii="Consolas" w:hAnsi="Consolas" w:hint="eastAsia"/>
                <w:szCs w:val="21"/>
              </w:rPr>
              <w:t>云会议客户端运行，参会人成功进入会议，用例结束。</w:t>
            </w:r>
          </w:p>
          <w:p w14:paraId="0AC7D3AF" w14:textId="77777777" w:rsidR="00E14BCC" w:rsidRPr="004F624E" w:rsidRDefault="00E14BCC" w:rsidP="00EB0FE1">
            <w:pPr>
              <w:pStyle w:val="srs"/>
              <w:numPr>
                <w:ilvl w:val="0"/>
                <w:numId w:val="20"/>
              </w:numPr>
              <w:rPr>
                <w:rFonts w:ascii="Consolas" w:hAnsi="Consolas"/>
                <w:szCs w:val="21"/>
              </w:rPr>
            </w:pPr>
            <w:r w:rsidRPr="004F624E">
              <w:rPr>
                <w:rFonts w:ascii="Consolas" w:hAnsi="Consolas" w:hint="eastAsia"/>
                <w:szCs w:val="21"/>
              </w:rPr>
              <w:t>参会人未安装过云会议客户端时</w:t>
            </w:r>
          </w:p>
          <w:p w14:paraId="2F109613" w14:textId="77777777" w:rsidR="00E14BCC" w:rsidRPr="004F624E" w:rsidRDefault="00E14BCC" w:rsidP="00EB0FE1">
            <w:pPr>
              <w:pStyle w:val="srs"/>
              <w:numPr>
                <w:ilvl w:val="1"/>
                <w:numId w:val="20"/>
              </w:numPr>
              <w:rPr>
                <w:rFonts w:ascii="Consolas" w:hAnsi="Consolas"/>
                <w:szCs w:val="21"/>
              </w:rPr>
            </w:pPr>
            <w:r w:rsidRPr="004F624E">
              <w:rPr>
                <w:rFonts w:ascii="Consolas" w:hAnsi="Consolas" w:hint="eastAsia"/>
                <w:szCs w:val="21"/>
              </w:rPr>
              <w:t>参会人通过邮件链接调起默认浏览器转向入会</w:t>
            </w:r>
            <w:r w:rsidRPr="004F624E">
              <w:rPr>
                <w:rFonts w:ascii="Consolas" w:hAnsi="Consolas" w:hint="eastAsia"/>
                <w:szCs w:val="21"/>
              </w:rPr>
              <w:t>WEB</w:t>
            </w:r>
            <w:r w:rsidRPr="004F624E">
              <w:rPr>
                <w:rFonts w:ascii="Consolas" w:hAnsi="Consolas" w:hint="eastAsia"/>
                <w:szCs w:val="21"/>
              </w:rPr>
              <w:t>页面</w:t>
            </w:r>
          </w:p>
          <w:p w14:paraId="2A5A24E8" w14:textId="77777777" w:rsidR="00E14BCC" w:rsidRPr="004F624E" w:rsidRDefault="00E14BCC" w:rsidP="00EB0FE1">
            <w:pPr>
              <w:pStyle w:val="srs"/>
              <w:numPr>
                <w:ilvl w:val="1"/>
                <w:numId w:val="20"/>
              </w:numPr>
              <w:rPr>
                <w:rFonts w:ascii="Consolas" w:hAnsi="Consolas"/>
                <w:szCs w:val="21"/>
              </w:rPr>
            </w:pPr>
            <w:r w:rsidRPr="004F624E">
              <w:rPr>
                <w:rFonts w:ascii="Consolas" w:hAnsi="Consolas" w:hint="eastAsia"/>
                <w:szCs w:val="21"/>
              </w:rPr>
              <w:t>云会议客户端程序加载页面检测到参会人尚未安装云会议客户端程序，系统自动弹出“运行”“保存”“取消”对话框</w:t>
            </w:r>
          </w:p>
          <w:p w14:paraId="5F468F21" w14:textId="77777777" w:rsidR="00E14BCC" w:rsidRPr="004F624E" w:rsidRDefault="00E14BCC" w:rsidP="00EB0FE1">
            <w:pPr>
              <w:pStyle w:val="srs"/>
              <w:numPr>
                <w:ilvl w:val="2"/>
                <w:numId w:val="20"/>
              </w:numPr>
              <w:rPr>
                <w:rFonts w:ascii="Consolas" w:hAnsi="Consolas"/>
                <w:szCs w:val="21"/>
              </w:rPr>
            </w:pPr>
            <w:r w:rsidRPr="004F624E">
              <w:rPr>
                <w:rFonts w:ascii="Consolas" w:hAnsi="Consolas" w:hint="eastAsia"/>
                <w:szCs w:val="21"/>
              </w:rPr>
              <w:t>参会人选择“运行”</w:t>
            </w:r>
            <w:r w:rsidR="002A6651" w:rsidRPr="004F624E">
              <w:rPr>
                <w:rFonts w:ascii="Consolas" w:hAnsi="Consolas" w:hint="eastAsia"/>
                <w:szCs w:val="21"/>
              </w:rPr>
              <w:t>，浏览器自动下载并运行客户端安装程序，安装完毕后，云会议客户端程序加载页面被自动刷新，稍等片刻，云会议客户端被调起。</w:t>
            </w:r>
          </w:p>
          <w:p w14:paraId="30EDBD54" w14:textId="77777777" w:rsidR="00180C23" w:rsidRPr="004F624E" w:rsidRDefault="002A6651" w:rsidP="00EB0FE1">
            <w:pPr>
              <w:pStyle w:val="srs"/>
              <w:numPr>
                <w:ilvl w:val="2"/>
                <w:numId w:val="20"/>
              </w:numPr>
              <w:rPr>
                <w:rFonts w:ascii="Consolas" w:hAnsi="Consolas"/>
                <w:szCs w:val="21"/>
              </w:rPr>
            </w:pPr>
            <w:r w:rsidRPr="004F624E">
              <w:rPr>
                <w:rFonts w:ascii="Consolas" w:hAnsi="Consolas" w:hint="eastAsia"/>
                <w:szCs w:val="21"/>
              </w:rPr>
              <w:t>参会人选择“保存”，由参会人自行选择保存路径。下载后，是否立即安装则由参会人自由选择。如果在云会议客户端程序加载页面尚未关闭的情况下，参会人安装了客户端程序，则云会议客户端程序加载页面被自动刷新，稍等片刻，云会议客户端被调起。</w:t>
            </w:r>
          </w:p>
          <w:p w14:paraId="2B851F47" w14:textId="77777777" w:rsidR="009A334F" w:rsidRPr="004F624E" w:rsidRDefault="002A6651" w:rsidP="00EB0FE1">
            <w:pPr>
              <w:pStyle w:val="srs"/>
              <w:numPr>
                <w:ilvl w:val="2"/>
                <w:numId w:val="20"/>
              </w:numPr>
              <w:rPr>
                <w:rFonts w:ascii="Consolas" w:hAnsi="Consolas"/>
                <w:szCs w:val="21"/>
              </w:rPr>
            </w:pPr>
            <w:r w:rsidRPr="004F624E">
              <w:rPr>
                <w:rFonts w:ascii="Consolas" w:hAnsi="Consolas" w:hint="eastAsia"/>
                <w:szCs w:val="21"/>
              </w:rPr>
              <w:t>参会人选择“取消”，则什么都不做，所有过程维持原样，用例结束。</w:t>
            </w:r>
          </w:p>
        </w:tc>
      </w:tr>
      <w:tr w:rsidR="009A334F" w:rsidRPr="004F624E" w14:paraId="21B41538" w14:textId="77777777" w:rsidTr="00354155">
        <w:tc>
          <w:tcPr>
            <w:tcW w:w="2235" w:type="dxa"/>
            <w:shd w:val="clear" w:color="auto" w:fill="auto"/>
          </w:tcPr>
          <w:p w14:paraId="7EAD51AF" w14:textId="77777777" w:rsidR="009A334F" w:rsidRPr="004F624E" w:rsidRDefault="009A334F" w:rsidP="00354155">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5A239265" w14:textId="77777777" w:rsidR="009A334F" w:rsidRPr="004F624E" w:rsidRDefault="009D5755" w:rsidP="00354155">
            <w:pPr>
              <w:pStyle w:val="a4"/>
              <w:spacing w:after="72"/>
              <w:ind w:firstLineChars="0" w:firstLine="0"/>
              <w:rPr>
                <w:rFonts w:ascii="Consolas" w:hAnsi="Consolas"/>
                <w:sz w:val="21"/>
                <w:szCs w:val="21"/>
              </w:rPr>
            </w:pPr>
            <w:r w:rsidRPr="004F624E">
              <w:rPr>
                <w:rFonts w:ascii="Consolas" w:hAnsi="Consolas" w:hint="eastAsia"/>
                <w:sz w:val="21"/>
                <w:szCs w:val="21"/>
              </w:rPr>
              <w:t>成功登录云会议客户端</w:t>
            </w:r>
          </w:p>
        </w:tc>
      </w:tr>
      <w:tr w:rsidR="009A334F" w:rsidRPr="004F624E" w14:paraId="7CC45018" w14:textId="77777777" w:rsidTr="00354155">
        <w:tc>
          <w:tcPr>
            <w:tcW w:w="2235" w:type="dxa"/>
            <w:shd w:val="clear" w:color="auto" w:fill="auto"/>
          </w:tcPr>
          <w:p w14:paraId="149EC7BC" w14:textId="77777777" w:rsidR="009A334F" w:rsidRPr="004F624E" w:rsidRDefault="009A334F" w:rsidP="00354155">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2A61283A" w14:textId="77777777" w:rsidR="00E14BCC" w:rsidRPr="004F624E" w:rsidRDefault="009A5720" w:rsidP="00EB0FE1">
            <w:pPr>
              <w:pStyle w:val="a4"/>
              <w:numPr>
                <w:ilvl w:val="0"/>
                <w:numId w:val="21"/>
              </w:numPr>
              <w:spacing w:after="72"/>
              <w:ind w:firstLineChars="0"/>
              <w:rPr>
                <w:rFonts w:ascii="Consolas" w:hAnsi="Consolas"/>
                <w:sz w:val="21"/>
                <w:szCs w:val="21"/>
              </w:rPr>
            </w:pPr>
            <w:r w:rsidRPr="004F624E">
              <w:rPr>
                <w:rFonts w:ascii="Consolas" w:hAnsi="Consolas" w:hint="eastAsia"/>
                <w:sz w:val="21"/>
                <w:szCs w:val="21"/>
              </w:rPr>
              <w:t>如果参会人不是全时会员</w:t>
            </w:r>
            <w:r w:rsidR="0092640F" w:rsidRPr="004F624E">
              <w:rPr>
                <w:rFonts w:ascii="Consolas" w:hAnsi="Consolas" w:hint="eastAsia"/>
                <w:sz w:val="21"/>
                <w:szCs w:val="21"/>
              </w:rPr>
              <w:t>且未在主持人的</w:t>
            </w:r>
            <w:r w:rsidR="005318CF">
              <w:rPr>
                <w:rFonts w:ascii="Consolas" w:hAnsi="Consolas" w:hint="eastAsia"/>
                <w:sz w:val="21"/>
                <w:szCs w:val="21"/>
              </w:rPr>
              <w:t>邀约名单</w:t>
            </w:r>
            <w:r w:rsidR="0092640F" w:rsidRPr="004F624E">
              <w:rPr>
                <w:rFonts w:ascii="Consolas" w:hAnsi="Consolas" w:hint="eastAsia"/>
                <w:sz w:val="21"/>
                <w:szCs w:val="21"/>
              </w:rPr>
              <w:t>中</w:t>
            </w:r>
            <w:r w:rsidRPr="004F624E">
              <w:rPr>
                <w:rFonts w:ascii="Consolas" w:hAnsi="Consolas" w:hint="eastAsia"/>
                <w:sz w:val="21"/>
                <w:szCs w:val="21"/>
              </w:rPr>
              <w:t>，在从邮件链接入会时，</w:t>
            </w:r>
            <w:r w:rsidRPr="004F624E">
              <w:rPr>
                <w:rFonts w:ascii="Consolas" w:hAnsi="Consolas" w:hint="eastAsia"/>
                <w:sz w:val="21"/>
                <w:szCs w:val="21"/>
              </w:rPr>
              <w:t>WEB</w:t>
            </w:r>
            <w:r w:rsidRPr="004F624E">
              <w:rPr>
                <w:rFonts w:ascii="Consolas" w:hAnsi="Consolas" w:hint="eastAsia"/>
                <w:sz w:val="21"/>
                <w:szCs w:val="21"/>
              </w:rPr>
              <w:t>页面要求用户输入用户名，其中：</w:t>
            </w:r>
          </w:p>
          <w:p w14:paraId="6C5103FF" w14:textId="77777777" w:rsidR="009A5720" w:rsidRPr="004F624E" w:rsidRDefault="009A5720" w:rsidP="00EB0FE1">
            <w:pPr>
              <w:pStyle w:val="a4"/>
              <w:numPr>
                <w:ilvl w:val="1"/>
                <w:numId w:val="22"/>
              </w:numPr>
              <w:spacing w:after="72"/>
              <w:ind w:firstLineChars="0"/>
              <w:rPr>
                <w:rFonts w:ascii="Consolas" w:hAnsi="Consolas"/>
                <w:sz w:val="21"/>
                <w:szCs w:val="21"/>
              </w:rPr>
            </w:pPr>
            <w:r w:rsidRPr="004F624E">
              <w:rPr>
                <w:rFonts w:ascii="Consolas" w:hAnsi="Consolas" w:hint="eastAsia"/>
                <w:sz w:val="21"/>
                <w:szCs w:val="21"/>
              </w:rPr>
              <w:t>如果用户名为空，则页面提示“请输入您的用户名”</w:t>
            </w:r>
          </w:p>
          <w:p w14:paraId="7B13400D" w14:textId="77777777" w:rsidR="009A5720" w:rsidRPr="004F624E" w:rsidRDefault="009A5720" w:rsidP="00EB0FE1">
            <w:pPr>
              <w:pStyle w:val="a4"/>
              <w:numPr>
                <w:ilvl w:val="1"/>
                <w:numId w:val="22"/>
              </w:numPr>
              <w:spacing w:after="72"/>
              <w:ind w:firstLineChars="0"/>
              <w:rPr>
                <w:rFonts w:ascii="Consolas" w:hAnsi="Consolas"/>
                <w:sz w:val="21"/>
                <w:szCs w:val="21"/>
              </w:rPr>
            </w:pPr>
            <w:r w:rsidRPr="004F624E">
              <w:rPr>
                <w:rFonts w:ascii="Consolas" w:hAnsi="Consolas" w:hint="eastAsia"/>
                <w:sz w:val="21"/>
                <w:szCs w:val="21"/>
              </w:rPr>
              <w:t>如果用户名格式不合法，则页面提示“用户名格式不正确，请重新输入”。用户名格式</w:t>
            </w:r>
            <w:r w:rsidR="005318CF">
              <w:rPr>
                <w:rFonts w:ascii="Consolas" w:hAnsi="Consolas" w:hint="eastAsia"/>
                <w:sz w:val="21"/>
                <w:szCs w:val="21"/>
              </w:rPr>
              <w:t>验证规则请</w:t>
            </w:r>
            <w:hyperlink w:anchor="_姓名" w:history="1">
              <w:r w:rsidR="005318CF" w:rsidRPr="005318CF">
                <w:rPr>
                  <w:rStyle w:val="af2"/>
                  <w:rFonts w:ascii="Consolas" w:hAnsi="Consolas" w:hint="eastAsia"/>
                  <w:sz w:val="21"/>
                  <w:szCs w:val="21"/>
                </w:rPr>
                <w:t>参考这里</w:t>
              </w:r>
            </w:hyperlink>
            <w:r w:rsidR="005318CF">
              <w:rPr>
                <w:rFonts w:ascii="Consolas" w:hAnsi="Consolas" w:hint="eastAsia"/>
                <w:sz w:val="21"/>
                <w:szCs w:val="21"/>
              </w:rPr>
              <w:t>。</w:t>
            </w:r>
            <w:r w:rsidRPr="004F624E">
              <w:rPr>
                <w:rFonts w:ascii="Consolas" w:hAnsi="Consolas" w:hint="eastAsia"/>
                <w:sz w:val="21"/>
                <w:szCs w:val="21"/>
              </w:rPr>
              <w:t>：</w:t>
            </w:r>
          </w:p>
          <w:p w14:paraId="2C8D1AA6" w14:textId="77777777" w:rsidR="009A5720" w:rsidRPr="004F624E" w:rsidRDefault="00120939" w:rsidP="00EB0FE1">
            <w:pPr>
              <w:pStyle w:val="a4"/>
              <w:numPr>
                <w:ilvl w:val="0"/>
                <w:numId w:val="21"/>
              </w:numPr>
              <w:spacing w:after="72"/>
              <w:ind w:firstLineChars="0"/>
              <w:rPr>
                <w:rFonts w:ascii="Consolas" w:hAnsi="Consolas"/>
                <w:sz w:val="21"/>
                <w:szCs w:val="21"/>
              </w:rPr>
            </w:pPr>
            <w:r w:rsidRPr="004F624E">
              <w:rPr>
                <w:rFonts w:ascii="Consolas" w:hAnsi="Consolas" w:hint="eastAsia"/>
                <w:sz w:val="21"/>
                <w:szCs w:val="21"/>
              </w:rPr>
              <w:lastRenderedPageBreak/>
              <w:t>会议不合法的情况，页面进行文字提示。提示文字请参考：</w:t>
            </w:r>
            <w:hyperlink w:anchor="_入会验证" w:history="1">
              <w:r w:rsidR="00A50144">
                <w:rPr>
                  <w:rStyle w:val="af2"/>
                  <w:rFonts w:ascii="Consolas" w:hAnsi="Consolas" w:hint="eastAsia"/>
                  <w:sz w:val="21"/>
                  <w:szCs w:val="21"/>
                </w:rPr>
                <w:t>入会</w:t>
              </w:r>
              <w:r w:rsidR="0067155C" w:rsidRPr="004F624E">
                <w:rPr>
                  <w:rStyle w:val="af2"/>
                  <w:rFonts w:ascii="Consolas" w:hAnsi="Consolas" w:hint="eastAsia"/>
                  <w:sz w:val="21"/>
                  <w:szCs w:val="21"/>
                </w:rPr>
                <w:t>验证</w:t>
              </w:r>
            </w:hyperlink>
            <w:r w:rsidRPr="004F624E">
              <w:rPr>
                <w:rFonts w:ascii="Consolas" w:hAnsi="Consolas" w:hint="eastAsia"/>
                <w:sz w:val="21"/>
                <w:szCs w:val="21"/>
              </w:rPr>
              <w:t>。不合法情况包括：</w:t>
            </w:r>
          </w:p>
          <w:p w14:paraId="3C4429BF" w14:textId="77777777" w:rsidR="00120939" w:rsidRPr="004F624E" w:rsidRDefault="00120939" w:rsidP="00EB0FE1">
            <w:pPr>
              <w:pStyle w:val="a4"/>
              <w:numPr>
                <w:ilvl w:val="1"/>
                <w:numId w:val="21"/>
              </w:numPr>
              <w:spacing w:after="72"/>
              <w:ind w:firstLineChars="0"/>
              <w:rPr>
                <w:rFonts w:ascii="Consolas" w:hAnsi="Consolas"/>
                <w:sz w:val="21"/>
                <w:szCs w:val="21"/>
              </w:rPr>
            </w:pPr>
            <w:r w:rsidRPr="004F624E">
              <w:rPr>
                <w:rFonts w:ascii="Consolas" w:hAnsi="Consolas" w:hint="eastAsia"/>
                <w:sz w:val="21"/>
                <w:szCs w:val="21"/>
              </w:rPr>
              <w:t>会议还未开始</w:t>
            </w:r>
          </w:p>
          <w:p w14:paraId="1E025D41" w14:textId="77777777" w:rsidR="00120939" w:rsidRPr="004F624E" w:rsidRDefault="00120939" w:rsidP="00EB0FE1">
            <w:pPr>
              <w:pStyle w:val="a4"/>
              <w:numPr>
                <w:ilvl w:val="1"/>
                <w:numId w:val="21"/>
              </w:numPr>
              <w:spacing w:after="72"/>
              <w:ind w:firstLineChars="0"/>
              <w:rPr>
                <w:rFonts w:ascii="Consolas" w:hAnsi="Consolas"/>
                <w:sz w:val="21"/>
                <w:szCs w:val="21"/>
              </w:rPr>
            </w:pPr>
            <w:r w:rsidRPr="004F624E">
              <w:rPr>
                <w:rFonts w:ascii="Consolas" w:hAnsi="Consolas" w:hint="eastAsia"/>
                <w:sz w:val="21"/>
                <w:szCs w:val="21"/>
              </w:rPr>
              <w:t>会议已经锁定</w:t>
            </w:r>
          </w:p>
          <w:p w14:paraId="5BC04A6C" w14:textId="77777777" w:rsidR="00120939" w:rsidRPr="004F624E" w:rsidRDefault="00120939" w:rsidP="00EB0FE1">
            <w:pPr>
              <w:pStyle w:val="a4"/>
              <w:numPr>
                <w:ilvl w:val="1"/>
                <w:numId w:val="21"/>
              </w:numPr>
              <w:spacing w:after="72"/>
              <w:ind w:firstLineChars="0"/>
              <w:rPr>
                <w:rFonts w:ascii="Consolas" w:hAnsi="Consolas"/>
                <w:sz w:val="21"/>
                <w:szCs w:val="21"/>
              </w:rPr>
            </w:pPr>
            <w:r w:rsidRPr="004F624E">
              <w:rPr>
                <w:rFonts w:ascii="Consolas" w:hAnsi="Consolas" w:hint="eastAsia"/>
                <w:sz w:val="21"/>
                <w:szCs w:val="21"/>
              </w:rPr>
              <w:t>会议已经结束</w:t>
            </w:r>
          </w:p>
          <w:p w14:paraId="7AF3F9D5" w14:textId="77777777" w:rsidR="00120939" w:rsidRPr="004F624E" w:rsidRDefault="00120939" w:rsidP="00EB0FE1">
            <w:pPr>
              <w:pStyle w:val="a4"/>
              <w:numPr>
                <w:ilvl w:val="1"/>
                <w:numId w:val="21"/>
              </w:numPr>
              <w:spacing w:after="72"/>
              <w:ind w:firstLineChars="0"/>
              <w:rPr>
                <w:rFonts w:ascii="Consolas" w:hAnsi="Consolas"/>
                <w:sz w:val="21"/>
                <w:szCs w:val="21"/>
              </w:rPr>
            </w:pPr>
            <w:r w:rsidRPr="004F624E">
              <w:rPr>
                <w:rFonts w:ascii="Consolas" w:hAnsi="Consolas" w:hint="eastAsia"/>
                <w:sz w:val="21"/>
                <w:szCs w:val="21"/>
              </w:rPr>
              <w:t>会议不存在</w:t>
            </w:r>
          </w:p>
        </w:tc>
      </w:tr>
      <w:tr w:rsidR="009A334F" w:rsidRPr="004F624E" w14:paraId="60FAE3A9" w14:textId="77777777" w:rsidTr="00354155">
        <w:tc>
          <w:tcPr>
            <w:tcW w:w="2235" w:type="dxa"/>
            <w:shd w:val="clear" w:color="auto" w:fill="auto"/>
          </w:tcPr>
          <w:p w14:paraId="1241A255" w14:textId="77777777" w:rsidR="009A334F" w:rsidRPr="004F624E" w:rsidRDefault="009A334F" w:rsidP="00354155">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7AFD42DC" w14:textId="77777777" w:rsidR="009A334F" w:rsidRPr="004F624E" w:rsidRDefault="009A334F" w:rsidP="0035415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9A334F" w:rsidRPr="004F624E" w14:paraId="38A152E0" w14:textId="77777777" w:rsidTr="00354155">
        <w:tc>
          <w:tcPr>
            <w:tcW w:w="2235" w:type="dxa"/>
            <w:shd w:val="clear" w:color="auto" w:fill="auto"/>
          </w:tcPr>
          <w:p w14:paraId="13FCC069" w14:textId="77777777" w:rsidR="009A334F" w:rsidRPr="004F624E" w:rsidRDefault="009A334F" w:rsidP="00354155">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626E32D7" w14:textId="77777777" w:rsidR="009A334F" w:rsidRPr="004F624E" w:rsidRDefault="009A334F" w:rsidP="0035415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9A334F" w:rsidRPr="004F624E" w14:paraId="19D65560" w14:textId="77777777" w:rsidTr="00354155">
        <w:tc>
          <w:tcPr>
            <w:tcW w:w="2235" w:type="dxa"/>
            <w:shd w:val="clear" w:color="auto" w:fill="auto"/>
          </w:tcPr>
          <w:p w14:paraId="1FF51D04" w14:textId="77777777" w:rsidR="009A334F" w:rsidRPr="004F624E" w:rsidRDefault="009A334F" w:rsidP="00354155">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1966DA6D" w14:textId="77777777" w:rsidR="009A334F" w:rsidRPr="004F624E" w:rsidRDefault="009A334F" w:rsidP="0035415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4E960C2E" w14:textId="77777777" w:rsidR="009A334F" w:rsidRPr="004F624E" w:rsidRDefault="009A334F" w:rsidP="009A334F">
      <w:pPr>
        <w:pStyle w:val="a4"/>
        <w:spacing w:after="72"/>
        <w:ind w:firstLine="480"/>
        <w:rPr>
          <w:rFonts w:ascii="Consolas" w:hAnsi="Consolas"/>
        </w:rPr>
      </w:pPr>
    </w:p>
    <w:p w14:paraId="6D5E256A" w14:textId="77777777" w:rsidR="00CB6CE4" w:rsidRPr="004F624E" w:rsidRDefault="003B4EC2" w:rsidP="00EB0FE1">
      <w:pPr>
        <w:pStyle w:val="2"/>
        <w:numPr>
          <w:ilvl w:val="1"/>
          <w:numId w:val="14"/>
        </w:numPr>
        <w:spacing w:before="48" w:after="48" w:line="360" w:lineRule="auto"/>
        <w:ind w:right="210"/>
        <w:rPr>
          <w:rFonts w:ascii="Consolas" w:hAnsi="Consolas"/>
        </w:rPr>
      </w:pPr>
      <w:bookmarkStart w:id="294" w:name="_Toc355341000"/>
      <w:r w:rsidRPr="004F624E">
        <w:rPr>
          <w:rFonts w:ascii="Consolas" w:hAnsi="Consolas" w:hint="eastAsia"/>
        </w:rPr>
        <w:t>找回密码</w:t>
      </w:r>
      <w:bookmarkEnd w:id="294"/>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AE247C" w:rsidRPr="004F624E" w14:paraId="5A3535A0" w14:textId="77777777" w:rsidTr="00731BC3">
        <w:tc>
          <w:tcPr>
            <w:tcW w:w="2235" w:type="dxa"/>
            <w:shd w:val="clear" w:color="auto" w:fill="auto"/>
          </w:tcPr>
          <w:p w14:paraId="4FCE3224" w14:textId="77777777" w:rsidR="00AE247C" w:rsidRPr="004F624E" w:rsidRDefault="00AE247C" w:rsidP="00731BC3">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346678CE" w14:textId="77777777" w:rsidR="00AE247C" w:rsidRPr="004F624E" w:rsidRDefault="00AE247C" w:rsidP="00731BC3">
            <w:pPr>
              <w:pStyle w:val="a4"/>
              <w:spacing w:after="72"/>
              <w:ind w:firstLineChars="0" w:firstLine="0"/>
              <w:rPr>
                <w:rFonts w:ascii="Consolas" w:hAnsi="Consolas"/>
                <w:caps/>
                <w:sz w:val="21"/>
                <w:szCs w:val="21"/>
              </w:rPr>
            </w:pPr>
            <w:r w:rsidRPr="004F624E">
              <w:rPr>
                <w:rFonts w:ascii="Consolas" w:hAnsi="Consolas" w:hint="eastAsia"/>
                <w:caps/>
                <w:sz w:val="21"/>
                <w:szCs w:val="21"/>
              </w:rPr>
              <w:t>找回密码</w:t>
            </w:r>
          </w:p>
        </w:tc>
      </w:tr>
      <w:tr w:rsidR="00AE247C" w:rsidRPr="004F624E" w14:paraId="3438DDC8" w14:textId="77777777" w:rsidTr="00731BC3">
        <w:tc>
          <w:tcPr>
            <w:tcW w:w="2235" w:type="dxa"/>
            <w:shd w:val="clear" w:color="auto" w:fill="auto"/>
          </w:tcPr>
          <w:p w14:paraId="46571D35" w14:textId="77777777" w:rsidR="00AE247C" w:rsidRPr="004F624E" w:rsidRDefault="00AE247C" w:rsidP="00731BC3">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17084B2E" w14:textId="77777777" w:rsidR="00AE247C" w:rsidRPr="004F624E" w:rsidRDefault="00AE247C" w:rsidP="00731BC3">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MAX1.0_CLIENT_LOGIN_SRS_003</w:t>
            </w:r>
          </w:p>
        </w:tc>
      </w:tr>
      <w:tr w:rsidR="00AE247C" w:rsidRPr="004F624E" w14:paraId="02328163" w14:textId="77777777" w:rsidTr="00731BC3">
        <w:tc>
          <w:tcPr>
            <w:tcW w:w="2235" w:type="dxa"/>
            <w:shd w:val="clear" w:color="auto" w:fill="auto"/>
          </w:tcPr>
          <w:p w14:paraId="04A112BC" w14:textId="77777777" w:rsidR="00AE247C" w:rsidRPr="004F624E" w:rsidRDefault="00AE247C" w:rsidP="00731BC3">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325857F1" w14:textId="77777777" w:rsidR="00AE247C" w:rsidRPr="004F624E" w:rsidRDefault="00AE247C" w:rsidP="00731BC3">
            <w:pPr>
              <w:pStyle w:val="a4"/>
              <w:spacing w:after="72"/>
              <w:ind w:firstLineChars="0" w:firstLine="0"/>
              <w:rPr>
                <w:rFonts w:ascii="Consolas" w:hAnsi="Consolas"/>
                <w:caps/>
                <w:sz w:val="21"/>
                <w:szCs w:val="21"/>
              </w:rPr>
            </w:pPr>
            <w:r w:rsidRPr="004F624E">
              <w:rPr>
                <w:rFonts w:ascii="Consolas" w:hAnsi="Consolas" w:hint="eastAsia"/>
                <w:caps/>
                <w:sz w:val="21"/>
                <w:szCs w:val="21"/>
              </w:rPr>
              <w:t>与会者</w:t>
            </w:r>
          </w:p>
        </w:tc>
      </w:tr>
      <w:tr w:rsidR="00AE247C" w:rsidRPr="004F624E" w14:paraId="4F493087" w14:textId="77777777" w:rsidTr="00731BC3">
        <w:tc>
          <w:tcPr>
            <w:tcW w:w="2235" w:type="dxa"/>
            <w:shd w:val="clear" w:color="auto" w:fill="auto"/>
          </w:tcPr>
          <w:p w14:paraId="669A555B" w14:textId="77777777" w:rsidR="00AE247C" w:rsidRPr="004F624E" w:rsidRDefault="00AE247C" w:rsidP="00731BC3">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49C96C36" w14:textId="77777777" w:rsidR="00AE247C" w:rsidRPr="004F624E" w:rsidRDefault="00AE247C" w:rsidP="00AE247C">
            <w:pPr>
              <w:pStyle w:val="a4"/>
              <w:spacing w:after="72"/>
              <w:ind w:firstLineChars="0" w:firstLine="0"/>
              <w:rPr>
                <w:rFonts w:ascii="Consolas" w:hAnsi="Consolas"/>
                <w:caps/>
                <w:sz w:val="21"/>
                <w:szCs w:val="21"/>
              </w:rPr>
            </w:pPr>
            <w:r w:rsidRPr="004F624E">
              <w:rPr>
                <w:rFonts w:ascii="Consolas" w:hAnsi="Consolas" w:hint="eastAsia"/>
                <w:caps/>
                <w:sz w:val="21"/>
                <w:szCs w:val="21"/>
              </w:rPr>
              <w:t>用户可以通过此功能找回自己的云会议</w:t>
            </w:r>
            <w:r w:rsidR="001F3BC4">
              <w:rPr>
                <w:rFonts w:ascii="Consolas" w:hAnsi="Consolas" w:hint="eastAsia"/>
                <w:caps/>
                <w:sz w:val="21"/>
                <w:szCs w:val="21"/>
              </w:rPr>
              <w:t>帐号</w:t>
            </w:r>
            <w:r w:rsidRPr="004F624E">
              <w:rPr>
                <w:rFonts w:ascii="Consolas" w:hAnsi="Consolas" w:hint="eastAsia"/>
                <w:caps/>
                <w:sz w:val="21"/>
                <w:szCs w:val="21"/>
              </w:rPr>
              <w:t>密码</w:t>
            </w:r>
          </w:p>
        </w:tc>
      </w:tr>
      <w:tr w:rsidR="00AE247C" w:rsidRPr="004F624E" w14:paraId="08C65F34" w14:textId="77777777" w:rsidTr="00731BC3">
        <w:tc>
          <w:tcPr>
            <w:tcW w:w="2235" w:type="dxa"/>
            <w:shd w:val="clear" w:color="auto" w:fill="auto"/>
          </w:tcPr>
          <w:p w14:paraId="45D78DE0" w14:textId="77777777" w:rsidR="00AE247C" w:rsidRPr="004F624E" w:rsidRDefault="00AE247C" w:rsidP="00731BC3">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796A9440" w14:textId="77777777" w:rsidR="00AE247C" w:rsidRPr="004F624E" w:rsidRDefault="00AE247C" w:rsidP="00731BC3">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AE247C" w:rsidRPr="004F624E" w14:paraId="5D49B8E5" w14:textId="77777777" w:rsidTr="00731BC3">
        <w:tc>
          <w:tcPr>
            <w:tcW w:w="2235" w:type="dxa"/>
            <w:shd w:val="clear" w:color="auto" w:fill="auto"/>
          </w:tcPr>
          <w:p w14:paraId="3D3EFC6C" w14:textId="77777777" w:rsidR="00AE247C" w:rsidRPr="004F624E" w:rsidRDefault="00AE247C" w:rsidP="00731BC3">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34668D5B" w14:textId="77777777" w:rsidR="00AE247C" w:rsidRPr="004F624E" w:rsidRDefault="00AE247C" w:rsidP="00731BC3">
            <w:pPr>
              <w:pStyle w:val="a4"/>
              <w:spacing w:after="72"/>
              <w:ind w:firstLineChars="0" w:firstLine="0"/>
              <w:rPr>
                <w:rFonts w:ascii="Consolas" w:hAnsi="Consolas"/>
                <w:caps/>
                <w:sz w:val="21"/>
                <w:szCs w:val="21"/>
              </w:rPr>
            </w:pPr>
            <w:r w:rsidRPr="004F624E">
              <w:rPr>
                <w:rFonts w:ascii="Consolas" w:hAnsi="Consolas" w:hint="eastAsia"/>
                <w:caps/>
                <w:sz w:val="21"/>
                <w:szCs w:val="21"/>
              </w:rPr>
              <w:t>无</w:t>
            </w:r>
          </w:p>
        </w:tc>
      </w:tr>
      <w:tr w:rsidR="00AE247C" w:rsidRPr="004F624E" w14:paraId="6F99B815" w14:textId="77777777" w:rsidTr="00731BC3">
        <w:tc>
          <w:tcPr>
            <w:tcW w:w="9096" w:type="dxa"/>
            <w:gridSpan w:val="2"/>
            <w:shd w:val="clear" w:color="auto" w:fill="auto"/>
          </w:tcPr>
          <w:p w14:paraId="7047050D" w14:textId="77777777" w:rsidR="00AE247C" w:rsidRPr="004F624E" w:rsidRDefault="00AE247C" w:rsidP="00731BC3">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AE247C" w:rsidRPr="004F624E" w14:paraId="3BC4A9A9" w14:textId="77777777" w:rsidTr="00731BC3">
        <w:tc>
          <w:tcPr>
            <w:tcW w:w="9096" w:type="dxa"/>
            <w:gridSpan w:val="2"/>
            <w:shd w:val="clear" w:color="auto" w:fill="auto"/>
          </w:tcPr>
          <w:p w14:paraId="77380146" w14:textId="77777777" w:rsidR="009D5755" w:rsidRPr="004F624E" w:rsidRDefault="00AE247C" w:rsidP="00EB0FE1">
            <w:pPr>
              <w:pStyle w:val="srs"/>
              <w:numPr>
                <w:ilvl w:val="0"/>
                <w:numId w:val="23"/>
              </w:numPr>
              <w:rPr>
                <w:rFonts w:ascii="Consolas" w:hAnsi="Consolas"/>
                <w:szCs w:val="21"/>
              </w:rPr>
            </w:pPr>
            <w:r w:rsidRPr="004F624E">
              <w:rPr>
                <w:rFonts w:ascii="Consolas" w:hAnsi="Consolas" w:hint="eastAsia"/>
                <w:szCs w:val="21"/>
              </w:rPr>
              <w:t>与会者在登录</w:t>
            </w:r>
            <w:r w:rsidR="009D5755" w:rsidRPr="004F624E">
              <w:rPr>
                <w:rFonts w:ascii="Consolas" w:hAnsi="Consolas" w:hint="eastAsia"/>
                <w:szCs w:val="21"/>
              </w:rPr>
              <w:t>界面</w:t>
            </w:r>
            <w:r w:rsidRPr="004F624E">
              <w:rPr>
                <w:rFonts w:ascii="Consolas" w:hAnsi="Consolas" w:hint="eastAsia"/>
                <w:szCs w:val="21"/>
              </w:rPr>
              <w:t>点击“</w:t>
            </w:r>
            <w:r w:rsidR="009D5755" w:rsidRPr="004F624E">
              <w:rPr>
                <w:rFonts w:ascii="Consolas" w:hAnsi="Consolas" w:hint="eastAsia"/>
                <w:szCs w:val="21"/>
              </w:rPr>
              <w:t>忘记</w:t>
            </w:r>
            <w:r w:rsidRPr="004F624E">
              <w:rPr>
                <w:rFonts w:ascii="Consolas" w:hAnsi="Consolas" w:hint="eastAsia"/>
                <w:szCs w:val="21"/>
              </w:rPr>
              <w:t>密码？”</w:t>
            </w:r>
            <w:r w:rsidR="009D5755" w:rsidRPr="004F624E">
              <w:rPr>
                <w:rFonts w:ascii="Consolas" w:hAnsi="Consolas" w:hint="eastAsia"/>
                <w:szCs w:val="21"/>
              </w:rPr>
              <w:t>，</w:t>
            </w:r>
            <w:r w:rsidRPr="004F624E">
              <w:rPr>
                <w:rFonts w:ascii="Consolas" w:hAnsi="Consolas" w:hint="eastAsia"/>
                <w:szCs w:val="21"/>
              </w:rPr>
              <w:t>用例开始</w:t>
            </w:r>
            <w:r w:rsidR="009D5755" w:rsidRPr="004F624E">
              <w:rPr>
                <w:rFonts w:ascii="Consolas" w:hAnsi="Consolas" w:hint="eastAsia"/>
                <w:szCs w:val="21"/>
              </w:rPr>
              <w:t>。</w:t>
            </w:r>
          </w:p>
          <w:p w14:paraId="3A95E02D" w14:textId="77777777" w:rsidR="009D5755" w:rsidRPr="004F624E" w:rsidRDefault="00AE247C" w:rsidP="00EB0FE1">
            <w:pPr>
              <w:pStyle w:val="srs"/>
              <w:numPr>
                <w:ilvl w:val="0"/>
                <w:numId w:val="23"/>
              </w:numPr>
              <w:rPr>
                <w:rFonts w:ascii="Consolas" w:hAnsi="Consolas"/>
                <w:szCs w:val="21"/>
              </w:rPr>
            </w:pPr>
            <w:r w:rsidRPr="004F624E">
              <w:rPr>
                <w:rFonts w:ascii="Consolas" w:hAnsi="Consolas" w:hint="eastAsia"/>
              </w:rPr>
              <w:t>系统调起</w:t>
            </w:r>
            <w:r w:rsidR="009D5755" w:rsidRPr="004F624E">
              <w:rPr>
                <w:rFonts w:ascii="Consolas" w:hAnsi="Consolas" w:hint="eastAsia"/>
              </w:rPr>
              <w:t>IE</w:t>
            </w:r>
            <w:r w:rsidR="009D5755" w:rsidRPr="004F624E">
              <w:rPr>
                <w:rFonts w:ascii="Consolas" w:hAnsi="Consolas" w:hint="eastAsia"/>
              </w:rPr>
              <w:t>浏览器，导航</w:t>
            </w:r>
            <w:r w:rsidRPr="004F624E">
              <w:rPr>
                <w:rFonts w:ascii="Consolas" w:hAnsi="Consolas" w:hint="eastAsia"/>
              </w:rPr>
              <w:t>到官网密码找回页面</w:t>
            </w:r>
            <w:r w:rsidR="009D5755" w:rsidRPr="004F624E">
              <w:rPr>
                <w:rFonts w:ascii="Consolas" w:hAnsi="Consolas" w:hint="eastAsia"/>
              </w:rPr>
              <w:t>。</w:t>
            </w:r>
          </w:p>
          <w:p w14:paraId="22C60108" w14:textId="77777777" w:rsidR="00AE247C" w:rsidRPr="004F624E" w:rsidRDefault="00AE247C" w:rsidP="00EB0FE1">
            <w:pPr>
              <w:pStyle w:val="srs"/>
              <w:numPr>
                <w:ilvl w:val="0"/>
                <w:numId w:val="23"/>
              </w:numPr>
              <w:rPr>
                <w:rFonts w:ascii="Consolas" w:hAnsi="Consolas"/>
                <w:szCs w:val="21"/>
              </w:rPr>
            </w:pPr>
            <w:r w:rsidRPr="004F624E">
              <w:rPr>
                <w:rFonts w:ascii="Consolas" w:hAnsi="Consolas" w:hint="eastAsia"/>
              </w:rPr>
              <w:t>与会者输入邮箱地址</w:t>
            </w:r>
            <w:r w:rsidR="009D5755" w:rsidRPr="004F624E">
              <w:rPr>
                <w:rFonts w:ascii="Consolas" w:hAnsi="Consolas" w:hint="eastAsia"/>
              </w:rPr>
              <w:t>以及验证码后，</w:t>
            </w:r>
            <w:r w:rsidRPr="004F624E">
              <w:rPr>
                <w:rFonts w:ascii="Consolas" w:hAnsi="Consolas" w:hint="eastAsia"/>
              </w:rPr>
              <w:t>点击【</w:t>
            </w:r>
            <w:r w:rsidR="009D5755" w:rsidRPr="004F624E">
              <w:rPr>
                <w:rFonts w:ascii="Consolas" w:hAnsi="Consolas" w:hint="eastAsia"/>
              </w:rPr>
              <w:t>下一步</w:t>
            </w:r>
            <w:r w:rsidRPr="004F624E">
              <w:rPr>
                <w:rFonts w:ascii="Consolas" w:hAnsi="Consolas" w:hint="eastAsia"/>
              </w:rPr>
              <w:t>】按钮。</w:t>
            </w:r>
          </w:p>
          <w:p w14:paraId="21224BDA" w14:textId="77777777" w:rsidR="00AE247C" w:rsidRPr="004F624E" w:rsidRDefault="009D5755" w:rsidP="00EB0FE1">
            <w:pPr>
              <w:pStyle w:val="srs"/>
              <w:numPr>
                <w:ilvl w:val="0"/>
                <w:numId w:val="23"/>
              </w:numPr>
              <w:rPr>
                <w:rFonts w:ascii="Consolas" w:hAnsi="Consolas"/>
                <w:szCs w:val="21"/>
              </w:rPr>
            </w:pPr>
            <w:r w:rsidRPr="004F624E">
              <w:rPr>
                <w:rFonts w:ascii="Consolas" w:hAnsi="Consolas" w:hint="eastAsia"/>
              </w:rPr>
              <w:t>页面跳转至完成页面（该页面提示用户到邮箱中收取密码修改链接），用例结束。</w:t>
            </w:r>
          </w:p>
        </w:tc>
      </w:tr>
      <w:tr w:rsidR="00AE247C" w:rsidRPr="004F624E" w14:paraId="56F2836D" w14:textId="77777777" w:rsidTr="00731BC3">
        <w:tc>
          <w:tcPr>
            <w:tcW w:w="9096" w:type="dxa"/>
            <w:gridSpan w:val="2"/>
            <w:shd w:val="clear" w:color="auto" w:fill="auto"/>
          </w:tcPr>
          <w:p w14:paraId="02AD8C78" w14:textId="77777777" w:rsidR="00AE247C" w:rsidRPr="004F624E" w:rsidRDefault="00152F0F" w:rsidP="00731BC3">
            <w:pPr>
              <w:pStyle w:val="a4"/>
              <w:spacing w:after="72"/>
              <w:ind w:firstLineChars="0" w:firstLine="0"/>
              <w:rPr>
                <w:rFonts w:ascii="Consolas" w:hAnsi="Consolas"/>
                <w:b/>
                <w:sz w:val="21"/>
                <w:szCs w:val="21"/>
              </w:rPr>
            </w:pPr>
            <w:r w:rsidRPr="004F624E">
              <w:rPr>
                <w:rFonts w:ascii="Consolas" w:hAnsi="Consolas" w:hint="eastAsia"/>
                <w:b/>
                <w:sz w:val="21"/>
                <w:szCs w:val="21"/>
              </w:rPr>
              <w:t>其他</w:t>
            </w:r>
            <w:r w:rsidR="00AE247C" w:rsidRPr="004F624E">
              <w:rPr>
                <w:rFonts w:ascii="Consolas" w:hAnsi="Consolas" w:hint="eastAsia"/>
                <w:b/>
                <w:sz w:val="21"/>
                <w:szCs w:val="21"/>
              </w:rPr>
              <w:t>事件流</w:t>
            </w:r>
            <w:r w:rsidRPr="004F624E">
              <w:rPr>
                <w:rFonts w:ascii="Consolas" w:hAnsi="Consolas" w:hint="eastAsia"/>
                <w:b/>
                <w:sz w:val="21"/>
                <w:szCs w:val="21"/>
              </w:rPr>
              <w:t>程</w:t>
            </w:r>
          </w:p>
        </w:tc>
      </w:tr>
      <w:tr w:rsidR="00AE247C" w:rsidRPr="004F624E" w14:paraId="574FEE29" w14:textId="77777777" w:rsidTr="00731BC3">
        <w:tc>
          <w:tcPr>
            <w:tcW w:w="9096" w:type="dxa"/>
            <w:gridSpan w:val="2"/>
            <w:shd w:val="clear" w:color="auto" w:fill="auto"/>
          </w:tcPr>
          <w:p w14:paraId="30A8D068" w14:textId="77777777" w:rsidR="00AE247C" w:rsidRPr="004F624E" w:rsidRDefault="009B27A0" w:rsidP="00731B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E247C" w:rsidRPr="004F624E" w14:paraId="2E097276" w14:textId="77777777" w:rsidTr="00731BC3">
        <w:tc>
          <w:tcPr>
            <w:tcW w:w="2235" w:type="dxa"/>
            <w:shd w:val="clear" w:color="auto" w:fill="auto"/>
          </w:tcPr>
          <w:p w14:paraId="30708691" w14:textId="77777777" w:rsidR="00AE247C" w:rsidRPr="004F624E" w:rsidRDefault="00AE247C" w:rsidP="00731BC3">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67E74330" w14:textId="77777777" w:rsidR="00AE247C" w:rsidRPr="004F624E" w:rsidRDefault="00AE247C" w:rsidP="009D5755">
            <w:pPr>
              <w:pStyle w:val="a4"/>
              <w:spacing w:after="72"/>
              <w:ind w:firstLineChars="0" w:firstLine="0"/>
              <w:rPr>
                <w:rFonts w:ascii="Consolas" w:hAnsi="Consolas"/>
                <w:sz w:val="21"/>
                <w:szCs w:val="21"/>
              </w:rPr>
            </w:pPr>
            <w:r w:rsidRPr="004F624E">
              <w:rPr>
                <w:rFonts w:ascii="Consolas" w:hAnsi="Consolas" w:hint="eastAsia"/>
                <w:sz w:val="22"/>
              </w:rPr>
              <w:t>系统收到修改密码的邮件，用户</w:t>
            </w:r>
            <w:r w:rsidR="009D5755" w:rsidRPr="004F624E">
              <w:rPr>
                <w:rFonts w:ascii="Consolas" w:hAnsi="Consolas" w:hint="eastAsia"/>
                <w:sz w:val="22"/>
              </w:rPr>
              <w:t>可</w:t>
            </w:r>
            <w:r w:rsidRPr="004F624E">
              <w:rPr>
                <w:rFonts w:ascii="Consolas" w:hAnsi="Consolas" w:hint="eastAsia"/>
                <w:sz w:val="22"/>
              </w:rPr>
              <w:t>通过邮件</w:t>
            </w:r>
            <w:r w:rsidR="009D5755" w:rsidRPr="004F624E">
              <w:rPr>
                <w:rFonts w:ascii="Consolas" w:hAnsi="Consolas" w:hint="eastAsia"/>
                <w:sz w:val="22"/>
              </w:rPr>
              <w:t>中的链接成功打开</w:t>
            </w:r>
            <w:r w:rsidRPr="004F624E">
              <w:rPr>
                <w:rFonts w:ascii="Consolas" w:hAnsi="Consolas" w:hint="eastAsia"/>
                <w:sz w:val="22"/>
              </w:rPr>
              <w:t>修改密码页面。</w:t>
            </w:r>
          </w:p>
        </w:tc>
      </w:tr>
      <w:tr w:rsidR="00AE247C" w:rsidRPr="004F624E" w14:paraId="2E0C4AC9" w14:textId="77777777" w:rsidTr="00731BC3">
        <w:tc>
          <w:tcPr>
            <w:tcW w:w="2235" w:type="dxa"/>
            <w:shd w:val="clear" w:color="auto" w:fill="auto"/>
          </w:tcPr>
          <w:p w14:paraId="3B78F388" w14:textId="77777777" w:rsidR="00AE247C" w:rsidRPr="004F624E" w:rsidRDefault="00AE247C" w:rsidP="00731BC3">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2A237A01" w14:textId="77777777" w:rsidR="00AE247C" w:rsidRPr="004F624E" w:rsidRDefault="009B27A0" w:rsidP="009B27A0">
            <w:pPr>
              <w:pStyle w:val="a4"/>
              <w:spacing w:after="72"/>
              <w:ind w:firstLineChars="0" w:firstLine="0"/>
              <w:rPr>
                <w:rFonts w:ascii="Consolas" w:hAnsi="Consolas"/>
                <w:sz w:val="21"/>
                <w:szCs w:val="21"/>
              </w:rPr>
            </w:pPr>
            <w:r w:rsidRPr="004F624E">
              <w:rPr>
                <w:rFonts w:ascii="Consolas" w:hAnsi="Consolas" w:hint="eastAsia"/>
                <w:sz w:val="21"/>
                <w:szCs w:val="21"/>
              </w:rPr>
              <w:t>找回密码是全时官网提供的功能，云会议客户端仅仅提供了一个操作入口。因此，找回密码页面中的表单验证、邮件发送、密码重置等逻辑，不在本系统规定范围内。</w:t>
            </w:r>
          </w:p>
        </w:tc>
      </w:tr>
      <w:tr w:rsidR="00AE247C" w:rsidRPr="004F624E" w14:paraId="46FC728B" w14:textId="77777777" w:rsidTr="00731BC3">
        <w:tc>
          <w:tcPr>
            <w:tcW w:w="2235" w:type="dxa"/>
            <w:shd w:val="clear" w:color="auto" w:fill="auto"/>
          </w:tcPr>
          <w:p w14:paraId="289DD35E" w14:textId="77777777" w:rsidR="00AE247C" w:rsidRPr="004F624E" w:rsidRDefault="00AE247C" w:rsidP="00731BC3">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49C28887" w14:textId="77777777" w:rsidR="00AE247C" w:rsidRPr="004F624E" w:rsidRDefault="00AE247C" w:rsidP="00731B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E247C" w:rsidRPr="004F624E" w14:paraId="39CF0008" w14:textId="77777777" w:rsidTr="00731BC3">
        <w:tc>
          <w:tcPr>
            <w:tcW w:w="2235" w:type="dxa"/>
            <w:shd w:val="clear" w:color="auto" w:fill="auto"/>
          </w:tcPr>
          <w:p w14:paraId="5DC30D9E" w14:textId="77777777" w:rsidR="00AE247C" w:rsidRPr="004F624E" w:rsidRDefault="00AE247C" w:rsidP="00731BC3">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1EEE5F69" w14:textId="77777777" w:rsidR="00AE247C" w:rsidRPr="004F624E" w:rsidRDefault="00AE247C" w:rsidP="00731B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E247C" w:rsidRPr="004F624E" w14:paraId="602D4500" w14:textId="77777777" w:rsidTr="00731BC3">
        <w:tc>
          <w:tcPr>
            <w:tcW w:w="2235" w:type="dxa"/>
            <w:shd w:val="clear" w:color="auto" w:fill="auto"/>
          </w:tcPr>
          <w:p w14:paraId="55411849" w14:textId="77777777" w:rsidR="00AE247C" w:rsidRPr="004F624E" w:rsidRDefault="00AE247C" w:rsidP="00731BC3">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非功能需求</w:t>
            </w:r>
          </w:p>
        </w:tc>
        <w:tc>
          <w:tcPr>
            <w:tcW w:w="6861" w:type="dxa"/>
            <w:shd w:val="clear" w:color="auto" w:fill="auto"/>
          </w:tcPr>
          <w:p w14:paraId="3D4D7925" w14:textId="77777777" w:rsidR="00AE247C" w:rsidRPr="004F624E" w:rsidRDefault="00AE247C" w:rsidP="00731B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43BCF28F" w14:textId="77777777" w:rsidR="00DE699B" w:rsidRPr="004F624E" w:rsidRDefault="00DE699B" w:rsidP="00EB0FE1">
      <w:pPr>
        <w:pStyle w:val="2"/>
        <w:numPr>
          <w:ilvl w:val="1"/>
          <w:numId w:val="14"/>
        </w:numPr>
        <w:spacing w:before="48" w:after="48" w:line="360" w:lineRule="auto"/>
        <w:ind w:right="210"/>
        <w:rPr>
          <w:rFonts w:ascii="Consolas" w:hAnsi="Consolas"/>
        </w:rPr>
      </w:pPr>
      <w:bookmarkStart w:id="295" w:name="_域名切换"/>
      <w:bookmarkStart w:id="296" w:name="_Ref352252103"/>
      <w:bookmarkStart w:id="297" w:name="_Toc355341001"/>
      <w:bookmarkEnd w:id="295"/>
      <w:r w:rsidRPr="004F624E">
        <w:rPr>
          <w:rFonts w:ascii="Consolas" w:hAnsi="Consolas" w:hint="eastAsia"/>
        </w:rPr>
        <w:t>域名切换</w:t>
      </w:r>
      <w:bookmarkEnd w:id="296"/>
      <w:bookmarkEnd w:id="297"/>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DE699B" w:rsidRPr="004F624E" w14:paraId="373F0EAF" w14:textId="77777777" w:rsidTr="00731BC3">
        <w:tc>
          <w:tcPr>
            <w:tcW w:w="2235" w:type="dxa"/>
            <w:shd w:val="clear" w:color="auto" w:fill="auto"/>
          </w:tcPr>
          <w:p w14:paraId="42B21E75" w14:textId="77777777" w:rsidR="00DE699B" w:rsidRPr="004F624E" w:rsidRDefault="00DE699B" w:rsidP="00731BC3">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4647456C" w14:textId="77777777" w:rsidR="00DE699B" w:rsidRPr="004F624E" w:rsidRDefault="00DE699B" w:rsidP="00731BC3">
            <w:pPr>
              <w:pStyle w:val="a4"/>
              <w:spacing w:after="72"/>
              <w:ind w:firstLineChars="0" w:firstLine="0"/>
              <w:rPr>
                <w:rFonts w:ascii="Consolas" w:hAnsi="Consolas"/>
                <w:caps/>
                <w:sz w:val="21"/>
                <w:szCs w:val="21"/>
              </w:rPr>
            </w:pPr>
            <w:r w:rsidRPr="004F624E">
              <w:rPr>
                <w:rFonts w:ascii="Consolas" w:hAnsi="Consolas" w:hint="eastAsia"/>
                <w:caps/>
                <w:sz w:val="21"/>
                <w:szCs w:val="21"/>
              </w:rPr>
              <w:t>域名切换</w:t>
            </w:r>
          </w:p>
        </w:tc>
      </w:tr>
      <w:tr w:rsidR="00DE699B" w:rsidRPr="004F624E" w14:paraId="2320F727" w14:textId="77777777" w:rsidTr="00731BC3">
        <w:tc>
          <w:tcPr>
            <w:tcW w:w="2235" w:type="dxa"/>
            <w:shd w:val="clear" w:color="auto" w:fill="auto"/>
          </w:tcPr>
          <w:p w14:paraId="0923303C" w14:textId="77777777" w:rsidR="00DE699B" w:rsidRPr="004F624E" w:rsidRDefault="00DE699B" w:rsidP="00731BC3">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25FE2D6A" w14:textId="77777777" w:rsidR="00DE699B" w:rsidRPr="004F624E" w:rsidRDefault="00DE699B" w:rsidP="00731BC3">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MAX1.0_CLIENT_LOGIN_SRS_004</w:t>
            </w:r>
          </w:p>
        </w:tc>
      </w:tr>
      <w:tr w:rsidR="00DE699B" w:rsidRPr="004F624E" w14:paraId="71B8EC9F" w14:textId="77777777" w:rsidTr="00731BC3">
        <w:tc>
          <w:tcPr>
            <w:tcW w:w="2235" w:type="dxa"/>
            <w:shd w:val="clear" w:color="auto" w:fill="auto"/>
          </w:tcPr>
          <w:p w14:paraId="42B65D1F" w14:textId="77777777" w:rsidR="00DE699B" w:rsidRPr="004F624E" w:rsidRDefault="00DE699B" w:rsidP="00731BC3">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691F52D0" w14:textId="77777777" w:rsidR="00DE699B" w:rsidRPr="004F624E" w:rsidRDefault="00DE699B" w:rsidP="00731BC3">
            <w:pPr>
              <w:pStyle w:val="a4"/>
              <w:spacing w:after="72"/>
              <w:ind w:firstLineChars="0" w:firstLine="0"/>
              <w:rPr>
                <w:rFonts w:ascii="Consolas" w:hAnsi="Consolas"/>
                <w:caps/>
                <w:sz w:val="21"/>
                <w:szCs w:val="21"/>
              </w:rPr>
            </w:pPr>
            <w:r w:rsidRPr="004F624E">
              <w:rPr>
                <w:rFonts w:ascii="Consolas" w:hAnsi="Consolas" w:hint="eastAsia"/>
                <w:caps/>
                <w:sz w:val="21"/>
                <w:szCs w:val="21"/>
              </w:rPr>
              <w:t>与会者</w:t>
            </w:r>
          </w:p>
        </w:tc>
      </w:tr>
      <w:tr w:rsidR="00DE699B" w:rsidRPr="004F624E" w14:paraId="3CF8EFB1" w14:textId="77777777" w:rsidTr="00731BC3">
        <w:tc>
          <w:tcPr>
            <w:tcW w:w="2235" w:type="dxa"/>
            <w:shd w:val="clear" w:color="auto" w:fill="auto"/>
          </w:tcPr>
          <w:p w14:paraId="5E5A81A7" w14:textId="77777777" w:rsidR="00DE699B" w:rsidRPr="004F624E" w:rsidRDefault="00DE699B" w:rsidP="00731BC3">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512CC11A" w14:textId="77777777" w:rsidR="00DE699B" w:rsidRPr="004F624E" w:rsidRDefault="00DE699B" w:rsidP="003B16E1">
            <w:pPr>
              <w:pStyle w:val="a4"/>
              <w:spacing w:after="72"/>
              <w:ind w:firstLineChars="0" w:firstLine="0"/>
              <w:rPr>
                <w:rFonts w:ascii="Consolas" w:hAnsi="Consolas"/>
                <w:caps/>
                <w:sz w:val="21"/>
                <w:szCs w:val="21"/>
              </w:rPr>
            </w:pPr>
            <w:r w:rsidRPr="004F624E">
              <w:rPr>
                <w:rFonts w:ascii="Consolas" w:hAnsi="Consolas" w:hint="eastAsia"/>
                <w:caps/>
                <w:sz w:val="21"/>
                <w:szCs w:val="21"/>
              </w:rPr>
              <w:t>用户可以</w:t>
            </w:r>
            <w:r w:rsidR="003B16E1" w:rsidRPr="004F624E">
              <w:rPr>
                <w:rFonts w:ascii="Consolas" w:hAnsi="Consolas" w:hint="eastAsia"/>
                <w:caps/>
                <w:sz w:val="21"/>
                <w:szCs w:val="21"/>
              </w:rPr>
              <w:t>修改其登录时所使用的域名地址</w:t>
            </w:r>
          </w:p>
        </w:tc>
      </w:tr>
      <w:tr w:rsidR="00DE699B" w:rsidRPr="004F624E" w14:paraId="4582B58B" w14:textId="77777777" w:rsidTr="00731BC3">
        <w:tc>
          <w:tcPr>
            <w:tcW w:w="2235" w:type="dxa"/>
            <w:shd w:val="clear" w:color="auto" w:fill="auto"/>
          </w:tcPr>
          <w:p w14:paraId="35102CB2" w14:textId="77777777" w:rsidR="00DE699B" w:rsidRPr="004F624E" w:rsidRDefault="00DE699B" w:rsidP="00731BC3">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488F88DF" w14:textId="77777777" w:rsidR="00DE699B" w:rsidRPr="004F624E" w:rsidRDefault="00DE699B" w:rsidP="00731BC3">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DE699B" w:rsidRPr="004F624E" w14:paraId="77074360" w14:textId="77777777" w:rsidTr="00731BC3">
        <w:tc>
          <w:tcPr>
            <w:tcW w:w="2235" w:type="dxa"/>
            <w:shd w:val="clear" w:color="auto" w:fill="auto"/>
          </w:tcPr>
          <w:p w14:paraId="427B69DE" w14:textId="77777777" w:rsidR="00DE699B" w:rsidRPr="004F624E" w:rsidRDefault="00DE699B" w:rsidP="00731BC3">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1399315C" w14:textId="77777777" w:rsidR="00DE699B" w:rsidRPr="004F624E" w:rsidRDefault="00DE699B" w:rsidP="00731BC3">
            <w:pPr>
              <w:pStyle w:val="a4"/>
              <w:spacing w:after="72"/>
              <w:ind w:firstLineChars="0" w:firstLine="0"/>
              <w:rPr>
                <w:rFonts w:ascii="Consolas" w:hAnsi="Consolas"/>
                <w:caps/>
                <w:sz w:val="21"/>
                <w:szCs w:val="21"/>
              </w:rPr>
            </w:pPr>
            <w:r w:rsidRPr="004F624E">
              <w:rPr>
                <w:rFonts w:ascii="Consolas" w:hAnsi="Consolas" w:hint="eastAsia"/>
                <w:caps/>
                <w:sz w:val="21"/>
                <w:szCs w:val="21"/>
              </w:rPr>
              <w:t>无</w:t>
            </w:r>
          </w:p>
        </w:tc>
      </w:tr>
      <w:tr w:rsidR="00DE699B" w:rsidRPr="004F624E" w14:paraId="52C8640C" w14:textId="77777777" w:rsidTr="00731BC3">
        <w:tc>
          <w:tcPr>
            <w:tcW w:w="9096" w:type="dxa"/>
            <w:gridSpan w:val="2"/>
            <w:shd w:val="clear" w:color="auto" w:fill="auto"/>
          </w:tcPr>
          <w:p w14:paraId="6CB0B97A" w14:textId="77777777" w:rsidR="00DE699B" w:rsidRPr="004F624E" w:rsidRDefault="00DE699B" w:rsidP="00731BC3">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DE699B" w:rsidRPr="004F624E" w14:paraId="4F976105" w14:textId="77777777" w:rsidTr="00731BC3">
        <w:tc>
          <w:tcPr>
            <w:tcW w:w="9096" w:type="dxa"/>
            <w:gridSpan w:val="2"/>
            <w:shd w:val="clear" w:color="auto" w:fill="auto"/>
          </w:tcPr>
          <w:p w14:paraId="6CB2FB65" w14:textId="77777777" w:rsidR="00DE699B" w:rsidRPr="004F624E" w:rsidRDefault="00DE699B" w:rsidP="00EB0FE1">
            <w:pPr>
              <w:pStyle w:val="srs"/>
              <w:numPr>
                <w:ilvl w:val="0"/>
                <w:numId w:val="24"/>
              </w:numPr>
              <w:rPr>
                <w:rFonts w:ascii="Consolas" w:hAnsi="Consolas"/>
                <w:szCs w:val="21"/>
              </w:rPr>
            </w:pPr>
            <w:r w:rsidRPr="004F624E">
              <w:rPr>
                <w:rFonts w:ascii="Consolas" w:hAnsi="Consolas" w:hint="eastAsia"/>
                <w:szCs w:val="21"/>
              </w:rPr>
              <w:t>与会者在登录界面点击</w:t>
            </w:r>
            <w:r w:rsidR="001D4ECD" w:rsidRPr="004F624E">
              <w:rPr>
                <w:rFonts w:ascii="Consolas" w:hAnsi="Consolas" w:hint="eastAsia"/>
                <w:szCs w:val="21"/>
              </w:rPr>
              <w:t>设置按钮</w:t>
            </w:r>
            <w:r w:rsidRPr="004F624E">
              <w:rPr>
                <w:rFonts w:ascii="Consolas" w:hAnsi="Consolas" w:hint="eastAsia"/>
                <w:szCs w:val="21"/>
              </w:rPr>
              <w:t>，用例开始。</w:t>
            </w:r>
          </w:p>
          <w:p w14:paraId="29634622" w14:textId="77777777" w:rsidR="00DE699B" w:rsidRPr="004F624E" w:rsidRDefault="001D4ECD" w:rsidP="00EB0FE1">
            <w:pPr>
              <w:pStyle w:val="srs"/>
              <w:numPr>
                <w:ilvl w:val="0"/>
                <w:numId w:val="24"/>
              </w:numPr>
              <w:rPr>
                <w:rFonts w:ascii="Consolas" w:hAnsi="Consolas"/>
                <w:szCs w:val="21"/>
              </w:rPr>
            </w:pPr>
            <w:r w:rsidRPr="004F624E">
              <w:rPr>
                <w:rFonts w:ascii="Consolas" w:hAnsi="Consolas" w:hint="eastAsia"/>
              </w:rPr>
              <w:t>弹出设置对话框，其中，登录域名输入框中，默认显示水印文字（如</w:t>
            </w:r>
            <w:r w:rsidRPr="004F624E">
              <w:rPr>
                <w:rFonts w:ascii="Consolas" w:hAnsi="Consolas" w:hint="eastAsia"/>
              </w:rPr>
              <w:t>meeting.quanshi.com</w:t>
            </w:r>
            <w:r w:rsidRPr="004F624E">
              <w:rPr>
                <w:rFonts w:ascii="Consolas" w:hAnsi="Consolas" w:hint="eastAsia"/>
              </w:rPr>
              <w:t>）。</w:t>
            </w:r>
          </w:p>
          <w:p w14:paraId="60864451" w14:textId="77777777" w:rsidR="001D4ECD" w:rsidRPr="00A1287E" w:rsidRDefault="001D4ECD" w:rsidP="00A1287E">
            <w:pPr>
              <w:pStyle w:val="srs"/>
              <w:numPr>
                <w:ilvl w:val="0"/>
                <w:numId w:val="24"/>
              </w:numPr>
              <w:rPr>
                <w:rFonts w:ascii="Consolas" w:hAnsi="Consolas"/>
                <w:szCs w:val="21"/>
              </w:rPr>
            </w:pPr>
            <w:r w:rsidRPr="004F624E">
              <w:rPr>
                <w:rFonts w:ascii="Consolas" w:hAnsi="Consolas" w:hint="eastAsia"/>
              </w:rPr>
              <w:t>在输入框中输入要切换使用的域名</w:t>
            </w:r>
            <w:r w:rsidR="00A1287E">
              <w:rPr>
                <w:rFonts w:ascii="Consolas" w:hAnsi="Consolas" w:hint="eastAsia"/>
              </w:rPr>
              <w:t>（</w:t>
            </w:r>
            <w:r w:rsidRPr="004F624E">
              <w:rPr>
                <w:rFonts w:ascii="Consolas" w:hAnsi="Consolas" w:hint="eastAsia"/>
              </w:rPr>
              <w:t>如</w:t>
            </w:r>
            <w:r w:rsidRPr="004F624E">
              <w:rPr>
                <w:rFonts w:ascii="Consolas" w:hAnsi="Consolas" w:hint="eastAsia"/>
              </w:rPr>
              <w:t>abc.quanshi.com</w:t>
            </w:r>
            <w:r w:rsidR="00A1287E">
              <w:rPr>
                <w:rFonts w:ascii="Consolas" w:hAnsi="Consolas" w:hint="eastAsia"/>
              </w:rPr>
              <w:t>）点击确定按钮，设置对话框关闭</w:t>
            </w:r>
            <w:r w:rsidRPr="004F624E">
              <w:rPr>
                <w:rFonts w:ascii="Consolas" w:hAnsi="Consolas" w:hint="eastAsia"/>
              </w:rPr>
              <w:t>。</w:t>
            </w:r>
          </w:p>
          <w:p w14:paraId="19F7B996" w14:textId="77777777" w:rsidR="00A1287E" w:rsidRPr="004F624E" w:rsidRDefault="00A1287E" w:rsidP="00A1287E">
            <w:pPr>
              <w:pStyle w:val="srs"/>
              <w:numPr>
                <w:ilvl w:val="0"/>
                <w:numId w:val="24"/>
              </w:numPr>
              <w:rPr>
                <w:rFonts w:ascii="Consolas" w:hAnsi="Consolas"/>
                <w:szCs w:val="21"/>
              </w:rPr>
            </w:pPr>
            <w:r>
              <w:rPr>
                <w:rFonts w:ascii="Consolas" w:hAnsi="Consolas" w:hint="eastAsia"/>
              </w:rPr>
              <w:t>用例结束。</w:t>
            </w:r>
          </w:p>
        </w:tc>
      </w:tr>
      <w:tr w:rsidR="00DE699B" w:rsidRPr="004F624E" w14:paraId="13A39870" w14:textId="77777777" w:rsidTr="00731BC3">
        <w:tc>
          <w:tcPr>
            <w:tcW w:w="9096" w:type="dxa"/>
            <w:gridSpan w:val="2"/>
            <w:shd w:val="clear" w:color="auto" w:fill="auto"/>
          </w:tcPr>
          <w:p w14:paraId="7D71D920" w14:textId="77777777" w:rsidR="00DE699B" w:rsidRPr="004F624E" w:rsidRDefault="00DE699B" w:rsidP="00731BC3">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DE699B" w:rsidRPr="004F624E" w14:paraId="1706FE82" w14:textId="77777777" w:rsidTr="00731BC3">
        <w:tc>
          <w:tcPr>
            <w:tcW w:w="9096" w:type="dxa"/>
            <w:gridSpan w:val="2"/>
            <w:shd w:val="clear" w:color="auto" w:fill="auto"/>
          </w:tcPr>
          <w:p w14:paraId="061BC540" w14:textId="77777777" w:rsidR="001D4ECD" w:rsidRPr="004F624E" w:rsidRDefault="001D4ECD" w:rsidP="00EB0FE1">
            <w:pPr>
              <w:numPr>
                <w:ilvl w:val="0"/>
                <w:numId w:val="25"/>
              </w:numPr>
              <w:spacing w:line="360" w:lineRule="auto"/>
              <w:rPr>
                <w:rFonts w:ascii="Consolas" w:hAnsi="Consolas"/>
              </w:rPr>
            </w:pPr>
            <w:r w:rsidRPr="004F624E">
              <w:rPr>
                <w:rFonts w:ascii="Consolas" w:hAnsi="Consolas" w:hint="eastAsia"/>
              </w:rPr>
              <w:t>焦点获取及失去对域名输入框的影响</w:t>
            </w:r>
          </w:p>
          <w:p w14:paraId="726AE371" w14:textId="77777777" w:rsidR="001D4ECD" w:rsidRPr="004F624E" w:rsidRDefault="001D4ECD" w:rsidP="00EB0FE1">
            <w:pPr>
              <w:numPr>
                <w:ilvl w:val="1"/>
                <w:numId w:val="25"/>
              </w:numPr>
              <w:spacing w:line="360" w:lineRule="auto"/>
              <w:rPr>
                <w:rFonts w:ascii="Consolas" w:hAnsi="Consolas"/>
              </w:rPr>
            </w:pPr>
            <w:r w:rsidRPr="004F624E">
              <w:rPr>
                <w:rFonts w:ascii="Consolas" w:hAnsi="Consolas" w:hint="eastAsia"/>
              </w:rPr>
              <w:t>未输入信息时，输入框内显示水印文字（如</w:t>
            </w:r>
            <w:r w:rsidRPr="004F624E">
              <w:rPr>
                <w:rFonts w:ascii="Consolas" w:hAnsi="Consolas" w:hint="eastAsia"/>
              </w:rPr>
              <w:t>meeting.quanshi.com</w:t>
            </w:r>
            <w:r w:rsidRPr="004F624E">
              <w:rPr>
                <w:rFonts w:ascii="Consolas" w:hAnsi="Consolas" w:hint="eastAsia"/>
              </w:rPr>
              <w:t>）。</w:t>
            </w:r>
            <w:r w:rsidR="0002048A" w:rsidRPr="004F624E">
              <w:rPr>
                <w:rFonts w:ascii="Consolas" w:hAnsi="Consolas" w:hint="eastAsia"/>
              </w:rPr>
              <w:t>用例开始。</w:t>
            </w:r>
          </w:p>
          <w:p w14:paraId="09A452ED" w14:textId="77777777" w:rsidR="001D4ECD" w:rsidRPr="004F624E" w:rsidRDefault="001D4ECD" w:rsidP="00EB0FE1">
            <w:pPr>
              <w:numPr>
                <w:ilvl w:val="1"/>
                <w:numId w:val="25"/>
              </w:numPr>
              <w:spacing w:line="360" w:lineRule="auto"/>
              <w:rPr>
                <w:rFonts w:ascii="Consolas" w:hAnsi="Consolas"/>
              </w:rPr>
            </w:pPr>
            <w:r w:rsidRPr="004F624E">
              <w:rPr>
                <w:rFonts w:ascii="Consolas" w:hAnsi="Consolas" w:hint="eastAsia"/>
              </w:rPr>
              <w:t>在</w:t>
            </w:r>
            <w:r w:rsidR="001F3BC4">
              <w:rPr>
                <w:rFonts w:ascii="Consolas" w:hAnsi="Consolas" w:hint="eastAsia"/>
              </w:rPr>
              <w:t>帐号</w:t>
            </w:r>
            <w:r w:rsidRPr="004F624E">
              <w:rPr>
                <w:rFonts w:ascii="Consolas" w:hAnsi="Consolas" w:hint="eastAsia"/>
              </w:rPr>
              <w:t>输入框内单击使其获得输入焦点后，水印字消失。</w:t>
            </w:r>
            <w:r w:rsidRPr="004F624E">
              <w:rPr>
                <w:rFonts w:ascii="Consolas" w:hAnsi="Consolas" w:hint="eastAsia"/>
                <w:sz w:val="18"/>
              </w:rPr>
              <w:t>（注：输入框获取焦点的方式不限于在输入框内单击）</w:t>
            </w:r>
          </w:p>
          <w:p w14:paraId="000DFEBB" w14:textId="77777777" w:rsidR="00DE699B" w:rsidRPr="004F624E" w:rsidRDefault="001D4ECD" w:rsidP="00EB0FE1">
            <w:pPr>
              <w:numPr>
                <w:ilvl w:val="1"/>
                <w:numId w:val="25"/>
              </w:numPr>
              <w:spacing w:line="360" w:lineRule="auto"/>
              <w:rPr>
                <w:rFonts w:ascii="Consolas" w:hAnsi="Consolas"/>
              </w:rPr>
            </w:pPr>
            <w:r w:rsidRPr="004F624E">
              <w:rPr>
                <w:rFonts w:ascii="Consolas" w:hAnsi="Consolas" w:hint="eastAsia"/>
              </w:rPr>
              <w:t>未输入任何字符时，使焦点离开输入框，恢复显示水印字。用例结束</w:t>
            </w:r>
            <w:r w:rsidR="00084D3C" w:rsidRPr="004F624E">
              <w:rPr>
                <w:rFonts w:ascii="Consolas" w:hAnsi="Consolas" w:hint="eastAsia"/>
              </w:rPr>
              <w:t>。</w:t>
            </w:r>
          </w:p>
          <w:p w14:paraId="33F1FAFD" w14:textId="77777777" w:rsidR="00084D3C" w:rsidRPr="004F624E" w:rsidRDefault="00084D3C" w:rsidP="00EB0FE1">
            <w:pPr>
              <w:numPr>
                <w:ilvl w:val="0"/>
                <w:numId w:val="25"/>
              </w:numPr>
              <w:spacing w:line="360" w:lineRule="auto"/>
              <w:rPr>
                <w:rFonts w:ascii="Consolas" w:hAnsi="Consolas"/>
              </w:rPr>
            </w:pPr>
            <w:r w:rsidRPr="004F624E">
              <w:rPr>
                <w:rFonts w:ascii="Consolas" w:hAnsi="Consolas" w:hint="eastAsia"/>
              </w:rPr>
              <w:t>域名自动记录与恢复</w:t>
            </w:r>
          </w:p>
          <w:p w14:paraId="65369872" w14:textId="77777777" w:rsidR="00084D3C" w:rsidRDefault="00084D3C" w:rsidP="00EB0FE1">
            <w:pPr>
              <w:numPr>
                <w:ilvl w:val="1"/>
                <w:numId w:val="25"/>
              </w:numPr>
              <w:spacing w:line="360" w:lineRule="auto"/>
              <w:rPr>
                <w:rFonts w:ascii="Consolas" w:hAnsi="Consolas"/>
              </w:rPr>
            </w:pPr>
            <w:r w:rsidRPr="004F624E">
              <w:rPr>
                <w:rFonts w:ascii="Consolas" w:hAnsi="Consolas" w:hint="eastAsia"/>
              </w:rPr>
              <w:t>用户输入了格式合法</w:t>
            </w:r>
            <w:r w:rsidR="005A22A0">
              <w:rPr>
                <w:rFonts w:ascii="Consolas" w:hAnsi="Consolas" w:hint="eastAsia"/>
              </w:rPr>
              <w:t>的</w:t>
            </w:r>
            <w:r w:rsidRPr="004F624E">
              <w:rPr>
                <w:rFonts w:ascii="Consolas" w:hAnsi="Consolas" w:hint="eastAsia"/>
              </w:rPr>
              <w:t>域名后，点击确定按钮。</w:t>
            </w:r>
            <w:r w:rsidR="0002048A" w:rsidRPr="004F624E">
              <w:rPr>
                <w:rFonts w:ascii="Consolas" w:hAnsi="Consolas" w:hint="eastAsia"/>
              </w:rPr>
              <w:t>用例开始。</w:t>
            </w:r>
          </w:p>
          <w:p w14:paraId="7A834166" w14:textId="77777777" w:rsidR="00084D3C" w:rsidRDefault="005A22A0" w:rsidP="005A22A0">
            <w:pPr>
              <w:numPr>
                <w:ilvl w:val="2"/>
                <w:numId w:val="25"/>
              </w:numPr>
              <w:spacing w:line="360" w:lineRule="auto"/>
              <w:rPr>
                <w:rFonts w:ascii="Consolas" w:hAnsi="Consolas"/>
              </w:rPr>
            </w:pPr>
            <w:r>
              <w:rPr>
                <w:rFonts w:ascii="Consolas" w:hAnsi="Consolas" w:hint="eastAsia"/>
              </w:rPr>
              <w:t>如果此域名存在，则再次打开设置窗口，刚刚输入的域名自动恢复显示。</w:t>
            </w:r>
          </w:p>
          <w:p w14:paraId="1870ED27" w14:textId="77777777" w:rsidR="005A22A0" w:rsidRDefault="005A22A0" w:rsidP="005A22A0">
            <w:pPr>
              <w:numPr>
                <w:ilvl w:val="2"/>
                <w:numId w:val="25"/>
              </w:numPr>
              <w:spacing w:line="360" w:lineRule="auto"/>
              <w:rPr>
                <w:rFonts w:ascii="Consolas" w:hAnsi="Consolas"/>
              </w:rPr>
            </w:pPr>
            <w:r>
              <w:rPr>
                <w:rFonts w:ascii="Consolas" w:hAnsi="Consolas" w:hint="eastAsia"/>
              </w:rPr>
              <w:t>如果此域名不存在，则再次打开设置窗口，刚刚输入的域名恢复成默认值。</w:t>
            </w:r>
          </w:p>
          <w:p w14:paraId="3F46B7D3" w14:textId="77777777" w:rsidR="005A22A0" w:rsidRPr="004F624E" w:rsidRDefault="005A22A0" w:rsidP="005A22A0">
            <w:pPr>
              <w:numPr>
                <w:ilvl w:val="1"/>
                <w:numId w:val="25"/>
              </w:numPr>
              <w:spacing w:line="360" w:lineRule="auto"/>
              <w:rPr>
                <w:rFonts w:ascii="Consolas" w:hAnsi="Consolas"/>
              </w:rPr>
            </w:pPr>
            <w:r>
              <w:rPr>
                <w:rFonts w:ascii="Consolas" w:hAnsi="Consolas" w:hint="eastAsia"/>
              </w:rPr>
              <w:t>用例结束。</w:t>
            </w:r>
          </w:p>
        </w:tc>
      </w:tr>
      <w:tr w:rsidR="00DE699B" w:rsidRPr="004F624E" w14:paraId="35367ADF" w14:textId="77777777" w:rsidTr="00731BC3">
        <w:tc>
          <w:tcPr>
            <w:tcW w:w="2235" w:type="dxa"/>
            <w:shd w:val="clear" w:color="auto" w:fill="auto"/>
          </w:tcPr>
          <w:p w14:paraId="025E8770" w14:textId="77777777" w:rsidR="00DE699B" w:rsidRPr="004F624E" w:rsidRDefault="00DE699B" w:rsidP="00731BC3">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7F7E8EBA" w14:textId="77777777" w:rsidR="00DE699B" w:rsidRPr="004F624E" w:rsidRDefault="001D4ECD" w:rsidP="00731BC3">
            <w:pPr>
              <w:pStyle w:val="a4"/>
              <w:spacing w:after="72"/>
              <w:ind w:firstLineChars="0" w:firstLine="0"/>
              <w:rPr>
                <w:rFonts w:ascii="Consolas" w:hAnsi="Consolas"/>
                <w:sz w:val="21"/>
                <w:szCs w:val="21"/>
              </w:rPr>
            </w:pPr>
            <w:r w:rsidRPr="004F624E">
              <w:rPr>
                <w:rFonts w:ascii="Consolas" w:hAnsi="Consolas" w:hint="eastAsia"/>
                <w:sz w:val="22"/>
              </w:rPr>
              <w:t>用户可成功使用对应于该域名下的</w:t>
            </w:r>
            <w:r w:rsidR="001F3BC4">
              <w:rPr>
                <w:rFonts w:ascii="Consolas" w:hAnsi="Consolas" w:hint="eastAsia"/>
                <w:sz w:val="22"/>
              </w:rPr>
              <w:t>帐号</w:t>
            </w:r>
            <w:r w:rsidRPr="004F624E">
              <w:rPr>
                <w:rFonts w:ascii="Consolas" w:hAnsi="Consolas" w:hint="eastAsia"/>
                <w:sz w:val="22"/>
              </w:rPr>
              <w:t>登录客户端</w:t>
            </w:r>
          </w:p>
        </w:tc>
      </w:tr>
      <w:tr w:rsidR="00DE699B" w:rsidRPr="004F624E" w14:paraId="28CC4ED7" w14:textId="77777777" w:rsidTr="00731BC3">
        <w:tc>
          <w:tcPr>
            <w:tcW w:w="2235" w:type="dxa"/>
            <w:shd w:val="clear" w:color="auto" w:fill="auto"/>
          </w:tcPr>
          <w:p w14:paraId="06148CD0" w14:textId="77777777" w:rsidR="00DE699B" w:rsidRPr="004F624E" w:rsidRDefault="00DE699B" w:rsidP="00731BC3">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5D6ACC32" w14:textId="77777777" w:rsidR="00DE699B" w:rsidRPr="004F624E" w:rsidRDefault="001D4ECD" w:rsidP="00731BC3">
            <w:pPr>
              <w:pStyle w:val="a4"/>
              <w:spacing w:after="72"/>
              <w:ind w:firstLineChars="0" w:firstLine="0"/>
              <w:rPr>
                <w:rFonts w:ascii="Consolas" w:hAnsi="Consolas"/>
                <w:sz w:val="21"/>
                <w:szCs w:val="21"/>
              </w:rPr>
            </w:pPr>
            <w:r w:rsidRPr="004F624E">
              <w:rPr>
                <w:rFonts w:ascii="Consolas" w:hAnsi="Consolas" w:hint="eastAsia"/>
                <w:sz w:val="21"/>
                <w:szCs w:val="21"/>
              </w:rPr>
              <w:t>输入框需要进行合法性验证，当格式不合法时，在设置界面上显示“您输入的域名格式不正确，请重新输入”。合法的情况包括：</w:t>
            </w:r>
          </w:p>
          <w:p w14:paraId="652882B0" w14:textId="77777777" w:rsidR="001D4ECD" w:rsidRPr="004F624E" w:rsidRDefault="001D4ECD" w:rsidP="00EB0FE1">
            <w:pPr>
              <w:pStyle w:val="a4"/>
              <w:numPr>
                <w:ilvl w:val="0"/>
                <w:numId w:val="10"/>
              </w:numPr>
              <w:spacing w:after="72"/>
              <w:ind w:firstLineChars="0"/>
              <w:rPr>
                <w:rFonts w:ascii="Consolas" w:hAnsi="Consolas"/>
                <w:sz w:val="21"/>
                <w:szCs w:val="21"/>
              </w:rPr>
            </w:pPr>
            <w:r w:rsidRPr="004F624E">
              <w:rPr>
                <w:rFonts w:ascii="Consolas" w:hAnsi="Consolas" w:hint="eastAsia"/>
                <w:sz w:val="21"/>
                <w:szCs w:val="21"/>
              </w:rPr>
              <w:t>半角数字、英文字符</w:t>
            </w:r>
          </w:p>
          <w:p w14:paraId="5E2A82B0" w14:textId="77777777" w:rsidR="001D4ECD" w:rsidRPr="004F624E" w:rsidRDefault="001D4ECD" w:rsidP="00EB0FE1">
            <w:pPr>
              <w:pStyle w:val="a4"/>
              <w:numPr>
                <w:ilvl w:val="0"/>
                <w:numId w:val="10"/>
              </w:numPr>
              <w:spacing w:after="72"/>
              <w:ind w:firstLineChars="0"/>
              <w:rPr>
                <w:rFonts w:ascii="Consolas" w:hAnsi="Consolas"/>
                <w:sz w:val="21"/>
                <w:szCs w:val="21"/>
              </w:rPr>
            </w:pPr>
            <w:r w:rsidRPr="004F624E">
              <w:rPr>
                <w:rFonts w:ascii="Consolas" w:hAnsi="Consolas" w:hint="eastAsia"/>
                <w:sz w:val="21"/>
                <w:szCs w:val="21"/>
              </w:rPr>
              <w:lastRenderedPageBreak/>
              <w:t>&amp;</w:t>
            </w:r>
            <w:r w:rsidRPr="004F624E">
              <w:rPr>
                <w:rFonts w:ascii="Consolas" w:hAnsi="Consolas" w:hint="eastAsia"/>
                <w:sz w:val="21"/>
                <w:szCs w:val="21"/>
              </w:rPr>
              <w:t>、</w:t>
            </w:r>
            <w:r w:rsidRPr="004F624E">
              <w:rPr>
                <w:rFonts w:ascii="Consolas" w:hAnsi="Consolas" w:hint="eastAsia"/>
                <w:sz w:val="21"/>
                <w:szCs w:val="21"/>
              </w:rPr>
              <w:t>-</w:t>
            </w:r>
            <w:r w:rsidRPr="004F624E">
              <w:rPr>
                <w:rFonts w:ascii="Consolas" w:hAnsi="Consolas" w:hint="eastAsia"/>
                <w:sz w:val="21"/>
                <w:szCs w:val="21"/>
              </w:rPr>
              <w:t>、</w:t>
            </w:r>
            <w:r w:rsidRPr="004F624E">
              <w:rPr>
                <w:rFonts w:ascii="Consolas" w:hAnsi="Consolas" w:hint="eastAsia"/>
                <w:sz w:val="21"/>
                <w:szCs w:val="21"/>
              </w:rPr>
              <w:t>_</w:t>
            </w:r>
          </w:p>
          <w:p w14:paraId="1FE4713B" w14:textId="77777777" w:rsidR="001D4ECD" w:rsidRPr="004F624E" w:rsidRDefault="001D4ECD" w:rsidP="00EB0FE1">
            <w:pPr>
              <w:pStyle w:val="a4"/>
              <w:numPr>
                <w:ilvl w:val="0"/>
                <w:numId w:val="10"/>
              </w:numPr>
              <w:spacing w:after="72"/>
              <w:ind w:firstLineChars="0"/>
              <w:rPr>
                <w:rFonts w:ascii="Consolas" w:hAnsi="Consolas"/>
                <w:sz w:val="21"/>
                <w:szCs w:val="21"/>
              </w:rPr>
            </w:pPr>
            <w:r w:rsidRPr="004F624E">
              <w:rPr>
                <w:rFonts w:ascii="Consolas" w:hAnsi="Consolas" w:hint="eastAsia"/>
                <w:sz w:val="21"/>
                <w:szCs w:val="21"/>
              </w:rPr>
              <w:t>首尾可有空格，但保存后会自动过滤掉。</w:t>
            </w:r>
          </w:p>
          <w:p w14:paraId="19D8AF5D" w14:textId="77777777" w:rsidR="001D4ECD" w:rsidRPr="004F624E" w:rsidRDefault="001D4ECD" w:rsidP="001D4ECD">
            <w:pPr>
              <w:pStyle w:val="a4"/>
              <w:spacing w:after="72"/>
              <w:ind w:firstLineChars="0" w:firstLine="0"/>
              <w:rPr>
                <w:rFonts w:ascii="Consolas" w:hAnsi="Consolas"/>
                <w:sz w:val="21"/>
                <w:szCs w:val="21"/>
              </w:rPr>
            </w:pPr>
            <w:r w:rsidRPr="004F624E">
              <w:rPr>
                <w:rFonts w:ascii="Consolas" w:hAnsi="Consolas" w:hint="eastAsia"/>
                <w:sz w:val="21"/>
                <w:szCs w:val="21"/>
              </w:rPr>
              <w:t>特别地，如果仅输入域名前缀，则系统会自动添加</w:t>
            </w:r>
            <w:r w:rsidR="000A175A" w:rsidRPr="004F624E">
              <w:rPr>
                <w:rFonts w:ascii="Consolas" w:hAnsi="Consolas" w:hint="eastAsia"/>
                <w:sz w:val="21"/>
                <w:szCs w:val="21"/>
              </w:rPr>
              <w:t>“</w:t>
            </w:r>
            <w:r w:rsidRPr="004F624E">
              <w:rPr>
                <w:rFonts w:ascii="Consolas" w:hAnsi="Consolas" w:hint="eastAsia"/>
                <w:sz w:val="21"/>
                <w:szCs w:val="21"/>
              </w:rPr>
              <w:t>.quanshi.com</w:t>
            </w:r>
            <w:r w:rsidR="000A175A" w:rsidRPr="004F624E">
              <w:rPr>
                <w:rFonts w:ascii="Consolas" w:hAnsi="Consolas" w:hint="eastAsia"/>
                <w:sz w:val="21"/>
                <w:szCs w:val="21"/>
              </w:rPr>
              <w:t>”</w:t>
            </w:r>
            <w:r w:rsidRPr="004F624E">
              <w:rPr>
                <w:rFonts w:ascii="Consolas" w:hAnsi="Consolas" w:hint="eastAsia"/>
                <w:sz w:val="21"/>
                <w:szCs w:val="21"/>
              </w:rPr>
              <w:t>作为域名补全。</w:t>
            </w:r>
            <w:r w:rsidR="000A175A" w:rsidRPr="004F624E">
              <w:rPr>
                <w:rFonts w:ascii="Consolas" w:hAnsi="Consolas" w:hint="eastAsia"/>
                <w:sz w:val="21"/>
                <w:szCs w:val="21"/>
              </w:rPr>
              <w:t>另外，域名前缀合法，但域名为非</w:t>
            </w:r>
            <w:r w:rsidR="000A175A" w:rsidRPr="004F624E">
              <w:rPr>
                <w:rFonts w:ascii="Consolas" w:hAnsi="Consolas" w:hint="eastAsia"/>
                <w:sz w:val="21"/>
                <w:szCs w:val="21"/>
              </w:rPr>
              <w:t>quanshi.com</w:t>
            </w:r>
            <w:r w:rsidR="000A175A" w:rsidRPr="004F624E">
              <w:rPr>
                <w:rFonts w:ascii="Consolas" w:hAnsi="Consolas" w:hint="eastAsia"/>
                <w:sz w:val="21"/>
                <w:szCs w:val="21"/>
              </w:rPr>
              <w:t>的，也视为非法情况。</w:t>
            </w:r>
          </w:p>
        </w:tc>
      </w:tr>
      <w:tr w:rsidR="00DE699B" w:rsidRPr="004F624E" w14:paraId="438E656B" w14:textId="77777777" w:rsidTr="00731BC3">
        <w:tc>
          <w:tcPr>
            <w:tcW w:w="2235" w:type="dxa"/>
            <w:shd w:val="clear" w:color="auto" w:fill="auto"/>
          </w:tcPr>
          <w:p w14:paraId="40F94F98" w14:textId="77777777" w:rsidR="00DE699B" w:rsidRPr="004F624E" w:rsidRDefault="00DE699B" w:rsidP="00731BC3">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376F4A9E" w14:textId="77777777" w:rsidR="00DE699B" w:rsidRPr="004F624E" w:rsidRDefault="00DE699B" w:rsidP="00731B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DE699B" w:rsidRPr="004F624E" w14:paraId="5B3FF773" w14:textId="77777777" w:rsidTr="00731BC3">
        <w:tc>
          <w:tcPr>
            <w:tcW w:w="2235" w:type="dxa"/>
            <w:shd w:val="clear" w:color="auto" w:fill="auto"/>
          </w:tcPr>
          <w:p w14:paraId="48D5816D" w14:textId="77777777" w:rsidR="00DE699B" w:rsidRPr="004F624E" w:rsidRDefault="00DE699B" w:rsidP="00731BC3">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41D31E58" w14:textId="77777777" w:rsidR="00DE699B" w:rsidRPr="004F624E" w:rsidRDefault="00DE699B" w:rsidP="00731B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DE699B" w:rsidRPr="004F624E" w14:paraId="3DCB9753" w14:textId="77777777" w:rsidTr="00731BC3">
        <w:tc>
          <w:tcPr>
            <w:tcW w:w="2235" w:type="dxa"/>
            <w:shd w:val="clear" w:color="auto" w:fill="auto"/>
          </w:tcPr>
          <w:p w14:paraId="4004DCAE" w14:textId="77777777" w:rsidR="00DE699B" w:rsidRPr="004F624E" w:rsidRDefault="00DE699B" w:rsidP="00731BC3">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1592DA40" w14:textId="77777777" w:rsidR="00DE699B" w:rsidRPr="004F624E" w:rsidRDefault="00DE699B" w:rsidP="00731B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46792F55" w14:textId="77777777" w:rsidR="00CA6BF2" w:rsidRPr="004F624E" w:rsidRDefault="00CA6BF2" w:rsidP="00CA6BF2">
      <w:pPr>
        <w:pStyle w:val="a4"/>
        <w:spacing w:after="72"/>
        <w:ind w:firstLine="480"/>
        <w:rPr>
          <w:rFonts w:ascii="Consolas" w:hAnsi="Consolas"/>
        </w:rPr>
      </w:pPr>
    </w:p>
    <w:p w14:paraId="3219A419" w14:textId="77777777" w:rsidR="00CA6BF2" w:rsidRPr="004F624E" w:rsidRDefault="00CA6BF2" w:rsidP="00CA6BF2">
      <w:pPr>
        <w:pStyle w:val="1"/>
        <w:spacing w:before="48" w:after="48"/>
        <w:rPr>
          <w:rFonts w:ascii="Consolas" w:hAnsi="Consolas"/>
          <w:color w:val="000000"/>
        </w:rPr>
      </w:pPr>
      <w:bookmarkStart w:id="298" w:name="_安排会议"/>
      <w:bookmarkStart w:id="299" w:name="_Ref352085917"/>
      <w:bookmarkStart w:id="300" w:name="_Ref352085924"/>
      <w:bookmarkStart w:id="301" w:name="_Toc355341003"/>
      <w:bookmarkEnd w:id="298"/>
      <w:r w:rsidRPr="004F624E">
        <w:rPr>
          <w:rFonts w:ascii="Consolas" w:hAnsi="Consolas" w:hint="eastAsia"/>
          <w:color w:val="000000"/>
        </w:rPr>
        <w:lastRenderedPageBreak/>
        <w:t>安排会议</w:t>
      </w:r>
      <w:bookmarkEnd w:id="299"/>
      <w:bookmarkEnd w:id="300"/>
      <w:bookmarkEnd w:id="301"/>
    </w:p>
    <w:p w14:paraId="1CB93338" w14:textId="77777777" w:rsidR="00AB67EB" w:rsidRPr="004F624E" w:rsidRDefault="00124C85" w:rsidP="00AB67EB">
      <w:pPr>
        <w:pStyle w:val="a4"/>
        <w:spacing w:after="72"/>
        <w:ind w:firstLineChars="0" w:firstLine="0"/>
        <w:rPr>
          <w:rFonts w:ascii="Consolas" w:hAnsi="Consolas"/>
        </w:rPr>
      </w:pPr>
      <w:r w:rsidRPr="004F624E">
        <w:rPr>
          <w:rFonts w:ascii="Consolas" w:hAnsi="Consolas"/>
          <w:noProof/>
        </w:rPr>
        <w:drawing>
          <wp:inline distT="0" distB="0" distL="0" distR="0" wp14:anchorId="70990AAE" wp14:editId="3A3BA4C8">
            <wp:extent cx="5638800" cy="30469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3046958"/>
                    </a:xfrm>
                    <a:prstGeom prst="rect">
                      <a:avLst/>
                    </a:prstGeom>
                    <a:noFill/>
                    <a:ln>
                      <a:noFill/>
                    </a:ln>
                  </pic:spPr>
                </pic:pic>
              </a:graphicData>
            </a:graphic>
          </wp:inline>
        </w:drawing>
      </w:r>
    </w:p>
    <w:p w14:paraId="07EEA08C" w14:textId="77777777" w:rsidR="00420970" w:rsidRPr="004F624E" w:rsidRDefault="00420970">
      <w:pPr>
        <w:pStyle w:val="aff5"/>
        <w:keepNext/>
        <w:widowControl/>
        <w:numPr>
          <w:ilvl w:val="0"/>
          <w:numId w:val="14"/>
        </w:numPr>
        <w:spacing w:beforeLines="20" w:before="48" w:afterLines="20" w:after="48" w:line="360" w:lineRule="auto"/>
        <w:ind w:right="210" w:firstLineChars="0"/>
        <w:outlineLvl w:val="1"/>
        <w:rPr>
          <w:rFonts w:ascii="Consolas" w:hAnsi="Consolas"/>
          <w:b/>
          <w:bCs/>
          <w:vanish/>
          <w:sz w:val="32"/>
          <w:szCs w:val="32"/>
        </w:rPr>
      </w:pPr>
      <w:bookmarkStart w:id="302" w:name="_欢迎画面"/>
      <w:bookmarkStart w:id="303" w:name="_Toc353186994"/>
      <w:bookmarkStart w:id="304" w:name="_Toc353187472"/>
      <w:bookmarkStart w:id="305" w:name="_Toc353194928"/>
      <w:bookmarkStart w:id="306" w:name="_Toc353401358"/>
      <w:bookmarkStart w:id="307" w:name="_Toc353401483"/>
      <w:bookmarkStart w:id="308" w:name="_Toc353804828"/>
      <w:bookmarkStart w:id="309" w:name="_Toc354567200"/>
      <w:bookmarkStart w:id="310" w:name="_Toc354669710"/>
      <w:bookmarkStart w:id="311" w:name="_Toc354857253"/>
      <w:bookmarkStart w:id="312" w:name="_Toc354938239"/>
      <w:bookmarkStart w:id="313" w:name="_Toc355341004"/>
      <w:bookmarkStart w:id="314" w:name="_Ref352323332"/>
      <w:bookmarkEnd w:id="302"/>
      <w:bookmarkEnd w:id="303"/>
      <w:bookmarkEnd w:id="304"/>
      <w:bookmarkEnd w:id="305"/>
      <w:bookmarkEnd w:id="306"/>
      <w:bookmarkEnd w:id="307"/>
      <w:bookmarkEnd w:id="308"/>
      <w:bookmarkEnd w:id="309"/>
      <w:bookmarkEnd w:id="310"/>
      <w:bookmarkEnd w:id="311"/>
      <w:bookmarkEnd w:id="312"/>
      <w:bookmarkEnd w:id="313"/>
    </w:p>
    <w:p w14:paraId="6891CCFC" w14:textId="77777777" w:rsidR="003962B2" w:rsidRPr="004F624E" w:rsidRDefault="003962B2" w:rsidP="00EB0FE1">
      <w:pPr>
        <w:pStyle w:val="2"/>
        <w:numPr>
          <w:ilvl w:val="1"/>
          <w:numId w:val="14"/>
        </w:numPr>
        <w:spacing w:before="48" w:after="48" w:line="360" w:lineRule="auto"/>
        <w:ind w:right="210"/>
        <w:rPr>
          <w:rFonts w:ascii="Consolas" w:hAnsi="Consolas"/>
        </w:rPr>
      </w:pPr>
      <w:bookmarkStart w:id="315" w:name="_Toc355341005"/>
      <w:r w:rsidRPr="004F624E">
        <w:rPr>
          <w:rFonts w:ascii="Consolas" w:hAnsi="Consolas" w:hint="eastAsia"/>
        </w:rPr>
        <w:t>欢迎画面</w:t>
      </w:r>
      <w:bookmarkEnd w:id="314"/>
      <w:bookmarkEnd w:id="315"/>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3962B2" w:rsidRPr="004F624E" w14:paraId="27BDCFA2" w14:textId="77777777" w:rsidTr="000D06A9">
        <w:tc>
          <w:tcPr>
            <w:tcW w:w="2235" w:type="dxa"/>
            <w:shd w:val="clear" w:color="auto" w:fill="auto"/>
          </w:tcPr>
          <w:p w14:paraId="3C71CD3E" w14:textId="77777777" w:rsidR="003962B2" w:rsidRPr="004F624E" w:rsidRDefault="003962B2" w:rsidP="000D06A9">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74DB9A5D" w14:textId="77777777" w:rsidR="003962B2" w:rsidRPr="004F624E" w:rsidRDefault="003962B2" w:rsidP="000D06A9">
            <w:pPr>
              <w:pStyle w:val="a4"/>
              <w:spacing w:after="72"/>
              <w:ind w:firstLineChars="0" w:firstLine="0"/>
              <w:rPr>
                <w:rFonts w:ascii="Consolas" w:hAnsi="Consolas"/>
                <w:caps/>
                <w:sz w:val="21"/>
                <w:szCs w:val="21"/>
              </w:rPr>
            </w:pPr>
            <w:r w:rsidRPr="004F624E">
              <w:rPr>
                <w:rFonts w:ascii="Consolas" w:hAnsi="Consolas" w:hint="eastAsia"/>
                <w:caps/>
                <w:sz w:val="21"/>
                <w:szCs w:val="21"/>
              </w:rPr>
              <w:t>安排会议欢迎画面</w:t>
            </w:r>
          </w:p>
        </w:tc>
      </w:tr>
      <w:tr w:rsidR="003962B2" w:rsidRPr="004F624E" w14:paraId="497B5FA5" w14:textId="77777777" w:rsidTr="000D06A9">
        <w:tc>
          <w:tcPr>
            <w:tcW w:w="2235" w:type="dxa"/>
            <w:shd w:val="clear" w:color="auto" w:fill="auto"/>
          </w:tcPr>
          <w:p w14:paraId="37D3386B" w14:textId="77777777" w:rsidR="003962B2" w:rsidRPr="004F624E" w:rsidRDefault="003962B2" w:rsidP="000D06A9">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3D282E0C" w14:textId="77777777" w:rsidR="003962B2" w:rsidRPr="004F624E" w:rsidRDefault="003962B2" w:rsidP="00F65549">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w:t>
            </w:r>
            <w:r w:rsidR="00F65549" w:rsidRPr="004F624E">
              <w:rPr>
                <w:rFonts w:ascii="Consolas" w:hAnsi="Consolas" w:hint="eastAsia"/>
                <w:caps/>
                <w:sz w:val="21"/>
                <w:szCs w:val="21"/>
              </w:rPr>
              <w:t>RESERVECONF</w:t>
            </w:r>
            <w:r w:rsidRPr="004F624E">
              <w:rPr>
                <w:rFonts w:ascii="Consolas" w:hAnsi="Consolas" w:hint="eastAsia"/>
                <w:caps/>
                <w:sz w:val="21"/>
                <w:szCs w:val="21"/>
              </w:rPr>
              <w:t>_SRS_00</w:t>
            </w:r>
            <w:r w:rsidR="00F65549" w:rsidRPr="004F624E">
              <w:rPr>
                <w:rFonts w:ascii="Consolas" w:hAnsi="Consolas" w:hint="eastAsia"/>
                <w:caps/>
                <w:sz w:val="21"/>
                <w:szCs w:val="21"/>
              </w:rPr>
              <w:t>1</w:t>
            </w:r>
          </w:p>
        </w:tc>
      </w:tr>
      <w:tr w:rsidR="003962B2" w:rsidRPr="004F624E" w14:paraId="1F5D49ED" w14:textId="77777777" w:rsidTr="000D06A9">
        <w:tc>
          <w:tcPr>
            <w:tcW w:w="2235" w:type="dxa"/>
            <w:shd w:val="clear" w:color="auto" w:fill="auto"/>
          </w:tcPr>
          <w:p w14:paraId="1D111C41" w14:textId="77777777" w:rsidR="003962B2" w:rsidRPr="004F624E" w:rsidRDefault="003962B2" w:rsidP="000D06A9">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34759EE3" w14:textId="77777777" w:rsidR="003962B2" w:rsidRPr="004F624E" w:rsidRDefault="00F65549" w:rsidP="000D06A9">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3962B2" w:rsidRPr="004F624E" w14:paraId="3C020055" w14:textId="77777777" w:rsidTr="000D06A9">
        <w:tc>
          <w:tcPr>
            <w:tcW w:w="2235" w:type="dxa"/>
            <w:shd w:val="clear" w:color="auto" w:fill="auto"/>
          </w:tcPr>
          <w:p w14:paraId="58E9CC4F" w14:textId="77777777" w:rsidR="003962B2" w:rsidRPr="004F624E" w:rsidRDefault="003962B2" w:rsidP="000D06A9">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1C4FC9EB" w14:textId="77777777" w:rsidR="003962B2" w:rsidRPr="004F624E" w:rsidRDefault="00DB356D" w:rsidP="000D06A9">
            <w:pPr>
              <w:pStyle w:val="a4"/>
              <w:spacing w:after="72"/>
              <w:ind w:firstLineChars="0" w:firstLine="0"/>
              <w:rPr>
                <w:rFonts w:ascii="Consolas" w:hAnsi="Consolas"/>
                <w:caps/>
                <w:sz w:val="21"/>
                <w:szCs w:val="21"/>
              </w:rPr>
            </w:pPr>
            <w:r>
              <w:rPr>
                <w:rFonts w:ascii="Consolas" w:hAnsi="Consolas" w:hint="eastAsia"/>
                <w:caps/>
                <w:sz w:val="21"/>
                <w:szCs w:val="21"/>
              </w:rPr>
              <w:t>无任何会议安排的情况下，</w:t>
            </w:r>
            <w:r w:rsidR="00F65549" w:rsidRPr="004F624E">
              <w:rPr>
                <w:rFonts w:ascii="Consolas" w:hAnsi="Consolas" w:hint="eastAsia"/>
                <w:caps/>
                <w:sz w:val="21"/>
                <w:szCs w:val="21"/>
              </w:rPr>
              <w:t>显示安排会议的欢迎画面</w:t>
            </w:r>
          </w:p>
        </w:tc>
      </w:tr>
      <w:tr w:rsidR="003962B2" w:rsidRPr="004F624E" w14:paraId="37085F73" w14:textId="77777777" w:rsidTr="000D06A9">
        <w:tc>
          <w:tcPr>
            <w:tcW w:w="2235" w:type="dxa"/>
            <w:shd w:val="clear" w:color="auto" w:fill="auto"/>
          </w:tcPr>
          <w:p w14:paraId="33D38D0E" w14:textId="77777777" w:rsidR="003962B2" w:rsidRPr="004F624E" w:rsidRDefault="003962B2" w:rsidP="000D06A9">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55D71333" w14:textId="77777777" w:rsidR="003962B2" w:rsidRPr="004F624E" w:rsidRDefault="00F65549" w:rsidP="000D06A9">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3962B2" w:rsidRPr="004F624E" w14:paraId="6875E66A" w14:textId="77777777" w:rsidTr="000D06A9">
        <w:tc>
          <w:tcPr>
            <w:tcW w:w="2235" w:type="dxa"/>
            <w:shd w:val="clear" w:color="auto" w:fill="auto"/>
          </w:tcPr>
          <w:p w14:paraId="57428309" w14:textId="77777777" w:rsidR="003962B2" w:rsidRPr="004F624E" w:rsidRDefault="003962B2" w:rsidP="000D06A9">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2DA9DC51" w14:textId="77777777" w:rsidR="003962B2" w:rsidRPr="004F624E" w:rsidRDefault="00F65549" w:rsidP="000D06A9">
            <w:pPr>
              <w:pStyle w:val="a4"/>
              <w:spacing w:after="72"/>
              <w:ind w:firstLineChars="0" w:firstLine="0"/>
              <w:rPr>
                <w:rFonts w:ascii="Consolas" w:hAnsi="Consolas"/>
                <w:caps/>
                <w:sz w:val="21"/>
                <w:szCs w:val="21"/>
              </w:rPr>
            </w:pPr>
            <w:r w:rsidRPr="004F624E">
              <w:rPr>
                <w:rFonts w:ascii="Consolas" w:hAnsi="Consolas" w:hint="eastAsia"/>
                <w:caps/>
                <w:sz w:val="21"/>
                <w:szCs w:val="21"/>
              </w:rPr>
              <w:t>成功登录</w:t>
            </w:r>
            <w:r w:rsidR="00D64AF6">
              <w:rPr>
                <w:rFonts w:ascii="Consolas" w:hAnsi="Consolas" w:hint="eastAsia"/>
                <w:caps/>
                <w:sz w:val="21"/>
                <w:szCs w:val="21"/>
              </w:rPr>
              <w:t>，且没有会议</w:t>
            </w:r>
          </w:p>
        </w:tc>
      </w:tr>
      <w:tr w:rsidR="003962B2" w:rsidRPr="004F624E" w14:paraId="66E82F6B" w14:textId="77777777" w:rsidTr="000D06A9">
        <w:tc>
          <w:tcPr>
            <w:tcW w:w="9096" w:type="dxa"/>
            <w:gridSpan w:val="2"/>
            <w:shd w:val="clear" w:color="auto" w:fill="auto"/>
          </w:tcPr>
          <w:p w14:paraId="0E156C4B" w14:textId="77777777" w:rsidR="003962B2" w:rsidRPr="004F624E" w:rsidRDefault="003962B2" w:rsidP="000D06A9">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3962B2" w:rsidRPr="004F624E" w14:paraId="3ADCEA97" w14:textId="77777777" w:rsidTr="000D06A9">
        <w:tc>
          <w:tcPr>
            <w:tcW w:w="9096" w:type="dxa"/>
            <w:gridSpan w:val="2"/>
            <w:shd w:val="clear" w:color="auto" w:fill="auto"/>
          </w:tcPr>
          <w:p w14:paraId="74700238" w14:textId="462F6FF8" w:rsidR="003962B2" w:rsidRPr="004F624E" w:rsidRDefault="003962B2" w:rsidP="00AC5C40">
            <w:pPr>
              <w:pStyle w:val="srs"/>
              <w:numPr>
                <w:ilvl w:val="0"/>
                <w:numId w:val="26"/>
              </w:numPr>
              <w:rPr>
                <w:rFonts w:ascii="Consolas" w:hAnsi="Consolas"/>
                <w:szCs w:val="21"/>
              </w:rPr>
            </w:pPr>
            <w:r w:rsidRPr="004F624E">
              <w:rPr>
                <w:rFonts w:ascii="Consolas" w:hAnsi="Consolas" w:hint="eastAsia"/>
                <w:szCs w:val="21"/>
              </w:rPr>
              <w:t>主持人调起客户端程序，显示</w:t>
            </w:r>
            <w:r w:rsidRPr="004F624E">
              <w:rPr>
                <w:rFonts w:ascii="Consolas" w:hAnsi="Consolas" w:hint="eastAsia"/>
                <w:caps/>
                <w:szCs w:val="21"/>
              </w:rPr>
              <w:t>登录界面</w:t>
            </w:r>
            <w:r w:rsidRPr="004F624E">
              <w:rPr>
                <w:rFonts w:ascii="Consolas" w:hAnsi="Consolas" w:hint="eastAsia"/>
                <w:szCs w:val="21"/>
              </w:rPr>
              <w:t>，用例开始。</w:t>
            </w:r>
          </w:p>
          <w:p w14:paraId="08122332" w14:textId="77777777" w:rsidR="003962B2" w:rsidRPr="004F624E" w:rsidRDefault="00F65549" w:rsidP="00AC5C40">
            <w:pPr>
              <w:pStyle w:val="srs"/>
              <w:numPr>
                <w:ilvl w:val="0"/>
                <w:numId w:val="26"/>
              </w:numPr>
              <w:rPr>
                <w:rFonts w:ascii="Consolas" w:hAnsi="Consolas"/>
                <w:szCs w:val="21"/>
              </w:rPr>
            </w:pPr>
            <w:r w:rsidRPr="004F624E">
              <w:rPr>
                <w:rFonts w:ascii="Consolas" w:hAnsi="Consolas" w:hint="eastAsia"/>
              </w:rPr>
              <w:t>输出</w:t>
            </w:r>
            <w:r w:rsidR="001F3BC4">
              <w:rPr>
                <w:rFonts w:ascii="Consolas" w:hAnsi="Consolas" w:hint="eastAsia"/>
              </w:rPr>
              <w:t>帐号</w:t>
            </w:r>
            <w:r w:rsidRPr="004F624E">
              <w:rPr>
                <w:rFonts w:ascii="Consolas" w:hAnsi="Consolas" w:hint="eastAsia"/>
              </w:rPr>
              <w:t>密码成功登录后，登录界面消失，显示安排会议欢迎画面。包括</w:t>
            </w:r>
            <w:r w:rsidRPr="004F624E">
              <w:rPr>
                <w:rFonts w:ascii="Consolas" w:hAnsi="Consolas" w:hint="eastAsia"/>
              </w:rPr>
              <w:t>LOGO</w:t>
            </w:r>
            <w:r w:rsidRPr="004F624E">
              <w:rPr>
                <w:rFonts w:ascii="Consolas" w:hAnsi="Consolas" w:hint="eastAsia"/>
              </w:rPr>
              <w:t>图片、描述文字以及“立即安排会议”按钮。</w:t>
            </w:r>
            <w:r w:rsidR="003962B2" w:rsidRPr="004F624E">
              <w:rPr>
                <w:rFonts w:ascii="Consolas" w:hAnsi="Consolas" w:hint="eastAsia"/>
              </w:rPr>
              <w:t>用例结束。</w:t>
            </w:r>
          </w:p>
        </w:tc>
      </w:tr>
      <w:tr w:rsidR="003962B2" w:rsidRPr="004F624E" w14:paraId="1E8B0ACD" w14:textId="77777777" w:rsidTr="000D06A9">
        <w:tc>
          <w:tcPr>
            <w:tcW w:w="9096" w:type="dxa"/>
            <w:gridSpan w:val="2"/>
            <w:shd w:val="clear" w:color="auto" w:fill="auto"/>
          </w:tcPr>
          <w:p w14:paraId="482069E3" w14:textId="77777777" w:rsidR="003962B2" w:rsidRPr="004F624E" w:rsidRDefault="003962B2" w:rsidP="000D06A9">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3962B2" w:rsidRPr="004F624E" w14:paraId="031E1830" w14:textId="77777777" w:rsidTr="000D06A9">
        <w:tc>
          <w:tcPr>
            <w:tcW w:w="9096" w:type="dxa"/>
            <w:gridSpan w:val="2"/>
            <w:shd w:val="clear" w:color="auto" w:fill="auto"/>
          </w:tcPr>
          <w:p w14:paraId="572A0C13" w14:textId="77777777" w:rsidR="003962B2" w:rsidRPr="004F624E" w:rsidRDefault="00F65549" w:rsidP="00F65549">
            <w:pPr>
              <w:spacing w:line="360" w:lineRule="auto"/>
              <w:rPr>
                <w:rFonts w:ascii="Consolas" w:hAnsi="Consolas"/>
              </w:rPr>
            </w:pPr>
            <w:r w:rsidRPr="004F624E">
              <w:rPr>
                <w:rFonts w:ascii="Consolas" w:hAnsi="Consolas" w:hint="eastAsia"/>
              </w:rPr>
              <w:t>N/A</w:t>
            </w:r>
          </w:p>
        </w:tc>
      </w:tr>
      <w:tr w:rsidR="003962B2" w:rsidRPr="004F624E" w14:paraId="0F7185DE" w14:textId="77777777" w:rsidTr="000D06A9">
        <w:tc>
          <w:tcPr>
            <w:tcW w:w="2235" w:type="dxa"/>
            <w:shd w:val="clear" w:color="auto" w:fill="auto"/>
          </w:tcPr>
          <w:p w14:paraId="34929067" w14:textId="77777777" w:rsidR="003962B2" w:rsidRPr="004F624E" w:rsidRDefault="003962B2" w:rsidP="000D06A9">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75BA8447" w14:textId="77777777" w:rsidR="003962B2" w:rsidRPr="004F624E" w:rsidRDefault="003962B2" w:rsidP="000D06A9">
            <w:pPr>
              <w:pStyle w:val="a4"/>
              <w:spacing w:after="72"/>
              <w:ind w:firstLineChars="0" w:firstLine="0"/>
              <w:rPr>
                <w:rFonts w:ascii="Consolas" w:hAnsi="Consolas"/>
                <w:sz w:val="21"/>
                <w:szCs w:val="21"/>
              </w:rPr>
            </w:pPr>
            <w:r w:rsidRPr="004F624E">
              <w:rPr>
                <w:rFonts w:ascii="Consolas" w:hAnsi="Consolas" w:hint="eastAsia"/>
                <w:sz w:val="22"/>
              </w:rPr>
              <w:t>N/A</w:t>
            </w:r>
          </w:p>
        </w:tc>
      </w:tr>
      <w:tr w:rsidR="003962B2" w:rsidRPr="004F624E" w14:paraId="16D9B7DD" w14:textId="77777777" w:rsidTr="000D06A9">
        <w:tc>
          <w:tcPr>
            <w:tcW w:w="2235" w:type="dxa"/>
            <w:shd w:val="clear" w:color="auto" w:fill="auto"/>
          </w:tcPr>
          <w:p w14:paraId="112942AF" w14:textId="77777777" w:rsidR="003962B2" w:rsidRPr="004F624E" w:rsidRDefault="003962B2" w:rsidP="000D06A9">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76EFED6A" w14:textId="77777777" w:rsidR="003962B2" w:rsidRPr="004F624E" w:rsidRDefault="00DB356D" w:rsidP="00AC5C40">
            <w:pPr>
              <w:pStyle w:val="a4"/>
              <w:numPr>
                <w:ilvl w:val="0"/>
                <w:numId w:val="27"/>
              </w:numPr>
              <w:spacing w:after="72"/>
              <w:ind w:firstLineChars="0"/>
              <w:rPr>
                <w:rFonts w:ascii="Consolas" w:hAnsi="Consolas"/>
                <w:sz w:val="21"/>
                <w:szCs w:val="21"/>
              </w:rPr>
            </w:pPr>
            <w:r>
              <w:rPr>
                <w:rFonts w:ascii="Consolas" w:hAnsi="Consolas" w:hint="eastAsia"/>
                <w:sz w:val="21"/>
                <w:szCs w:val="21"/>
              </w:rPr>
              <w:t>如果此账号</w:t>
            </w:r>
            <w:r w:rsidR="005F5D8B" w:rsidRPr="004F624E">
              <w:rPr>
                <w:rFonts w:ascii="Consolas" w:hAnsi="Consolas" w:hint="eastAsia"/>
                <w:sz w:val="21"/>
                <w:szCs w:val="21"/>
              </w:rPr>
              <w:t>至少存在一场会议</w:t>
            </w:r>
            <w:r>
              <w:rPr>
                <w:rFonts w:ascii="Consolas" w:hAnsi="Consolas" w:hint="eastAsia"/>
                <w:sz w:val="21"/>
                <w:szCs w:val="21"/>
              </w:rPr>
              <w:t>的情况下</w:t>
            </w:r>
            <w:r w:rsidR="005F5D8B" w:rsidRPr="004F624E">
              <w:rPr>
                <w:rFonts w:ascii="Consolas" w:hAnsi="Consolas" w:hint="eastAsia"/>
                <w:sz w:val="21"/>
                <w:szCs w:val="21"/>
              </w:rPr>
              <w:t>，登录后</w:t>
            </w:r>
            <w:r w:rsidR="00F65549" w:rsidRPr="004F624E">
              <w:rPr>
                <w:rFonts w:ascii="Consolas" w:hAnsi="Consolas" w:hint="eastAsia"/>
                <w:sz w:val="21"/>
                <w:szCs w:val="21"/>
              </w:rPr>
              <w:t>不显示欢迎画面</w:t>
            </w:r>
            <w:r w:rsidR="00740595" w:rsidRPr="004F624E">
              <w:rPr>
                <w:rFonts w:ascii="Consolas" w:hAnsi="Consolas" w:hint="eastAsia"/>
                <w:sz w:val="21"/>
                <w:szCs w:val="21"/>
              </w:rPr>
              <w:t>，直接跳转显示安排会议列表。</w:t>
            </w:r>
            <w:r>
              <w:rPr>
                <w:rFonts w:ascii="Consolas" w:hAnsi="Consolas" w:hint="eastAsia"/>
                <w:sz w:val="21"/>
                <w:szCs w:val="21"/>
              </w:rPr>
              <w:t>否则要显示欢迎画面。</w:t>
            </w:r>
          </w:p>
          <w:p w14:paraId="6D740466" w14:textId="77777777" w:rsidR="00B71782" w:rsidRPr="004F624E" w:rsidRDefault="00B71782" w:rsidP="00AC5C40">
            <w:pPr>
              <w:pStyle w:val="a4"/>
              <w:numPr>
                <w:ilvl w:val="0"/>
                <w:numId w:val="27"/>
              </w:numPr>
              <w:spacing w:after="72"/>
              <w:ind w:firstLineChars="0"/>
              <w:rPr>
                <w:rFonts w:ascii="Consolas" w:hAnsi="Consolas"/>
                <w:sz w:val="21"/>
                <w:szCs w:val="21"/>
              </w:rPr>
            </w:pPr>
          </w:p>
        </w:tc>
      </w:tr>
      <w:tr w:rsidR="003962B2" w:rsidRPr="004F624E" w14:paraId="7A7F592D" w14:textId="77777777" w:rsidTr="000D06A9">
        <w:tc>
          <w:tcPr>
            <w:tcW w:w="2235" w:type="dxa"/>
            <w:shd w:val="clear" w:color="auto" w:fill="auto"/>
          </w:tcPr>
          <w:p w14:paraId="396F6809" w14:textId="77777777" w:rsidR="003962B2" w:rsidRPr="004F624E" w:rsidRDefault="003962B2" w:rsidP="000D06A9">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01F6F771" w14:textId="77777777" w:rsidR="003962B2" w:rsidRPr="004F624E" w:rsidRDefault="003962B2" w:rsidP="000D06A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3962B2" w:rsidRPr="004F624E" w14:paraId="6A2BB3A5" w14:textId="77777777" w:rsidTr="000D06A9">
        <w:tc>
          <w:tcPr>
            <w:tcW w:w="2235" w:type="dxa"/>
            <w:shd w:val="clear" w:color="auto" w:fill="auto"/>
          </w:tcPr>
          <w:p w14:paraId="028D1D39" w14:textId="77777777" w:rsidR="003962B2" w:rsidRPr="004F624E" w:rsidRDefault="003962B2" w:rsidP="000D06A9">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7AA6C049" w14:textId="77777777" w:rsidR="003962B2" w:rsidRPr="004F624E" w:rsidRDefault="003962B2" w:rsidP="000D06A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3962B2" w:rsidRPr="004F624E" w14:paraId="0CEAD573" w14:textId="77777777" w:rsidTr="000D06A9">
        <w:tc>
          <w:tcPr>
            <w:tcW w:w="2235" w:type="dxa"/>
            <w:shd w:val="clear" w:color="auto" w:fill="auto"/>
          </w:tcPr>
          <w:p w14:paraId="2997ACEA" w14:textId="77777777" w:rsidR="003962B2" w:rsidRPr="004F624E" w:rsidRDefault="003962B2" w:rsidP="000D06A9">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3AD15D08" w14:textId="77777777" w:rsidR="003962B2" w:rsidRPr="004F624E" w:rsidRDefault="003962B2" w:rsidP="000D06A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280B5294" w14:textId="77777777" w:rsidR="00E277EB" w:rsidRPr="004F624E" w:rsidRDefault="00E277EB" w:rsidP="00EB0FE1">
      <w:pPr>
        <w:pStyle w:val="2"/>
        <w:numPr>
          <w:ilvl w:val="1"/>
          <w:numId w:val="14"/>
        </w:numPr>
        <w:spacing w:before="48" w:after="48" w:line="360" w:lineRule="auto"/>
        <w:ind w:right="210"/>
        <w:rPr>
          <w:rFonts w:ascii="Consolas" w:hAnsi="Consolas"/>
        </w:rPr>
      </w:pPr>
      <w:bookmarkStart w:id="316" w:name="_会议安排"/>
      <w:bookmarkStart w:id="317" w:name="_Toc355341006"/>
      <w:bookmarkEnd w:id="316"/>
      <w:r w:rsidRPr="004F624E">
        <w:rPr>
          <w:rFonts w:ascii="Consolas" w:hAnsi="Consolas" w:hint="eastAsia"/>
        </w:rPr>
        <w:t>会议</w:t>
      </w:r>
      <w:r w:rsidR="007C3605" w:rsidRPr="004F624E">
        <w:rPr>
          <w:rFonts w:ascii="Consolas" w:hAnsi="Consolas" w:hint="eastAsia"/>
        </w:rPr>
        <w:t>安排</w:t>
      </w:r>
      <w:bookmarkEnd w:id="317"/>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7C3605" w:rsidRPr="004F624E" w14:paraId="0CE94B29" w14:textId="77777777" w:rsidTr="000D06A9">
        <w:tc>
          <w:tcPr>
            <w:tcW w:w="2235" w:type="dxa"/>
            <w:shd w:val="clear" w:color="auto" w:fill="auto"/>
          </w:tcPr>
          <w:p w14:paraId="556BBB46" w14:textId="77777777" w:rsidR="007C3605" w:rsidRPr="004F624E" w:rsidRDefault="007C3605" w:rsidP="000D06A9">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20FC5F86" w14:textId="77777777" w:rsidR="007C3605" w:rsidRPr="004F624E" w:rsidRDefault="007C3605" w:rsidP="000D06A9">
            <w:pPr>
              <w:pStyle w:val="a4"/>
              <w:spacing w:after="72"/>
              <w:ind w:firstLineChars="0" w:firstLine="0"/>
              <w:rPr>
                <w:rFonts w:ascii="Consolas" w:hAnsi="Consolas"/>
                <w:caps/>
                <w:sz w:val="21"/>
                <w:szCs w:val="21"/>
              </w:rPr>
            </w:pPr>
            <w:r w:rsidRPr="004F624E">
              <w:rPr>
                <w:rFonts w:ascii="Consolas" w:hAnsi="Consolas" w:hint="eastAsia"/>
                <w:caps/>
                <w:sz w:val="21"/>
                <w:szCs w:val="21"/>
              </w:rPr>
              <w:t>会议安排</w:t>
            </w:r>
          </w:p>
        </w:tc>
      </w:tr>
      <w:tr w:rsidR="007C3605" w:rsidRPr="004F624E" w14:paraId="2B6AF375" w14:textId="77777777" w:rsidTr="000D06A9">
        <w:tc>
          <w:tcPr>
            <w:tcW w:w="2235" w:type="dxa"/>
            <w:shd w:val="clear" w:color="auto" w:fill="auto"/>
          </w:tcPr>
          <w:p w14:paraId="6CF50F33" w14:textId="77777777" w:rsidR="007C3605" w:rsidRPr="004F624E" w:rsidRDefault="007C3605" w:rsidP="000D06A9">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10551749" w14:textId="77777777" w:rsidR="007C3605" w:rsidRPr="004F624E" w:rsidRDefault="007C3605" w:rsidP="000D06A9">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MAX1.0_CLIENT_RESERVECONF_SRS_002</w:t>
            </w:r>
          </w:p>
        </w:tc>
      </w:tr>
      <w:tr w:rsidR="007C3605" w:rsidRPr="004F624E" w14:paraId="6AC02F5A" w14:textId="77777777" w:rsidTr="000D06A9">
        <w:tc>
          <w:tcPr>
            <w:tcW w:w="2235" w:type="dxa"/>
            <w:shd w:val="clear" w:color="auto" w:fill="auto"/>
          </w:tcPr>
          <w:p w14:paraId="410AA23A" w14:textId="77777777" w:rsidR="007C3605" w:rsidRPr="004F624E" w:rsidRDefault="007C3605" w:rsidP="000D06A9">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4FFE52ED" w14:textId="77777777" w:rsidR="007C3605" w:rsidRPr="004F624E" w:rsidRDefault="007C3605" w:rsidP="000D06A9">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7C3605" w:rsidRPr="004F624E" w14:paraId="7C74875C" w14:textId="77777777" w:rsidTr="000D06A9">
        <w:tc>
          <w:tcPr>
            <w:tcW w:w="2235" w:type="dxa"/>
            <w:shd w:val="clear" w:color="auto" w:fill="auto"/>
          </w:tcPr>
          <w:p w14:paraId="69E5870E" w14:textId="77777777" w:rsidR="007C3605" w:rsidRPr="004F624E" w:rsidRDefault="007C3605" w:rsidP="000D06A9">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257B0B7D" w14:textId="77777777" w:rsidR="007C3605" w:rsidRPr="004F624E" w:rsidRDefault="007C3605" w:rsidP="000D06A9">
            <w:pPr>
              <w:pStyle w:val="a4"/>
              <w:spacing w:after="72"/>
              <w:ind w:firstLineChars="0" w:firstLine="0"/>
              <w:rPr>
                <w:rFonts w:ascii="Consolas" w:hAnsi="Consolas"/>
                <w:caps/>
                <w:sz w:val="21"/>
                <w:szCs w:val="21"/>
              </w:rPr>
            </w:pPr>
            <w:r w:rsidRPr="004F624E">
              <w:rPr>
                <w:rFonts w:ascii="Consolas" w:hAnsi="Consolas" w:hint="eastAsia"/>
                <w:caps/>
                <w:sz w:val="21"/>
                <w:szCs w:val="21"/>
              </w:rPr>
              <w:t>通过向导界面，主持人可安排一场新的会议，并发送会议通知。</w:t>
            </w:r>
          </w:p>
        </w:tc>
      </w:tr>
      <w:tr w:rsidR="007C3605" w:rsidRPr="004F624E" w14:paraId="51C5FDB7" w14:textId="77777777" w:rsidTr="000D06A9">
        <w:tc>
          <w:tcPr>
            <w:tcW w:w="2235" w:type="dxa"/>
            <w:shd w:val="clear" w:color="auto" w:fill="auto"/>
          </w:tcPr>
          <w:p w14:paraId="1D79C32B" w14:textId="77777777" w:rsidR="007C3605" w:rsidRPr="004F624E" w:rsidRDefault="007C3605" w:rsidP="000D06A9">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63410E14" w14:textId="77777777" w:rsidR="007C3605" w:rsidRPr="004F624E" w:rsidRDefault="007C3605" w:rsidP="000D06A9">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7C3605" w:rsidRPr="004F624E" w14:paraId="6C3A16AA" w14:textId="77777777" w:rsidTr="000D06A9">
        <w:tc>
          <w:tcPr>
            <w:tcW w:w="2235" w:type="dxa"/>
            <w:shd w:val="clear" w:color="auto" w:fill="auto"/>
          </w:tcPr>
          <w:p w14:paraId="33A33743" w14:textId="77777777" w:rsidR="007C3605" w:rsidRPr="004F624E" w:rsidRDefault="007C3605" w:rsidP="000D06A9">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178BE0C1" w14:textId="77777777" w:rsidR="007C3605" w:rsidRPr="004F624E" w:rsidRDefault="007C3605" w:rsidP="000D06A9">
            <w:pPr>
              <w:pStyle w:val="a4"/>
              <w:spacing w:after="72"/>
              <w:ind w:firstLineChars="0" w:firstLine="0"/>
              <w:rPr>
                <w:rFonts w:ascii="Consolas" w:hAnsi="Consolas"/>
                <w:caps/>
                <w:sz w:val="21"/>
                <w:szCs w:val="21"/>
              </w:rPr>
            </w:pPr>
            <w:r w:rsidRPr="004F624E">
              <w:rPr>
                <w:rFonts w:ascii="Consolas" w:hAnsi="Consolas" w:hint="eastAsia"/>
                <w:caps/>
                <w:sz w:val="21"/>
                <w:szCs w:val="21"/>
              </w:rPr>
              <w:t>成功登录客户端</w:t>
            </w:r>
          </w:p>
        </w:tc>
      </w:tr>
      <w:tr w:rsidR="007C3605" w:rsidRPr="004F624E" w14:paraId="72711BE7" w14:textId="77777777" w:rsidTr="000D06A9">
        <w:tc>
          <w:tcPr>
            <w:tcW w:w="9096" w:type="dxa"/>
            <w:gridSpan w:val="2"/>
            <w:shd w:val="clear" w:color="auto" w:fill="auto"/>
          </w:tcPr>
          <w:p w14:paraId="0B846DB3" w14:textId="77777777" w:rsidR="007C3605" w:rsidRPr="004F624E" w:rsidRDefault="007C3605" w:rsidP="000D06A9">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7C3605" w:rsidRPr="004F624E" w14:paraId="37EACBF0" w14:textId="77777777" w:rsidTr="000D06A9">
        <w:tc>
          <w:tcPr>
            <w:tcW w:w="9096" w:type="dxa"/>
            <w:gridSpan w:val="2"/>
            <w:shd w:val="clear" w:color="auto" w:fill="auto"/>
          </w:tcPr>
          <w:p w14:paraId="78486FBD" w14:textId="77777777" w:rsidR="007C3605" w:rsidRPr="004F624E" w:rsidRDefault="007C3605" w:rsidP="00AC5C40">
            <w:pPr>
              <w:pStyle w:val="srs"/>
              <w:numPr>
                <w:ilvl w:val="0"/>
                <w:numId w:val="28"/>
              </w:numPr>
              <w:rPr>
                <w:rFonts w:ascii="Consolas" w:hAnsi="Consolas"/>
                <w:szCs w:val="21"/>
              </w:rPr>
            </w:pPr>
            <w:r w:rsidRPr="004F624E">
              <w:rPr>
                <w:rFonts w:ascii="Consolas" w:hAnsi="Consolas" w:hint="eastAsia"/>
                <w:szCs w:val="21"/>
              </w:rPr>
              <w:t>主持人通过</w:t>
            </w:r>
            <w:hyperlink w:anchor="_欢迎画面" w:history="1">
              <w:r w:rsidR="0067155C" w:rsidRPr="004F624E">
                <w:rPr>
                  <w:rStyle w:val="af2"/>
                  <w:rFonts w:ascii="Consolas" w:hAnsi="Consolas" w:hint="eastAsia"/>
                  <w:szCs w:val="21"/>
                </w:rPr>
                <w:t>欢迎画面</w:t>
              </w:r>
            </w:hyperlink>
            <w:r w:rsidRPr="004F624E">
              <w:rPr>
                <w:rFonts w:ascii="Consolas" w:hAnsi="Consolas" w:hint="eastAsia"/>
                <w:szCs w:val="21"/>
              </w:rPr>
              <w:t>或者</w:t>
            </w:r>
            <w:hyperlink w:anchor="_会议列表" w:history="1">
              <w:r w:rsidR="0067155C" w:rsidRPr="004F624E">
                <w:rPr>
                  <w:rStyle w:val="af2"/>
                  <w:rFonts w:ascii="Consolas" w:hAnsi="Consolas" w:hint="eastAsia"/>
                  <w:szCs w:val="21"/>
                </w:rPr>
                <w:t>会议列表</w:t>
              </w:r>
            </w:hyperlink>
            <w:r w:rsidR="005523AE" w:rsidRPr="004F624E">
              <w:rPr>
                <w:rFonts w:ascii="Consolas" w:hAnsi="Consolas" w:hint="eastAsia"/>
                <w:szCs w:val="21"/>
              </w:rPr>
              <w:t>中的“</w:t>
            </w:r>
            <w:hyperlink w:anchor="_安排会议_1" w:history="1">
              <w:r w:rsidR="0067155C" w:rsidRPr="004F624E">
                <w:rPr>
                  <w:rStyle w:val="af2"/>
                  <w:rFonts w:ascii="Consolas" w:hAnsi="Consolas" w:hint="eastAsia"/>
                  <w:szCs w:val="21"/>
                </w:rPr>
                <w:t>安排会议</w:t>
              </w:r>
            </w:hyperlink>
            <w:r w:rsidR="005523AE" w:rsidRPr="004F624E">
              <w:rPr>
                <w:rFonts w:ascii="Consolas" w:hAnsi="Consolas" w:hint="eastAsia"/>
                <w:szCs w:val="21"/>
              </w:rPr>
              <w:t>”按钮，进入</w:t>
            </w:r>
            <w:r w:rsidR="000708BB" w:rsidRPr="004F624E">
              <w:rPr>
                <w:rFonts w:ascii="Consolas" w:hAnsi="Consolas" w:hint="eastAsia"/>
                <w:szCs w:val="21"/>
              </w:rPr>
              <w:t>到会议安排表单界面</w:t>
            </w:r>
            <w:r w:rsidR="008C33B5" w:rsidRPr="004F624E">
              <w:rPr>
                <w:rFonts w:ascii="Consolas" w:hAnsi="Consolas" w:hint="eastAsia"/>
                <w:szCs w:val="21"/>
              </w:rPr>
              <w:t>，用例开始。</w:t>
            </w:r>
          </w:p>
          <w:p w14:paraId="0DF3AB8F" w14:textId="77777777" w:rsidR="00963A00" w:rsidRPr="004F624E" w:rsidRDefault="001E269F" w:rsidP="00AC5C40">
            <w:pPr>
              <w:pStyle w:val="srs"/>
              <w:numPr>
                <w:ilvl w:val="0"/>
                <w:numId w:val="28"/>
              </w:numPr>
              <w:rPr>
                <w:rFonts w:ascii="Consolas" w:hAnsi="Consolas"/>
                <w:szCs w:val="21"/>
              </w:rPr>
            </w:pPr>
            <w:r w:rsidRPr="004F624E">
              <w:rPr>
                <w:rFonts w:ascii="Consolas" w:hAnsi="Consolas" w:hint="eastAsia"/>
                <w:szCs w:val="21"/>
              </w:rPr>
              <w:t>输入会议主题，选择会议的开始</w:t>
            </w:r>
            <w:r w:rsidR="00963A00" w:rsidRPr="004F624E">
              <w:rPr>
                <w:rFonts w:ascii="Consolas" w:hAnsi="Consolas" w:hint="eastAsia"/>
                <w:szCs w:val="21"/>
              </w:rPr>
              <w:t>日期</w:t>
            </w:r>
            <w:r w:rsidR="00963A00" w:rsidRPr="004F624E">
              <w:rPr>
                <w:rFonts w:ascii="Consolas" w:hAnsi="Consolas" w:hint="eastAsia"/>
                <w:szCs w:val="21"/>
              </w:rPr>
              <w:t>/</w:t>
            </w:r>
            <w:r w:rsidR="00963A00" w:rsidRPr="004F624E">
              <w:rPr>
                <w:rFonts w:ascii="Consolas" w:hAnsi="Consolas" w:hint="eastAsia"/>
                <w:szCs w:val="21"/>
              </w:rPr>
              <w:t>时间和</w:t>
            </w:r>
            <w:r w:rsidR="00B30424" w:rsidRPr="004F624E">
              <w:rPr>
                <w:rFonts w:ascii="Consolas" w:hAnsi="Consolas" w:hint="eastAsia"/>
                <w:szCs w:val="21"/>
              </w:rPr>
              <w:t>时长</w:t>
            </w:r>
            <w:r w:rsidR="00963A00" w:rsidRPr="004F624E">
              <w:rPr>
                <w:rFonts w:ascii="Consolas" w:hAnsi="Consolas" w:hint="eastAsia"/>
                <w:szCs w:val="21"/>
              </w:rPr>
              <w:t>。</w:t>
            </w:r>
          </w:p>
          <w:p w14:paraId="58095734" w14:textId="77777777" w:rsidR="008B2205" w:rsidRPr="004F624E" w:rsidRDefault="00963A00" w:rsidP="00AC5C40">
            <w:pPr>
              <w:pStyle w:val="srs"/>
              <w:numPr>
                <w:ilvl w:val="0"/>
                <w:numId w:val="28"/>
              </w:numPr>
              <w:rPr>
                <w:rFonts w:ascii="Consolas" w:hAnsi="Consolas"/>
                <w:szCs w:val="21"/>
              </w:rPr>
            </w:pPr>
            <w:r w:rsidRPr="004F624E">
              <w:rPr>
                <w:rFonts w:ascii="Consolas" w:hAnsi="Consolas" w:hint="eastAsia"/>
                <w:szCs w:val="21"/>
              </w:rPr>
              <w:t>选择</w:t>
            </w:r>
            <w:r w:rsidR="001E269F" w:rsidRPr="004F624E">
              <w:rPr>
                <w:rFonts w:ascii="Consolas" w:hAnsi="Consolas" w:hint="eastAsia"/>
                <w:szCs w:val="21"/>
              </w:rPr>
              <w:t>邀请参会人</w:t>
            </w:r>
            <w:r w:rsidRPr="004F624E">
              <w:rPr>
                <w:rFonts w:ascii="Consolas" w:hAnsi="Consolas" w:hint="eastAsia"/>
                <w:szCs w:val="21"/>
              </w:rPr>
              <w:t>的方式</w:t>
            </w:r>
            <w:r w:rsidR="001E269F" w:rsidRPr="004F624E">
              <w:rPr>
                <w:rFonts w:ascii="Consolas" w:hAnsi="Consolas" w:hint="eastAsia"/>
                <w:szCs w:val="21"/>
              </w:rPr>
              <w:t>，包括</w:t>
            </w:r>
            <w:r w:rsidR="008B2205" w:rsidRPr="004F624E">
              <w:rPr>
                <w:rFonts w:ascii="Consolas" w:hAnsi="Consolas" w:hint="eastAsia"/>
                <w:szCs w:val="21"/>
              </w:rPr>
              <w:t>三</w:t>
            </w:r>
            <w:r w:rsidR="001E269F" w:rsidRPr="004F624E">
              <w:rPr>
                <w:rFonts w:ascii="Consolas" w:hAnsi="Consolas" w:hint="eastAsia"/>
                <w:szCs w:val="21"/>
              </w:rPr>
              <w:t>种：</w:t>
            </w:r>
          </w:p>
          <w:p w14:paraId="79633FF4" w14:textId="77777777" w:rsidR="008B2205" w:rsidRPr="004F624E" w:rsidRDefault="008B2205" w:rsidP="00AC5C40">
            <w:pPr>
              <w:pStyle w:val="srs"/>
              <w:numPr>
                <w:ilvl w:val="1"/>
                <w:numId w:val="28"/>
              </w:numPr>
              <w:rPr>
                <w:rFonts w:ascii="Consolas" w:hAnsi="Consolas"/>
                <w:szCs w:val="21"/>
              </w:rPr>
            </w:pPr>
            <w:r w:rsidRPr="004F624E">
              <w:rPr>
                <w:rFonts w:ascii="Consolas" w:hAnsi="Consolas" w:hint="eastAsia"/>
                <w:szCs w:val="21"/>
              </w:rPr>
              <w:t>通过历史会议邀请</w:t>
            </w:r>
          </w:p>
          <w:p w14:paraId="6F995A37" w14:textId="77777777" w:rsidR="008B2205" w:rsidRPr="004F624E" w:rsidRDefault="001E269F" w:rsidP="00AC5C40">
            <w:pPr>
              <w:pStyle w:val="srs"/>
              <w:numPr>
                <w:ilvl w:val="1"/>
                <w:numId w:val="28"/>
              </w:numPr>
              <w:rPr>
                <w:rFonts w:ascii="Consolas" w:hAnsi="Consolas"/>
                <w:szCs w:val="21"/>
              </w:rPr>
            </w:pPr>
            <w:r w:rsidRPr="004F624E">
              <w:rPr>
                <w:rFonts w:ascii="Consolas" w:hAnsi="Consolas" w:hint="eastAsia"/>
                <w:szCs w:val="21"/>
              </w:rPr>
              <w:t>通过导入表格邀请</w:t>
            </w:r>
          </w:p>
          <w:p w14:paraId="6926E371" w14:textId="77777777" w:rsidR="001E269F" w:rsidRPr="004F624E" w:rsidRDefault="008B2205" w:rsidP="00AC5C40">
            <w:pPr>
              <w:pStyle w:val="srs"/>
              <w:numPr>
                <w:ilvl w:val="1"/>
                <w:numId w:val="28"/>
              </w:numPr>
              <w:rPr>
                <w:rFonts w:ascii="Consolas" w:hAnsi="Consolas"/>
                <w:szCs w:val="21"/>
              </w:rPr>
            </w:pPr>
            <w:r w:rsidRPr="004F624E">
              <w:rPr>
                <w:rFonts w:ascii="Consolas" w:hAnsi="Consolas" w:hint="eastAsia"/>
                <w:szCs w:val="21"/>
              </w:rPr>
              <w:t>直接</w:t>
            </w:r>
            <w:r w:rsidR="001E269F" w:rsidRPr="004F624E">
              <w:rPr>
                <w:rFonts w:ascii="Consolas" w:hAnsi="Consolas" w:hint="eastAsia"/>
                <w:szCs w:val="21"/>
              </w:rPr>
              <w:t>邀请。</w:t>
            </w:r>
          </w:p>
          <w:p w14:paraId="13F062CF" w14:textId="77777777" w:rsidR="008B2205" w:rsidRPr="004F624E" w:rsidRDefault="008B2205" w:rsidP="00AC5C40">
            <w:pPr>
              <w:pStyle w:val="srs"/>
              <w:numPr>
                <w:ilvl w:val="0"/>
                <w:numId w:val="28"/>
              </w:numPr>
              <w:rPr>
                <w:rFonts w:ascii="Consolas" w:hAnsi="Consolas"/>
                <w:szCs w:val="21"/>
              </w:rPr>
            </w:pPr>
            <w:r w:rsidRPr="004F624E">
              <w:rPr>
                <w:rFonts w:ascii="Consolas" w:hAnsi="Consolas" w:hint="eastAsia"/>
                <w:szCs w:val="21"/>
              </w:rPr>
              <w:t>根据需要选择不同的邀请方式（每种邀请方式的说明将有单独小节说明）进行邀请。</w:t>
            </w:r>
          </w:p>
          <w:p w14:paraId="080B633D" w14:textId="77777777" w:rsidR="001E269F" w:rsidRPr="004F624E" w:rsidRDefault="001E269F" w:rsidP="00AC5C40">
            <w:pPr>
              <w:pStyle w:val="srs"/>
              <w:numPr>
                <w:ilvl w:val="0"/>
                <w:numId w:val="28"/>
              </w:numPr>
              <w:rPr>
                <w:rFonts w:ascii="Consolas" w:hAnsi="Consolas"/>
                <w:szCs w:val="21"/>
              </w:rPr>
            </w:pPr>
            <w:r w:rsidRPr="004F624E">
              <w:rPr>
                <w:rFonts w:ascii="Consolas" w:hAnsi="Consolas" w:hint="eastAsia"/>
                <w:szCs w:val="21"/>
              </w:rPr>
              <w:t>选择好邀请的参会人后，点击“发送邀约”按钮，会议安排</w:t>
            </w:r>
            <w:r w:rsidR="007413B3" w:rsidRPr="004F624E">
              <w:rPr>
                <w:rFonts w:ascii="Consolas" w:hAnsi="Consolas" w:hint="eastAsia"/>
                <w:szCs w:val="21"/>
              </w:rPr>
              <w:t>窗口</w:t>
            </w:r>
            <w:r w:rsidRPr="004F624E">
              <w:rPr>
                <w:rFonts w:ascii="Consolas" w:hAnsi="Consolas" w:hint="eastAsia"/>
                <w:szCs w:val="21"/>
              </w:rPr>
              <w:t>关闭，进入</w:t>
            </w:r>
            <w:hyperlink w:anchor="_会议列表" w:history="1">
              <w:r w:rsidR="0067155C" w:rsidRPr="004F624E">
                <w:rPr>
                  <w:rStyle w:val="af2"/>
                  <w:rFonts w:ascii="Consolas" w:hAnsi="Consolas" w:hint="eastAsia"/>
                  <w:szCs w:val="21"/>
                </w:rPr>
                <w:t>会议列表</w:t>
              </w:r>
            </w:hyperlink>
            <w:r w:rsidRPr="004F624E">
              <w:rPr>
                <w:rFonts w:ascii="Consolas" w:hAnsi="Consolas" w:hint="eastAsia"/>
                <w:szCs w:val="21"/>
              </w:rPr>
              <w:t>界面</w:t>
            </w:r>
            <w:r w:rsidR="008C33B5" w:rsidRPr="004F624E">
              <w:rPr>
                <w:rFonts w:ascii="Consolas" w:hAnsi="Consolas" w:hint="eastAsia"/>
                <w:szCs w:val="21"/>
              </w:rPr>
              <w:t>，用例结束。</w:t>
            </w:r>
          </w:p>
        </w:tc>
      </w:tr>
      <w:tr w:rsidR="007C3605" w:rsidRPr="004F624E" w14:paraId="70753DCA" w14:textId="77777777" w:rsidTr="000D06A9">
        <w:tc>
          <w:tcPr>
            <w:tcW w:w="9096" w:type="dxa"/>
            <w:gridSpan w:val="2"/>
            <w:shd w:val="clear" w:color="auto" w:fill="auto"/>
          </w:tcPr>
          <w:p w14:paraId="459E998B" w14:textId="77777777" w:rsidR="007C3605" w:rsidRPr="004F624E" w:rsidRDefault="007C3605" w:rsidP="000D06A9">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7C3605" w:rsidRPr="004F624E" w14:paraId="3F6C4D7D" w14:textId="77777777" w:rsidTr="000D06A9">
        <w:tc>
          <w:tcPr>
            <w:tcW w:w="9096" w:type="dxa"/>
            <w:gridSpan w:val="2"/>
            <w:shd w:val="clear" w:color="auto" w:fill="auto"/>
          </w:tcPr>
          <w:p w14:paraId="5CD0557C" w14:textId="77777777" w:rsidR="00B057ED" w:rsidRPr="004F624E" w:rsidRDefault="00C172D2" w:rsidP="00C172D2">
            <w:pPr>
              <w:spacing w:line="360" w:lineRule="auto"/>
              <w:rPr>
                <w:rFonts w:ascii="Consolas" w:hAnsi="Consolas"/>
              </w:rPr>
            </w:pPr>
            <w:r w:rsidRPr="004F624E">
              <w:rPr>
                <w:rFonts w:ascii="Consolas" w:hAnsi="Consolas" w:hint="eastAsia"/>
              </w:rPr>
              <w:t>参考</w:t>
            </w:r>
            <w:hyperlink w:anchor="_邀请参会人" w:history="1">
              <w:r w:rsidRPr="004F624E">
                <w:rPr>
                  <w:rStyle w:val="af2"/>
                  <w:rFonts w:ascii="Consolas" w:hAnsi="Consolas" w:hint="eastAsia"/>
                </w:rPr>
                <w:t>邀请参会人</w:t>
              </w:r>
            </w:hyperlink>
            <w:r w:rsidRPr="004F624E">
              <w:rPr>
                <w:rFonts w:ascii="Consolas" w:hAnsi="Consolas" w:hint="eastAsia"/>
              </w:rPr>
              <w:t>。</w:t>
            </w:r>
          </w:p>
        </w:tc>
      </w:tr>
      <w:tr w:rsidR="007C3605" w:rsidRPr="004F624E" w14:paraId="01CE4128" w14:textId="77777777" w:rsidTr="000D06A9">
        <w:tc>
          <w:tcPr>
            <w:tcW w:w="2235" w:type="dxa"/>
            <w:shd w:val="clear" w:color="auto" w:fill="auto"/>
          </w:tcPr>
          <w:p w14:paraId="38E58D47" w14:textId="77777777" w:rsidR="007C3605" w:rsidRPr="004F624E" w:rsidRDefault="007C3605" w:rsidP="000D06A9">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5969A09A" w14:textId="77777777" w:rsidR="007C3605" w:rsidRPr="004F624E" w:rsidRDefault="00D86AE7" w:rsidP="00AC5C40">
            <w:pPr>
              <w:pStyle w:val="a4"/>
              <w:numPr>
                <w:ilvl w:val="0"/>
                <w:numId w:val="30"/>
              </w:numPr>
              <w:spacing w:after="72"/>
              <w:ind w:firstLineChars="0"/>
              <w:rPr>
                <w:rFonts w:ascii="Consolas" w:hAnsi="Consolas"/>
                <w:sz w:val="22"/>
              </w:rPr>
            </w:pPr>
            <w:r w:rsidRPr="004F624E">
              <w:rPr>
                <w:rFonts w:ascii="Consolas" w:hAnsi="Consolas" w:hint="eastAsia"/>
                <w:sz w:val="22"/>
              </w:rPr>
              <w:t>安排的会议出现在会议列表窗口中</w:t>
            </w:r>
          </w:p>
          <w:p w14:paraId="44431C8C" w14:textId="77777777" w:rsidR="00D86AE7" w:rsidRPr="004F624E" w:rsidRDefault="00D86AE7" w:rsidP="00AC5C40">
            <w:pPr>
              <w:pStyle w:val="a4"/>
              <w:numPr>
                <w:ilvl w:val="0"/>
                <w:numId w:val="30"/>
              </w:numPr>
              <w:spacing w:after="72"/>
              <w:ind w:firstLineChars="0"/>
              <w:rPr>
                <w:rFonts w:ascii="Consolas" w:hAnsi="Consolas"/>
                <w:sz w:val="22"/>
              </w:rPr>
            </w:pPr>
            <w:r w:rsidRPr="004F624E">
              <w:rPr>
                <w:rFonts w:ascii="Consolas" w:hAnsi="Consolas" w:hint="eastAsia"/>
                <w:sz w:val="22"/>
              </w:rPr>
              <w:t>主持人收到成功安排会议的邮件通知</w:t>
            </w:r>
          </w:p>
          <w:p w14:paraId="5DAAF036" w14:textId="77777777" w:rsidR="00D86AE7" w:rsidRPr="004F624E" w:rsidRDefault="00D86AE7" w:rsidP="00AC5C40">
            <w:pPr>
              <w:pStyle w:val="a4"/>
              <w:numPr>
                <w:ilvl w:val="0"/>
                <w:numId w:val="30"/>
              </w:numPr>
              <w:spacing w:after="72"/>
              <w:ind w:firstLineChars="0"/>
              <w:rPr>
                <w:rFonts w:ascii="Consolas" w:hAnsi="Consolas"/>
                <w:sz w:val="21"/>
                <w:szCs w:val="21"/>
              </w:rPr>
            </w:pPr>
            <w:r w:rsidRPr="004F624E">
              <w:rPr>
                <w:rFonts w:ascii="Consolas" w:hAnsi="Consolas" w:hint="eastAsia"/>
                <w:sz w:val="22"/>
              </w:rPr>
              <w:t>受邀参会人根据主持人设定的通知方式（邮件或短信）收到相应的通知</w:t>
            </w:r>
          </w:p>
        </w:tc>
      </w:tr>
      <w:tr w:rsidR="007C3605" w:rsidRPr="004F624E" w14:paraId="5DE70CF7" w14:textId="77777777" w:rsidTr="000D06A9">
        <w:tc>
          <w:tcPr>
            <w:tcW w:w="2235" w:type="dxa"/>
            <w:shd w:val="clear" w:color="auto" w:fill="auto"/>
          </w:tcPr>
          <w:p w14:paraId="60A64078" w14:textId="77777777" w:rsidR="007C3605" w:rsidRPr="004F624E" w:rsidRDefault="007C3605" w:rsidP="000D06A9">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65042A7D" w14:textId="77777777" w:rsidR="00F90B41" w:rsidRPr="004F624E" w:rsidRDefault="00752AF0" w:rsidP="00AC5C40">
            <w:pPr>
              <w:pStyle w:val="a4"/>
              <w:numPr>
                <w:ilvl w:val="0"/>
                <w:numId w:val="31"/>
              </w:numPr>
              <w:spacing w:after="72"/>
              <w:ind w:firstLineChars="0"/>
              <w:rPr>
                <w:rFonts w:ascii="Consolas" w:hAnsi="Consolas"/>
                <w:sz w:val="21"/>
                <w:szCs w:val="21"/>
              </w:rPr>
            </w:pPr>
            <w:r w:rsidRPr="004F624E">
              <w:rPr>
                <w:rFonts w:ascii="Consolas" w:hAnsi="Consolas" w:hint="eastAsia"/>
                <w:sz w:val="21"/>
                <w:szCs w:val="21"/>
              </w:rPr>
              <w:t>自动记忆新的会议</w:t>
            </w:r>
          </w:p>
          <w:p w14:paraId="6BDEE7A8" w14:textId="77777777" w:rsidR="00752AF0" w:rsidRPr="004F624E" w:rsidRDefault="00873E4D" w:rsidP="00F90B41">
            <w:pPr>
              <w:pStyle w:val="a4"/>
              <w:spacing w:after="72"/>
              <w:ind w:left="420" w:firstLineChars="0" w:firstLine="0"/>
              <w:rPr>
                <w:rFonts w:ascii="Consolas" w:hAnsi="Consolas"/>
                <w:sz w:val="21"/>
                <w:szCs w:val="21"/>
              </w:rPr>
            </w:pPr>
            <w:r w:rsidRPr="004F624E">
              <w:rPr>
                <w:rFonts w:ascii="Consolas" w:hAnsi="Consolas" w:hint="eastAsia"/>
                <w:sz w:val="21"/>
                <w:szCs w:val="21"/>
              </w:rPr>
              <w:t>无论用户是通过安排一个全新会议，还是通过</w:t>
            </w:r>
            <w:r w:rsidR="007B4957" w:rsidRPr="004F624E">
              <w:rPr>
                <w:rFonts w:ascii="Consolas" w:hAnsi="Consolas" w:hint="eastAsia"/>
                <w:sz w:val="21"/>
                <w:szCs w:val="21"/>
              </w:rPr>
              <w:t>修改相似会议列表中某一项会议（如变更该会议的日期</w:t>
            </w:r>
            <w:r w:rsidR="00880F7D" w:rsidRPr="004F624E">
              <w:rPr>
                <w:rFonts w:ascii="Consolas" w:hAnsi="Consolas" w:hint="eastAsia"/>
                <w:sz w:val="21"/>
                <w:szCs w:val="21"/>
              </w:rPr>
              <w:t>时间</w:t>
            </w:r>
            <w:r w:rsidR="007B4957" w:rsidRPr="004F624E">
              <w:rPr>
                <w:rFonts w:ascii="Consolas" w:hAnsi="Consolas" w:hint="eastAsia"/>
                <w:sz w:val="21"/>
                <w:szCs w:val="21"/>
              </w:rPr>
              <w:t>、受邀人名单等），只要安排成功，均要将该会议记录到历史会议数据库中。下次安排会议时可被检</w:t>
            </w:r>
            <w:r w:rsidR="007B4957" w:rsidRPr="004F624E">
              <w:rPr>
                <w:rFonts w:ascii="Consolas" w:hAnsi="Consolas" w:hint="eastAsia"/>
                <w:sz w:val="21"/>
                <w:szCs w:val="21"/>
              </w:rPr>
              <w:lastRenderedPageBreak/>
              <w:t>索到。</w:t>
            </w:r>
          </w:p>
          <w:p w14:paraId="616A0799" w14:textId="77777777" w:rsidR="0082266D" w:rsidRPr="004A2D0C" w:rsidRDefault="004A2D0C" w:rsidP="00AC5C40">
            <w:pPr>
              <w:pStyle w:val="a4"/>
              <w:numPr>
                <w:ilvl w:val="0"/>
                <w:numId w:val="31"/>
              </w:numPr>
              <w:spacing w:after="72"/>
              <w:ind w:firstLineChars="0"/>
              <w:rPr>
                <w:rFonts w:ascii="Consolas" w:hAnsi="Consolas"/>
                <w:sz w:val="21"/>
                <w:szCs w:val="21"/>
              </w:rPr>
            </w:pPr>
            <w:r>
              <w:rPr>
                <w:rFonts w:ascii="Consolas" w:hAnsi="Consolas" w:hint="eastAsia"/>
                <w:sz w:val="21"/>
                <w:szCs w:val="21"/>
              </w:rPr>
              <w:t>会议主题格式合法性请</w:t>
            </w:r>
            <w:hyperlink w:anchor="_会议主题" w:history="1">
              <w:r w:rsidRPr="004A2D0C">
                <w:rPr>
                  <w:rStyle w:val="af2"/>
                  <w:rFonts w:ascii="Consolas" w:hAnsi="Consolas" w:hint="eastAsia"/>
                  <w:sz w:val="21"/>
                  <w:szCs w:val="21"/>
                </w:rPr>
                <w:t>参考这里</w:t>
              </w:r>
            </w:hyperlink>
            <w:r>
              <w:rPr>
                <w:rFonts w:ascii="Consolas" w:hAnsi="Consolas" w:hint="eastAsia"/>
                <w:sz w:val="21"/>
                <w:szCs w:val="21"/>
              </w:rPr>
              <w:t>。</w:t>
            </w:r>
            <w:r w:rsidRPr="004A2D0C">
              <w:rPr>
                <w:rFonts w:ascii="Consolas" w:hAnsi="Consolas" w:hint="eastAsia"/>
                <w:sz w:val="21"/>
                <w:szCs w:val="21"/>
              </w:rPr>
              <w:t>当发生不合法的输入时，用户在点击确定按钮后，在界面上将会进行文字提示</w:t>
            </w:r>
            <w:r w:rsidR="0082266D" w:rsidRPr="004A2D0C">
              <w:rPr>
                <w:rFonts w:ascii="Consolas" w:hAnsi="Consolas" w:hint="eastAsia"/>
                <w:sz w:val="21"/>
                <w:szCs w:val="21"/>
              </w:rPr>
              <w:t>。提示语请参考：</w:t>
            </w:r>
            <w:hyperlink w:anchor="_安排会议验证" w:history="1">
              <w:r w:rsidR="0082266D" w:rsidRPr="004A2D0C">
                <w:rPr>
                  <w:rStyle w:val="af2"/>
                  <w:rFonts w:ascii="Consolas" w:hAnsi="Consolas" w:hint="eastAsia"/>
                  <w:sz w:val="21"/>
                  <w:szCs w:val="21"/>
                </w:rPr>
                <w:t>安排会议验证</w:t>
              </w:r>
            </w:hyperlink>
            <w:r w:rsidR="0082266D" w:rsidRPr="004A2D0C">
              <w:rPr>
                <w:rFonts w:ascii="Consolas" w:hAnsi="Consolas" w:hint="eastAsia"/>
                <w:sz w:val="21"/>
                <w:szCs w:val="21"/>
              </w:rPr>
              <w:t>。</w:t>
            </w:r>
          </w:p>
          <w:p w14:paraId="3BB26441" w14:textId="77777777" w:rsidR="00C72572" w:rsidRPr="004F624E" w:rsidRDefault="000D06A9" w:rsidP="00AC5C40">
            <w:pPr>
              <w:pStyle w:val="a4"/>
              <w:numPr>
                <w:ilvl w:val="0"/>
                <w:numId w:val="31"/>
              </w:numPr>
              <w:spacing w:after="72"/>
              <w:ind w:firstLineChars="0"/>
              <w:rPr>
                <w:rFonts w:ascii="Consolas" w:hAnsi="Consolas"/>
                <w:sz w:val="21"/>
                <w:szCs w:val="21"/>
              </w:rPr>
            </w:pPr>
            <w:r w:rsidRPr="004F624E">
              <w:rPr>
                <w:rFonts w:ascii="Consolas" w:hAnsi="Consolas" w:hint="eastAsia"/>
                <w:sz w:val="21"/>
                <w:szCs w:val="21"/>
              </w:rPr>
              <w:t>会议日期与时间合法性验证</w:t>
            </w:r>
          </w:p>
          <w:p w14:paraId="45BCEC20" w14:textId="77777777" w:rsidR="00CF35E4" w:rsidRPr="004F624E" w:rsidRDefault="00CF35E4" w:rsidP="00AC5C40">
            <w:pPr>
              <w:pStyle w:val="a4"/>
              <w:numPr>
                <w:ilvl w:val="1"/>
                <w:numId w:val="31"/>
              </w:numPr>
              <w:spacing w:after="72"/>
              <w:ind w:firstLineChars="0"/>
              <w:rPr>
                <w:rFonts w:ascii="Consolas" w:hAnsi="Consolas"/>
                <w:sz w:val="21"/>
                <w:szCs w:val="21"/>
              </w:rPr>
            </w:pPr>
            <w:r w:rsidRPr="004F624E">
              <w:rPr>
                <w:rFonts w:ascii="Consolas" w:hAnsi="Consolas" w:hint="eastAsia"/>
                <w:sz w:val="21"/>
                <w:szCs w:val="21"/>
              </w:rPr>
              <w:t>早于当前日期的时间不能选（禁用）</w:t>
            </w:r>
          </w:p>
          <w:p w14:paraId="7BBB71A5" w14:textId="77777777" w:rsidR="00CF35E4" w:rsidRPr="004F624E" w:rsidRDefault="00CF35E4" w:rsidP="00AC5C40">
            <w:pPr>
              <w:pStyle w:val="a4"/>
              <w:numPr>
                <w:ilvl w:val="1"/>
                <w:numId w:val="31"/>
              </w:numPr>
              <w:spacing w:after="72"/>
              <w:ind w:firstLineChars="0"/>
              <w:rPr>
                <w:rFonts w:ascii="Consolas" w:hAnsi="Consolas"/>
                <w:sz w:val="21"/>
                <w:szCs w:val="21"/>
              </w:rPr>
            </w:pPr>
            <w:r w:rsidRPr="004F624E">
              <w:rPr>
                <w:rFonts w:ascii="Consolas" w:hAnsi="Consolas" w:hint="eastAsia"/>
                <w:sz w:val="21"/>
                <w:szCs w:val="21"/>
              </w:rPr>
              <w:t>小时选择范围：</w:t>
            </w:r>
            <w:r w:rsidRPr="004F624E">
              <w:rPr>
                <w:rFonts w:ascii="Consolas" w:hAnsi="Consolas" w:hint="eastAsia"/>
                <w:sz w:val="21"/>
                <w:szCs w:val="21"/>
              </w:rPr>
              <w:t>00~23</w:t>
            </w:r>
          </w:p>
          <w:p w14:paraId="6103C7F7" w14:textId="77777777" w:rsidR="00CF35E4" w:rsidRPr="004F624E" w:rsidRDefault="00CF35E4" w:rsidP="00AC5C40">
            <w:pPr>
              <w:pStyle w:val="a4"/>
              <w:numPr>
                <w:ilvl w:val="1"/>
                <w:numId w:val="31"/>
              </w:numPr>
              <w:spacing w:after="72"/>
              <w:ind w:firstLineChars="0"/>
              <w:rPr>
                <w:rFonts w:ascii="Consolas" w:hAnsi="Consolas"/>
                <w:sz w:val="21"/>
                <w:szCs w:val="21"/>
              </w:rPr>
            </w:pPr>
            <w:r w:rsidRPr="004F624E">
              <w:rPr>
                <w:rFonts w:ascii="Consolas" w:hAnsi="Consolas" w:hint="eastAsia"/>
                <w:sz w:val="21"/>
                <w:szCs w:val="21"/>
              </w:rPr>
              <w:t>分钟选择范围：</w:t>
            </w:r>
            <w:r w:rsidRPr="004F624E">
              <w:rPr>
                <w:rFonts w:ascii="Consolas" w:hAnsi="Consolas" w:hint="eastAsia"/>
                <w:sz w:val="21"/>
                <w:szCs w:val="21"/>
              </w:rPr>
              <w:t>00</w:t>
            </w:r>
            <w:r w:rsidRPr="004F624E">
              <w:rPr>
                <w:rFonts w:ascii="Consolas" w:hAnsi="Consolas" w:hint="eastAsia"/>
                <w:sz w:val="21"/>
                <w:szCs w:val="21"/>
              </w:rPr>
              <w:t>，</w:t>
            </w:r>
            <w:r w:rsidRPr="004F624E">
              <w:rPr>
                <w:rFonts w:ascii="Consolas" w:hAnsi="Consolas" w:hint="eastAsia"/>
                <w:sz w:val="21"/>
                <w:szCs w:val="21"/>
              </w:rPr>
              <w:t>15</w:t>
            </w:r>
            <w:r w:rsidRPr="004F624E">
              <w:rPr>
                <w:rFonts w:ascii="Consolas" w:hAnsi="Consolas" w:hint="eastAsia"/>
                <w:sz w:val="21"/>
                <w:szCs w:val="21"/>
              </w:rPr>
              <w:t>，</w:t>
            </w:r>
            <w:r w:rsidRPr="004F624E">
              <w:rPr>
                <w:rFonts w:ascii="Consolas" w:hAnsi="Consolas" w:hint="eastAsia"/>
                <w:sz w:val="21"/>
                <w:szCs w:val="21"/>
              </w:rPr>
              <w:t>30</w:t>
            </w:r>
            <w:r w:rsidRPr="004F624E">
              <w:rPr>
                <w:rFonts w:ascii="Consolas" w:hAnsi="Consolas" w:hint="eastAsia"/>
                <w:sz w:val="21"/>
                <w:szCs w:val="21"/>
              </w:rPr>
              <w:t>，</w:t>
            </w:r>
            <w:r w:rsidRPr="004F624E">
              <w:rPr>
                <w:rFonts w:ascii="Consolas" w:hAnsi="Consolas" w:hint="eastAsia"/>
                <w:sz w:val="21"/>
                <w:szCs w:val="21"/>
              </w:rPr>
              <w:t>45</w:t>
            </w:r>
          </w:p>
          <w:p w14:paraId="691B46D7" w14:textId="77777777" w:rsidR="00C461D8" w:rsidRPr="004F624E" w:rsidRDefault="00C461D8" w:rsidP="00AC5C40">
            <w:pPr>
              <w:pStyle w:val="a4"/>
              <w:numPr>
                <w:ilvl w:val="1"/>
                <w:numId w:val="31"/>
              </w:numPr>
              <w:spacing w:after="72"/>
              <w:ind w:firstLineChars="0"/>
              <w:rPr>
                <w:rFonts w:ascii="Consolas" w:hAnsi="Consolas"/>
                <w:sz w:val="21"/>
                <w:szCs w:val="21"/>
              </w:rPr>
            </w:pPr>
            <w:r w:rsidRPr="004F624E">
              <w:rPr>
                <w:rFonts w:ascii="Consolas" w:hAnsi="Consolas" w:hint="eastAsia"/>
                <w:sz w:val="21"/>
                <w:szCs w:val="21"/>
              </w:rPr>
              <w:t>时长选择范围：</w:t>
            </w:r>
            <w:r w:rsidRPr="004F624E">
              <w:rPr>
                <w:rFonts w:ascii="Consolas" w:hAnsi="Consolas" w:hint="eastAsia"/>
                <w:sz w:val="21"/>
                <w:szCs w:val="21"/>
              </w:rPr>
              <w:t>0.5</w:t>
            </w:r>
            <w:r w:rsidRPr="004F624E">
              <w:rPr>
                <w:rFonts w:ascii="Consolas" w:hAnsi="Consolas" w:hint="eastAsia"/>
                <w:sz w:val="21"/>
                <w:szCs w:val="21"/>
              </w:rPr>
              <w:t>小时</w:t>
            </w:r>
            <w:r w:rsidRPr="004F624E">
              <w:rPr>
                <w:rFonts w:ascii="Consolas" w:hAnsi="Consolas" w:hint="eastAsia"/>
                <w:sz w:val="21"/>
                <w:szCs w:val="21"/>
              </w:rPr>
              <w:t>,1</w:t>
            </w:r>
            <w:r w:rsidRPr="004F624E">
              <w:rPr>
                <w:rFonts w:ascii="Consolas" w:hAnsi="Consolas" w:hint="eastAsia"/>
                <w:sz w:val="21"/>
                <w:szCs w:val="21"/>
              </w:rPr>
              <w:t>小时</w:t>
            </w:r>
            <w:r w:rsidRPr="004F624E">
              <w:rPr>
                <w:rFonts w:ascii="Consolas" w:hAnsi="Consolas" w:hint="eastAsia"/>
                <w:sz w:val="21"/>
                <w:szCs w:val="21"/>
              </w:rPr>
              <w:t>,1.5</w:t>
            </w:r>
            <w:r w:rsidRPr="004F624E">
              <w:rPr>
                <w:rFonts w:ascii="Consolas" w:hAnsi="Consolas" w:hint="eastAsia"/>
                <w:sz w:val="21"/>
                <w:szCs w:val="21"/>
              </w:rPr>
              <w:t>小时</w:t>
            </w:r>
            <w:r w:rsidRPr="004F624E">
              <w:rPr>
                <w:rFonts w:ascii="Consolas" w:hAnsi="Consolas" w:hint="eastAsia"/>
                <w:sz w:val="21"/>
                <w:szCs w:val="21"/>
              </w:rPr>
              <w:t>,2</w:t>
            </w:r>
            <w:r w:rsidRPr="004F624E">
              <w:rPr>
                <w:rFonts w:ascii="Consolas" w:hAnsi="Consolas" w:hint="eastAsia"/>
                <w:sz w:val="21"/>
                <w:szCs w:val="21"/>
              </w:rPr>
              <w:t>小时</w:t>
            </w:r>
            <w:r w:rsidRPr="004F624E">
              <w:rPr>
                <w:rFonts w:ascii="Consolas" w:hAnsi="Consolas" w:hint="eastAsia"/>
                <w:sz w:val="21"/>
                <w:szCs w:val="21"/>
              </w:rPr>
              <w:t>,2.5</w:t>
            </w:r>
            <w:r w:rsidRPr="004F624E">
              <w:rPr>
                <w:rFonts w:ascii="Consolas" w:hAnsi="Consolas" w:hint="eastAsia"/>
                <w:sz w:val="21"/>
                <w:szCs w:val="21"/>
              </w:rPr>
              <w:t>小时</w:t>
            </w:r>
            <w:r w:rsidRPr="004F624E">
              <w:rPr>
                <w:rFonts w:ascii="Consolas" w:hAnsi="Consolas" w:hint="eastAsia"/>
                <w:sz w:val="21"/>
                <w:szCs w:val="21"/>
              </w:rPr>
              <w:t>,3</w:t>
            </w:r>
            <w:r w:rsidRPr="004F624E">
              <w:rPr>
                <w:rFonts w:ascii="Consolas" w:hAnsi="Consolas" w:hint="eastAsia"/>
                <w:sz w:val="21"/>
                <w:szCs w:val="21"/>
              </w:rPr>
              <w:t>小时</w:t>
            </w:r>
            <w:r w:rsidRPr="004F624E">
              <w:rPr>
                <w:rFonts w:ascii="Consolas" w:hAnsi="Consolas" w:hint="eastAsia"/>
                <w:sz w:val="21"/>
                <w:szCs w:val="21"/>
              </w:rPr>
              <w:t>~23</w:t>
            </w:r>
            <w:r w:rsidRPr="004F624E">
              <w:rPr>
                <w:rFonts w:ascii="Consolas" w:hAnsi="Consolas" w:hint="eastAsia"/>
                <w:sz w:val="21"/>
                <w:szCs w:val="21"/>
              </w:rPr>
              <w:t>小时</w:t>
            </w:r>
            <w:r w:rsidR="00FF0B58" w:rsidRPr="004F624E">
              <w:rPr>
                <w:rFonts w:ascii="Consolas" w:hAnsi="Consolas" w:hint="eastAsia"/>
                <w:sz w:val="21"/>
                <w:szCs w:val="21"/>
              </w:rPr>
              <w:t>。默认显示</w:t>
            </w:r>
            <w:r w:rsidR="00FF0B58" w:rsidRPr="004F624E">
              <w:rPr>
                <w:rFonts w:ascii="Consolas" w:hAnsi="Consolas" w:hint="eastAsia"/>
                <w:sz w:val="21"/>
                <w:szCs w:val="21"/>
              </w:rPr>
              <w:t>1</w:t>
            </w:r>
            <w:r w:rsidR="00FF0B58" w:rsidRPr="004F624E">
              <w:rPr>
                <w:rFonts w:ascii="Consolas" w:hAnsi="Consolas" w:hint="eastAsia"/>
                <w:sz w:val="21"/>
                <w:szCs w:val="21"/>
              </w:rPr>
              <w:t>小时。</w:t>
            </w:r>
          </w:p>
          <w:p w14:paraId="56798676" w14:textId="77777777" w:rsidR="00293270" w:rsidRPr="004F624E" w:rsidRDefault="00293270" w:rsidP="00AC5C40">
            <w:pPr>
              <w:pStyle w:val="a4"/>
              <w:numPr>
                <w:ilvl w:val="1"/>
                <w:numId w:val="31"/>
              </w:numPr>
              <w:spacing w:after="72"/>
              <w:ind w:firstLineChars="0"/>
              <w:rPr>
                <w:rFonts w:ascii="Consolas" w:hAnsi="Consolas"/>
                <w:sz w:val="21"/>
                <w:szCs w:val="21"/>
              </w:rPr>
            </w:pPr>
            <w:r w:rsidRPr="004F624E">
              <w:rPr>
                <w:rFonts w:ascii="Consolas" w:hAnsi="Consolas" w:hint="eastAsia"/>
                <w:sz w:val="21"/>
                <w:szCs w:val="21"/>
              </w:rPr>
              <w:t>默认显示时间为当前系统时间的下个半点</w:t>
            </w:r>
          </w:p>
          <w:p w14:paraId="0F284D56" w14:textId="77777777" w:rsidR="00752AF0" w:rsidRDefault="007D6D4C" w:rsidP="00C461D8">
            <w:pPr>
              <w:pStyle w:val="a4"/>
              <w:spacing w:after="72"/>
              <w:ind w:left="840" w:firstLineChars="0" w:firstLine="0"/>
              <w:rPr>
                <w:rFonts w:ascii="Consolas" w:hAnsi="Consolas"/>
                <w:sz w:val="21"/>
                <w:szCs w:val="21"/>
              </w:rPr>
            </w:pPr>
            <w:r w:rsidRPr="004F624E">
              <w:rPr>
                <w:rFonts w:ascii="Consolas" w:hAnsi="Consolas" w:hint="eastAsia"/>
                <w:sz w:val="21"/>
                <w:szCs w:val="21"/>
              </w:rPr>
              <w:t>当选择时间不合法时，用户在点击确定按钮后，在界面上将会进行文字提示。提示语请参考：</w:t>
            </w:r>
            <w:hyperlink w:anchor="_安排会议验证" w:history="1">
              <w:r w:rsidRPr="004F624E">
                <w:rPr>
                  <w:rStyle w:val="af2"/>
                  <w:rFonts w:ascii="Consolas" w:hAnsi="Consolas" w:hint="eastAsia"/>
                  <w:sz w:val="21"/>
                  <w:szCs w:val="21"/>
                </w:rPr>
                <w:t>安排会议验证</w:t>
              </w:r>
            </w:hyperlink>
            <w:r w:rsidRPr="004F624E">
              <w:rPr>
                <w:rFonts w:ascii="Consolas" w:hAnsi="Consolas" w:hint="eastAsia"/>
                <w:sz w:val="21"/>
                <w:szCs w:val="21"/>
              </w:rPr>
              <w:t>。</w:t>
            </w:r>
          </w:p>
          <w:p w14:paraId="182BA85F" w14:textId="77777777" w:rsidR="0078484B" w:rsidRPr="004F624E" w:rsidRDefault="0078484B" w:rsidP="00AC5C40">
            <w:pPr>
              <w:pStyle w:val="a4"/>
              <w:numPr>
                <w:ilvl w:val="0"/>
                <w:numId w:val="31"/>
              </w:numPr>
              <w:spacing w:after="72"/>
              <w:ind w:firstLineChars="0"/>
              <w:rPr>
                <w:rFonts w:ascii="Consolas" w:hAnsi="Consolas"/>
                <w:sz w:val="21"/>
                <w:szCs w:val="21"/>
              </w:rPr>
            </w:pPr>
            <w:r>
              <w:rPr>
                <w:rFonts w:ascii="Consolas" w:hAnsi="Consolas" w:hint="eastAsia"/>
                <w:sz w:val="21"/>
                <w:szCs w:val="21"/>
              </w:rPr>
              <w:t>同一帐号</w:t>
            </w:r>
            <w:r w:rsidR="0067129B">
              <w:rPr>
                <w:rFonts w:ascii="Consolas" w:hAnsi="Consolas" w:hint="eastAsia"/>
                <w:sz w:val="21"/>
                <w:szCs w:val="21"/>
              </w:rPr>
              <w:t>不能够安排时间上存在交叉的会议，否则将会进行相应的提示。</w:t>
            </w:r>
          </w:p>
        </w:tc>
      </w:tr>
      <w:tr w:rsidR="007C3605" w:rsidRPr="004F624E" w14:paraId="7A6C7450" w14:textId="77777777" w:rsidTr="000D06A9">
        <w:tc>
          <w:tcPr>
            <w:tcW w:w="2235" w:type="dxa"/>
            <w:shd w:val="clear" w:color="auto" w:fill="auto"/>
          </w:tcPr>
          <w:p w14:paraId="03E95260" w14:textId="77777777" w:rsidR="007C3605" w:rsidRPr="004F624E" w:rsidRDefault="007C3605" w:rsidP="000D06A9">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2909DCE8" w14:textId="77777777" w:rsidR="007C3605" w:rsidRPr="004F624E" w:rsidRDefault="007C3605" w:rsidP="000D06A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7C3605" w:rsidRPr="004F624E" w14:paraId="1204DB13" w14:textId="77777777" w:rsidTr="000D06A9">
        <w:tc>
          <w:tcPr>
            <w:tcW w:w="2235" w:type="dxa"/>
            <w:shd w:val="clear" w:color="auto" w:fill="auto"/>
          </w:tcPr>
          <w:p w14:paraId="2DB71E92" w14:textId="77777777" w:rsidR="007C3605" w:rsidRPr="004F624E" w:rsidRDefault="007C3605" w:rsidP="000D06A9">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651C841B" w14:textId="77777777" w:rsidR="007C3605" w:rsidRPr="004F624E" w:rsidRDefault="007C3605" w:rsidP="000D06A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7C3605" w:rsidRPr="004F624E" w14:paraId="64CB1FB1" w14:textId="77777777" w:rsidTr="000D06A9">
        <w:tc>
          <w:tcPr>
            <w:tcW w:w="2235" w:type="dxa"/>
            <w:shd w:val="clear" w:color="auto" w:fill="auto"/>
          </w:tcPr>
          <w:p w14:paraId="5F552485" w14:textId="77777777" w:rsidR="007C3605" w:rsidRPr="004F624E" w:rsidRDefault="007C3605" w:rsidP="000D06A9">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6066DA21" w14:textId="77777777" w:rsidR="007C3605" w:rsidRPr="004F624E" w:rsidRDefault="007C3605" w:rsidP="000D06A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5F8BC53B" w14:textId="77777777" w:rsidR="003962B2" w:rsidRPr="004F624E" w:rsidRDefault="003962B2" w:rsidP="003962B2">
      <w:pPr>
        <w:pStyle w:val="a4"/>
        <w:spacing w:after="72"/>
        <w:ind w:firstLine="480"/>
        <w:rPr>
          <w:rFonts w:ascii="Consolas" w:hAnsi="Consolas"/>
        </w:rPr>
      </w:pPr>
    </w:p>
    <w:p w14:paraId="101A52E9" w14:textId="77777777" w:rsidR="00CA6BF2" w:rsidRPr="004F624E" w:rsidRDefault="00CA6BF2" w:rsidP="00EB0FE1">
      <w:pPr>
        <w:pStyle w:val="2"/>
        <w:numPr>
          <w:ilvl w:val="1"/>
          <w:numId w:val="14"/>
        </w:numPr>
        <w:spacing w:before="48" w:after="48" w:line="360" w:lineRule="auto"/>
        <w:ind w:right="210"/>
        <w:rPr>
          <w:rFonts w:ascii="Consolas" w:hAnsi="Consolas"/>
        </w:rPr>
      </w:pPr>
      <w:bookmarkStart w:id="318" w:name="_邀请参会人"/>
      <w:bookmarkStart w:id="319" w:name="_Toc355341007"/>
      <w:bookmarkEnd w:id="318"/>
      <w:r w:rsidRPr="004F624E">
        <w:rPr>
          <w:rFonts w:ascii="Consolas" w:hAnsi="Consolas" w:hint="eastAsia"/>
        </w:rPr>
        <w:t>邀请参会人</w:t>
      </w:r>
      <w:bookmarkEnd w:id="319"/>
    </w:p>
    <w:p w14:paraId="5CEB6C64" w14:textId="77777777" w:rsidR="00D74BB5" w:rsidRPr="004F624E" w:rsidRDefault="00D74BB5" w:rsidP="00D74BB5">
      <w:pPr>
        <w:pStyle w:val="a4"/>
        <w:spacing w:after="72"/>
        <w:ind w:firstLine="420"/>
        <w:rPr>
          <w:rFonts w:ascii="Consolas" w:hAnsi="Consolas"/>
          <w:sz w:val="21"/>
          <w:szCs w:val="21"/>
        </w:rPr>
      </w:pPr>
      <w:r w:rsidRPr="004F624E">
        <w:rPr>
          <w:rFonts w:ascii="Consolas" w:hAnsi="Consolas" w:hint="eastAsia"/>
          <w:sz w:val="21"/>
          <w:szCs w:val="21"/>
        </w:rPr>
        <w:t>本系统共提供了</w:t>
      </w:r>
      <w:r w:rsidR="00656CBB" w:rsidRPr="004F624E">
        <w:rPr>
          <w:rFonts w:ascii="Consolas" w:hAnsi="Consolas" w:hint="eastAsia"/>
          <w:sz w:val="21"/>
          <w:szCs w:val="21"/>
        </w:rPr>
        <w:t>3</w:t>
      </w:r>
      <w:r w:rsidRPr="004F624E">
        <w:rPr>
          <w:rFonts w:ascii="Consolas" w:hAnsi="Consolas" w:hint="eastAsia"/>
          <w:sz w:val="21"/>
          <w:szCs w:val="21"/>
        </w:rPr>
        <w:t>种方式供用户选择：</w:t>
      </w:r>
      <w:r w:rsidR="00F3107A" w:rsidRPr="004F624E">
        <w:rPr>
          <w:rFonts w:ascii="Consolas" w:hAnsi="Consolas" w:hint="eastAsia"/>
          <w:sz w:val="21"/>
          <w:szCs w:val="21"/>
        </w:rPr>
        <w:t>（</w:t>
      </w:r>
      <w:r w:rsidR="00F3107A" w:rsidRPr="004F624E">
        <w:rPr>
          <w:rFonts w:ascii="Consolas" w:hAnsi="Consolas" w:hint="eastAsia"/>
          <w:sz w:val="21"/>
          <w:szCs w:val="21"/>
        </w:rPr>
        <w:t>1</w:t>
      </w:r>
      <w:r w:rsidR="00F3107A" w:rsidRPr="004F624E">
        <w:rPr>
          <w:rFonts w:ascii="Consolas" w:hAnsi="Consolas" w:hint="eastAsia"/>
          <w:sz w:val="21"/>
          <w:szCs w:val="21"/>
        </w:rPr>
        <w:t>）从历史会议中选择</w:t>
      </w:r>
      <w:r w:rsidRPr="004F624E">
        <w:rPr>
          <w:rFonts w:ascii="Consolas" w:hAnsi="Consolas" w:hint="eastAsia"/>
          <w:sz w:val="21"/>
          <w:szCs w:val="21"/>
        </w:rPr>
        <w:t>（</w:t>
      </w:r>
      <w:r w:rsidR="00F3107A" w:rsidRPr="004F624E">
        <w:rPr>
          <w:rFonts w:ascii="Consolas" w:hAnsi="Consolas" w:hint="eastAsia"/>
          <w:sz w:val="21"/>
          <w:szCs w:val="21"/>
        </w:rPr>
        <w:t>2</w:t>
      </w:r>
      <w:r w:rsidR="00F3107A" w:rsidRPr="004F624E">
        <w:rPr>
          <w:rFonts w:ascii="Consolas" w:hAnsi="Consolas" w:hint="eastAsia"/>
          <w:sz w:val="21"/>
          <w:szCs w:val="21"/>
        </w:rPr>
        <w:t>）</w:t>
      </w:r>
      <w:r w:rsidRPr="004F624E">
        <w:rPr>
          <w:rFonts w:ascii="Consolas" w:hAnsi="Consolas" w:hint="eastAsia"/>
          <w:sz w:val="21"/>
          <w:szCs w:val="21"/>
        </w:rPr>
        <w:t>从表格导入（</w:t>
      </w:r>
      <w:r w:rsidR="00F3107A" w:rsidRPr="004F624E">
        <w:rPr>
          <w:rFonts w:ascii="Consolas" w:hAnsi="Consolas" w:hint="eastAsia"/>
          <w:sz w:val="21"/>
          <w:szCs w:val="21"/>
        </w:rPr>
        <w:t>3</w:t>
      </w:r>
      <w:r w:rsidRPr="004F624E">
        <w:rPr>
          <w:rFonts w:ascii="Consolas" w:hAnsi="Consolas" w:hint="eastAsia"/>
          <w:sz w:val="21"/>
          <w:szCs w:val="21"/>
        </w:rPr>
        <w:t>）手动输入（智能检索）</w:t>
      </w:r>
      <w:r w:rsidR="00E9113D" w:rsidRPr="004F624E">
        <w:rPr>
          <w:rFonts w:ascii="Consolas" w:hAnsi="Consolas" w:hint="eastAsia"/>
          <w:sz w:val="21"/>
          <w:szCs w:val="21"/>
        </w:rPr>
        <w:t>。</w:t>
      </w:r>
    </w:p>
    <w:p w14:paraId="4EAA1790" w14:textId="77777777" w:rsidR="00C172D2" w:rsidRPr="004F624E" w:rsidRDefault="00C172D2" w:rsidP="00EB0FE1">
      <w:pPr>
        <w:pStyle w:val="30"/>
        <w:numPr>
          <w:ilvl w:val="2"/>
          <w:numId w:val="14"/>
        </w:numPr>
        <w:rPr>
          <w:rFonts w:ascii="Consolas" w:hAnsi="Consolas"/>
        </w:rPr>
      </w:pPr>
      <w:bookmarkStart w:id="320" w:name="_Toc355341008"/>
      <w:r w:rsidRPr="004F624E">
        <w:rPr>
          <w:rFonts w:ascii="Consolas" w:hAnsi="Consolas" w:hint="eastAsia"/>
        </w:rPr>
        <w:t>历史会议</w:t>
      </w:r>
      <w:bookmarkEnd w:id="320"/>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172D2" w:rsidRPr="004F624E" w14:paraId="2898BD1E" w14:textId="77777777" w:rsidTr="00EF77AA">
        <w:tc>
          <w:tcPr>
            <w:tcW w:w="2235" w:type="dxa"/>
            <w:shd w:val="clear" w:color="auto" w:fill="auto"/>
          </w:tcPr>
          <w:p w14:paraId="6E56C3FB" w14:textId="77777777" w:rsidR="00C172D2" w:rsidRPr="004F624E" w:rsidRDefault="00C172D2" w:rsidP="00EF77AA">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11A957C4" w14:textId="77777777" w:rsidR="00C172D2" w:rsidRPr="004F624E" w:rsidRDefault="00997ABB" w:rsidP="00EF77AA">
            <w:pPr>
              <w:pStyle w:val="a4"/>
              <w:spacing w:after="72"/>
              <w:ind w:firstLineChars="0" w:firstLine="0"/>
              <w:rPr>
                <w:rFonts w:ascii="Consolas" w:hAnsi="Consolas"/>
                <w:caps/>
                <w:sz w:val="21"/>
                <w:szCs w:val="21"/>
              </w:rPr>
            </w:pPr>
            <w:r>
              <w:rPr>
                <w:rFonts w:ascii="Consolas" w:hAnsi="Consolas" w:hint="eastAsia"/>
                <w:caps/>
                <w:sz w:val="21"/>
                <w:szCs w:val="21"/>
              </w:rPr>
              <w:t>历史会议</w:t>
            </w:r>
          </w:p>
        </w:tc>
      </w:tr>
      <w:tr w:rsidR="00C172D2" w:rsidRPr="004F624E" w14:paraId="5EAB19C4" w14:textId="77777777" w:rsidTr="00EF77AA">
        <w:tc>
          <w:tcPr>
            <w:tcW w:w="2235" w:type="dxa"/>
            <w:shd w:val="clear" w:color="auto" w:fill="auto"/>
          </w:tcPr>
          <w:p w14:paraId="069BE33F" w14:textId="77777777" w:rsidR="00C172D2" w:rsidRPr="004F624E" w:rsidRDefault="00C172D2" w:rsidP="00EF77AA">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256995F8" w14:textId="77777777" w:rsidR="00C172D2" w:rsidRPr="004F624E" w:rsidRDefault="00C172D2" w:rsidP="00391CC7">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MAX1.0_CLIENT_RESERVECONF_SRS_00</w:t>
            </w:r>
            <w:r w:rsidR="00391CC7" w:rsidRPr="004F624E">
              <w:rPr>
                <w:rFonts w:ascii="Consolas" w:hAnsi="Consolas" w:hint="eastAsia"/>
                <w:caps/>
                <w:sz w:val="21"/>
                <w:szCs w:val="21"/>
              </w:rPr>
              <w:t>3</w:t>
            </w:r>
          </w:p>
        </w:tc>
      </w:tr>
      <w:tr w:rsidR="00C172D2" w:rsidRPr="004F624E" w14:paraId="1DF1FE0F" w14:textId="77777777" w:rsidTr="00EF77AA">
        <w:tc>
          <w:tcPr>
            <w:tcW w:w="2235" w:type="dxa"/>
            <w:shd w:val="clear" w:color="auto" w:fill="auto"/>
          </w:tcPr>
          <w:p w14:paraId="650869C4" w14:textId="77777777" w:rsidR="00C172D2" w:rsidRPr="004F624E" w:rsidRDefault="00C172D2" w:rsidP="00EF77AA">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0ECE5DD2" w14:textId="77777777" w:rsidR="00C172D2" w:rsidRPr="004F624E" w:rsidRDefault="00C172D2" w:rsidP="00EF77AA">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C172D2" w:rsidRPr="004F624E" w14:paraId="79A2FC91" w14:textId="77777777" w:rsidTr="00EF77AA">
        <w:tc>
          <w:tcPr>
            <w:tcW w:w="2235" w:type="dxa"/>
            <w:shd w:val="clear" w:color="auto" w:fill="auto"/>
          </w:tcPr>
          <w:p w14:paraId="67AC44D6" w14:textId="77777777" w:rsidR="00C172D2" w:rsidRPr="004F624E" w:rsidRDefault="00C172D2" w:rsidP="00EF77AA">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56D9B935" w14:textId="77777777" w:rsidR="00C172D2" w:rsidRPr="004F624E" w:rsidRDefault="00C172D2" w:rsidP="00A071BF">
            <w:pPr>
              <w:pStyle w:val="a4"/>
              <w:spacing w:after="72"/>
              <w:ind w:firstLineChars="0" w:firstLine="0"/>
              <w:rPr>
                <w:rFonts w:ascii="Consolas" w:hAnsi="Consolas"/>
                <w:caps/>
                <w:sz w:val="21"/>
                <w:szCs w:val="21"/>
              </w:rPr>
            </w:pPr>
            <w:r w:rsidRPr="004F624E">
              <w:rPr>
                <w:rFonts w:ascii="Consolas" w:hAnsi="Consolas" w:hint="eastAsia"/>
                <w:caps/>
                <w:sz w:val="21"/>
                <w:szCs w:val="21"/>
              </w:rPr>
              <w:t>主持人可</w:t>
            </w:r>
            <w:r w:rsidR="00A071BF" w:rsidRPr="004F624E">
              <w:rPr>
                <w:rFonts w:ascii="Consolas" w:hAnsi="Consolas" w:hint="eastAsia"/>
                <w:caps/>
                <w:sz w:val="21"/>
                <w:szCs w:val="21"/>
              </w:rPr>
              <w:t>根据其历史会议中查找并</w:t>
            </w:r>
            <w:r w:rsidRPr="004F624E">
              <w:rPr>
                <w:rFonts w:ascii="Consolas" w:hAnsi="Consolas" w:hint="eastAsia"/>
                <w:caps/>
                <w:sz w:val="21"/>
                <w:szCs w:val="21"/>
              </w:rPr>
              <w:t>安排一场新的会议，并发送会议通知。</w:t>
            </w:r>
          </w:p>
        </w:tc>
      </w:tr>
      <w:tr w:rsidR="00C172D2" w:rsidRPr="004F624E" w14:paraId="2737227C" w14:textId="77777777" w:rsidTr="00EF77AA">
        <w:tc>
          <w:tcPr>
            <w:tcW w:w="2235" w:type="dxa"/>
            <w:shd w:val="clear" w:color="auto" w:fill="auto"/>
          </w:tcPr>
          <w:p w14:paraId="7CC05077" w14:textId="77777777" w:rsidR="00C172D2" w:rsidRPr="004F624E" w:rsidRDefault="00C172D2" w:rsidP="00EF77AA">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78DBE6EE" w14:textId="77777777" w:rsidR="00C172D2" w:rsidRPr="004F624E" w:rsidRDefault="00C172D2" w:rsidP="00EF77AA">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C172D2" w:rsidRPr="004F624E" w14:paraId="08ADD4CC" w14:textId="77777777" w:rsidTr="00EF77AA">
        <w:tc>
          <w:tcPr>
            <w:tcW w:w="2235" w:type="dxa"/>
            <w:shd w:val="clear" w:color="auto" w:fill="auto"/>
          </w:tcPr>
          <w:p w14:paraId="0932C9CA" w14:textId="77777777" w:rsidR="00C172D2" w:rsidRPr="004F624E" w:rsidRDefault="00C172D2" w:rsidP="00EF77AA">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7C73FC95" w14:textId="77777777" w:rsidR="00C172D2" w:rsidRPr="004F624E" w:rsidRDefault="00C172D2" w:rsidP="00EF77AA">
            <w:pPr>
              <w:pStyle w:val="a4"/>
              <w:spacing w:after="72"/>
              <w:ind w:firstLineChars="0" w:firstLine="0"/>
              <w:rPr>
                <w:rFonts w:ascii="Consolas" w:hAnsi="Consolas"/>
                <w:caps/>
                <w:sz w:val="21"/>
                <w:szCs w:val="21"/>
              </w:rPr>
            </w:pPr>
            <w:r w:rsidRPr="004F624E">
              <w:rPr>
                <w:rFonts w:ascii="Consolas" w:hAnsi="Consolas" w:hint="eastAsia"/>
                <w:caps/>
                <w:sz w:val="21"/>
                <w:szCs w:val="21"/>
              </w:rPr>
              <w:t>成功登录客户端</w:t>
            </w:r>
          </w:p>
        </w:tc>
      </w:tr>
      <w:tr w:rsidR="00C172D2" w:rsidRPr="004F624E" w14:paraId="370A9D52" w14:textId="77777777" w:rsidTr="00EF77AA">
        <w:tc>
          <w:tcPr>
            <w:tcW w:w="9096" w:type="dxa"/>
            <w:gridSpan w:val="2"/>
            <w:shd w:val="clear" w:color="auto" w:fill="auto"/>
          </w:tcPr>
          <w:p w14:paraId="0FC9428C" w14:textId="77777777" w:rsidR="00C172D2" w:rsidRPr="004F624E" w:rsidRDefault="00C172D2" w:rsidP="00EF77AA">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C172D2" w:rsidRPr="004F624E" w14:paraId="7EC23AC3" w14:textId="77777777" w:rsidTr="00EF77AA">
        <w:tc>
          <w:tcPr>
            <w:tcW w:w="9096" w:type="dxa"/>
            <w:gridSpan w:val="2"/>
            <w:shd w:val="clear" w:color="auto" w:fill="auto"/>
          </w:tcPr>
          <w:p w14:paraId="2D422FED" w14:textId="38085A8E" w:rsidR="00C172D2" w:rsidRPr="004F624E" w:rsidRDefault="00C172D2" w:rsidP="00AC5C40">
            <w:pPr>
              <w:pStyle w:val="srs"/>
              <w:numPr>
                <w:ilvl w:val="0"/>
                <w:numId w:val="94"/>
              </w:numPr>
              <w:rPr>
                <w:rFonts w:ascii="Consolas" w:hAnsi="Consolas"/>
                <w:szCs w:val="21"/>
              </w:rPr>
            </w:pPr>
            <w:r w:rsidRPr="004F624E">
              <w:rPr>
                <w:rFonts w:ascii="Consolas" w:hAnsi="Consolas" w:hint="eastAsia"/>
                <w:szCs w:val="21"/>
              </w:rPr>
              <w:t>主持人进入到会议安排表单界面，用例开始。</w:t>
            </w:r>
          </w:p>
          <w:p w14:paraId="5F356878" w14:textId="77777777" w:rsidR="00A071BF" w:rsidRPr="00BD7DA5" w:rsidRDefault="00C172D2" w:rsidP="00AC5C40">
            <w:pPr>
              <w:pStyle w:val="srs"/>
              <w:numPr>
                <w:ilvl w:val="0"/>
                <w:numId w:val="94"/>
              </w:numPr>
              <w:spacing w:line="360" w:lineRule="auto"/>
              <w:rPr>
                <w:rFonts w:ascii="Consolas" w:hAnsi="Consolas"/>
              </w:rPr>
            </w:pPr>
            <w:r w:rsidRPr="00BD7DA5">
              <w:rPr>
                <w:rFonts w:ascii="Consolas" w:hAnsi="Consolas" w:hint="eastAsia"/>
                <w:szCs w:val="21"/>
              </w:rPr>
              <w:lastRenderedPageBreak/>
              <w:t>输入会议主题</w:t>
            </w:r>
            <w:r w:rsidR="00A071BF" w:rsidRPr="00BD7DA5">
              <w:rPr>
                <w:rFonts w:ascii="Consolas" w:hAnsi="Consolas" w:hint="eastAsia"/>
                <w:szCs w:val="21"/>
              </w:rPr>
              <w:t>关键字</w:t>
            </w:r>
            <w:r w:rsidR="00BD7DA5" w:rsidRPr="00BD7DA5">
              <w:rPr>
                <w:rFonts w:ascii="Consolas" w:hAnsi="Consolas" w:hint="eastAsia"/>
              </w:rPr>
              <w:t>，</w:t>
            </w:r>
            <w:r w:rsidR="00A071BF" w:rsidRPr="00BD7DA5">
              <w:rPr>
                <w:rFonts w:ascii="Consolas" w:hAnsi="Consolas" w:hint="eastAsia"/>
              </w:rPr>
              <w:t>系统根据用户输入的主题内容查找该</w:t>
            </w:r>
            <w:r w:rsidR="001F3BC4" w:rsidRPr="00BD7DA5">
              <w:rPr>
                <w:rFonts w:ascii="Consolas" w:hAnsi="Consolas" w:hint="eastAsia"/>
              </w:rPr>
              <w:t>帐号</w:t>
            </w:r>
            <w:r w:rsidR="00A071BF" w:rsidRPr="00BD7DA5">
              <w:rPr>
                <w:rFonts w:ascii="Consolas" w:hAnsi="Consolas" w:hint="eastAsia"/>
              </w:rPr>
              <w:t>下的历史会议数据，如果有匹配项，则邀请方式中的【通过历史会议邀请】按钮消失，出现相似的历史会议列表，供用户选择。</w:t>
            </w:r>
          </w:p>
          <w:p w14:paraId="1EF5A77A" w14:textId="77777777" w:rsidR="00A071BF" w:rsidRPr="004F624E" w:rsidRDefault="00A071BF" w:rsidP="00AC5C40">
            <w:pPr>
              <w:numPr>
                <w:ilvl w:val="0"/>
                <w:numId w:val="94"/>
              </w:numPr>
              <w:spacing w:line="360" w:lineRule="auto"/>
              <w:rPr>
                <w:rFonts w:ascii="Consolas" w:hAnsi="Consolas"/>
              </w:rPr>
            </w:pPr>
            <w:r w:rsidRPr="004F624E">
              <w:rPr>
                <w:rFonts w:ascii="Consolas" w:hAnsi="Consolas" w:hint="eastAsia"/>
              </w:rPr>
              <w:t>单击选择一个相似历史会议项，转向</w:t>
            </w:r>
            <w:hyperlink w:anchor="_发送邀约界面" w:history="1">
              <w:r w:rsidRPr="004F624E">
                <w:rPr>
                  <w:rStyle w:val="af2"/>
                  <w:rFonts w:ascii="Consolas" w:hAnsi="Consolas" w:hint="eastAsia"/>
                </w:rPr>
                <w:t>发送邀约界面</w:t>
              </w:r>
            </w:hyperlink>
            <w:r w:rsidRPr="004F624E">
              <w:rPr>
                <w:rFonts w:ascii="Consolas" w:hAnsi="Consolas" w:hint="eastAsia"/>
              </w:rPr>
              <w:t>。该历史会议相应的会议日期、时间、主题文字、通知方式、密码形式等属性也自动带入邀约界面并自动填入邀约界面中的表单。</w:t>
            </w:r>
          </w:p>
          <w:p w14:paraId="5126ABAA" w14:textId="77777777" w:rsidR="00A071BF" w:rsidRPr="004F624E" w:rsidRDefault="00A071BF" w:rsidP="00AC5C40">
            <w:pPr>
              <w:numPr>
                <w:ilvl w:val="0"/>
                <w:numId w:val="94"/>
              </w:numPr>
              <w:spacing w:line="360" w:lineRule="auto"/>
              <w:rPr>
                <w:rFonts w:ascii="Consolas" w:hAnsi="Consolas"/>
              </w:rPr>
            </w:pPr>
            <w:r w:rsidRPr="004F624E">
              <w:rPr>
                <w:rFonts w:ascii="Consolas" w:hAnsi="Consolas" w:hint="eastAsia"/>
              </w:rPr>
              <w:t>用户根据需要修改会议属性。</w:t>
            </w:r>
          </w:p>
          <w:p w14:paraId="53948960" w14:textId="77777777" w:rsidR="00A071BF" w:rsidRPr="004F624E" w:rsidRDefault="00A071BF" w:rsidP="00AC5C40">
            <w:pPr>
              <w:numPr>
                <w:ilvl w:val="0"/>
                <w:numId w:val="94"/>
              </w:numPr>
              <w:spacing w:line="360" w:lineRule="auto"/>
              <w:rPr>
                <w:rFonts w:ascii="Consolas" w:hAnsi="Consolas"/>
              </w:rPr>
            </w:pPr>
            <w:r w:rsidRPr="004F624E">
              <w:rPr>
                <w:rFonts w:ascii="Consolas" w:hAnsi="Consolas" w:hint="eastAsia"/>
              </w:rPr>
              <w:t>点击“发送邀约”按钮，会议安排窗口关闭</w:t>
            </w:r>
            <w:r w:rsidRPr="004F624E">
              <w:rPr>
                <w:rFonts w:ascii="Consolas" w:hAnsi="Consolas" w:hint="eastAsia"/>
                <w:szCs w:val="21"/>
              </w:rPr>
              <w:t>，进入</w:t>
            </w:r>
            <w:hyperlink w:anchor="_会议列表" w:history="1">
              <w:r w:rsidRPr="004F624E">
                <w:rPr>
                  <w:rStyle w:val="af2"/>
                  <w:rFonts w:ascii="Consolas" w:hAnsi="Consolas" w:hint="eastAsia"/>
                  <w:szCs w:val="21"/>
                </w:rPr>
                <w:t>会议列表</w:t>
              </w:r>
            </w:hyperlink>
            <w:r w:rsidRPr="004F624E">
              <w:rPr>
                <w:rFonts w:ascii="Consolas" w:hAnsi="Consolas" w:hint="eastAsia"/>
                <w:szCs w:val="21"/>
              </w:rPr>
              <w:t>界面</w:t>
            </w:r>
            <w:r w:rsidRPr="004F624E">
              <w:rPr>
                <w:rFonts w:ascii="Consolas" w:hAnsi="Consolas" w:hint="eastAsia"/>
                <w:szCs w:val="21"/>
              </w:rPr>
              <w:t>.</w:t>
            </w:r>
          </w:p>
          <w:p w14:paraId="046701F1" w14:textId="77777777" w:rsidR="00C172D2" w:rsidRPr="004F624E" w:rsidRDefault="00A071BF" w:rsidP="00AC5C40">
            <w:pPr>
              <w:numPr>
                <w:ilvl w:val="0"/>
                <w:numId w:val="94"/>
              </w:numPr>
              <w:spacing w:line="360" w:lineRule="auto"/>
              <w:rPr>
                <w:rFonts w:ascii="Consolas" w:hAnsi="Consolas"/>
                <w:szCs w:val="21"/>
              </w:rPr>
            </w:pPr>
            <w:r w:rsidRPr="004F624E">
              <w:rPr>
                <w:rFonts w:ascii="Consolas" w:hAnsi="Consolas" w:hint="eastAsia"/>
                <w:szCs w:val="21"/>
              </w:rPr>
              <w:t>用例结束。</w:t>
            </w:r>
          </w:p>
        </w:tc>
      </w:tr>
      <w:tr w:rsidR="00C172D2" w:rsidRPr="004F624E" w14:paraId="6D412CC8" w14:textId="77777777" w:rsidTr="00EF77AA">
        <w:tc>
          <w:tcPr>
            <w:tcW w:w="9096" w:type="dxa"/>
            <w:gridSpan w:val="2"/>
            <w:shd w:val="clear" w:color="auto" w:fill="auto"/>
          </w:tcPr>
          <w:p w14:paraId="7C553E3A" w14:textId="77777777" w:rsidR="00C172D2" w:rsidRPr="004F624E" w:rsidRDefault="00C172D2" w:rsidP="00EF77AA">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其他事件流程</w:t>
            </w:r>
          </w:p>
        </w:tc>
      </w:tr>
      <w:tr w:rsidR="00C172D2" w:rsidRPr="004F624E" w14:paraId="0D3EF242" w14:textId="77777777" w:rsidTr="00EF77AA">
        <w:tc>
          <w:tcPr>
            <w:tcW w:w="9096" w:type="dxa"/>
            <w:gridSpan w:val="2"/>
            <w:shd w:val="clear" w:color="auto" w:fill="auto"/>
          </w:tcPr>
          <w:p w14:paraId="785FDC47" w14:textId="3386DA78" w:rsidR="00C172D2" w:rsidRPr="004F624E" w:rsidRDefault="00C172D2" w:rsidP="00AC5C40">
            <w:pPr>
              <w:numPr>
                <w:ilvl w:val="0"/>
                <w:numId w:val="29"/>
              </w:numPr>
              <w:spacing w:line="360" w:lineRule="auto"/>
              <w:rPr>
                <w:rFonts w:ascii="Consolas" w:hAnsi="Consolas"/>
              </w:rPr>
            </w:pPr>
            <w:r w:rsidRPr="004F624E">
              <w:rPr>
                <w:rFonts w:ascii="Consolas" w:hAnsi="Consolas" w:hint="eastAsia"/>
                <w:szCs w:val="21"/>
              </w:rPr>
              <w:t>选择【通过历史会议邀请】进行会议安排</w:t>
            </w:r>
          </w:p>
          <w:p w14:paraId="10929817" w14:textId="77777777" w:rsidR="00C172D2" w:rsidRPr="004F624E" w:rsidRDefault="00C172D2" w:rsidP="00AC5C40">
            <w:pPr>
              <w:numPr>
                <w:ilvl w:val="1"/>
                <w:numId w:val="29"/>
              </w:numPr>
              <w:spacing w:line="360" w:lineRule="auto"/>
              <w:rPr>
                <w:rFonts w:ascii="Consolas" w:hAnsi="Consolas"/>
              </w:rPr>
            </w:pPr>
            <w:r w:rsidRPr="004F624E">
              <w:rPr>
                <w:rFonts w:ascii="Consolas" w:hAnsi="Consolas" w:hint="eastAsia"/>
                <w:szCs w:val="21"/>
              </w:rPr>
              <w:t>输入会议主题</w:t>
            </w:r>
            <w:r w:rsidRPr="004F624E">
              <w:rPr>
                <w:rFonts w:ascii="Consolas" w:hAnsi="Consolas" w:hint="eastAsia"/>
              </w:rPr>
              <w:t>并选取其他会议属性</w:t>
            </w:r>
            <w:r w:rsidRPr="004F624E">
              <w:rPr>
                <w:rFonts w:ascii="Consolas" w:hAnsi="Consolas" w:hint="eastAsia"/>
                <w:szCs w:val="21"/>
              </w:rPr>
              <w:t>，点击【通过历史会议邀请】按钮，用例开始。</w:t>
            </w:r>
          </w:p>
          <w:p w14:paraId="62E16D6A" w14:textId="77BCCE51" w:rsidR="00C172D2" w:rsidRPr="004F624E" w:rsidRDefault="00C172D2" w:rsidP="00AC5C40">
            <w:pPr>
              <w:numPr>
                <w:ilvl w:val="1"/>
                <w:numId w:val="29"/>
              </w:numPr>
              <w:spacing w:line="360" w:lineRule="auto"/>
              <w:rPr>
                <w:rFonts w:ascii="Consolas" w:hAnsi="Consolas"/>
              </w:rPr>
            </w:pPr>
            <w:r w:rsidRPr="004F624E">
              <w:rPr>
                <w:rFonts w:ascii="Consolas" w:hAnsi="Consolas" w:hint="eastAsia"/>
                <w:szCs w:val="21"/>
              </w:rPr>
              <w:t>界面转向历史会议列表画面。列表中</w:t>
            </w:r>
            <w:del w:id="321" w:author="Yu Xu" w:date="2013-07-17T10:21:00Z">
              <w:r w:rsidRPr="004F624E" w:rsidDel="00163F79">
                <w:rPr>
                  <w:rFonts w:ascii="Consolas" w:hAnsi="Consolas" w:hint="eastAsia"/>
                  <w:szCs w:val="21"/>
                </w:rPr>
                <w:delText>，列出</w:delText>
              </w:r>
            </w:del>
            <w:r w:rsidRPr="004F624E">
              <w:rPr>
                <w:rFonts w:ascii="Consolas" w:hAnsi="Consolas" w:hint="eastAsia"/>
                <w:szCs w:val="21"/>
              </w:rPr>
              <w:t>最</w:t>
            </w:r>
            <w:r w:rsidR="00765D00">
              <w:rPr>
                <w:rFonts w:ascii="Consolas" w:hAnsi="Consolas" w:hint="eastAsia"/>
                <w:szCs w:val="21"/>
              </w:rPr>
              <w:t>多</w:t>
            </w:r>
            <w:ins w:id="322" w:author="Yu Xu" w:date="2013-07-17T10:21:00Z">
              <w:r w:rsidR="00163F79">
                <w:rPr>
                  <w:rFonts w:ascii="Consolas" w:hAnsi="Consolas" w:hint="eastAsia"/>
                  <w:szCs w:val="21"/>
                </w:rPr>
                <w:t>显示</w:t>
              </w:r>
            </w:ins>
            <w:r w:rsidRPr="004F624E">
              <w:rPr>
                <w:rFonts w:ascii="Consolas" w:hAnsi="Consolas" w:hint="eastAsia"/>
                <w:szCs w:val="21"/>
              </w:rPr>
              <w:t>10</w:t>
            </w:r>
            <w:r w:rsidRPr="004F624E">
              <w:rPr>
                <w:rFonts w:ascii="Consolas" w:hAnsi="Consolas" w:hint="eastAsia"/>
                <w:szCs w:val="21"/>
              </w:rPr>
              <w:t>场</w:t>
            </w:r>
            <w:del w:id="323" w:author="Yu Xu" w:date="2013-07-17T10:21:00Z">
              <w:r w:rsidRPr="004F624E" w:rsidDel="00163F79">
                <w:rPr>
                  <w:rFonts w:ascii="Consolas" w:hAnsi="Consolas" w:hint="eastAsia"/>
                  <w:szCs w:val="21"/>
                </w:rPr>
                <w:delText>用户</w:delText>
              </w:r>
            </w:del>
            <w:del w:id="324" w:author="Yu Xu" w:date="2013-07-17T10:20:00Z">
              <w:r w:rsidRPr="004F624E" w:rsidDel="00163F79">
                <w:rPr>
                  <w:rFonts w:ascii="Consolas" w:hAnsi="Consolas" w:hint="eastAsia"/>
                  <w:szCs w:val="21"/>
                </w:rPr>
                <w:delText>最近</w:delText>
              </w:r>
              <w:r w:rsidRPr="004F624E" w:rsidDel="00163F79">
                <w:rPr>
                  <w:rFonts w:ascii="Consolas" w:hAnsi="Consolas" w:hint="eastAsia"/>
                  <w:szCs w:val="21"/>
                </w:rPr>
                <w:delText>90</w:delText>
              </w:r>
              <w:r w:rsidRPr="004F624E" w:rsidDel="00163F79">
                <w:rPr>
                  <w:rFonts w:ascii="Consolas" w:hAnsi="Consolas" w:hint="eastAsia"/>
                  <w:szCs w:val="21"/>
                </w:rPr>
                <w:delText>天内</w:delText>
              </w:r>
              <w:r w:rsidR="00117455" w:rsidDel="00163F79">
                <w:rPr>
                  <w:rFonts w:ascii="Consolas" w:hAnsi="Consolas" w:hint="eastAsia"/>
                  <w:szCs w:val="21"/>
                </w:rPr>
                <w:delText>成功</w:delText>
              </w:r>
              <w:r w:rsidR="00117455" w:rsidDel="00163F79">
                <w:rPr>
                  <w:rFonts w:ascii="Consolas" w:hAnsi="Consolas"/>
                  <w:szCs w:val="21"/>
                </w:rPr>
                <w:delText>安排</w:delText>
              </w:r>
              <w:r w:rsidRPr="004F624E" w:rsidDel="00163F79">
                <w:rPr>
                  <w:rFonts w:ascii="Consolas" w:hAnsi="Consolas" w:hint="eastAsia"/>
                  <w:szCs w:val="21"/>
                </w:rPr>
                <w:delText>的</w:delText>
              </w:r>
            </w:del>
            <w:ins w:id="325" w:author="Yu Xu" w:date="2013-07-17T10:20:00Z">
              <w:r w:rsidR="00163F79">
                <w:rPr>
                  <w:rFonts w:ascii="Consolas" w:hAnsi="Consolas" w:hint="eastAsia"/>
                  <w:szCs w:val="21"/>
                </w:rPr>
                <w:t>历史</w:t>
              </w:r>
            </w:ins>
            <w:r w:rsidRPr="004F624E">
              <w:rPr>
                <w:rFonts w:ascii="Consolas" w:hAnsi="Consolas" w:hint="eastAsia"/>
                <w:szCs w:val="21"/>
              </w:rPr>
              <w:t>会议。</w:t>
            </w:r>
          </w:p>
          <w:p w14:paraId="7D2F6B26" w14:textId="77777777" w:rsidR="00C172D2" w:rsidRPr="004F624E" w:rsidRDefault="00C172D2" w:rsidP="00AC5C40">
            <w:pPr>
              <w:numPr>
                <w:ilvl w:val="1"/>
                <w:numId w:val="29"/>
              </w:numPr>
              <w:spacing w:line="360" w:lineRule="auto"/>
              <w:rPr>
                <w:rFonts w:ascii="Consolas" w:hAnsi="Consolas"/>
              </w:rPr>
            </w:pPr>
            <w:r w:rsidRPr="004F624E">
              <w:rPr>
                <w:rFonts w:ascii="Consolas" w:hAnsi="Consolas" w:hint="eastAsia"/>
                <w:szCs w:val="21"/>
              </w:rPr>
              <w:t>用户点击某一场会议，界面转向</w:t>
            </w:r>
            <w:hyperlink w:anchor="_发送邀约界面A" w:history="1">
              <w:r w:rsidRPr="00BD7DA5">
                <w:rPr>
                  <w:rStyle w:val="af2"/>
                  <w:rFonts w:ascii="Consolas" w:hAnsi="Consolas" w:hint="eastAsia"/>
                  <w:szCs w:val="21"/>
                </w:rPr>
                <w:t>发送邀约界面</w:t>
              </w:r>
            </w:hyperlink>
            <w:r w:rsidR="00BD7DA5">
              <w:rPr>
                <w:rFonts w:ascii="Consolas" w:hAnsi="Consolas" w:hint="eastAsia"/>
                <w:szCs w:val="21"/>
              </w:rPr>
              <w:t>（</w:t>
            </w:r>
            <w:r w:rsidR="00BD7DA5" w:rsidRPr="004F624E">
              <w:rPr>
                <w:rFonts w:ascii="Consolas" w:hAnsi="Consolas" w:hint="eastAsia"/>
              </w:rPr>
              <w:t>该历史会议相应的会议日期、时间、主题文字、通知方式、密码形式等属性也自动带入邀约界面并自动填入邀约界面中的表单</w:t>
            </w:r>
            <w:r w:rsidR="00BD7DA5">
              <w:rPr>
                <w:rFonts w:ascii="Consolas" w:hAnsi="Consolas" w:hint="eastAsia"/>
              </w:rPr>
              <w:t>）。</w:t>
            </w:r>
          </w:p>
          <w:p w14:paraId="1F2E835F" w14:textId="77777777" w:rsidR="00C172D2" w:rsidRPr="004F624E" w:rsidRDefault="00C172D2" w:rsidP="00AC5C40">
            <w:pPr>
              <w:numPr>
                <w:ilvl w:val="1"/>
                <w:numId w:val="29"/>
              </w:numPr>
              <w:spacing w:line="360" w:lineRule="auto"/>
              <w:rPr>
                <w:rFonts w:ascii="Consolas" w:hAnsi="Consolas"/>
              </w:rPr>
            </w:pPr>
            <w:r w:rsidRPr="004F624E">
              <w:rPr>
                <w:rFonts w:ascii="Consolas" w:hAnsi="Consolas" w:hint="eastAsia"/>
              </w:rPr>
              <w:t>用例结束。</w:t>
            </w:r>
          </w:p>
          <w:p w14:paraId="5672A302" w14:textId="77777777" w:rsidR="00A071BF" w:rsidRPr="004F624E" w:rsidRDefault="00A071BF" w:rsidP="00AC5C40">
            <w:pPr>
              <w:numPr>
                <w:ilvl w:val="0"/>
                <w:numId w:val="29"/>
              </w:numPr>
              <w:spacing w:line="360" w:lineRule="auto"/>
              <w:rPr>
                <w:rFonts w:ascii="Consolas" w:hAnsi="Consolas"/>
              </w:rPr>
            </w:pPr>
            <w:r w:rsidRPr="004F624E">
              <w:rPr>
                <w:rFonts w:ascii="Consolas" w:hAnsi="Consolas" w:hint="eastAsia"/>
              </w:rPr>
              <w:t>隐藏历史会议列表</w:t>
            </w:r>
          </w:p>
          <w:p w14:paraId="06E47938" w14:textId="77777777" w:rsidR="00A071BF" w:rsidRPr="004F624E" w:rsidRDefault="00A071BF" w:rsidP="00AC5C40">
            <w:pPr>
              <w:numPr>
                <w:ilvl w:val="1"/>
                <w:numId w:val="29"/>
              </w:numPr>
              <w:spacing w:line="360" w:lineRule="auto"/>
              <w:rPr>
                <w:rFonts w:ascii="Consolas" w:hAnsi="Consolas"/>
              </w:rPr>
            </w:pPr>
            <w:r w:rsidRPr="004F624E">
              <w:rPr>
                <w:rFonts w:ascii="Consolas" w:hAnsi="Consolas" w:hint="eastAsia"/>
              </w:rPr>
              <w:t>用户输入主题关键字，如果有匹配项，则邀请方式中的【通过历史会议邀请】按钮消失，出现相似的历史会议列表，用例开始。</w:t>
            </w:r>
          </w:p>
          <w:p w14:paraId="060B05A1" w14:textId="77777777" w:rsidR="00A071BF" w:rsidRPr="004F624E" w:rsidRDefault="00A071BF" w:rsidP="00AC5C40">
            <w:pPr>
              <w:numPr>
                <w:ilvl w:val="1"/>
                <w:numId w:val="29"/>
              </w:numPr>
              <w:spacing w:line="360" w:lineRule="auto"/>
              <w:rPr>
                <w:rFonts w:ascii="Consolas" w:hAnsi="Consolas"/>
              </w:rPr>
            </w:pPr>
            <w:r w:rsidRPr="004F624E">
              <w:rPr>
                <w:rFonts w:ascii="Consolas" w:hAnsi="Consolas" w:hint="eastAsia"/>
              </w:rPr>
              <w:t>用户删除全部主题关键字后，历史会议列表消失，恢复显示</w:t>
            </w:r>
            <w:r w:rsidRPr="004F624E">
              <w:rPr>
                <w:rFonts w:ascii="Consolas" w:hAnsi="Consolas" w:hint="eastAsia"/>
                <w:szCs w:val="21"/>
              </w:rPr>
              <w:t>【通过历史会议邀请】按钮。</w:t>
            </w:r>
          </w:p>
          <w:p w14:paraId="6FE3B260" w14:textId="77777777" w:rsidR="00A071BF" w:rsidRPr="004F624E" w:rsidRDefault="00A071BF" w:rsidP="00AC5C40">
            <w:pPr>
              <w:numPr>
                <w:ilvl w:val="1"/>
                <w:numId w:val="29"/>
              </w:numPr>
              <w:spacing w:line="360" w:lineRule="auto"/>
              <w:rPr>
                <w:rFonts w:ascii="Consolas" w:hAnsi="Consolas"/>
              </w:rPr>
            </w:pPr>
            <w:r w:rsidRPr="004F624E">
              <w:rPr>
                <w:rFonts w:ascii="Consolas" w:hAnsi="Consolas" w:hint="eastAsia"/>
                <w:szCs w:val="21"/>
              </w:rPr>
              <w:t>用例结束。</w:t>
            </w:r>
          </w:p>
        </w:tc>
      </w:tr>
      <w:tr w:rsidR="00C172D2" w:rsidRPr="004F624E" w14:paraId="63AA5E4A" w14:textId="77777777" w:rsidTr="00EF77AA">
        <w:tc>
          <w:tcPr>
            <w:tcW w:w="2235" w:type="dxa"/>
            <w:shd w:val="clear" w:color="auto" w:fill="auto"/>
          </w:tcPr>
          <w:p w14:paraId="42E07850" w14:textId="77777777" w:rsidR="00C172D2" w:rsidRPr="004F624E" w:rsidRDefault="00C172D2" w:rsidP="00EF77AA">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38746097" w14:textId="77777777" w:rsidR="00C172D2" w:rsidRPr="004F624E" w:rsidRDefault="00A071BF" w:rsidP="007A3C2C">
            <w:pPr>
              <w:pStyle w:val="a4"/>
              <w:spacing w:after="72"/>
              <w:ind w:firstLineChars="0" w:firstLine="0"/>
              <w:rPr>
                <w:rFonts w:ascii="Consolas" w:hAnsi="Consolas"/>
                <w:sz w:val="21"/>
                <w:szCs w:val="21"/>
              </w:rPr>
            </w:pPr>
            <w:r w:rsidRPr="004F624E">
              <w:rPr>
                <w:rFonts w:ascii="Consolas" w:hAnsi="Consolas" w:hint="eastAsia"/>
                <w:sz w:val="21"/>
                <w:szCs w:val="21"/>
              </w:rPr>
              <w:t>检索到的历史会议</w:t>
            </w:r>
            <w:r w:rsidR="007A3C2C">
              <w:rPr>
                <w:rFonts w:ascii="Consolas" w:hAnsi="Consolas" w:hint="eastAsia"/>
                <w:sz w:val="21"/>
                <w:szCs w:val="21"/>
              </w:rPr>
              <w:t>，其各项属性</w:t>
            </w:r>
            <w:r w:rsidRPr="004F624E">
              <w:rPr>
                <w:rFonts w:ascii="Consolas" w:hAnsi="Consolas" w:hint="eastAsia"/>
                <w:sz w:val="21"/>
                <w:szCs w:val="21"/>
              </w:rPr>
              <w:t>能够自动恢复</w:t>
            </w:r>
            <w:r w:rsidR="007A3C2C">
              <w:rPr>
                <w:rFonts w:ascii="Consolas" w:hAnsi="Consolas" w:hint="eastAsia"/>
                <w:sz w:val="21"/>
                <w:szCs w:val="21"/>
              </w:rPr>
              <w:t>显示</w:t>
            </w:r>
          </w:p>
        </w:tc>
      </w:tr>
      <w:tr w:rsidR="00C172D2" w:rsidRPr="004F624E" w14:paraId="275523DD" w14:textId="77777777" w:rsidTr="00EF77AA">
        <w:tc>
          <w:tcPr>
            <w:tcW w:w="2235" w:type="dxa"/>
            <w:shd w:val="clear" w:color="auto" w:fill="auto"/>
          </w:tcPr>
          <w:p w14:paraId="19F02A22" w14:textId="77777777" w:rsidR="00C172D2" w:rsidRPr="004F624E" w:rsidRDefault="00C172D2" w:rsidP="00EF77AA">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2D8D0763" w14:textId="77777777" w:rsidR="00C172D2" w:rsidRPr="004F624E" w:rsidRDefault="00C172D2" w:rsidP="00AC5C40">
            <w:pPr>
              <w:pStyle w:val="a4"/>
              <w:numPr>
                <w:ilvl w:val="0"/>
                <w:numId w:val="95"/>
              </w:numPr>
              <w:spacing w:after="72"/>
              <w:ind w:firstLineChars="0"/>
              <w:rPr>
                <w:rFonts w:ascii="Consolas" w:hAnsi="Consolas"/>
                <w:sz w:val="21"/>
                <w:szCs w:val="21"/>
              </w:rPr>
            </w:pPr>
            <w:r w:rsidRPr="004F624E">
              <w:rPr>
                <w:rFonts w:ascii="Consolas" w:hAnsi="Consolas" w:hint="eastAsia"/>
                <w:sz w:val="21"/>
                <w:szCs w:val="21"/>
              </w:rPr>
              <w:t>历史会议数据的检索范围</w:t>
            </w:r>
          </w:p>
          <w:p w14:paraId="16611AD0" w14:textId="77777777" w:rsidR="00C172D2" w:rsidRDefault="00B73A36" w:rsidP="00EF77AA">
            <w:pPr>
              <w:pStyle w:val="a4"/>
              <w:spacing w:after="72"/>
              <w:ind w:left="420" w:firstLineChars="0" w:firstLine="0"/>
              <w:rPr>
                <w:rFonts w:ascii="Consolas" w:hAnsi="Consolas"/>
                <w:sz w:val="21"/>
                <w:szCs w:val="21"/>
              </w:rPr>
            </w:pPr>
            <w:r>
              <w:rPr>
                <w:rFonts w:ascii="Consolas" w:hAnsi="Consolas" w:hint="eastAsia"/>
                <w:sz w:val="21"/>
                <w:szCs w:val="21"/>
              </w:rPr>
              <w:t>时间：</w:t>
            </w:r>
            <w:r w:rsidR="00C172D2" w:rsidRPr="004F624E">
              <w:rPr>
                <w:rFonts w:ascii="Consolas" w:hAnsi="Consolas" w:hint="eastAsia"/>
                <w:sz w:val="21"/>
                <w:szCs w:val="21"/>
              </w:rPr>
              <w:t>以服务器时间为准，在进行历史会议数据检索时，只检索当前日期的前</w:t>
            </w:r>
            <w:r w:rsidR="00C172D2" w:rsidRPr="004F624E">
              <w:rPr>
                <w:rFonts w:ascii="Consolas" w:hAnsi="Consolas" w:hint="eastAsia"/>
                <w:sz w:val="21"/>
                <w:szCs w:val="21"/>
              </w:rPr>
              <w:t>90</w:t>
            </w:r>
            <w:r w:rsidR="00C172D2" w:rsidRPr="004F624E">
              <w:rPr>
                <w:rFonts w:ascii="Consolas" w:hAnsi="Consolas" w:hint="eastAsia"/>
                <w:sz w:val="21"/>
                <w:szCs w:val="21"/>
              </w:rPr>
              <w:t>天的数据。</w:t>
            </w:r>
          </w:p>
          <w:p w14:paraId="264E59BB" w14:textId="77777777" w:rsidR="00B73A36" w:rsidRPr="00B73A36" w:rsidRDefault="00B73A36" w:rsidP="00EF77AA">
            <w:pPr>
              <w:pStyle w:val="a4"/>
              <w:spacing w:after="72"/>
              <w:ind w:left="420" w:firstLineChars="0" w:firstLine="0"/>
              <w:rPr>
                <w:rFonts w:ascii="Consolas" w:hAnsi="Consolas"/>
                <w:sz w:val="21"/>
                <w:szCs w:val="21"/>
              </w:rPr>
            </w:pPr>
            <w:r>
              <w:rPr>
                <w:rFonts w:ascii="Consolas" w:hAnsi="Consolas" w:hint="eastAsia"/>
                <w:sz w:val="21"/>
                <w:szCs w:val="21"/>
              </w:rPr>
              <w:t>类型：仅检索主持人安排的会议，不包括受邀参加的会议。</w:t>
            </w:r>
          </w:p>
          <w:p w14:paraId="26D52F4E" w14:textId="77777777" w:rsidR="00C172D2" w:rsidRPr="004F624E" w:rsidRDefault="00C172D2" w:rsidP="00AC5C40">
            <w:pPr>
              <w:pStyle w:val="a4"/>
              <w:numPr>
                <w:ilvl w:val="0"/>
                <w:numId w:val="95"/>
              </w:numPr>
              <w:spacing w:after="72"/>
              <w:ind w:firstLineChars="0"/>
              <w:rPr>
                <w:rFonts w:ascii="Consolas" w:hAnsi="Consolas"/>
                <w:sz w:val="21"/>
                <w:szCs w:val="21"/>
              </w:rPr>
            </w:pPr>
            <w:r w:rsidRPr="004F624E">
              <w:rPr>
                <w:rFonts w:ascii="Consolas" w:hAnsi="Consolas" w:hint="eastAsia"/>
                <w:sz w:val="21"/>
                <w:szCs w:val="21"/>
              </w:rPr>
              <w:t>相似</w:t>
            </w:r>
            <w:r w:rsidR="00A071BF" w:rsidRPr="004F624E">
              <w:rPr>
                <w:rFonts w:ascii="Consolas" w:hAnsi="Consolas" w:hint="eastAsia"/>
                <w:sz w:val="21"/>
                <w:szCs w:val="21"/>
              </w:rPr>
              <w:t>的历史</w:t>
            </w:r>
            <w:r w:rsidRPr="004F624E">
              <w:rPr>
                <w:rFonts w:ascii="Consolas" w:hAnsi="Consolas" w:hint="eastAsia"/>
                <w:sz w:val="21"/>
                <w:szCs w:val="21"/>
              </w:rPr>
              <w:t>会议列表（项）显示规则</w:t>
            </w:r>
          </w:p>
          <w:p w14:paraId="5B848B0A" w14:textId="77777777" w:rsidR="00C172D2" w:rsidRPr="004F624E" w:rsidRDefault="00C172D2" w:rsidP="00AC5C40">
            <w:pPr>
              <w:pStyle w:val="a4"/>
              <w:numPr>
                <w:ilvl w:val="1"/>
                <w:numId w:val="95"/>
              </w:numPr>
              <w:spacing w:after="72"/>
              <w:ind w:firstLineChars="0"/>
              <w:rPr>
                <w:rFonts w:ascii="Consolas" w:hAnsi="Consolas"/>
                <w:sz w:val="21"/>
                <w:szCs w:val="21"/>
              </w:rPr>
            </w:pPr>
            <w:r w:rsidRPr="004F624E">
              <w:rPr>
                <w:rFonts w:ascii="Consolas" w:hAnsi="Consolas" w:hint="eastAsia"/>
                <w:sz w:val="21"/>
                <w:szCs w:val="21"/>
              </w:rPr>
              <w:t>会议项显示格式为：主题（日期</w:t>
            </w:r>
            <w:r w:rsidRPr="004F624E">
              <w:rPr>
                <w:rFonts w:ascii="Consolas" w:hAnsi="Consolas" w:hint="eastAsia"/>
                <w:sz w:val="21"/>
                <w:szCs w:val="21"/>
              </w:rPr>
              <w:t xml:space="preserve"> </w:t>
            </w:r>
            <w:r w:rsidRPr="004F624E">
              <w:rPr>
                <w:rFonts w:ascii="Consolas" w:hAnsi="Consolas" w:hint="eastAsia"/>
                <w:sz w:val="21"/>
                <w:szCs w:val="21"/>
              </w:rPr>
              <w:t>开始时间），例如：产品沟通会（</w:t>
            </w:r>
            <w:r w:rsidRPr="004F624E">
              <w:rPr>
                <w:rFonts w:ascii="Consolas" w:hAnsi="Consolas" w:hint="eastAsia"/>
                <w:sz w:val="21"/>
                <w:szCs w:val="21"/>
              </w:rPr>
              <w:t>2013-03-29 09:30</w:t>
            </w:r>
            <w:r w:rsidRPr="004F624E">
              <w:rPr>
                <w:rFonts w:ascii="Consolas" w:hAnsi="Consolas" w:hint="eastAsia"/>
                <w:sz w:val="21"/>
                <w:szCs w:val="21"/>
              </w:rPr>
              <w:t>）</w:t>
            </w:r>
          </w:p>
          <w:p w14:paraId="06D6F852" w14:textId="2D7A3FF8" w:rsidR="00C172D2" w:rsidRDefault="00C172D2" w:rsidP="00AC5C40">
            <w:pPr>
              <w:pStyle w:val="a4"/>
              <w:numPr>
                <w:ilvl w:val="1"/>
                <w:numId w:val="95"/>
              </w:numPr>
              <w:spacing w:after="72"/>
              <w:ind w:firstLineChars="0"/>
              <w:rPr>
                <w:rFonts w:ascii="Consolas" w:hAnsi="Consolas"/>
                <w:sz w:val="21"/>
                <w:szCs w:val="21"/>
              </w:rPr>
            </w:pPr>
            <w:r w:rsidRPr="004F624E">
              <w:rPr>
                <w:rFonts w:ascii="Consolas" w:hAnsi="Consolas" w:hint="eastAsia"/>
                <w:sz w:val="21"/>
                <w:szCs w:val="21"/>
              </w:rPr>
              <w:t>列表项根据会议</w:t>
            </w:r>
            <w:r w:rsidR="00117455">
              <w:rPr>
                <w:rFonts w:ascii="Consolas" w:hAnsi="Consolas" w:hint="eastAsia"/>
                <w:sz w:val="21"/>
                <w:szCs w:val="21"/>
              </w:rPr>
              <w:t>成功安排</w:t>
            </w:r>
            <w:r w:rsidRPr="004F624E">
              <w:rPr>
                <w:rFonts w:ascii="Consolas" w:hAnsi="Consolas" w:hint="eastAsia"/>
                <w:sz w:val="21"/>
                <w:szCs w:val="21"/>
              </w:rPr>
              <w:t>的日期降序排列。日期相同的会议项的排列顺序不做特别规定。</w:t>
            </w:r>
          </w:p>
          <w:p w14:paraId="000114AB" w14:textId="77777777" w:rsidR="002B0682" w:rsidRDefault="00D641E3" w:rsidP="00AC5C40">
            <w:pPr>
              <w:pStyle w:val="a4"/>
              <w:numPr>
                <w:ilvl w:val="1"/>
                <w:numId w:val="95"/>
              </w:numPr>
              <w:spacing w:after="72"/>
              <w:ind w:firstLineChars="0"/>
              <w:rPr>
                <w:rFonts w:ascii="Consolas" w:hAnsi="Consolas"/>
                <w:sz w:val="21"/>
                <w:szCs w:val="21"/>
              </w:rPr>
            </w:pPr>
            <w:r>
              <w:rPr>
                <w:rFonts w:ascii="Consolas" w:hAnsi="Consolas" w:hint="eastAsia"/>
                <w:sz w:val="21"/>
                <w:szCs w:val="21"/>
              </w:rPr>
              <w:t>会议主题文字允许相同，在相似会议列表中以日期和时间来进行</w:t>
            </w:r>
            <w:r>
              <w:rPr>
                <w:rFonts w:ascii="Consolas" w:hAnsi="Consolas" w:hint="eastAsia"/>
                <w:sz w:val="21"/>
                <w:szCs w:val="21"/>
              </w:rPr>
              <w:lastRenderedPageBreak/>
              <w:t>区分。</w:t>
            </w:r>
          </w:p>
          <w:p w14:paraId="4482A469" w14:textId="77777777" w:rsidR="00355952" w:rsidRDefault="00355952" w:rsidP="00AC5C40">
            <w:pPr>
              <w:pStyle w:val="a4"/>
              <w:numPr>
                <w:ilvl w:val="0"/>
                <w:numId w:val="95"/>
              </w:numPr>
              <w:spacing w:after="72"/>
              <w:ind w:firstLineChars="0"/>
              <w:rPr>
                <w:rFonts w:ascii="Consolas" w:hAnsi="Consolas"/>
                <w:color w:val="000000"/>
                <w:sz w:val="21"/>
                <w:szCs w:val="21"/>
              </w:rPr>
            </w:pPr>
            <w:r>
              <w:rPr>
                <w:rFonts w:ascii="Consolas" w:hAnsi="Consolas" w:hint="eastAsia"/>
                <w:sz w:val="21"/>
                <w:szCs w:val="21"/>
              </w:rPr>
              <w:t>搜索历史会议为即时搜索，即随着用户输入，立即进行匹配检索。</w:t>
            </w:r>
          </w:p>
          <w:p w14:paraId="62EA2424" w14:textId="77777777" w:rsidR="003C431E" w:rsidRDefault="003C431E" w:rsidP="00AC5C40">
            <w:pPr>
              <w:pStyle w:val="a4"/>
              <w:numPr>
                <w:ilvl w:val="0"/>
                <w:numId w:val="95"/>
              </w:numPr>
              <w:spacing w:after="72"/>
              <w:ind w:firstLineChars="0"/>
              <w:rPr>
                <w:rFonts w:ascii="Consolas" w:hAnsi="Consolas"/>
                <w:color w:val="000000"/>
                <w:sz w:val="21"/>
                <w:szCs w:val="21"/>
              </w:rPr>
            </w:pPr>
            <w:r>
              <w:rPr>
                <w:rFonts w:ascii="Consolas" w:hAnsi="Consolas" w:hint="eastAsia"/>
                <w:sz w:val="21"/>
                <w:szCs w:val="21"/>
              </w:rPr>
              <w:t>搜索</w:t>
            </w:r>
            <w:r w:rsidR="00822EF1">
              <w:rPr>
                <w:rFonts w:ascii="Consolas" w:hAnsi="Consolas" w:hint="eastAsia"/>
                <w:sz w:val="21"/>
                <w:szCs w:val="21"/>
              </w:rPr>
              <w:t>输入的关键字</w:t>
            </w:r>
            <w:r>
              <w:rPr>
                <w:rFonts w:ascii="Consolas" w:hAnsi="Consolas" w:hint="eastAsia"/>
                <w:sz w:val="21"/>
                <w:szCs w:val="21"/>
              </w:rPr>
              <w:t>约束：</w:t>
            </w:r>
          </w:p>
          <w:p w14:paraId="4B79522B" w14:textId="77777777" w:rsidR="003C431E" w:rsidRDefault="003C431E" w:rsidP="00AC5C40">
            <w:pPr>
              <w:pStyle w:val="a4"/>
              <w:numPr>
                <w:ilvl w:val="1"/>
                <w:numId w:val="95"/>
              </w:numPr>
              <w:spacing w:after="72"/>
              <w:ind w:firstLineChars="0"/>
              <w:rPr>
                <w:rFonts w:ascii="Consolas" w:hAnsi="Consolas"/>
                <w:sz w:val="21"/>
                <w:szCs w:val="21"/>
              </w:rPr>
            </w:pPr>
            <w:r>
              <w:rPr>
                <w:rFonts w:ascii="Consolas" w:hAnsi="Consolas" w:hint="eastAsia"/>
                <w:sz w:val="21"/>
                <w:szCs w:val="21"/>
              </w:rPr>
              <w:t>不区分大小写</w:t>
            </w:r>
          </w:p>
          <w:p w14:paraId="08521457" w14:textId="77777777" w:rsidR="003C431E" w:rsidRDefault="003C431E" w:rsidP="00AC5C40">
            <w:pPr>
              <w:pStyle w:val="a4"/>
              <w:numPr>
                <w:ilvl w:val="1"/>
                <w:numId w:val="95"/>
              </w:numPr>
              <w:spacing w:after="72"/>
              <w:ind w:firstLineChars="0"/>
              <w:rPr>
                <w:rFonts w:ascii="Consolas" w:hAnsi="Consolas"/>
                <w:sz w:val="21"/>
                <w:szCs w:val="21"/>
              </w:rPr>
            </w:pPr>
            <w:r>
              <w:rPr>
                <w:rFonts w:ascii="Consolas" w:hAnsi="Consolas" w:hint="eastAsia"/>
                <w:sz w:val="21"/>
                <w:szCs w:val="21"/>
              </w:rPr>
              <w:t>整词搜索，不进行分词。前后空格会自动过滤。</w:t>
            </w:r>
          </w:p>
          <w:p w14:paraId="4FE3037A" w14:textId="77777777" w:rsidR="003C431E" w:rsidRDefault="003C431E" w:rsidP="00AC5C40">
            <w:pPr>
              <w:pStyle w:val="a4"/>
              <w:numPr>
                <w:ilvl w:val="1"/>
                <w:numId w:val="95"/>
              </w:numPr>
              <w:spacing w:after="72"/>
              <w:ind w:firstLineChars="0"/>
              <w:rPr>
                <w:rFonts w:ascii="Consolas" w:hAnsi="Consolas"/>
                <w:sz w:val="21"/>
                <w:szCs w:val="21"/>
              </w:rPr>
            </w:pPr>
            <w:r>
              <w:rPr>
                <w:rFonts w:ascii="Consolas" w:hAnsi="Consolas" w:hint="eastAsia"/>
                <w:sz w:val="21"/>
                <w:szCs w:val="21"/>
              </w:rPr>
              <w:t>无系统保留关键字，输入任何字符都进行搜索。</w:t>
            </w:r>
          </w:p>
          <w:p w14:paraId="53095029" w14:textId="77777777" w:rsidR="00274A78" w:rsidRDefault="004E1C5A" w:rsidP="00196994">
            <w:pPr>
              <w:pStyle w:val="a4"/>
              <w:numPr>
                <w:ilvl w:val="0"/>
                <w:numId w:val="95"/>
              </w:numPr>
              <w:spacing w:after="72"/>
              <w:ind w:firstLineChars="0"/>
              <w:rPr>
                <w:rFonts w:ascii="Consolas" w:hAnsi="Consolas"/>
                <w:sz w:val="21"/>
                <w:szCs w:val="21"/>
              </w:rPr>
            </w:pPr>
            <w:r w:rsidRPr="00196994">
              <w:rPr>
                <w:rFonts w:ascii="Consolas" w:hAnsi="Consolas" w:hint="eastAsia"/>
                <w:sz w:val="22"/>
                <w:szCs w:val="21"/>
              </w:rPr>
              <w:t>【通过历史会议邀请】</w:t>
            </w:r>
            <w:r w:rsidR="000A22AA">
              <w:rPr>
                <w:rFonts w:ascii="Consolas" w:hAnsi="Consolas" w:hint="eastAsia"/>
                <w:sz w:val="22"/>
                <w:szCs w:val="21"/>
              </w:rPr>
              <w:t>按钮只有在</w:t>
            </w:r>
            <w:r w:rsidR="000A22AA">
              <w:rPr>
                <w:rFonts w:ascii="Consolas" w:hAnsi="Consolas" w:hint="eastAsia"/>
                <w:sz w:val="22"/>
                <w:szCs w:val="21"/>
              </w:rPr>
              <w:t>90</w:t>
            </w:r>
            <w:r w:rsidR="000A22AA">
              <w:rPr>
                <w:rFonts w:ascii="Consolas" w:hAnsi="Consolas" w:hint="eastAsia"/>
                <w:sz w:val="22"/>
                <w:szCs w:val="21"/>
              </w:rPr>
              <w:t>天</w:t>
            </w:r>
            <w:r w:rsidR="000A22AA">
              <w:rPr>
                <w:rFonts w:ascii="Consolas" w:hAnsi="Consolas"/>
                <w:sz w:val="22"/>
                <w:szCs w:val="21"/>
              </w:rPr>
              <w:t>内存在</w:t>
            </w:r>
            <w:r w:rsidR="000A22AA">
              <w:rPr>
                <w:rFonts w:ascii="Consolas" w:hAnsi="Consolas" w:hint="eastAsia"/>
                <w:sz w:val="22"/>
                <w:szCs w:val="21"/>
              </w:rPr>
              <w:t>已</w:t>
            </w:r>
            <w:r w:rsidR="000A22AA">
              <w:rPr>
                <w:rFonts w:ascii="Consolas" w:hAnsi="Consolas"/>
                <w:sz w:val="22"/>
                <w:szCs w:val="21"/>
              </w:rPr>
              <w:t>成功安排的会议时</w:t>
            </w:r>
            <w:r w:rsidR="000A22AA">
              <w:rPr>
                <w:rFonts w:ascii="Consolas" w:hAnsi="Consolas" w:hint="eastAsia"/>
                <w:sz w:val="22"/>
                <w:szCs w:val="21"/>
              </w:rPr>
              <w:t>显示</w:t>
            </w:r>
            <w:r w:rsidR="000A22AA">
              <w:rPr>
                <w:rFonts w:ascii="Consolas" w:hAnsi="Consolas"/>
                <w:sz w:val="22"/>
                <w:szCs w:val="21"/>
              </w:rPr>
              <w:t>。</w:t>
            </w:r>
            <w:r w:rsidR="000A22AA">
              <w:rPr>
                <w:rFonts w:ascii="Consolas" w:hAnsi="Consolas" w:hint="eastAsia"/>
                <w:sz w:val="22"/>
                <w:szCs w:val="21"/>
              </w:rPr>
              <w:t>首次登录</w:t>
            </w:r>
            <w:r w:rsidR="000A22AA">
              <w:rPr>
                <w:rFonts w:ascii="Consolas" w:hAnsi="Consolas"/>
                <w:sz w:val="22"/>
                <w:szCs w:val="21"/>
              </w:rPr>
              <w:t>进入后第一次安排会议是不显示此按钮的。</w:t>
            </w:r>
          </w:p>
        </w:tc>
      </w:tr>
      <w:tr w:rsidR="00C172D2" w:rsidRPr="004F624E" w14:paraId="255DBE74" w14:textId="77777777" w:rsidTr="00EF77AA">
        <w:tc>
          <w:tcPr>
            <w:tcW w:w="2235" w:type="dxa"/>
            <w:shd w:val="clear" w:color="auto" w:fill="auto"/>
          </w:tcPr>
          <w:p w14:paraId="084DAF81" w14:textId="77777777" w:rsidR="00C172D2" w:rsidRPr="004F624E" w:rsidRDefault="00C172D2" w:rsidP="00EF77AA">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27528FA7" w14:textId="77777777" w:rsidR="00C172D2" w:rsidRPr="004F624E" w:rsidRDefault="00C172D2" w:rsidP="00EF77AA">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C172D2" w:rsidRPr="004F624E" w14:paraId="2BA1E42A" w14:textId="77777777" w:rsidTr="00EF77AA">
        <w:tc>
          <w:tcPr>
            <w:tcW w:w="2235" w:type="dxa"/>
            <w:shd w:val="clear" w:color="auto" w:fill="auto"/>
          </w:tcPr>
          <w:p w14:paraId="1860383E" w14:textId="77777777" w:rsidR="00C172D2" w:rsidRPr="004F624E" w:rsidRDefault="00C172D2" w:rsidP="00EF77AA">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3E5A5CAB" w14:textId="77777777" w:rsidR="00C172D2" w:rsidRPr="004F624E" w:rsidRDefault="00C172D2" w:rsidP="00EF77AA">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C172D2" w:rsidRPr="004F624E" w14:paraId="6E99649C" w14:textId="77777777" w:rsidTr="00EF77AA">
        <w:tc>
          <w:tcPr>
            <w:tcW w:w="2235" w:type="dxa"/>
            <w:shd w:val="clear" w:color="auto" w:fill="auto"/>
          </w:tcPr>
          <w:p w14:paraId="7CBAE324" w14:textId="77777777" w:rsidR="00C172D2" w:rsidRPr="004F624E" w:rsidRDefault="00C172D2" w:rsidP="00EF77AA">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28A8CBA6" w14:textId="77777777" w:rsidR="00C172D2" w:rsidRPr="004F624E" w:rsidRDefault="00C172D2" w:rsidP="00EF77AA">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0DB5B58D" w14:textId="77777777" w:rsidR="00C172D2" w:rsidRPr="004F624E" w:rsidRDefault="00C172D2" w:rsidP="00D74BB5">
      <w:pPr>
        <w:pStyle w:val="a4"/>
        <w:spacing w:after="72"/>
        <w:ind w:firstLine="420"/>
        <w:rPr>
          <w:rFonts w:ascii="Consolas" w:hAnsi="Consolas"/>
          <w:sz w:val="21"/>
          <w:szCs w:val="21"/>
        </w:rPr>
      </w:pPr>
    </w:p>
    <w:p w14:paraId="0F02A5E3" w14:textId="77777777" w:rsidR="00170DAE" w:rsidRPr="004F624E" w:rsidRDefault="00170DAE" w:rsidP="00EB0FE1">
      <w:pPr>
        <w:pStyle w:val="30"/>
        <w:numPr>
          <w:ilvl w:val="2"/>
          <w:numId w:val="14"/>
        </w:numPr>
        <w:rPr>
          <w:rFonts w:ascii="Consolas" w:hAnsi="Consolas"/>
        </w:rPr>
      </w:pPr>
      <w:bookmarkStart w:id="326" w:name="_表格导入"/>
      <w:bookmarkStart w:id="327" w:name="_智能检索"/>
      <w:bookmarkStart w:id="328" w:name="_Toc355341009"/>
      <w:bookmarkEnd w:id="326"/>
      <w:bookmarkEnd w:id="327"/>
      <w:r w:rsidRPr="004F624E">
        <w:rPr>
          <w:rFonts w:ascii="Consolas" w:hAnsi="Consolas" w:hint="eastAsia"/>
        </w:rPr>
        <w:t>表格导入</w:t>
      </w:r>
      <w:bookmarkEnd w:id="328"/>
    </w:p>
    <w:p w14:paraId="73A2A9C3" w14:textId="77777777" w:rsidR="00170DAE" w:rsidRPr="004F624E" w:rsidRDefault="00170DAE" w:rsidP="00EB0FE1">
      <w:pPr>
        <w:pStyle w:val="4"/>
        <w:numPr>
          <w:ilvl w:val="3"/>
          <w:numId w:val="14"/>
        </w:numPr>
        <w:spacing w:before="48" w:after="48"/>
        <w:rPr>
          <w:rFonts w:ascii="Consolas" w:hAnsi="Consolas"/>
        </w:rPr>
      </w:pPr>
      <w:r w:rsidRPr="004F624E">
        <w:rPr>
          <w:rFonts w:ascii="Consolas" w:hAnsi="Consolas" w:hint="eastAsia"/>
        </w:rPr>
        <w:t>下载模板</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E9113D" w:rsidRPr="004F624E" w14:paraId="5B442268" w14:textId="77777777" w:rsidTr="00136F08">
        <w:tc>
          <w:tcPr>
            <w:tcW w:w="2235" w:type="dxa"/>
            <w:shd w:val="clear" w:color="auto" w:fill="auto"/>
          </w:tcPr>
          <w:p w14:paraId="425795CD" w14:textId="77777777" w:rsidR="00E9113D" w:rsidRPr="004F624E" w:rsidRDefault="00E9113D" w:rsidP="00136F08">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351AABF8" w14:textId="77777777" w:rsidR="00E9113D" w:rsidRPr="004F624E" w:rsidRDefault="00E9113D" w:rsidP="00136F08">
            <w:pPr>
              <w:pStyle w:val="a4"/>
              <w:spacing w:after="72"/>
              <w:ind w:firstLineChars="0" w:firstLine="0"/>
              <w:rPr>
                <w:rFonts w:ascii="Consolas" w:hAnsi="Consolas"/>
                <w:caps/>
                <w:sz w:val="21"/>
                <w:szCs w:val="21"/>
              </w:rPr>
            </w:pPr>
            <w:r w:rsidRPr="004F624E">
              <w:rPr>
                <w:rFonts w:ascii="Consolas" w:hAnsi="Consolas" w:hint="eastAsia"/>
                <w:caps/>
                <w:sz w:val="21"/>
                <w:szCs w:val="21"/>
              </w:rPr>
              <w:t>下载模板</w:t>
            </w:r>
          </w:p>
        </w:tc>
      </w:tr>
      <w:tr w:rsidR="00E9113D" w:rsidRPr="004F624E" w14:paraId="41B370D9" w14:textId="77777777" w:rsidTr="00136F08">
        <w:tc>
          <w:tcPr>
            <w:tcW w:w="2235" w:type="dxa"/>
            <w:shd w:val="clear" w:color="auto" w:fill="auto"/>
          </w:tcPr>
          <w:p w14:paraId="5FE8DD66" w14:textId="77777777" w:rsidR="00E9113D" w:rsidRPr="004F624E" w:rsidRDefault="00E9113D" w:rsidP="00136F08">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0382884C" w14:textId="77777777" w:rsidR="00E9113D" w:rsidRPr="004F624E" w:rsidRDefault="00E9113D" w:rsidP="00656CBB">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MAX1.0_CLIENT_RESERVECONF_SRS_00</w:t>
            </w:r>
            <w:r w:rsidR="00656CBB" w:rsidRPr="004F624E">
              <w:rPr>
                <w:rFonts w:ascii="Consolas" w:hAnsi="Consolas" w:hint="eastAsia"/>
                <w:caps/>
                <w:sz w:val="21"/>
                <w:szCs w:val="21"/>
              </w:rPr>
              <w:t>4</w:t>
            </w:r>
          </w:p>
        </w:tc>
      </w:tr>
      <w:tr w:rsidR="00E9113D" w:rsidRPr="004F624E" w14:paraId="2E766081" w14:textId="77777777" w:rsidTr="00136F08">
        <w:tc>
          <w:tcPr>
            <w:tcW w:w="2235" w:type="dxa"/>
            <w:shd w:val="clear" w:color="auto" w:fill="auto"/>
          </w:tcPr>
          <w:p w14:paraId="1BFD193D" w14:textId="77777777" w:rsidR="00E9113D" w:rsidRPr="004F624E" w:rsidRDefault="00E9113D" w:rsidP="00136F08">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57BDFBEC" w14:textId="77777777" w:rsidR="00E9113D" w:rsidRPr="004F624E" w:rsidRDefault="00E9113D" w:rsidP="00136F08">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E9113D" w:rsidRPr="004F624E" w14:paraId="22A3B40D" w14:textId="77777777" w:rsidTr="00136F08">
        <w:tc>
          <w:tcPr>
            <w:tcW w:w="2235" w:type="dxa"/>
            <w:shd w:val="clear" w:color="auto" w:fill="auto"/>
          </w:tcPr>
          <w:p w14:paraId="0E61118E" w14:textId="77777777" w:rsidR="00E9113D" w:rsidRPr="004F624E" w:rsidRDefault="00E9113D" w:rsidP="00136F08">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3CEB1C26" w14:textId="77777777" w:rsidR="00E9113D" w:rsidRPr="004F624E" w:rsidRDefault="00E9113D" w:rsidP="00136F08">
            <w:pPr>
              <w:pStyle w:val="a4"/>
              <w:spacing w:after="72"/>
              <w:ind w:firstLineChars="0" w:firstLine="0"/>
              <w:rPr>
                <w:rFonts w:ascii="Consolas" w:hAnsi="Consolas"/>
                <w:caps/>
                <w:sz w:val="21"/>
                <w:szCs w:val="21"/>
              </w:rPr>
            </w:pPr>
            <w:r w:rsidRPr="004F624E">
              <w:rPr>
                <w:rFonts w:ascii="Consolas" w:hAnsi="Consolas" w:hint="eastAsia"/>
                <w:caps/>
                <w:sz w:val="21"/>
                <w:szCs w:val="21"/>
              </w:rPr>
              <w:t>主持人选择从表格导入的方式来选取邀请参会人</w:t>
            </w:r>
          </w:p>
        </w:tc>
      </w:tr>
      <w:tr w:rsidR="00E9113D" w:rsidRPr="004F624E" w14:paraId="6588B02A" w14:textId="77777777" w:rsidTr="00136F08">
        <w:tc>
          <w:tcPr>
            <w:tcW w:w="2235" w:type="dxa"/>
            <w:shd w:val="clear" w:color="auto" w:fill="auto"/>
          </w:tcPr>
          <w:p w14:paraId="7D3F0CD1" w14:textId="77777777" w:rsidR="00E9113D" w:rsidRPr="004F624E" w:rsidRDefault="00E9113D" w:rsidP="00136F08">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76DBB3AB" w14:textId="77777777" w:rsidR="00E9113D" w:rsidRPr="004F624E" w:rsidRDefault="00E9113D" w:rsidP="00136F08">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E9113D" w:rsidRPr="004F624E" w14:paraId="556DBA0A" w14:textId="77777777" w:rsidTr="00136F08">
        <w:tc>
          <w:tcPr>
            <w:tcW w:w="2235" w:type="dxa"/>
            <w:shd w:val="clear" w:color="auto" w:fill="auto"/>
          </w:tcPr>
          <w:p w14:paraId="47DB1DA3" w14:textId="77777777" w:rsidR="00E9113D" w:rsidRPr="004F624E" w:rsidRDefault="00E9113D" w:rsidP="00136F08">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3C0CE303" w14:textId="77777777" w:rsidR="00E9113D" w:rsidRPr="004F624E" w:rsidRDefault="009557EC" w:rsidP="00136F08">
            <w:pPr>
              <w:pStyle w:val="a4"/>
              <w:spacing w:after="72"/>
              <w:ind w:firstLineChars="0" w:firstLine="0"/>
              <w:rPr>
                <w:rFonts w:ascii="Consolas" w:hAnsi="Consolas"/>
                <w:caps/>
                <w:sz w:val="21"/>
                <w:szCs w:val="21"/>
              </w:rPr>
            </w:pPr>
            <w:r w:rsidRPr="004F624E">
              <w:rPr>
                <w:rFonts w:ascii="Consolas" w:hAnsi="Consolas" w:hint="eastAsia"/>
                <w:caps/>
                <w:sz w:val="21"/>
                <w:szCs w:val="21"/>
              </w:rPr>
              <w:t>成功登录客户端</w:t>
            </w:r>
          </w:p>
        </w:tc>
      </w:tr>
      <w:tr w:rsidR="00E9113D" w:rsidRPr="004F624E" w14:paraId="6AED7F2C" w14:textId="77777777" w:rsidTr="00136F08">
        <w:tc>
          <w:tcPr>
            <w:tcW w:w="9096" w:type="dxa"/>
            <w:gridSpan w:val="2"/>
            <w:shd w:val="clear" w:color="auto" w:fill="auto"/>
          </w:tcPr>
          <w:p w14:paraId="6D86E434" w14:textId="77777777" w:rsidR="00E9113D" w:rsidRPr="004F624E" w:rsidRDefault="00E9113D" w:rsidP="00136F08">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E9113D" w:rsidRPr="004F624E" w14:paraId="32EBE432" w14:textId="77777777" w:rsidTr="00136F08">
        <w:tc>
          <w:tcPr>
            <w:tcW w:w="9096" w:type="dxa"/>
            <w:gridSpan w:val="2"/>
            <w:shd w:val="clear" w:color="auto" w:fill="auto"/>
          </w:tcPr>
          <w:p w14:paraId="3434A48F" w14:textId="77777777" w:rsidR="00E9113D" w:rsidRPr="004F624E" w:rsidRDefault="00E9113D" w:rsidP="00AC5C40">
            <w:pPr>
              <w:pStyle w:val="srs"/>
              <w:numPr>
                <w:ilvl w:val="0"/>
                <w:numId w:val="32"/>
              </w:numPr>
              <w:rPr>
                <w:rFonts w:ascii="Consolas" w:hAnsi="Consolas"/>
                <w:szCs w:val="21"/>
              </w:rPr>
            </w:pPr>
            <w:r w:rsidRPr="004F624E">
              <w:rPr>
                <w:rFonts w:ascii="Consolas" w:hAnsi="Consolas" w:hint="eastAsia"/>
                <w:szCs w:val="21"/>
              </w:rPr>
              <w:t>主持人在</w:t>
            </w:r>
            <w:r w:rsidRPr="004F624E">
              <w:rPr>
                <w:rFonts w:ascii="Consolas" w:hAnsi="Consolas" w:hint="eastAsia"/>
                <w:caps/>
                <w:szCs w:val="21"/>
              </w:rPr>
              <w:t>邀请参会人选择界面选择“通过导入表格邀请”</w:t>
            </w:r>
            <w:r w:rsidRPr="004F624E">
              <w:rPr>
                <w:rFonts w:ascii="Consolas" w:hAnsi="Consolas" w:hint="eastAsia"/>
                <w:szCs w:val="21"/>
              </w:rPr>
              <w:t>，转向名单上传界面，用例开始。</w:t>
            </w:r>
          </w:p>
          <w:p w14:paraId="6299D93D" w14:textId="77777777" w:rsidR="00E9113D" w:rsidRPr="004F624E" w:rsidRDefault="00E9113D" w:rsidP="00AC5C40">
            <w:pPr>
              <w:pStyle w:val="srs"/>
              <w:numPr>
                <w:ilvl w:val="0"/>
                <w:numId w:val="32"/>
              </w:numPr>
              <w:rPr>
                <w:rFonts w:ascii="Consolas" w:hAnsi="Consolas"/>
                <w:szCs w:val="21"/>
              </w:rPr>
            </w:pPr>
            <w:r w:rsidRPr="004F624E">
              <w:rPr>
                <w:rFonts w:ascii="Consolas" w:hAnsi="Consolas" w:hint="eastAsia"/>
              </w:rPr>
              <w:t>点击界面中的“下载模板”按钮，弹出“打开”“保存”“取消”对话框</w:t>
            </w:r>
            <w:r w:rsidR="00C25491">
              <w:rPr>
                <w:rFonts w:ascii="Consolas" w:hAnsi="Consolas" w:hint="eastAsia"/>
              </w:rPr>
              <w:t>（系统标准）：</w:t>
            </w:r>
          </w:p>
          <w:p w14:paraId="432FEA74" w14:textId="77777777" w:rsidR="00E9113D" w:rsidRPr="004F624E" w:rsidRDefault="00E9113D" w:rsidP="00AC5C40">
            <w:pPr>
              <w:pStyle w:val="srs"/>
              <w:numPr>
                <w:ilvl w:val="1"/>
                <w:numId w:val="32"/>
              </w:numPr>
              <w:rPr>
                <w:rFonts w:ascii="Consolas" w:hAnsi="Consolas"/>
                <w:szCs w:val="21"/>
              </w:rPr>
            </w:pPr>
            <w:r w:rsidRPr="004F624E">
              <w:rPr>
                <w:rFonts w:ascii="Consolas" w:hAnsi="Consolas" w:hint="eastAsia"/>
              </w:rPr>
              <w:t>选择“打开”，则由系统自动开始下载并运行文件默认关联程序打开模板文件</w:t>
            </w:r>
          </w:p>
          <w:p w14:paraId="20423032" w14:textId="77777777" w:rsidR="00E9113D" w:rsidRPr="004F624E" w:rsidRDefault="00E9113D" w:rsidP="00AC5C40">
            <w:pPr>
              <w:pStyle w:val="srs"/>
              <w:numPr>
                <w:ilvl w:val="1"/>
                <w:numId w:val="32"/>
              </w:numPr>
              <w:rPr>
                <w:rFonts w:ascii="Consolas" w:hAnsi="Consolas"/>
                <w:szCs w:val="21"/>
              </w:rPr>
            </w:pPr>
            <w:r w:rsidRPr="004F624E">
              <w:rPr>
                <w:rFonts w:ascii="Consolas" w:hAnsi="Consolas" w:hint="eastAsia"/>
              </w:rPr>
              <w:t>选择“保存”，则由用户自行指定保存路径并由系统下载</w:t>
            </w:r>
            <w:r w:rsidR="00F1074B">
              <w:rPr>
                <w:rFonts w:ascii="Consolas" w:hAnsi="Consolas" w:hint="eastAsia"/>
              </w:rPr>
              <w:t>（</w:t>
            </w:r>
            <w:r w:rsidR="00F1074B" w:rsidRPr="004B0D4C">
              <w:rPr>
                <w:rFonts w:ascii="Consolas" w:hAnsi="Consolas" w:hint="eastAsia"/>
                <w:sz w:val="20"/>
              </w:rPr>
              <w:t>默认打开路径由操作系统决定</w:t>
            </w:r>
            <w:r w:rsidR="00F1074B">
              <w:rPr>
                <w:rFonts w:ascii="Consolas" w:hAnsi="Consolas" w:hint="eastAsia"/>
              </w:rPr>
              <w:t>）</w:t>
            </w:r>
          </w:p>
          <w:p w14:paraId="263FAFA7" w14:textId="77777777" w:rsidR="00E9113D" w:rsidRPr="004F624E" w:rsidRDefault="00E9113D" w:rsidP="00AC5C40">
            <w:pPr>
              <w:pStyle w:val="srs"/>
              <w:numPr>
                <w:ilvl w:val="1"/>
                <w:numId w:val="32"/>
              </w:numPr>
              <w:rPr>
                <w:rFonts w:ascii="Consolas" w:hAnsi="Consolas"/>
                <w:szCs w:val="21"/>
              </w:rPr>
            </w:pPr>
            <w:r w:rsidRPr="004F624E">
              <w:rPr>
                <w:rFonts w:ascii="Consolas" w:hAnsi="Consolas" w:hint="eastAsia"/>
              </w:rPr>
              <w:t>选择“取消”，则维持原有界面，什么都不做</w:t>
            </w:r>
          </w:p>
          <w:p w14:paraId="74426A10" w14:textId="77777777" w:rsidR="00E9113D" w:rsidRPr="004F624E" w:rsidRDefault="00E9113D" w:rsidP="00AC5C40">
            <w:pPr>
              <w:pStyle w:val="srs"/>
              <w:numPr>
                <w:ilvl w:val="0"/>
                <w:numId w:val="32"/>
              </w:numPr>
              <w:rPr>
                <w:rFonts w:ascii="Consolas" w:hAnsi="Consolas"/>
                <w:szCs w:val="21"/>
              </w:rPr>
            </w:pPr>
            <w:r w:rsidRPr="004F624E">
              <w:rPr>
                <w:rFonts w:ascii="Consolas" w:hAnsi="Consolas" w:hint="eastAsia"/>
                <w:szCs w:val="21"/>
              </w:rPr>
              <w:t>用例结束</w:t>
            </w:r>
          </w:p>
        </w:tc>
      </w:tr>
      <w:tr w:rsidR="00E9113D" w:rsidRPr="004F624E" w14:paraId="324D9397" w14:textId="77777777" w:rsidTr="00136F08">
        <w:tc>
          <w:tcPr>
            <w:tcW w:w="9096" w:type="dxa"/>
            <w:gridSpan w:val="2"/>
            <w:shd w:val="clear" w:color="auto" w:fill="auto"/>
          </w:tcPr>
          <w:p w14:paraId="1E9E19B9" w14:textId="77777777" w:rsidR="00E9113D" w:rsidRPr="004F624E" w:rsidRDefault="00E9113D" w:rsidP="00136F08">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E9113D" w:rsidRPr="004F624E" w14:paraId="2DBB6E25" w14:textId="77777777" w:rsidTr="00136F08">
        <w:tc>
          <w:tcPr>
            <w:tcW w:w="9096" w:type="dxa"/>
            <w:gridSpan w:val="2"/>
            <w:shd w:val="clear" w:color="auto" w:fill="auto"/>
          </w:tcPr>
          <w:p w14:paraId="6523E956" w14:textId="77777777" w:rsidR="00E9113D" w:rsidRPr="004F624E" w:rsidRDefault="00E9113D" w:rsidP="00136F08">
            <w:pPr>
              <w:spacing w:line="360" w:lineRule="auto"/>
              <w:rPr>
                <w:rFonts w:ascii="Consolas" w:hAnsi="Consolas"/>
              </w:rPr>
            </w:pPr>
            <w:r w:rsidRPr="004F624E">
              <w:rPr>
                <w:rFonts w:ascii="Consolas" w:hAnsi="Consolas" w:hint="eastAsia"/>
              </w:rPr>
              <w:t>N/A</w:t>
            </w:r>
          </w:p>
        </w:tc>
      </w:tr>
      <w:tr w:rsidR="00E9113D" w:rsidRPr="004F624E" w14:paraId="05C3FEA9" w14:textId="77777777" w:rsidTr="00136F08">
        <w:tc>
          <w:tcPr>
            <w:tcW w:w="2235" w:type="dxa"/>
            <w:shd w:val="clear" w:color="auto" w:fill="auto"/>
          </w:tcPr>
          <w:p w14:paraId="0A7D5C7C" w14:textId="77777777" w:rsidR="00E9113D" w:rsidRPr="004F624E" w:rsidRDefault="00E9113D" w:rsidP="00136F08">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0651A8C3" w14:textId="77777777" w:rsidR="00E9113D" w:rsidRPr="004F624E" w:rsidRDefault="00E9113D" w:rsidP="00136F08">
            <w:pPr>
              <w:pStyle w:val="a4"/>
              <w:spacing w:after="72"/>
              <w:ind w:firstLineChars="0" w:firstLine="0"/>
              <w:rPr>
                <w:rFonts w:ascii="Consolas" w:hAnsi="Consolas"/>
                <w:sz w:val="21"/>
                <w:szCs w:val="21"/>
              </w:rPr>
            </w:pPr>
            <w:r w:rsidRPr="004F624E">
              <w:rPr>
                <w:rFonts w:ascii="Consolas" w:hAnsi="Consolas" w:hint="eastAsia"/>
                <w:sz w:val="22"/>
              </w:rPr>
              <w:t>N/A</w:t>
            </w:r>
          </w:p>
        </w:tc>
      </w:tr>
      <w:tr w:rsidR="00E9113D" w:rsidRPr="004F624E" w14:paraId="09EF74C0" w14:textId="77777777" w:rsidTr="00136F08">
        <w:tc>
          <w:tcPr>
            <w:tcW w:w="2235" w:type="dxa"/>
            <w:shd w:val="clear" w:color="auto" w:fill="auto"/>
          </w:tcPr>
          <w:p w14:paraId="4B0D4740" w14:textId="77777777" w:rsidR="00E9113D" w:rsidRPr="004F624E" w:rsidRDefault="00E9113D" w:rsidP="00136F08">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57734262" w14:textId="77777777" w:rsidR="00E9113D" w:rsidRDefault="00E9113D" w:rsidP="00AC5C40">
            <w:pPr>
              <w:pStyle w:val="a4"/>
              <w:numPr>
                <w:ilvl w:val="0"/>
                <w:numId w:val="158"/>
              </w:numPr>
              <w:spacing w:after="72"/>
              <w:ind w:firstLineChars="0"/>
              <w:rPr>
                <w:rFonts w:ascii="Consolas" w:hAnsi="Consolas"/>
                <w:sz w:val="21"/>
                <w:szCs w:val="21"/>
              </w:rPr>
            </w:pPr>
            <w:r w:rsidRPr="004F624E">
              <w:rPr>
                <w:rFonts w:ascii="Consolas" w:hAnsi="Consolas" w:hint="eastAsia"/>
                <w:sz w:val="21"/>
                <w:szCs w:val="21"/>
              </w:rPr>
              <w:t>模板格式为</w:t>
            </w:r>
            <w:r w:rsidR="00E62FBA" w:rsidRPr="004F624E">
              <w:rPr>
                <w:rFonts w:ascii="Consolas" w:hAnsi="Consolas" w:hint="eastAsia"/>
                <w:sz w:val="21"/>
                <w:szCs w:val="21"/>
              </w:rPr>
              <w:t>XLS</w:t>
            </w:r>
            <w:r w:rsidRPr="004F624E">
              <w:rPr>
                <w:rFonts w:ascii="Consolas" w:hAnsi="Consolas" w:hint="eastAsia"/>
                <w:sz w:val="21"/>
                <w:szCs w:val="21"/>
              </w:rPr>
              <w:t>，包含四项属性：组织、姓名、</w:t>
            </w:r>
            <w:r w:rsidRPr="004F624E">
              <w:rPr>
                <w:rFonts w:ascii="Consolas" w:hAnsi="Consolas" w:hint="eastAsia"/>
                <w:sz w:val="21"/>
                <w:szCs w:val="21"/>
              </w:rPr>
              <w:t>E-mail</w:t>
            </w:r>
            <w:r w:rsidRPr="004F624E">
              <w:rPr>
                <w:rFonts w:ascii="Consolas" w:hAnsi="Consolas" w:hint="eastAsia"/>
                <w:sz w:val="21"/>
                <w:szCs w:val="21"/>
              </w:rPr>
              <w:t>、手机号码</w:t>
            </w:r>
            <w:r w:rsidR="009557EC" w:rsidRPr="004F624E">
              <w:rPr>
                <w:rFonts w:ascii="Consolas" w:hAnsi="Consolas" w:hint="eastAsia"/>
                <w:sz w:val="21"/>
                <w:szCs w:val="21"/>
              </w:rPr>
              <w:t>。</w:t>
            </w:r>
          </w:p>
          <w:p w14:paraId="7BC68529" w14:textId="77777777" w:rsidR="00B81785" w:rsidRPr="004F624E" w:rsidRDefault="00B81785" w:rsidP="00AC5C40">
            <w:pPr>
              <w:pStyle w:val="a4"/>
              <w:numPr>
                <w:ilvl w:val="0"/>
                <w:numId w:val="158"/>
              </w:numPr>
              <w:spacing w:after="72"/>
              <w:ind w:firstLineChars="0"/>
              <w:rPr>
                <w:rFonts w:ascii="Consolas" w:hAnsi="Consolas"/>
                <w:sz w:val="21"/>
                <w:szCs w:val="21"/>
              </w:rPr>
            </w:pPr>
            <w:r>
              <w:rPr>
                <w:rFonts w:ascii="Consolas" w:hAnsi="Consolas" w:hint="eastAsia"/>
                <w:sz w:val="21"/>
                <w:szCs w:val="21"/>
              </w:rPr>
              <w:lastRenderedPageBreak/>
              <w:t>如果用户操作系统没有安装可打开模板文件的应用程序，则</w:t>
            </w:r>
            <w:r w:rsidR="00AD363F">
              <w:rPr>
                <w:rFonts w:ascii="Consolas" w:hAnsi="Consolas" w:hint="eastAsia"/>
                <w:sz w:val="21"/>
                <w:szCs w:val="21"/>
              </w:rPr>
              <w:t>由用户自行决定如何</w:t>
            </w:r>
            <w:r w:rsidR="00052DD2">
              <w:rPr>
                <w:rFonts w:ascii="Consolas" w:hAnsi="Consolas" w:hint="eastAsia"/>
                <w:sz w:val="21"/>
                <w:szCs w:val="21"/>
              </w:rPr>
              <w:t>查看该文件</w:t>
            </w:r>
            <w:r>
              <w:rPr>
                <w:rFonts w:ascii="Consolas" w:hAnsi="Consolas" w:hint="eastAsia"/>
                <w:sz w:val="21"/>
                <w:szCs w:val="21"/>
              </w:rPr>
              <w:t>。</w:t>
            </w:r>
          </w:p>
        </w:tc>
      </w:tr>
      <w:tr w:rsidR="00E9113D" w:rsidRPr="004F624E" w14:paraId="51A1D854" w14:textId="77777777" w:rsidTr="00136F08">
        <w:tc>
          <w:tcPr>
            <w:tcW w:w="2235" w:type="dxa"/>
            <w:shd w:val="clear" w:color="auto" w:fill="auto"/>
          </w:tcPr>
          <w:p w14:paraId="425EB128" w14:textId="77777777" w:rsidR="00E9113D" w:rsidRPr="004F624E" w:rsidRDefault="00E9113D" w:rsidP="00136F08">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45BF2957" w14:textId="77777777" w:rsidR="00E9113D" w:rsidRPr="004F624E" w:rsidRDefault="00E9113D" w:rsidP="00136F08">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E9113D" w:rsidRPr="004F624E" w14:paraId="1C17A0D1" w14:textId="77777777" w:rsidTr="00136F08">
        <w:tc>
          <w:tcPr>
            <w:tcW w:w="2235" w:type="dxa"/>
            <w:shd w:val="clear" w:color="auto" w:fill="auto"/>
          </w:tcPr>
          <w:p w14:paraId="48F4F3AB" w14:textId="77777777" w:rsidR="00E9113D" w:rsidRPr="004F624E" w:rsidRDefault="00E9113D" w:rsidP="00136F08">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7834C933" w14:textId="77777777" w:rsidR="00E9113D" w:rsidRPr="004F624E" w:rsidRDefault="00E9113D" w:rsidP="00136F08">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E9113D" w:rsidRPr="004F624E" w14:paraId="7FE55C1F" w14:textId="77777777" w:rsidTr="00136F08">
        <w:tc>
          <w:tcPr>
            <w:tcW w:w="2235" w:type="dxa"/>
            <w:shd w:val="clear" w:color="auto" w:fill="auto"/>
          </w:tcPr>
          <w:p w14:paraId="51812BFF" w14:textId="77777777" w:rsidR="00E9113D" w:rsidRPr="004F624E" w:rsidRDefault="00E9113D" w:rsidP="00136F08">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6381A6B5" w14:textId="77777777" w:rsidR="00E9113D" w:rsidRPr="004F624E" w:rsidRDefault="00E9113D" w:rsidP="00136F08">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1D0C0075" w14:textId="77777777" w:rsidR="00E9113D" w:rsidRPr="004F624E" w:rsidRDefault="00E9113D" w:rsidP="00E9113D">
      <w:pPr>
        <w:pStyle w:val="a4"/>
        <w:spacing w:after="72"/>
        <w:ind w:firstLine="480"/>
        <w:rPr>
          <w:rFonts w:ascii="Consolas" w:hAnsi="Consolas"/>
        </w:rPr>
      </w:pPr>
    </w:p>
    <w:p w14:paraId="707A5142" w14:textId="77777777" w:rsidR="00170DAE" w:rsidRPr="004F624E" w:rsidRDefault="00170DAE" w:rsidP="00EB0FE1">
      <w:pPr>
        <w:pStyle w:val="4"/>
        <w:numPr>
          <w:ilvl w:val="3"/>
          <w:numId w:val="14"/>
        </w:numPr>
        <w:spacing w:before="48" w:after="48"/>
        <w:rPr>
          <w:rFonts w:ascii="Consolas" w:hAnsi="Consolas"/>
        </w:rPr>
      </w:pPr>
      <w:bookmarkStart w:id="329" w:name="_上传名单"/>
      <w:bookmarkEnd w:id="329"/>
      <w:r w:rsidRPr="004F624E">
        <w:rPr>
          <w:rFonts w:ascii="Consolas" w:hAnsi="Consolas" w:hint="eastAsia"/>
        </w:rPr>
        <w:t>上传名单</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2E2DDA" w:rsidRPr="004F624E" w14:paraId="63FC38D4" w14:textId="77777777" w:rsidTr="00136F08">
        <w:tc>
          <w:tcPr>
            <w:tcW w:w="2235" w:type="dxa"/>
            <w:shd w:val="clear" w:color="auto" w:fill="auto"/>
          </w:tcPr>
          <w:p w14:paraId="1F8C3921" w14:textId="77777777" w:rsidR="002E2DDA" w:rsidRPr="004F624E" w:rsidRDefault="002E2DDA" w:rsidP="00136F08">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61786D0B" w14:textId="77777777" w:rsidR="002E2DDA" w:rsidRPr="004F624E" w:rsidRDefault="00997ABB" w:rsidP="00136F08">
            <w:pPr>
              <w:pStyle w:val="a4"/>
              <w:spacing w:after="72"/>
              <w:ind w:firstLineChars="0" w:firstLine="0"/>
              <w:rPr>
                <w:rFonts w:ascii="Consolas" w:hAnsi="Consolas"/>
                <w:caps/>
                <w:sz w:val="21"/>
                <w:szCs w:val="21"/>
              </w:rPr>
            </w:pPr>
            <w:r>
              <w:rPr>
                <w:rFonts w:ascii="Consolas" w:hAnsi="Consolas" w:hint="eastAsia"/>
                <w:caps/>
                <w:sz w:val="21"/>
                <w:szCs w:val="21"/>
              </w:rPr>
              <w:t>上传名单</w:t>
            </w:r>
          </w:p>
        </w:tc>
      </w:tr>
      <w:tr w:rsidR="002E2DDA" w:rsidRPr="004F624E" w14:paraId="3E2CAE5D" w14:textId="77777777" w:rsidTr="00136F08">
        <w:tc>
          <w:tcPr>
            <w:tcW w:w="2235" w:type="dxa"/>
            <w:shd w:val="clear" w:color="auto" w:fill="auto"/>
          </w:tcPr>
          <w:p w14:paraId="5E1D0431" w14:textId="77777777" w:rsidR="002E2DDA" w:rsidRPr="004F624E" w:rsidRDefault="002E2DDA" w:rsidP="00136F08">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1A36AA37" w14:textId="77777777" w:rsidR="002E2DDA" w:rsidRPr="004F624E" w:rsidRDefault="002E2DDA" w:rsidP="00136F08">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MAX1.0_CLIENT_RESERVECONF_SRS_00</w:t>
            </w:r>
            <w:r w:rsidR="005E2DB7">
              <w:rPr>
                <w:rFonts w:ascii="Consolas" w:hAnsi="Consolas" w:hint="eastAsia"/>
                <w:caps/>
                <w:sz w:val="21"/>
                <w:szCs w:val="21"/>
              </w:rPr>
              <w:t>5</w:t>
            </w:r>
          </w:p>
        </w:tc>
      </w:tr>
      <w:tr w:rsidR="002E2DDA" w:rsidRPr="004F624E" w14:paraId="7E69D718" w14:textId="77777777" w:rsidTr="00136F08">
        <w:tc>
          <w:tcPr>
            <w:tcW w:w="2235" w:type="dxa"/>
            <w:shd w:val="clear" w:color="auto" w:fill="auto"/>
          </w:tcPr>
          <w:p w14:paraId="5329E9F8" w14:textId="77777777" w:rsidR="002E2DDA" w:rsidRPr="004F624E" w:rsidRDefault="002E2DDA" w:rsidP="00136F08">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0A01B42D" w14:textId="77777777" w:rsidR="002E2DDA" w:rsidRPr="004F624E" w:rsidRDefault="002E2DDA" w:rsidP="00136F08">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2E2DDA" w:rsidRPr="004F624E" w14:paraId="5648740A" w14:textId="77777777" w:rsidTr="00136F08">
        <w:tc>
          <w:tcPr>
            <w:tcW w:w="2235" w:type="dxa"/>
            <w:shd w:val="clear" w:color="auto" w:fill="auto"/>
          </w:tcPr>
          <w:p w14:paraId="3D6DAF20" w14:textId="77777777" w:rsidR="002E2DDA" w:rsidRPr="004F624E" w:rsidRDefault="002E2DDA" w:rsidP="00136F08">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33E43EC2" w14:textId="77777777" w:rsidR="002E2DDA" w:rsidRPr="004F624E" w:rsidRDefault="002E2DDA" w:rsidP="00136F08">
            <w:pPr>
              <w:pStyle w:val="a4"/>
              <w:spacing w:after="72"/>
              <w:ind w:firstLineChars="0" w:firstLine="0"/>
              <w:rPr>
                <w:rFonts w:ascii="Consolas" w:hAnsi="Consolas"/>
                <w:caps/>
                <w:sz w:val="21"/>
                <w:szCs w:val="21"/>
              </w:rPr>
            </w:pPr>
            <w:r w:rsidRPr="004F624E">
              <w:rPr>
                <w:rFonts w:ascii="Consolas" w:hAnsi="Consolas" w:hint="eastAsia"/>
                <w:caps/>
                <w:sz w:val="21"/>
                <w:szCs w:val="21"/>
              </w:rPr>
              <w:t>主持人根据模板生成邀请参会人文件，并通过上传方式来生成受邀人名单。</w:t>
            </w:r>
          </w:p>
        </w:tc>
      </w:tr>
      <w:tr w:rsidR="002E2DDA" w:rsidRPr="004F624E" w14:paraId="6F84F3D8" w14:textId="77777777" w:rsidTr="00136F08">
        <w:tc>
          <w:tcPr>
            <w:tcW w:w="2235" w:type="dxa"/>
            <w:shd w:val="clear" w:color="auto" w:fill="auto"/>
          </w:tcPr>
          <w:p w14:paraId="34987C20" w14:textId="77777777" w:rsidR="002E2DDA" w:rsidRPr="004F624E" w:rsidRDefault="002E2DDA" w:rsidP="00136F08">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58DE9EF5" w14:textId="77777777" w:rsidR="002E2DDA" w:rsidRPr="004F624E" w:rsidRDefault="002E2DDA" w:rsidP="00136F08">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2E2DDA" w:rsidRPr="004F624E" w14:paraId="74C00572" w14:textId="77777777" w:rsidTr="00136F08">
        <w:tc>
          <w:tcPr>
            <w:tcW w:w="2235" w:type="dxa"/>
            <w:shd w:val="clear" w:color="auto" w:fill="auto"/>
          </w:tcPr>
          <w:p w14:paraId="5A8B9350" w14:textId="77777777" w:rsidR="002E2DDA" w:rsidRPr="004F624E" w:rsidRDefault="002E2DDA" w:rsidP="00136F08">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379F48FE" w14:textId="77777777" w:rsidR="002E2DDA" w:rsidRPr="004F624E" w:rsidRDefault="009557EC" w:rsidP="00136F08">
            <w:pPr>
              <w:pStyle w:val="a4"/>
              <w:spacing w:after="72"/>
              <w:ind w:firstLineChars="0" w:firstLine="0"/>
              <w:rPr>
                <w:rFonts w:ascii="Consolas" w:hAnsi="Consolas"/>
                <w:caps/>
                <w:sz w:val="21"/>
                <w:szCs w:val="21"/>
              </w:rPr>
            </w:pPr>
            <w:r w:rsidRPr="004F624E">
              <w:rPr>
                <w:rFonts w:ascii="Consolas" w:hAnsi="Consolas" w:hint="eastAsia"/>
                <w:caps/>
                <w:sz w:val="21"/>
                <w:szCs w:val="21"/>
              </w:rPr>
              <w:t>成功登录客户端</w:t>
            </w:r>
          </w:p>
        </w:tc>
      </w:tr>
      <w:tr w:rsidR="002E2DDA" w:rsidRPr="004F624E" w14:paraId="16294733" w14:textId="77777777" w:rsidTr="00136F08">
        <w:tc>
          <w:tcPr>
            <w:tcW w:w="9096" w:type="dxa"/>
            <w:gridSpan w:val="2"/>
            <w:shd w:val="clear" w:color="auto" w:fill="auto"/>
          </w:tcPr>
          <w:p w14:paraId="059DEA11" w14:textId="77777777" w:rsidR="002E2DDA" w:rsidRPr="004F624E" w:rsidRDefault="002E2DDA" w:rsidP="00136F08">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2E2DDA" w:rsidRPr="004F624E" w14:paraId="21D5B7B0" w14:textId="77777777" w:rsidTr="00136F08">
        <w:tc>
          <w:tcPr>
            <w:tcW w:w="9096" w:type="dxa"/>
            <w:gridSpan w:val="2"/>
            <w:shd w:val="clear" w:color="auto" w:fill="auto"/>
          </w:tcPr>
          <w:p w14:paraId="489D2BC5" w14:textId="77777777" w:rsidR="002E2DDA" w:rsidRPr="004F624E" w:rsidRDefault="002E2DDA" w:rsidP="00AC5C40">
            <w:pPr>
              <w:pStyle w:val="srs"/>
              <w:numPr>
                <w:ilvl w:val="0"/>
                <w:numId w:val="33"/>
              </w:numPr>
              <w:rPr>
                <w:rFonts w:ascii="Consolas" w:hAnsi="Consolas"/>
                <w:szCs w:val="21"/>
              </w:rPr>
            </w:pPr>
            <w:r w:rsidRPr="004F624E">
              <w:rPr>
                <w:rFonts w:ascii="Consolas" w:hAnsi="Consolas" w:hint="eastAsia"/>
                <w:szCs w:val="21"/>
              </w:rPr>
              <w:t>主持人在</w:t>
            </w:r>
            <w:r w:rsidRPr="004F624E">
              <w:rPr>
                <w:rFonts w:ascii="Consolas" w:hAnsi="Consolas" w:hint="eastAsia"/>
                <w:caps/>
                <w:szCs w:val="21"/>
              </w:rPr>
              <w:t>邀请参会人选择界面选择“通过导入表格邀请”</w:t>
            </w:r>
            <w:r w:rsidRPr="004F624E">
              <w:rPr>
                <w:rFonts w:ascii="Consolas" w:hAnsi="Consolas" w:hint="eastAsia"/>
                <w:szCs w:val="21"/>
              </w:rPr>
              <w:t>，转向名单上传界面，用例开始。</w:t>
            </w:r>
          </w:p>
          <w:p w14:paraId="50A4FFE7" w14:textId="77777777" w:rsidR="002E2DDA" w:rsidRPr="004F624E" w:rsidRDefault="002E2DDA" w:rsidP="00AC5C40">
            <w:pPr>
              <w:pStyle w:val="srs"/>
              <w:numPr>
                <w:ilvl w:val="0"/>
                <w:numId w:val="33"/>
              </w:numPr>
              <w:rPr>
                <w:rFonts w:ascii="Consolas" w:hAnsi="Consolas"/>
                <w:szCs w:val="21"/>
              </w:rPr>
            </w:pPr>
            <w:r w:rsidRPr="004F624E">
              <w:rPr>
                <w:rFonts w:ascii="Consolas" w:hAnsi="Consolas" w:hint="eastAsia"/>
              </w:rPr>
              <w:t>点击界面中的“上传名单”按钮，系统弹出打开文件对话框</w:t>
            </w:r>
            <w:r w:rsidR="007830F2" w:rsidRPr="004F624E">
              <w:rPr>
                <w:rFonts w:ascii="Consolas" w:hAnsi="Consolas" w:hint="eastAsia"/>
              </w:rPr>
              <w:t>。</w:t>
            </w:r>
          </w:p>
          <w:p w14:paraId="64FA2ADD" w14:textId="77777777" w:rsidR="002E2DDA" w:rsidRPr="004F624E" w:rsidRDefault="002E2DDA" w:rsidP="00AC5C40">
            <w:pPr>
              <w:pStyle w:val="srs"/>
              <w:numPr>
                <w:ilvl w:val="0"/>
                <w:numId w:val="33"/>
              </w:numPr>
              <w:rPr>
                <w:rFonts w:ascii="Consolas" w:hAnsi="Consolas"/>
                <w:szCs w:val="21"/>
              </w:rPr>
            </w:pPr>
            <w:r w:rsidRPr="004F624E">
              <w:rPr>
                <w:rFonts w:ascii="Consolas" w:hAnsi="Consolas" w:hint="eastAsia"/>
                <w:szCs w:val="21"/>
              </w:rPr>
              <w:t>浏览磁盘上的名单文件，点击确定按钮，开始上传，显示上传进度画面。</w:t>
            </w:r>
          </w:p>
          <w:p w14:paraId="6C4B5A57" w14:textId="77777777" w:rsidR="002E2DDA" w:rsidRPr="004F624E" w:rsidRDefault="002E2DDA" w:rsidP="00AC5C40">
            <w:pPr>
              <w:pStyle w:val="srs"/>
              <w:numPr>
                <w:ilvl w:val="0"/>
                <w:numId w:val="33"/>
              </w:numPr>
              <w:rPr>
                <w:rFonts w:ascii="Consolas" w:hAnsi="Consolas"/>
                <w:szCs w:val="21"/>
              </w:rPr>
            </w:pPr>
            <w:r w:rsidRPr="004F624E">
              <w:rPr>
                <w:rFonts w:ascii="Consolas" w:hAnsi="Consolas" w:hint="eastAsia"/>
                <w:szCs w:val="21"/>
              </w:rPr>
              <w:t>上传完毕，界面转向</w:t>
            </w:r>
            <w:hyperlink w:anchor="_发送邀约界面A" w:history="1">
              <w:r w:rsidRPr="004F624E">
                <w:rPr>
                  <w:rStyle w:val="af2"/>
                  <w:rFonts w:ascii="Consolas" w:hAnsi="Consolas" w:hint="eastAsia"/>
                  <w:szCs w:val="21"/>
                </w:rPr>
                <w:t>发送邀约界面</w:t>
              </w:r>
            </w:hyperlink>
            <w:r w:rsidRPr="004F624E">
              <w:rPr>
                <w:rFonts w:ascii="Consolas" w:hAnsi="Consolas" w:hint="eastAsia"/>
                <w:szCs w:val="21"/>
              </w:rPr>
              <w:t>。用例结束</w:t>
            </w:r>
            <w:r w:rsidR="007830F2" w:rsidRPr="004F624E">
              <w:rPr>
                <w:rFonts w:ascii="Consolas" w:hAnsi="Consolas" w:hint="eastAsia"/>
                <w:szCs w:val="21"/>
              </w:rPr>
              <w:t>。</w:t>
            </w:r>
          </w:p>
        </w:tc>
      </w:tr>
      <w:tr w:rsidR="002E2DDA" w:rsidRPr="004F624E" w14:paraId="2B9D156B" w14:textId="77777777" w:rsidTr="00136F08">
        <w:tc>
          <w:tcPr>
            <w:tcW w:w="9096" w:type="dxa"/>
            <w:gridSpan w:val="2"/>
            <w:shd w:val="clear" w:color="auto" w:fill="auto"/>
          </w:tcPr>
          <w:p w14:paraId="1EF4ACFC" w14:textId="77777777" w:rsidR="002E2DDA" w:rsidRPr="004F624E" w:rsidRDefault="002E2DDA" w:rsidP="00136F08">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2E2DDA" w:rsidRPr="004F624E" w14:paraId="63EA9423" w14:textId="77777777" w:rsidTr="00136F08">
        <w:tc>
          <w:tcPr>
            <w:tcW w:w="9096" w:type="dxa"/>
            <w:gridSpan w:val="2"/>
            <w:shd w:val="clear" w:color="auto" w:fill="auto"/>
          </w:tcPr>
          <w:p w14:paraId="444B637E" w14:textId="77777777" w:rsidR="002E2DDA" w:rsidRPr="004F624E" w:rsidRDefault="004F3D6F" w:rsidP="00AC5C40">
            <w:pPr>
              <w:numPr>
                <w:ilvl w:val="0"/>
                <w:numId w:val="34"/>
              </w:numPr>
              <w:spacing w:line="360" w:lineRule="auto"/>
              <w:rPr>
                <w:rFonts w:ascii="Consolas" w:hAnsi="Consolas"/>
              </w:rPr>
            </w:pPr>
            <w:r w:rsidRPr="004F624E">
              <w:rPr>
                <w:rFonts w:ascii="Consolas" w:hAnsi="Consolas" w:hint="eastAsia"/>
              </w:rPr>
              <w:t>上传过程中取消</w:t>
            </w:r>
          </w:p>
          <w:p w14:paraId="1B34A667" w14:textId="77777777" w:rsidR="004F3D6F" w:rsidRPr="004F624E" w:rsidRDefault="004F3D6F" w:rsidP="00AC5C40">
            <w:pPr>
              <w:pStyle w:val="srs"/>
              <w:numPr>
                <w:ilvl w:val="1"/>
                <w:numId w:val="34"/>
              </w:numPr>
              <w:rPr>
                <w:rFonts w:ascii="Consolas" w:hAnsi="Consolas"/>
                <w:szCs w:val="21"/>
              </w:rPr>
            </w:pPr>
            <w:r w:rsidRPr="004F624E">
              <w:rPr>
                <w:rFonts w:ascii="Consolas" w:hAnsi="Consolas" w:hint="eastAsia"/>
              </w:rPr>
              <w:t>用户选择要上传的文件后，显示上传进度画面，用例开始。</w:t>
            </w:r>
          </w:p>
          <w:p w14:paraId="4DE077C9" w14:textId="77777777" w:rsidR="004F3D6F" w:rsidRPr="004F624E" w:rsidRDefault="004F3D6F" w:rsidP="00AC5C40">
            <w:pPr>
              <w:numPr>
                <w:ilvl w:val="1"/>
                <w:numId w:val="34"/>
              </w:numPr>
              <w:spacing w:line="360" w:lineRule="auto"/>
              <w:rPr>
                <w:rFonts w:ascii="Consolas" w:hAnsi="Consolas"/>
              </w:rPr>
            </w:pPr>
            <w:r w:rsidRPr="004F624E">
              <w:rPr>
                <w:rFonts w:ascii="Consolas" w:hAnsi="Consolas" w:hint="eastAsia"/>
              </w:rPr>
              <w:t>上传进度条进行到一定百分比时，点击“取消”按钮，上传进度画面关闭。</w:t>
            </w:r>
          </w:p>
          <w:p w14:paraId="376046F7" w14:textId="77777777" w:rsidR="004F3D6F" w:rsidRPr="004F624E" w:rsidRDefault="009557EC" w:rsidP="00AC5C40">
            <w:pPr>
              <w:numPr>
                <w:ilvl w:val="1"/>
                <w:numId w:val="34"/>
              </w:numPr>
              <w:spacing w:line="360" w:lineRule="auto"/>
              <w:rPr>
                <w:rFonts w:ascii="Consolas" w:hAnsi="Consolas"/>
              </w:rPr>
            </w:pPr>
            <w:r w:rsidRPr="004F624E">
              <w:rPr>
                <w:rFonts w:ascii="Consolas" w:hAnsi="Consolas" w:hint="eastAsia"/>
              </w:rPr>
              <w:t>上传中断后，已上传部分将丢弃，回到名单上传界面。</w:t>
            </w:r>
            <w:r w:rsidR="004F3D6F" w:rsidRPr="004F624E">
              <w:rPr>
                <w:rFonts w:ascii="Consolas" w:hAnsi="Consolas" w:hint="eastAsia"/>
              </w:rPr>
              <w:t>用例结束。</w:t>
            </w:r>
          </w:p>
          <w:p w14:paraId="038F4F9F" w14:textId="77777777" w:rsidR="00BF3D97" w:rsidRPr="004F624E" w:rsidRDefault="00BF3D97" w:rsidP="00AC5C40">
            <w:pPr>
              <w:numPr>
                <w:ilvl w:val="0"/>
                <w:numId w:val="34"/>
              </w:numPr>
              <w:spacing w:line="360" w:lineRule="auto"/>
              <w:rPr>
                <w:rFonts w:ascii="Consolas" w:hAnsi="Consolas"/>
              </w:rPr>
            </w:pPr>
            <w:r w:rsidRPr="004F624E">
              <w:rPr>
                <w:rFonts w:ascii="Consolas" w:hAnsi="Consolas" w:hint="eastAsia"/>
              </w:rPr>
              <w:t>上传成功，但存在数据不合法</w:t>
            </w:r>
          </w:p>
          <w:p w14:paraId="2BEE2ABB" w14:textId="77777777" w:rsidR="00BF3D97" w:rsidRPr="004F624E" w:rsidRDefault="00BF3D97" w:rsidP="00AC5C40">
            <w:pPr>
              <w:numPr>
                <w:ilvl w:val="1"/>
                <w:numId w:val="34"/>
              </w:numPr>
              <w:spacing w:line="360" w:lineRule="auto"/>
              <w:rPr>
                <w:rFonts w:ascii="Consolas" w:hAnsi="Consolas"/>
              </w:rPr>
            </w:pPr>
            <w:r w:rsidRPr="004F624E">
              <w:rPr>
                <w:rFonts w:ascii="Consolas" w:hAnsi="Consolas" w:hint="eastAsia"/>
              </w:rPr>
              <w:t>用户选择要上传的文件后，等待上传结束，用例开始。</w:t>
            </w:r>
          </w:p>
          <w:p w14:paraId="6AEA029A" w14:textId="77777777" w:rsidR="00BF3D97" w:rsidRPr="004F624E" w:rsidRDefault="00BF3D97" w:rsidP="00AC5C40">
            <w:pPr>
              <w:numPr>
                <w:ilvl w:val="1"/>
                <w:numId w:val="34"/>
              </w:numPr>
              <w:spacing w:line="360" w:lineRule="auto"/>
              <w:rPr>
                <w:rFonts w:ascii="Consolas" w:hAnsi="Consolas"/>
              </w:rPr>
            </w:pPr>
            <w:r w:rsidRPr="004F624E">
              <w:rPr>
                <w:rFonts w:ascii="Consolas" w:hAnsi="Consolas" w:hint="eastAsia"/>
              </w:rPr>
              <w:t>上传完毕后，系统自动检查数据合法性。如果存在不符合要求的数据，则界面提示用户存在不合法数据，并请用户下载新的名单文件（此文件由系统自动帮用户生成）。</w:t>
            </w:r>
            <w:r w:rsidR="0073269C">
              <w:rPr>
                <w:rFonts w:ascii="Consolas" w:hAnsi="Consolas" w:hint="eastAsia"/>
              </w:rPr>
              <w:t>当前页面停留在上传界面不跳转。</w:t>
            </w:r>
          </w:p>
          <w:p w14:paraId="2E72B067" w14:textId="77777777" w:rsidR="00BF3D97" w:rsidRPr="004F624E" w:rsidRDefault="00BF3D97" w:rsidP="00AC5C40">
            <w:pPr>
              <w:numPr>
                <w:ilvl w:val="1"/>
                <w:numId w:val="34"/>
              </w:numPr>
              <w:spacing w:line="360" w:lineRule="auto"/>
              <w:rPr>
                <w:rFonts w:ascii="Consolas" w:hAnsi="Consolas"/>
              </w:rPr>
            </w:pPr>
            <w:r w:rsidRPr="004F624E">
              <w:rPr>
                <w:rFonts w:ascii="Consolas" w:hAnsi="Consolas" w:hint="eastAsia"/>
              </w:rPr>
              <w:t>用户下载并打开新的名单文件，</w:t>
            </w:r>
            <w:r w:rsidR="0004454F">
              <w:rPr>
                <w:rFonts w:ascii="Consolas" w:hAnsi="Consolas" w:hint="eastAsia"/>
              </w:rPr>
              <w:t>所有</w:t>
            </w:r>
            <w:r w:rsidRPr="004F624E">
              <w:rPr>
                <w:rFonts w:ascii="Consolas" w:hAnsi="Consolas" w:hint="eastAsia"/>
              </w:rPr>
              <w:t>不合法的数据将以特殊颜色显示。</w:t>
            </w:r>
          </w:p>
          <w:p w14:paraId="00E62CF9" w14:textId="77777777" w:rsidR="00BF3D97" w:rsidRPr="004F624E" w:rsidRDefault="00BF3D97" w:rsidP="00AC5C40">
            <w:pPr>
              <w:numPr>
                <w:ilvl w:val="1"/>
                <w:numId w:val="34"/>
              </w:numPr>
              <w:spacing w:line="360" w:lineRule="auto"/>
              <w:rPr>
                <w:rFonts w:ascii="Consolas" w:hAnsi="Consolas"/>
              </w:rPr>
            </w:pPr>
            <w:r w:rsidRPr="004F624E">
              <w:rPr>
                <w:rFonts w:ascii="Consolas" w:hAnsi="Consolas" w:hint="eastAsia"/>
              </w:rPr>
              <w:t>用户根据颜色修改不合法的数据字段并保存。</w:t>
            </w:r>
          </w:p>
          <w:p w14:paraId="1957FFDC" w14:textId="77777777" w:rsidR="00BF3D97" w:rsidRPr="004F624E" w:rsidRDefault="00BF3D97" w:rsidP="00AC5C40">
            <w:pPr>
              <w:numPr>
                <w:ilvl w:val="1"/>
                <w:numId w:val="34"/>
              </w:numPr>
              <w:spacing w:line="360" w:lineRule="auto"/>
              <w:rPr>
                <w:rFonts w:ascii="Consolas" w:hAnsi="Consolas"/>
              </w:rPr>
            </w:pPr>
            <w:r w:rsidRPr="004F624E">
              <w:rPr>
                <w:rFonts w:ascii="Consolas" w:hAnsi="Consolas" w:hint="eastAsia"/>
              </w:rPr>
              <w:lastRenderedPageBreak/>
              <w:t>用户再次通过上传名单功能按钮执行一般的上传名单流程。</w:t>
            </w:r>
          </w:p>
          <w:p w14:paraId="5FFF65A0" w14:textId="77777777" w:rsidR="00BF3D97" w:rsidRPr="004F624E" w:rsidRDefault="00BF3D97" w:rsidP="00AC5C40">
            <w:pPr>
              <w:numPr>
                <w:ilvl w:val="1"/>
                <w:numId w:val="34"/>
              </w:numPr>
              <w:spacing w:line="360" w:lineRule="auto"/>
              <w:rPr>
                <w:rFonts w:ascii="Consolas" w:hAnsi="Consolas"/>
              </w:rPr>
            </w:pPr>
            <w:r w:rsidRPr="004F624E">
              <w:rPr>
                <w:rFonts w:ascii="Consolas" w:hAnsi="Consolas" w:hint="eastAsia"/>
              </w:rPr>
              <w:t>用例结束。</w:t>
            </w:r>
          </w:p>
        </w:tc>
      </w:tr>
      <w:tr w:rsidR="002E2DDA" w:rsidRPr="004F624E" w14:paraId="51F2088A" w14:textId="77777777" w:rsidTr="00136F08">
        <w:tc>
          <w:tcPr>
            <w:tcW w:w="2235" w:type="dxa"/>
            <w:shd w:val="clear" w:color="auto" w:fill="auto"/>
          </w:tcPr>
          <w:p w14:paraId="3941DF2D" w14:textId="77777777" w:rsidR="002E2DDA" w:rsidRPr="004F624E" w:rsidRDefault="002E2DDA" w:rsidP="00136F08">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后置条件</w:t>
            </w:r>
          </w:p>
        </w:tc>
        <w:tc>
          <w:tcPr>
            <w:tcW w:w="6861" w:type="dxa"/>
            <w:shd w:val="clear" w:color="auto" w:fill="auto"/>
          </w:tcPr>
          <w:p w14:paraId="2F1BA0BC" w14:textId="77777777" w:rsidR="002E2DDA" w:rsidRPr="004F624E" w:rsidRDefault="00A84C1A" w:rsidP="00EE18BE">
            <w:pPr>
              <w:pStyle w:val="a4"/>
              <w:spacing w:after="72"/>
              <w:ind w:firstLineChars="0" w:firstLine="0"/>
              <w:rPr>
                <w:rFonts w:ascii="Consolas" w:hAnsi="Consolas"/>
                <w:sz w:val="21"/>
                <w:szCs w:val="21"/>
              </w:rPr>
            </w:pPr>
            <w:r w:rsidRPr="004F624E">
              <w:rPr>
                <w:rFonts w:ascii="Consolas" w:hAnsi="Consolas" w:hint="eastAsia"/>
                <w:sz w:val="21"/>
                <w:szCs w:val="21"/>
              </w:rPr>
              <w:t>转向</w:t>
            </w:r>
            <w:hyperlink w:anchor="_发送邀约界面A" w:history="1">
              <w:r w:rsidRPr="004F624E">
                <w:rPr>
                  <w:rStyle w:val="af2"/>
                  <w:rFonts w:ascii="Consolas" w:hAnsi="Consolas" w:hint="eastAsia"/>
                  <w:sz w:val="21"/>
                  <w:szCs w:val="21"/>
                </w:rPr>
                <w:t>发送邀约界面</w:t>
              </w:r>
            </w:hyperlink>
            <w:r w:rsidRPr="004F624E">
              <w:rPr>
                <w:rFonts w:ascii="Consolas" w:hAnsi="Consolas" w:hint="eastAsia"/>
                <w:sz w:val="21"/>
                <w:szCs w:val="21"/>
              </w:rPr>
              <w:t>，显示上传文件中的参会人信息。</w:t>
            </w:r>
          </w:p>
        </w:tc>
      </w:tr>
      <w:tr w:rsidR="002E2DDA" w:rsidRPr="004F624E" w14:paraId="6C8A06B4" w14:textId="77777777" w:rsidTr="00136F08">
        <w:tc>
          <w:tcPr>
            <w:tcW w:w="2235" w:type="dxa"/>
            <w:shd w:val="clear" w:color="auto" w:fill="auto"/>
          </w:tcPr>
          <w:p w14:paraId="4D3E7178" w14:textId="77777777" w:rsidR="002E2DDA" w:rsidRPr="004F624E" w:rsidRDefault="002E2DDA" w:rsidP="00136F08">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6F93F28A" w14:textId="098B49CE" w:rsidR="002E2DDA" w:rsidRPr="004F624E" w:rsidRDefault="0029744E" w:rsidP="00AC5C40">
            <w:pPr>
              <w:pStyle w:val="a4"/>
              <w:numPr>
                <w:ilvl w:val="0"/>
                <w:numId w:val="35"/>
              </w:numPr>
              <w:spacing w:after="72"/>
              <w:ind w:firstLineChars="0"/>
              <w:rPr>
                <w:rFonts w:ascii="Consolas" w:hAnsi="Consolas"/>
                <w:sz w:val="21"/>
                <w:szCs w:val="21"/>
              </w:rPr>
            </w:pPr>
            <w:r w:rsidRPr="004F624E">
              <w:rPr>
                <w:rFonts w:ascii="Consolas" w:hAnsi="Consolas" w:hint="eastAsia"/>
                <w:sz w:val="21"/>
                <w:szCs w:val="21"/>
              </w:rPr>
              <w:t>打开文件对话框允许选取的文件类型包括：</w:t>
            </w:r>
            <w:r w:rsidRPr="004F624E">
              <w:rPr>
                <w:rFonts w:ascii="Consolas" w:hAnsi="Consolas" w:hint="eastAsia"/>
                <w:sz w:val="21"/>
                <w:szCs w:val="21"/>
              </w:rPr>
              <w:t>.xls</w:t>
            </w:r>
            <w:r w:rsidRPr="004F624E">
              <w:rPr>
                <w:rFonts w:ascii="Consolas" w:hAnsi="Consolas" w:hint="eastAsia"/>
                <w:sz w:val="21"/>
                <w:szCs w:val="21"/>
              </w:rPr>
              <w:t>，</w:t>
            </w:r>
            <w:r w:rsidRPr="004F624E">
              <w:rPr>
                <w:rFonts w:ascii="Consolas" w:hAnsi="Consolas" w:hint="eastAsia"/>
                <w:sz w:val="21"/>
                <w:szCs w:val="21"/>
              </w:rPr>
              <w:t>.xlsx</w:t>
            </w:r>
            <w:del w:id="330" w:author="Yu Xu" w:date="2013-06-29T11:53:00Z">
              <w:r w:rsidRPr="004F624E" w:rsidDel="00A45EA1">
                <w:rPr>
                  <w:rFonts w:ascii="Consolas" w:hAnsi="Consolas" w:hint="eastAsia"/>
                  <w:sz w:val="21"/>
                  <w:szCs w:val="21"/>
                </w:rPr>
                <w:delText>，</w:delText>
              </w:r>
              <w:r w:rsidRPr="004F624E" w:rsidDel="00A45EA1">
                <w:rPr>
                  <w:rFonts w:ascii="Consolas" w:hAnsi="Consolas" w:hint="eastAsia"/>
                  <w:sz w:val="21"/>
                  <w:szCs w:val="21"/>
                </w:rPr>
                <w:delText>.csv</w:delText>
              </w:r>
            </w:del>
          </w:p>
          <w:p w14:paraId="19CC9232" w14:textId="77777777" w:rsidR="0029744E" w:rsidRPr="004F624E" w:rsidRDefault="0029744E" w:rsidP="00AC5C40">
            <w:pPr>
              <w:pStyle w:val="a4"/>
              <w:numPr>
                <w:ilvl w:val="0"/>
                <w:numId w:val="35"/>
              </w:numPr>
              <w:spacing w:after="72"/>
              <w:ind w:firstLineChars="0"/>
              <w:rPr>
                <w:rFonts w:ascii="Consolas" w:hAnsi="Consolas"/>
                <w:sz w:val="21"/>
                <w:szCs w:val="21"/>
              </w:rPr>
            </w:pPr>
            <w:r w:rsidRPr="004F624E">
              <w:rPr>
                <w:rFonts w:ascii="Consolas" w:hAnsi="Consolas" w:hint="eastAsia"/>
                <w:sz w:val="21"/>
                <w:szCs w:val="21"/>
              </w:rPr>
              <w:t>文件</w:t>
            </w:r>
            <w:r w:rsidR="005C1069" w:rsidRPr="004F624E">
              <w:rPr>
                <w:rFonts w:ascii="Consolas" w:hAnsi="Consolas" w:hint="eastAsia"/>
                <w:sz w:val="21"/>
                <w:szCs w:val="21"/>
              </w:rPr>
              <w:t>格式</w:t>
            </w:r>
            <w:r w:rsidRPr="004F624E">
              <w:rPr>
                <w:rFonts w:ascii="Consolas" w:hAnsi="Consolas" w:hint="eastAsia"/>
                <w:sz w:val="21"/>
                <w:szCs w:val="21"/>
              </w:rPr>
              <w:t>合法性验证。以下情况视为不合法的文件格式：</w:t>
            </w:r>
          </w:p>
          <w:p w14:paraId="58113798" w14:textId="77777777" w:rsidR="0029744E" w:rsidRPr="004F624E" w:rsidRDefault="0029744E" w:rsidP="00AC5C40">
            <w:pPr>
              <w:pStyle w:val="a4"/>
              <w:numPr>
                <w:ilvl w:val="1"/>
                <w:numId w:val="35"/>
              </w:numPr>
              <w:spacing w:after="72"/>
              <w:ind w:firstLineChars="0"/>
              <w:rPr>
                <w:rFonts w:ascii="Consolas" w:hAnsi="Consolas"/>
                <w:sz w:val="21"/>
                <w:szCs w:val="21"/>
              </w:rPr>
            </w:pPr>
            <w:r w:rsidRPr="004F624E">
              <w:rPr>
                <w:rFonts w:ascii="Consolas" w:hAnsi="Consolas" w:hint="eastAsia"/>
                <w:sz w:val="21"/>
                <w:szCs w:val="21"/>
              </w:rPr>
              <w:t>空文件（文件大小为</w:t>
            </w:r>
            <w:r w:rsidRPr="004F624E">
              <w:rPr>
                <w:rFonts w:ascii="Consolas" w:hAnsi="Consolas" w:hint="eastAsia"/>
                <w:sz w:val="21"/>
                <w:szCs w:val="21"/>
              </w:rPr>
              <w:t>0</w:t>
            </w:r>
            <w:r w:rsidRPr="004F624E">
              <w:rPr>
                <w:rFonts w:ascii="Consolas" w:hAnsi="Consolas" w:hint="eastAsia"/>
                <w:sz w:val="21"/>
                <w:szCs w:val="21"/>
              </w:rPr>
              <w:t>）</w:t>
            </w:r>
          </w:p>
          <w:p w14:paraId="278E9B3C" w14:textId="3BCBCA62" w:rsidR="0029744E" w:rsidRPr="004F624E" w:rsidRDefault="0029744E" w:rsidP="00AC5C40">
            <w:pPr>
              <w:pStyle w:val="a4"/>
              <w:numPr>
                <w:ilvl w:val="1"/>
                <w:numId w:val="35"/>
              </w:numPr>
              <w:spacing w:after="72"/>
              <w:ind w:firstLineChars="0"/>
              <w:rPr>
                <w:rFonts w:ascii="Consolas" w:hAnsi="Consolas"/>
                <w:sz w:val="21"/>
                <w:szCs w:val="21"/>
              </w:rPr>
            </w:pPr>
            <w:r w:rsidRPr="004F624E">
              <w:rPr>
                <w:rFonts w:ascii="Consolas" w:hAnsi="Consolas" w:hint="eastAsia"/>
                <w:sz w:val="21"/>
                <w:szCs w:val="21"/>
              </w:rPr>
              <w:t>非法的</w:t>
            </w:r>
            <w:r w:rsidRPr="004F624E">
              <w:rPr>
                <w:rFonts w:ascii="Consolas" w:hAnsi="Consolas" w:hint="eastAsia"/>
                <w:sz w:val="21"/>
                <w:szCs w:val="21"/>
              </w:rPr>
              <w:t>xls/xlsx</w:t>
            </w:r>
            <w:del w:id="331" w:author="Yu Xu" w:date="2013-06-29T11:53:00Z">
              <w:r w:rsidRPr="004F624E" w:rsidDel="00A45EA1">
                <w:rPr>
                  <w:rFonts w:ascii="Consolas" w:hAnsi="Consolas" w:hint="eastAsia"/>
                  <w:sz w:val="21"/>
                  <w:szCs w:val="21"/>
                </w:rPr>
                <w:delText>/csv</w:delText>
              </w:r>
            </w:del>
            <w:r w:rsidRPr="004F624E">
              <w:rPr>
                <w:rFonts w:ascii="Consolas" w:hAnsi="Consolas" w:hint="eastAsia"/>
                <w:sz w:val="21"/>
                <w:szCs w:val="21"/>
              </w:rPr>
              <w:t>文件。如，通过修改后缀名的方式将其他文件修改为</w:t>
            </w:r>
            <w:r w:rsidRPr="004F624E">
              <w:rPr>
                <w:rFonts w:ascii="Consolas" w:hAnsi="Consolas" w:hint="eastAsia"/>
                <w:sz w:val="21"/>
                <w:szCs w:val="21"/>
              </w:rPr>
              <w:t>xls/xlsx</w:t>
            </w:r>
            <w:del w:id="332" w:author="Yu Xu" w:date="2013-06-29T11:53:00Z">
              <w:r w:rsidRPr="004F624E" w:rsidDel="00A45EA1">
                <w:rPr>
                  <w:rFonts w:ascii="Consolas" w:hAnsi="Consolas" w:hint="eastAsia"/>
                  <w:sz w:val="21"/>
                  <w:szCs w:val="21"/>
                </w:rPr>
                <w:delText>/csv</w:delText>
              </w:r>
            </w:del>
            <w:r w:rsidRPr="004F624E">
              <w:rPr>
                <w:rFonts w:ascii="Consolas" w:hAnsi="Consolas" w:hint="eastAsia"/>
                <w:sz w:val="21"/>
                <w:szCs w:val="21"/>
              </w:rPr>
              <w:t>文件。</w:t>
            </w:r>
          </w:p>
          <w:p w14:paraId="24E61E8C" w14:textId="6A9938CF" w:rsidR="00CC6A04" w:rsidRPr="004F624E" w:rsidRDefault="0029744E" w:rsidP="00AC5C40">
            <w:pPr>
              <w:pStyle w:val="a4"/>
              <w:numPr>
                <w:ilvl w:val="1"/>
                <w:numId w:val="35"/>
              </w:numPr>
              <w:spacing w:after="72"/>
              <w:ind w:firstLineChars="0"/>
              <w:rPr>
                <w:rFonts w:ascii="Consolas" w:hAnsi="Consolas"/>
                <w:sz w:val="21"/>
                <w:szCs w:val="21"/>
              </w:rPr>
            </w:pPr>
            <w:r w:rsidRPr="004F624E">
              <w:rPr>
                <w:rFonts w:ascii="Consolas" w:hAnsi="Consolas" w:hint="eastAsia"/>
                <w:sz w:val="21"/>
                <w:szCs w:val="21"/>
              </w:rPr>
              <w:t>大小超过</w:t>
            </w:r>
            <w:del w:id="333" w:author="Yu Xu" w:date="2013-05-29T15:44:00Z">
              <w:r w:rsidR="00EE18BE" w:rsidRPr="004F624E" w:rsidDel="005200B2">
                <w:rPr>
                  <w:rFonts w:ascii="Consolas" w:hAnsi="Consolas" w:hint="eastAsia"/>
                  <w:sz w:val="21"/>
                  <w:szCs w:val="21"/>
                </w:rPr>
                <w:delText>3</w:delText>
              </w:r>
              <w:r w:rsidRPr="004F624E" w:rsidDel="005200B2">
                <w:rPr>
                  <w:rFonts w:ascii="Consolas" w:hAnsi="Consolas" w:hint="eastAsia"/>
                  <w:sz w:val="21"/>
                  <w:szCs w:val="21"/>
                </w:rPr>
                <w:delText>MB</w:delText>
              </w:r>
            </w:del>
            <w:ins w:id="334" w:author="Yu Xu" w:date="2013-05-29T15:44:00Z">
              <w:r w:rsidR="005200B2">
                <w:rPr>
                  <w:rFonts w:ascii="Consolas" w:hAnsi="Consolas"/>
                  <w:sz w:val="21"/>
                  <w:szCs w:val="21"/>
                </w:rPr>
                <w:t>1</w:t>
              </w:r>
              <w:r w:rsidR="005200B2" w:rsidRPr="004F624E">
                <w:rPr>
                  <w:rFonts w:ascii="Consolas" w:hAnsi="Consolas" w:hint="eastAsia"/>
                  <w:sz w:val="21"/>
                  <w:szCs w:val="21"/>
                </w:rPr>
                <w:t>MB</w:t>
              </w:r>
            </w:ins>
            <w:r w:rsidRPr="004F624E">
              <w:rPr>
                <w:rFonts w:ascii="Consolas" w:hAnsi="Consolas" w:hint="eastAsia"/>
                <w:sz w:val="21"/>
                <w:szCs w:val="21"/>
              </w:rPr>
              <w:t>。</w:t>
            </w:r>
          </w:p>
          <w:p w14:paraId="2B2E9ADB" w14:textId="77777777" w:rsidR="0029744E" w:rsidRPr="004F624E" w:rsidRDefault="0029744E" w:rsidP="00CC6A04">
            <w:pPr>
              <w:pStyle w:val="a4"/>
              <w:spacing w:after="72"/>
              <w:ind w:left="840" w:firstLineChars="0" w:firstLine="0"/>
              <w:rPr>
                <w:rFonts w:ascii="Consolas" w:hAnsi="Consolas"/>
                <w:sz w:val="21"/>
                <w:szCs w:val="21"/>
              </w:rPr>
            </w:pPr>
            <w:r w:rsidRPr="004F624E">
              <w:rPr>
                <w:rFonts w:ascii="Consolas" w:hAnsi="Consolas" w:hint="eastAsia"/>
                <w:sz w:val="21"/>
                <w:szCs w:val="21"/>
              </w:rPr>
              <w:t>以上情况，均要提示用户。提示文字参考</w:t>
            </w:r>
            <w:hyperlink w:anchor="_上传邀请参会人名单验证" w:history="1">
              <w:r w:rsidR="007926DB" w:rsidRPr="004F624E">
                <w:rPr>
                  <w:rStyle w:val="af2"/>
                  <w:rFonts w:ascii="Consolas" w:hAnsi="Consolas" w:hint="eastAsia"/>
                  <w:sz w:val="21"/>
                  <w:szCs w:val="21"/>
                </w:rPr>
                <w:t>上传邀请参会人名单验证</w:t>
              </w:r>
            </w:hyperlink>
            <w:r w:rsidR="007926DB" w:rsidRPr="004F624E">
              <w:rPr>
                <w:rFonts w:ascii="Consolas" w:hAnsi="Consolas" w:hint="eastAsia"/>
                <w:sz w:val="21"/>
                <w:szCs w:val="21"/>
              </w:rPr>
              <w:t>。</w:t>
            </w:r>
          </w:p>
          <w:p w14:paraId="35F78DAA" w14:textId="77777777" w:rsidR="005C1069" w:rsidRPr="004F624E" w:rsidRDefault="005C1069" w:rsidP="00AC5C40">
            <w:pPr>
              <w:pStyle w:val="a4"/>
              <w:numPr>
                <w:ilvl w:val="0"/>
                <w:numId w:val="35"/>
              </w:numPr>
              <w:spacing w:after="72"/>
              <w:ind w:firstLineChars="0"/>
              <w:rPr>
                <w:rFonts w:ascii="Consolas" w:hAnsi="Consolas"/>
                <w:sz w:val="21"/>
                <w:szCs w:val="21"/>
              </w:rPr>
            </w:pPr>
            <w:r w:rsidRPr="004F624E">
              <w:rPr>
                <w:rFonts w:ascii="Consolas" w:hAnsi="Consolas" w:hint="eastAsia"/>
                <w:sz w:val="21"/>
                <w:szCs w:val="21"/>
              </w:rPr>
              <w:t>数据合法性验证：</w:t>
            </w:r>
          </w:p>
          <w:p w14:paraId="75027EE2" w14:textId="77777777" w:rsidR="003027FE" w:rsidRPr="004F624E" w:rsidRDefault="005C1069" w:rsidP="00AC5C40">
            <w:pPr>
              <w:pStyle w:val="a4"/>
              <w:numPr>
                <w:ilvl w:val="1"/>
                <w:numId w:val="35"/>
              </w:numPr>
              <w:spacing w:after="72"/>
              <w:ind w:firstLineChars="0"/>
              <w:rPr>
                <w:rFonts w:ascii="Consolas" w:hAnsi="Consolas"/>
                <w:sz w:val="21"/>
                <w:szCs w:val="21"/>
              </w:rPr>
            </w:pPr>
            <w:r w:rsidRPr="004F624E">
              <w:rPr>
                <w:rFonts w:ascii="Consolas" w:hAnsi="Consolas" w:hint="eastAsia"/>
                <w:sz w:val="21"/>
                <w:szCs w:val="21"/>
              </w:rPr>
              <w:t>组织、姓名</w:t>
            </w:r>
            <w:r w:rsidR="003027FE" w:rsidRPr="004F624E">
              <w:rPr>
                <w:rFonts w:ascii="Consolas" w:hAnsi="Consolas" w:hint="eastAsia"/>
                <w:sz w:val="21"/>
                <w:szCs w:val="21"/>
              </w:rPr>
              <w:t>的验证</w:t>
            </w:r>
            <w:r w:rsidR="00355952">
              <w:rPr>
                <w:rFonts w:ascii="Consolas" w:hAnsi="Consolas" w:hint="eastAsia"/>
                <w:sz w:val="21"/>
                <w:szCs w:val="21"/>
              </w:rPr>
              <w:t>请</w:t>
            </w:r>
            <w:hyperlink w:anchor="_姓名" w:history="1">
              <w:r w:rsidR="00355952" w:rsidRPr="00355952">
                <w:rPr>
                  <w:rStyle w:val="af2"/>
                  <w:rFonts w:ascii="Consolas" w:hAnsi="Consolas" w:hint="eastAsia"/>
                  <w:sz w:val="21"/>
                  <w:szCs w:val="21"/>
                </w:rPr>
                <w:t>参考这里</w:t>
              </w:r>
            </w:hyperlink>
            <w:r w:rsidR="00355952">
              <w:rPr>
                <w:rFonts w:ascii="Consolas" w:hAnsi="Consolas" w:hint="eastAsia"/>
                <w:sz w:val="21"/>
                <w:szCs w:val="21"/>
              </w:rPr>
              <w:t>。</w:t>
            </w:r>
          </w:p>
          <w:p w14:paraId="7BCA92EB" w14:textId="77777777" w:rsidR="005C1069" w:rsidRDefault="005C1069" w:rsidP="00AC5C40">
            <w:pPr>
              <w:pStyle w:val="a4"/>
              <w:numPr>
                <w:ilvl w:val="1"/>
                <w:numId w:val="35"/>
              </w:numPr>
              <w:spacing w:after="72"/>
              <w:ind w:firstLineChars="0"/>
              <w:rPr>
                <w:rFonts w:ascii="Consolas" w:hAnsi="Consolas"/>
                <w:sz w:val="21"/>
                <w:szCs w:val="21"/>
              </w:rPr>
            </w:pPr>
            <w:r w:rsidRPr="004F624E">
              <w:rPr>
                <w:rFonts w:ascii="Consolas" w:hAnsi="Consolas" w:hint="eastAsia"/>
                <w:sz w:val="21"/>
                <w:szCs w:val="21"/>
              </w:rPr>
              <w:t>E-mail</w:t>
            </w:r>
            <w:r w:rsidRPr="004F624E">
              <w:rPr>
                <w:rFonts w:ascii="Consolas" w:hAnsi="Consolas" w:hint="eastAsia"/>
                <w:sz w:val="21"/>
                <w:szCs w:val="21"/>
              </w:rPr>
              <w:t>和手机号码不能全部为空</w:t>
            </w:r>
          </w:p>
          <w:p w14:paraId="25733417" w14:textId="77777777" w:rsidR="00E805D2" w:rsidRDefault="00E805D2" w:rsidP="00AC5C40">
            <w:pPr>
              <w:pStyle w:val="a4"/>
              <w:numPr>
                <w:ilvl w:val="1"/>
                <w:numId w:val="35"/>
              </w:numPr>
              <w:spacing w:after="72"/>
              <w:ind w:firstLineChars="0"/>
              <w:rPr>
                <w:rFonts w:ascii="Consolas" w:hAnsi="Consolas"/>
                <w:sz w:val="21"/>
                <w:szCs w:val="21"/>
              </w:rPr>
            </w:pPr>
            <w:r>
              <w:rPr>
                <w:rFonts w:ascii="Consolas" w:hAnsi="Consolas" w:hint="eastAsia"/>
                <w:sz w:val="21"/>
                <w:szCs w:val="21"/>
              </w:rPr>
              <w:t>不重复、合法数据总条数不超过</w:t>
            </w:r>
            <w:r>
              <w:rPr>
                <w:rFonts w:ascii="Consolas" w:hAnsi="Consolas" w:hint="eastAsia"/>
                <w:sz w:val="21"/>
                <w:szCs w:val="21"/>
              </w:rPr>
              <w:t>550</w:t>
            </w:r>
            <w:r w:rsidR="00C03B67">
              <w:rPr>
                <w:rFonts w:ascii="Consolas" w:hAnsi="Consolas" w:hint="eastAsia"/>
                <w:sz w:val="21"/>
                <w:szCs w:val="21"/>
              </w:rPr>
              <w:t>。（注：此数量限制</w:t>
            </w:r>
            <w:r w:rsidR="005D39DC">
              <w:rPr>
                <w:rFonts w:ascii="Consolas" w:hAnsi="Consolas" w:hint="eastAsia"/>
                <w:sz w:val="21"/>
                <w:szCs w:val="21"/>
              </w:rPr>
              <w:t>与该账号在</w:t>
            </w:r>
            <w:r w:rsidR="005D39DC">
              <w:rPr>
                <w:rFonts w:ascii="Consolas" w:hAnsi="Consolas" w:hint="eastAsia"/>
                <w:sz w:val="21"/>
                <w:szCs w:val="21"/>
              </w:rPr>
              <w:t>MIS</w:t>
            </w:r>
            <w:r w:rsidR="005D39DC">
              <w:rPr>
                <w:rFonts w:ascii="Consolas" w:hAnsi="Consolas" w:hint="eastAsia"/>
                <w:sz w:val="21"/>
                <w:szCs w:val="21"/>
              </w:rPr>
              <w:t>系统中的限制无关）</w:t>
            </w:r>
          </w:p>
          <w:p w14:paraId="4FA20D6D" w14:textId="77777777" w:rsidR="00D80C7E" w:rsidRPr="004F624E" w:rsidRDefault="00D80C7E" w:rsidP="00AC5C40">
            <w:pPr>
              <w:pStyle w:val="a4"/>
              <w:numPr>
                <w:ilvl w:val="0"/>
                <w:numId w:val="35"/>
              </w:numPr>
              <w:spacing w:after="72"/>
              <w:ind w:firstLineChars="0"/>
              <w:rPr>
                <w:rFonts w:ascii="Consolas" w:hAnsi="Consolas"/>
                <w:sz w:val="21"/>
                <w:szCs w:val="21"/>
              </w:rPr>
            </w:pPr>
            <w:r>
              <w:rPr>
                <w:rFonts w:ascii="Consolas" w:hAnsi="Consolas" w:hint="eastAsia"/>
                <w:sz w:val="21"/>
                <w:szCs w:val="21"/>
              </w:rPr>
              <w:t>重复数据自动合并（多条重复数据按照一条看待）。重复数据</w:t>
            </w:r>
            <w:r w:rsidR="004C0CDF">
              <w:rPr>
                <w:rFonts w:ascii="Consolas" w:hAnsi="Consolas" w:hint="eastAsia"/>
                <w:sz w:val="21"/>
                <w:szCs w:val="21"/>
              </w:rPr>
              <w:t>验证规则请参考</w:t>
            </w:r>
            <w:hyperlink w:anchor="_参会人信息重复性判断规则" w:history="1">
              <w:r w:rsidR="003118EE" w:rsidRPr="003118EE">
                <w:rPr>
                  <w:rStyle w:val="af2"/>
                  <w:rFonts w:ascii="Consolas" w:hAnsi="Consolas" w:hint="eastAsia"/>
                  <w:sz w:val="21"/>
                  <w:szCs w:val="21"/>
                </w:rPr>
                <w:t>参会人信息重复性判断规则</w:t>
              </w:r>
            </w:hyperlink>
            <w:r>
              <w:rPr>
                <w:rFonts w:ascii="Consolas" w:hAnsi="Consolas" w:hint="eastAsia"/>
                <w:sz w:val="21"/>
                <w:szCs w:val="21"/>
              </w:rPr>
              <w:t>。</w:t>
            </w:r>
          </w:p>
          <w:p w14:paraId="16E9FBD9" w14:textId="77777777" w:rsidR="00BA2E14" w:rsidRPr="004F624E" w:rsidRDefault="00BA2E14" w:rsidP="00AC5C40">
            <w:pPr>
              <w:pStyle w:val="a4"/>
              <w:numPr>
                <w:ilvl w:val="0"/>
                <w:numId w:val="35"/>
              </w:numPr>
              <w:spacing w:after="72"/>
              <w:ind w:firstLineChars="0"/>
              <w:rPr>
                <w:rFonts w:ascii="Consolas" w:hAnsi="Consolas"/>
                <w:sz w:val="21"/>
                <w:szCs w:val="21"/>
              </w:rPr>
            </w:pPr>
            <w:r w:rsidRPr="004F624E">
              <w:rPr>
                <w:rFonts w:ascii="Consolas" w:hAnsi="Consolas" w:hint="eastAsia"/>
                <w:sz w:val="21"/>
                <w:szCs w:val="21"/>
              </w:rPr>
              <w:t>上传过程中发生异常，主要包括：</w:t>
            </w:r>
          </w:p>
          <w:p w14:paraId="296F60DE" w14:textId="77777777" w:rsidR="0029744E" w:rsidRPr="004F624E" w:rsidRDefault="00BA2E14" w:rsidP="00AC5C40">
            <w:pPr>
              <w:pStyle w:val="a4"/>
              <w:numPr>
                <w:ilvl w:val="1"/>
                <w:numId w:val="35"/>
              </w:numPr>
              <w:spacing w:after="72"/>
              <w:ind w:firstLineChars="0"/>
              <w:rPr>
                <w:rFonts w:ascii="Consolas" w:hAnsi="Consolas"/>
                <w:sz w:val="21"/>
                <w:szCs w:val="21"/>
              </w:rPr>
            </w:pPr>
            <w:r w:rsidRPr="004F624E">
              <w:rPr>
                <w:rFonts w:ascii="Consolas" w:hAnsi="Consolas" w:hint="eastAsia"/>
                <w:sz w:val="21"/>
                <w:szCs w:val="21"/>
              </w:rPr>
              <w:t>网速过慢</w:t>
            </w:r>
            <w:r w:rsidRPr="004F624E">
              <w:rPr>
                <w:rFonts w:ascii="Consolas" w:hAnsi="Consolas" w:hint="eastAsia"/>
                <w:sz w:val="21"/>
                <w:szCs w:val="21"/>
              </w:rPr>
              <w:t>/</w:t>
            </w:r>
            <w:r w:rsidRPr="004F624E">
              <w:rPr>
                <w:rFonts w:ascii="Consolas" w:hAnsi="Consolas" w:hint="eastAsia"/>
                <w:sz w:val="21"/>
                <w:szCs w:val="21"/>
              </w:rPr>
              <w:t>中断引起上传失败</w:t>
            </w:r>
          </w:p>
          <w:p w14:paraId="30E3DE7F" w14:textId="77777777" w:rsidR="00CC6A04" w:rsidRPr="004F624E" w:rsidRDefault="00BA2E14" w:rsidP="00AC5C40">
            <w:pPr>
              <w:pStyle w:val="a4"/>
              <w:numPr>
                <w:ilvl w:val="1"/>
                <w:numId w:val="35"/>
              </w:numPr>
              <w:spacing w:after="72"/>
              <w:ind w:firstLineChars="0"/>
              <w:rPr>
                <w:rFonts w:ascii="Consolas" w:hAnsi="Consolas"/>
                <w:sz w:val="21"/>
                <w:szCs w:val="21"/>
              </w:rPr>
            </w:pPr>
            <w:r w:rsidRPr="004F624E">
              <w:rPr>
                <w:rFonts w:ascii="Consolas" w:hAnsi="Consolas" w:hint="eastAsia"/>
                <w:sz w:val="21"/>
                <w:szCs w:val="21"/>
              </w:rPr>
              <w:t>服务器发生异常</w:t>
            </w:r>
          </w:p>
          <w:p w14:paraId="30DB6A4E" w14:textId="77777777" w:rsidR="00BA2E14" w:rsidRPr="004F624E" w:rsidRDefault="00BA2E14" w:rsidP="00CC6A04">
            <w:pPr>
              <w:pStyle w:val="a4"/>
              <w:spacing w:after="72"/>
              <w:ind w:left="840" w:firstLineChars="0" w:firstLine="0"/>
              <w:rPr>
                <w:rFonts w:ascii="Consolas" w:hAnsi="Consolas"/>
                <w:sz w:val="21"/>
                <w:szCs w:val="21"/>
              </w:rPr>
            </w:pPr>
            <w:r w:rsidRPr="004F624E">
              <w:rPr>
                <w:rFonts w:ascii="Consolas" w:hAnsi="Consolas" w:hint="eastAsia"/>
                <w:sz w:val="21"/>
                <w:szCs w:val="21"/>
              </w:rPr>
              <w:t>以上情况，均要提示用户。提示文字参考</w:t>
            </w:r>
            <w:hyperlink w:anchor="_上传邀请参会人名单验证" w:history="1">
              <w:r w:rsidRPr="004F624E">
                <w:rPr>
                  <w:rStyle w:val="af2"/>
                  <w:rFonts w:ascii="Consolas" w:hAnsi="Consolas" w:hint="eastAsia"/>
                  <w:sz w:val="21"/>
                  <w:szCs w:val="21"/>
                </w:rPr>
                <w:t>上传邀请参会人名单验证</w:t>
              </w:r>
            </w:hyperlink>
            <w:r w:rsidRPr="004F624E">
              <w:rPr>
                <w:rFonts w:ascii="Consolas" w:hAnsi="Consolas" w:hint="eastAsia"/>
                <w:sz w:val="21"/>
                <w:szCs w:val="21"/>
              </w:rPr>
              <w:t>。</w:t>
            </w:r>
          </w:p>
        </w:tc>
      </w:tr>
      <w:tr w:rsidR="002E2DDA" w:rsidRPr="004F624E" w14:paraId="02B9A18D" w14:textId="77777777" w:rsidTr="00136F08">
        <w:tc>
          <w:tcPr>
            <w:tcW w:w="2235" w:type="dxa"/>
            <w:shd w:val="clear" w:color="auto" w:fill="auto"/>
          </w:tcPr>
          <w:p w14:paraId="06301577" w14:textId="77777777" w:rsidR="002E2DDA" w:rsidRPr="004F624E" w:rsidRDefault="002E2DDA" w:rsidP="00136F08">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7DB42342" w14:textId="77777777" w:rsidR="002E2DDA" w:rsidRPr="004F624E" w:rsidRDefault="002E2DDA" w:rsidP="00136F08">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E2DDA" w:rsidRPr="004F624E" w14:paraId="0C49EBBD" w14:textId="77777777" w:rsidTr="00136F08">
        <w:tc>
          <w:tcPr>
            <w:tcW w:w="2235" w:type="dxa"/>
            <w:shd w:val="clear" w:color="auto" w:fill="auto"/>
          </w:tcPr>
          <w:p w14:paraId="26775A64" w14:textId="77777777" w:rsidR="002E2DDA" w:rsidRPr="004F624E" w:rsidRDefault="002E2DDA" w:rsidP="00136F08">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4BD382B3" w14:textId="77777777" w:rsidR="002E2DDA" w:rsidRPr="004F624E" w:rsidRDefault="002E2DDA" w:rsidP="00136F08">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E2DDA" w:rsidRPr="004F624E" w14:paraId="57568B1D" w14:textId="77777777" w:rsidTr="00136F08">
        <w:tc>
          <w:tcPr>
            <w:tcW w:w="2235" w:type="dxa"/>
            <w:shd w:val="clear" w:color="auto" w:fill="auto"/>
          </w:tcPr>
          <w:p w14:paraId="0AE57BEB" w14:textId="77777777" w:rsidR="002E2DDA" w:rsidRPr="004F624E" w:rsidRDefault="002E2DDA" w:rsidP="00136F08">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20CF9A13" w14:textId="77777777" w:rsidR="002E2DDA" w:rsidRPr="004F624E" w:rsidRDefault="002E2DDA" w:rsidP="00136F08">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2E23CAED" w14:textId="77777777" w:rsidR="002E2DDA" w:rsidRPr="004F624E" w:rsidRDefault="002E2DDA" w:rsidP="002E2DDA">
      <w:pPr>
        <w:pStyle w:val="a4"/>
        <w:spacing w:after="72"/>
        <w:ind w:firstLine="480"/>
        <w:rPr>
          <w:rFonts w:ascii="Consolas" w:hAnsi="Consolas"/>
        </w:rPr>
      </w:pPr>
    </w:p>
    <w:p w14:paraId="2E2CB573" w14:textId="77777777" w:rsidR="00C91E51" w:rsidRPr="004F624E" w:rsidRDefault="00C91E51" w:rsidP="00EB0FE1">
      <w:pPr>
        <w:pStyle w:val="30"/>
        <w:numPr>
          <w:ilvl w:val="2"/>
          <w:numId w:val="14"/>
        </w:numPr>
        <w:rPr>
          <w:rFonts w:ascii="Consolas" w:hAnsi="Consolas"/>
        </w:rPr>
      </w:pPr>
      <w:bookmarkStart w:id="335" w:name="_发送邀约界面A"/>
      <w:bookmarkStart w:id="336" w:name="_发送邀约界面"/>
      <w:bookmarkStart w:id="337" w:name="_Toc355341010"/>
      <w:bookmarkEnd w:id="335"/>
      <w:bookmarkEnd w:id="336"/>
      <w:r w:rsidRPr="004F624E">
        <w:rPr>
          <w:rFonts w:ascii="Consolas" w:hAnsi="Consolas" w:hint="eastAsia"/>
        </w:rPr>
        <w:t>发送邀约界面</w:t>
      </w:r>
      <w:bookmarkEnd w:id="337"/>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91E51" w:rsidRPr="004F624E" w14:paraId="58149EE6" w14:textId="77777777" w:rsidTr="00D54D85">
        <w:tc>
          <w:tcPr>
            <w:tcW w:w="2235" w:type="dxa"/>
            <w:shd w:val="clear" w:color="auto" w:fill="auto"/>
          </w:tcPr>
          <w:p w14:paraId="0439BDF8" w14:textId="77777777" w:rsidR="00C91E51" w:rsidRPr="004F624E" w:rsidRDefault="00C91E51" w:rsidP="00D54D85">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3639879F" w14:textId="77777777" w:rsidR="00C91E51" w:rsidRPr="004F624E" w:rsidRDefault="00C91E51" w:rsidP="00D54D85">
            <w:pPr>
              <w:pStyle w:val="a4"/>
              <w:spacing w:after="72"/>
              <w:ind w:firstLineChars="0" w:firstLine="0"/>
              <w:rPr>
                <w:rFonts w:ascii="Consolas" w:hAnsi="Consolas"/>
                <w:caps/>
                <w:sz w:val="21"/>
                <w:szCs w:val="21"/>
              </w:rPr>
            </w:pPr>
            <w:r w:rsidRPr="004F624E">
              <w:rPr>
                <w:rFonts w:ascii="Consolas" w:hAnsi="Consolas" w:hint="eastAsia"/>
                <w:caps/>
                <w:sz w:val="21"/>
                <w:szCs w:val="21"/>
              </w:rPr>
              <w:t>发送邀约界面</w:t>
            </w:r>
            <w:r w:rsidRPr="004F624E">
              <w:rPr>
                <w:rFonts w:ascii="Consolas" w:hAnsi="Consolas" w:hint="eastAsia"/>
                <w:caps/>
                <w:sz w:val="21"/>
                <w:szCs w:val="21"/>
              </w:rPr>
              <w:t>A</w:t>
            </w:r>
          </w:p>
        </w:tc>
      </w:tr>
      <w:tr w:rsidR="00C91E51" w:rsidRPr="004F624E" w14:paraId="327BB10F" w14:textId="77777777" w:rsidTr="00D54D85">
        <w:tc>
          <w:tcPr>
            <w:tcW w:w="2235" w:type="dxa"/>
            <w:shd w:val="clear" w:color="auto" w:fill="auto"/>
          </w:tcPr>
          <w:p w14:paraId="2A20C9FA" w14:textId="77777777" w:rsidR="00C91E51" w:rsidRPr="004F624E" w:rsidRDefault="00C91E51" w:rsidP="00D54D85">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46F14F4A" w14:textId="77777777" w:rsidR="00C91E51" w:rsidRPr="004F624E" w:rsidRDefault="00C91E51" w:rsidP="005E2DB7">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MAX1.0_CLIENT_RESERVECONF_SRS_00</w:t>
            </w:r>
            <w:r w:rsidR="005E2DB7">
              <w:rPr>
                <w:rFonts w:ascii="Consolas" w:hAnsi="Consolas" w:hint="eastAsia"/>
                <w:caps/>
                <w:sz w:val="21"/>
                <w:szCs w:val="21"/>
              </w:rPr>
              <w:t>6</w:t>
            </w:r>
          </w:p>
        </w:tc>
      </w:tr>
      <w:tr w:rsidR="00C91E51" w:rsidRPr="004F624E" w14:paraId="530ABA4E" w14:textId="77777777" w:rsidTr="00D54D85">
        <w:tc>
          <w:tcPr>
            <w:tcW w:w="2235" w:type="dxa"/>
            <w:shd w:val="clear" w:color="auto" w:fill="auto"/>
          </w:tcPr>
          <w:p w14:paraId="4E446ADC" w14:textId="77777777" w:rsidR="00C91E51" w:rsidRPr="004F624E" w:rsidRDefault="00C91E51" w:rsidP="00D54D85">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31C44EAB" w14:textId="77777777" w:rsidR="00C91E51" w:rsidRPr="004F624E" w:rsidRDefault="00C91E51" w:rsidP="00D54D85">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C91E51" w:rsidRPr="004F624E" w14:paraId="1E76F0CF" w14:textId="77777777" w:rsidTr="00D54D85">
        <w:tc>
          <w:tcPr>
            <w:tcW w:w="2235" w:type="dxa"/>
            <w:shd w:val="clear" w:color="auto" w:fill="auto"/>
          </w:tcPr>
          <w:p w14:paraId="5D9A276A" w14:textId="77777777" w:rsidR="00C91E51" w:rsidRPr="004F624E" w:rsidRDefault="00C91E51" w:rsidP="00D54D85">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7DE6E89E" w14:textId="77777777" w:rsidR="00C91E51" w:rsidRPr="004F624E" w:rsidRDefault="005D44D8" w:rsidP="00D54D85">
            <w:pPr>
              <w:pStyle w:val="a4"/>
              <w:spacing w:after="72"/>
              <w:ind w:firstLineChars="0" w:firstLine="0"/>
              <w:rPr>
                <w:rFonts w:ascii="Consolas" w:hAnsi="Consolas"/>
                <w:caps/>
                <w:sz w:val="21"/>
                <w:szCs w:val="21"/>
              </w:rPr>
            </w:pPr>
            <w:r w:rsidRPr="004F624E">
              <w:rPr>
                <w:rFonts w:ascii="Consolas" w:hAnsi="Consolas" w:hint="eastAsia"/>
                <w:caps/>
                <w:sz w:val="21"/>
                <w:szCs w:val="21"/>
              </w:rPr>
              <w:t>发送</w:t>
            </w:r>
            <w:r w:rsidR="00C91E51" w:rsidRPr="004F624E">
              <w:rPr>
                <w:rFonts w:ascii="Consolas" w:hAnsi="Consolas" w:hint="eastAsia"/>
                <w:caps/>
                <w:sz w:val="21"/>
                <w:szCs w:val="21"/>
              </w:rPr>
              <w:t>邀约界面指主持人通过上传名单</w:t>
            </w:r>
            <w:r w:rsidRPr="004F624E">
              <w:rPr>
                <w:rFonts w:ascii="Consolas" w:hAnsi="Consolas" w:hint="eastAsia"/>
                <w:caps/>
                <w:sz w:val="21"/>
                <w:szCs w:val="21"/>
              </w:rPr>
              <w:t>或历史会议选取</w:t>
            </w:r>
            <w:r w:rsidR="00C91E51" w:rsidRPr="004F624E">
              <w:rPr>
                <w:rFonts w:ascii="Consolas" w:hAnsi="Consolas" w:hint="eastAsia"/>
                <w:caps/>
                <w:sz w:val="21"/>
                <w:szCs w:val="21"/>
              </w:rPr>
              <w:t>的方式，邀请参会人</w:t>
            </w:r>
            <w:r w:rsidR="00C91E51" w:rsidRPr="004F624E">
              <w:rPr>
                <w:rFonts w:ascii="Consolas" w:hAnsi="Consolas" w:hint="eastAsia"/>
                <w:caps/>
                <w:sz w:val="21"/>
                <w:szCs w:val="21"/>
              </w:rPr>
              <w:lastRenderedPageBreak/>
              <w:t>的最终界面。</w:t>
            </w:r>
          </w:p>
        </w:tc>
      </w:tr>
      <w:tr w:rsidR="00C91E51" w:rsidRPr="004F624E" w14:paraId="1F80B486" w14:textId="77777777" w:rsidTr="00D54D85">
        <w:tc>
          <w:tcPr>
            <w:tcW w:w="2235" w:type="dxa"/>
            <w:shd w:val="clear" w:color="auto" w:fill="auto"/>
          </w:tcPr>
          <w:p w14:paraId="5400EEF8" w14:textId="77777777" w:rsidR="00C91E51" w:rsidRPr="004F624E" w:rsidRDefault="00C91E51" w:rsidP="00D54D85">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优先级别</w:t>
            </w:r>
          </w:p>
        </w:tc>
        <w:tc>
          <w:tcPr>
            <w:tcW w:w="6861" w:type="dxa"/>
            <w:shd w:val="clear" w:color="auto" w:fill="auto"/>
          </w:tcPr>
          <w:p w14:paraId="42DC7BA8" w14:textId="77777777" w:rsidR="00C91E51" w:rsidRPr="004F624E" w:rsidRDefault="00C91E51" w:rsidP="00D54D85">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C91E51" w:rsidRPr="004F624E" w14:paraId="21365D4F" w14:textId="77777777" w:rsidTr="00D54D85">
        <w:tc>
          <w:tcPr>
            <w:tcW w:w="2235" w:type="dxa"/>
            <w:shd w:val="clear" w:color="auto" w:fill="auto"/>
          </w:tcPr>
          <w:p w14:paraId="279A4003" w14:textId="77777777" w:rsidR="00C91E51" w:rsidRPr="004F624E" w:rsidRDefault="00C91E51" w:rsidP="00D54D85">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639689EE" w14:textId="77777777" w:rsidR="00C91E51" w:rsidRPr="004F624E" w:rsidRDefault="00C91E51" w:rsidP="00D54D85">
            <w:pPr>
              <w:pStyle w:val="a4"/>
              <w:spacing w:after="72"/>
              <w:ind w:firstLineChars="0" w:firstLine="0"/>
              <w:rPr>
                <w:rFonts w:ascii="Consolas" w:hAnsi="Consolas"/>
                <w:caps/>
                <w:sz w:val="21"/>
                <w:szCs w:val="21"/>
              </w:rPr>
            </w:pPr>
            <w:r w:rsidRPr="004F624E">
              <w:rPr>
                <w:rFonts w:ascii="Consolas" w:hAnsi="Consolas" w:hint="eastAsia"/>
                <w:caps/>
                <w:sz w:val="21"/>
                <w:szCs w:val="21"/>
              </w:rPr>
              <w:t>上传名单成功</w:t>
            </w:r>
            <w:r w:rsidR="005D44D8" w:rsidRPr="004F624E">
              <w:rPr>
                <w:rFonts w:ascii="Consolas" w:hAnsi="Consolas" w:hint="eastAsia"/>
                <w:caps/>
                <w:sz w:val="21"/>
                <w:szCs w:val="21"/>
              </w:rPr>
              <w:t>，或从历史会议中进入</w:t>
            </w:r>
          </w:p>
        </w:tc>
      </w:tr>
      <w:tr w:rsidR="00C91E51" w:rsidRPr="004F624E" w14:paraId="32756424" w14:textId="77777777" w:rsidTr="00D54D85">
        <w:tc>
          <w:tcPr>
            <w:tcW w:w="9096" w:type="dxa"/>
            <w:gridSpan w:val="2"/>
            <w:shd w:val="clear" w:color="auto" w:fill="auto"/>
          </w:tcPr>
          <w:p w14:paraId="3DA65E1D" w14:textId="77777777" w:rsidR="00C91E51" w:rsidRPr="004F624E" w:rsidRDefault="00C91E51" w:rsidP="00D54D85">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C91E51" w:rsidRPr="004F624E" w14:paraId="511EB7FB" w14:textId="77777777" w:rsidTr="00D54D85">
        <w:tc>
          <w:tcPr>
            <w:tcW w:w="9096" w:type="dxa"/>
            <w:gridSpan w:val="2"/>
            <w:shd w:val="clear" w:color="auto" w:fill="auto"/>
          </w:tcPr>
          <w:p w14:paraId="5C8F783E" w14:textId="77777777" w:rsidR="00C91E51" w:rsidRPr="004F624E" w:rsidRDefault="00C91E51" w:rsidP="00AC5C40">
            <w:pPr>
              <w:pStyle w:val="srs"/>
              <w:numPr>
                <w:ilvl w:val="0"/>
                <w:numId w:val="36"/>
              </w:numPr>
              <w:rPr>
                <w:rFonts w:ascii="Consolas" w:hAnsi="Consolas"/>
                <w:szCs w:val="21"/>
              </w:rPr>
            </w:pPr>
            <w:r w:rsidRPr="004F624E">
              <w:rPr>
                <w:rFonts w:ascii="Consolas" w:hAnsi="Consolas" w:hint="eastAsia"/>
                <w:szCs w:val="21"/>
              </w:rPr>
              <w:t>主持人在</w:t>
            </w:r>
            <w:r w:rsidRPr="004F624E">
              <w:rPr>
                <w:rFonts w:ascii="Consolas" w:hAnsi="Consolas" w:hint="eastAsia"/>
                <w:caps/>
                <w:szCs w:val="21"/>
              </w:rPr>
              <w:t>邀请参会人方式选择界面选择“通过导入表格邀请”，</w:t>
            </w:r>
            <w:r w:rsidRPr="004F624E">
              <w:rPr>
                <w:rFonts w:ascii="Consolas" w:hAnsi="Consolas" w:hint="eastAsia"/>
                <w:szCs w:val="21"/>
              </w:rPr>
              <w:t>转向名单上传界面，用例开始。</w:t>
            </w:r>
          </w:p>
          <w:p w14:paraId="0704C116" w14:textId="77777777" w:rsidR="00C91E51" w:rsidRPr="004F624E" w:rsidRDefault="00C91E51" w:rsidP="00AC5C40">
            <w:pPr>
              <w:pStyle w:val="srs"/>
              <w:numPr>
                <w:ilvl w:val="0"/>
                <w:numId w:val="36"/>
              </w:numPr>
              <w:rPr>
                <w:rFonts w:ascii="Consolas" w:hAnsi="Consolas"/>
                <w:szCs w:val="21"/>
              </w:rPr>
            </w:pPr>
            <w:r w:rsidRPr="004F624E">
              <w:rPr>
                <w:rFonts w:ascii="Consolas" w:hAnsi="Consolas" w:hint="eastAsia"/>
              </w:rPr>
              <w:t>点击界面中的“上传名单”按钮，上传受邀参会人名单文件。具体流程请参考</w:t>
            </w:r>
            <w:hyperlink w:anchor="_上传名单" w:history="1">
              <w:r w:rsidRPr="004F624E">
                <w:rPr>
                  <w:rStyle w:val="af2"/>
                  <w:rFonts w:ascii="Consolas" w:hAnsi="Consolas" w:hint="eastAsia"/>
                </w:rPr>
                <w:t>上传名单</w:t>
              </w:r>
            </w:hyperlink>
            <w:r w:rsidRPr="004F624E">
              <w:rPr>
                <w:rFonts w:ascii="Consolas" w:hAnsi="Consolas" w:hint="eastAsia"/>
              </w:rPr>
              <w:t>。</w:t>
            </w:r>
          </w:p>
          <w:p w14:paraId="5C70254F" w14:textId="77777777" w:rsidR="00C91E51" w:rsidRPr="004F624E" w:rsidRDefault="00C91E51" w:rsidP="00AC5C40">
            <w:pPr>
              <w:pStyle w:val="srs"/>
              <w:numPr>
                <w:ilvl w:val="0"/>
                <w:numId w:val="36"/>
              </w:numPr>
              <w:rPr>
                <w:rFonts w:ascii="Consolas" w:hAnsi="Consolas"/>
                <w:szCs w:val="21"/>
              </w:rPr>
            </w:pPr>
            <w:r w:rsidRPr="004F624E">
              <w:rPr>
                <w:rFonts w:ascii="Consolas" w:hAnsi="Consolas" w:hint="eastAsia"/>
                <w:szCs w:val="21"/>
              </w:rPr>
              <w:t>上传完毕后，显示发送邀约界面。包含以下内容：</w:t>
            </w:r>
          </w:p>
          <w:p w14:paraId="55542A01" w14:textId="77777777" w:rsidR="00C91E51" w:rsidRPr="004F624E" w:rsidRDefault="00C91E51" w:rsidP="00AC5C40">
            <w:pPr>
              <w:pStyle w:val="srs"/>
              <w:numPr>
                <w:ilvl w:val="1"/>
                <w:numId w:val="36"/>
              </w:numPr>
              <w:rPr>
                <w:rFonts w:ascii="Consolas" w:hAnsi="Consolas"/>
                <w:szCs w:val="21"/>
              </w:rPr>
            </w:pPr>
            <w:r w:rsidRPr="004F624E">
              <w:rPr>
                <w:rFonts w:ascii="Consolas" w:hAnsi="Consolas" w:hint="eastAsia"/>
                <w:szCs w:val="21"/>
              </w:rPr>
              <w:t>主题、时间</w:t>
            </w:r>
            <w:r w:rsidR="005D44D8" w:rsidRPr="004F624E">
              <w:rPr>
                <w:rFonts w:ascii="Consolas" w:hAnsi="Consolas" w:hint="eastAsia"/>
                <w:szCs w:val="21"/>
              </w:rPr>
              <w:t>、时长</w:t>
            </w:r>
          </w:p>
          <w:p w14:paraId="18DC4E32" w14:textId="77777777" w:rsidR="00C91E51" w:rsidRPr="004F624E" w:rsidRDefault="00C91E51" w:rsidP="00AC5C40">
            <w:pPr>
              <w:pStyle w:val="srs"/>
              <w:numPr>
                <w:ilvl w:val="1"/>
                <w:numId w:val="36"/>
              </w:numPr>
              <w:rPr>
                <w:rFonts w:ascii="Consolas" w:hAnsi="Consolas"/>
                <w:szCs w:val="21"/>
              </w:rPr>
            </w:pPr>
            <w:r w:rsidRPr="004F624E">
              <w:rPr>
                <w:rFonts w:ascii="Consolas" w:hAnsi="Consolas" w:hint="eastAsia"/>
                <w:szCs w:val="21"/>
              </w:rPr>
              <w:t>名单条目总数</w:t>
            </w:r>
          </w:p>
          <w:p w14:paraId="56B081DF" w14:textId="77777777" w:rsidR="00C91E51" w:rsidRPr="004F624E" w:rsidRDefault="00C91E51" w:rsidP="00AC5C40">
            <w:pPr>
              <w:pStyle w:val="srs"/>
              <w:numPr>
                <w:ilvl w:val="1"/>
                <w:numId w:val="36"/>
              </w:numPr>
              <w:rPr>
                <w:rFonts w:ascii="Consolas" w:hAnsi="Consolas"/>
                <w:szCs w:val="21"/>
              </w:rPr>
            </w:pPr>
            <w:r w:rsidRPr="004F624E">
              <w:rPr>
                <w:rFonts w:ascii="Consolas" w:hAnsi="Consolas" w:hint="eastAsia"/>
                <w:szCs w:val="21"/>
              </w:rPr>
              <w:t>两个复选框：邮件通知，短信通知</w:t>
            </w:r>
            <w:r w:rsidR="00E949DB" w:rsidRPr="004F624E">
              <w:rPr>
                <w:rFonts w:ascii="Consolas" w:hAnsi="Consolas" w:hint="eastAsia"/>
                <w:szCs w:val="21"/>
              </w:rPr>
              <w:t>（根据数据来源可能只显示其中之一）</w:t>
            </w:r>
          </w:p>
          <w:p w14:paraId="4C731A35" w14:textId="77777777" w:rsidR="00C91E51" w:rsidRPr="004F624E" w:rsidRDefault="00C91E51" w:rsidP="00AC5C40">
            <w:pPr>
              <w:pStyle w:val="srs"/>
              <w:numPr>
                <w:ilvl w:val="1"/>
                <w:numId w:val="36"/>
              </w:numPr>
              <w:rPr>
                <w:rFonts w:ascii="Consolas" w:hAnsi="Consolas"/>
                <w:szCs w:val="21"/>
              </w:rPr>
            </w:pPr>
            <w:r w:rsidRPr="004F624E">
              <w:rPr>
                <w:rFonts w:ascii="Consolas" w:hAnsi="Consolas" w:hint="eastAsia"/>
                <w:szCs w:val="21"/>
              </w:rPr>
              <w:t>参会人名单列表</w:t>
            </w:r>
          </w:p>
          <w:p w14:paraId="76C1470E" w14:textId="706615F6" w:rsidR="00C91E51" w:rsidRPr="004F624E" w:rsidRDefault="00C91E51" w:rsidP="00AC5C40">
            <w:pPr>
              <w:pStyle w:val="srs"/>
              <w:numPr>
                <w:ilvl w:val="1"/>
                <w:numId w:val="36"/>
              </w:numPr>
              <w:rPr>
                <w:rFonts w:ascii="Consolas" w:hAnsi="Consolas"/>
                <w:szCs w:val="21"/>
              </w:rPr>
            </w:pPr>
            <w:r w:rsidRPr="004F624E">
              <w:rPr>
                <w:rFonts w:ascii="Consolas" w:hAnsi="Consolas" w:hint="eastAsia"/>
                <w:szCs w:val="21"/>
              </w:rPr>
              <w:t>两个单选框：固定密码，安全密码</w:t>
            </w:r>
            <w:ins w:id="338" w:author="Yu Xu" w:date="2013-05-31T11:13:00Z">
              <w:r w:rsidR="00070D86">
                <w:rPr>
                  <w:rFonts w:ascii="Consolas" w:hAnsi="Consolas" w:hint="eastAsia"/>
                  <w:szCs w:val="21"/>
                </w:rPr>
                <w:t>(</w:t>
              </w:r>
              <w:r w:rsidR="00070D86">
                <w:rPr>
                  <w:rFonts w:ascii="Consolas" w:hAnsi="Consolas" w:hint="eastAsia"/>
                  <w:szCs w:val="21"/>
                </w:rPr>
                <w:t>默认选中</w:t>
              </w:r>
              <w:r w:rsidR="00070D86">
                <w:rPr>
                  <w:rFonts w:ascii="Consolas" w:hAnsi="Consolas" w:hint="eastAsia"/>
                  <w:szCs w:val="21"/>
                </w:rPr>
                <w:t>)</w:t>
              </w:r>
            </w:ins>
          </w:p>
          <w:p w14:paraId="6FCFE230" w14:textId="77777777" w:rsidR="00C91E51" w:rsidRPr="004F624E" w:rsidRDefault="00C91E51" w:rsidP="00AC5C40">
            <w:pPr>
              <w:pStyle w:val="srs"/>
              <w:numPr>
                <w:ilvl w:val="1"/>
                <w:numId w:val="36"/>
              </w:numPr>
              <w:rPr>
                <w:rFonts w:ascii="Consolas" w:hAnsi="Consolas"/>
                <w:szCs w:val="21"/>
              </w:rPr>
            </w:pPr>
            <w:r w:rsidRPr="004F624E">
              <w:rPr>
                <w:rFonts w:ascii="Consolas" w:hAnsi="Consolas" w:hint="eastAsia"/>
                <w:szCs w:val="21"/>
              </w:rPr>
              <w:t>“发送邀约”按钮</w:t>
            </w:r>
          </w:p>
          <w:p w14:paraId="15254041" w14:textId="77777777" w:rsidR="00C91E51" w:rsidRPr="004F624E" w:rsidRDefault="00C91E51" w:rsidP="00AC5C40">
            <w:pPr>
              <w:pStyle w:val="srs"/>
              <w:numPr>
                <w:ilvl w:val="0"/>
                <w:numId w:val="36"/>
              </w:numPr>
              <w:rPr>
                <w:rFonts w:ascii="Consolas" w:hAnsi="Consolas"/>
                <w:szCs w:val="21"/>
              </w:rPr>
            </w:pPr>
            <w:r w:rsidRPr="004F624E">
              <w:rPr>
                <w:rFonts w:ascii="Consolas" w:hAnsi="Consolas" w:hint="eastAsia"/>
                <w:szCs w:val="21"/>
              </w:rPr>
              <w:t>点击“发送邀约”按钮，成功安排会议，</w:t>
            </w:r>
            <w:r w:rsidR="00831C00">
              <w:rPr>
                <w:rFonts w:ascii="Consolas" w:hAnsi="Consolas" w:hint="eastAsia"/>
                <w:szCs w:val="21"/>
              </w:rPr>
              <w:t>弹出</w:t>
            </w:r>
            <w:r w:rsidR="00831C00">
              <w:rPr>
                <w:rFonts w:ascii="Consolas" w:hAnsi="Consolas"/>
                <w:szCs w:val="21"/>
              </w:rPr>
              <w:t>浮层画面，提示</w:t>
            </w:r>
            <w:r w:rsidR="00831C00">
              <w:rPr>
                <w:rFonts w:ascii="Consolas" w:hAnsi="Consolas" w:hint="eastAsia"/>
                <w:szCs w:val="21"/>
              </w:rPr>
              <w:t>会议</w:t>
            </w:r>
            <w:r w:rsidR="00831C00">
              <w:rPr>
                <w:rFonts w:ascii="Consolas" w:hAnsi="Consolas"/>
                <w:szCs w:val="21"/>
              </w:rPr>
              <w:t>已成功安排。</w:t>
            </w:r>
            <w:r w:rsidR="00831C00">
              <w:rPr>
                <w:rFonts w:ascii="Consolas" w:hAnsi="Consolas" w:hint="eastAsia"/>
                <w:szCs w:val="21"/>
              </w:rPr>
              <w:t>3</w:t>
            </w:r>
            <w:r w:rsidR="00831C00">
              <w:rPr>
                <w:rFonts w:ascii="Consolas" w:hAnsi="Consolas" w:hint="eastAsia"/>
                <w:szCs w:val="21"/>
              </w:rPr>
              <w:t>秒</w:t>
            </w:r>
            <w:r w:rsidR="00831C00">
              <w:rPr>
                <w:rFonts w:ascii="Consolas" w:hAnsi="Consolas"/>
                <w:szCs w:val="21"/>
              </w:rPr>
              <w:t>后，</w:t>
            </w:r>
            <w:r w:rsidRPr="004F624E">
              <w:rPr>
                <w:rFonts w:ascii="Consolas" w:hAnsi="Consolas" w:hint="eastAsia"/>
                <w:szCs w:val="21"/>
              </w:rPr>
              <w:t>窗口关闭，显示</w:t>
            </w:r>
            <w:hyperlink w:anchor="_会议列表" w:history="1">
              <w:r w:rsidRPr="004F624E">
                <w:rPr>
                  <w:rStyle w:val="af2"/>
                  <w:rFonts w:ascii="Consolas" w:hAnsi="Consolas" w:hint="eastAsia"/>
                  <w:szCs w:val="21"/>
                </w:rPr>
                <w:t>会议列表</w:t>
              </w:r>
            </w:hyperlink>
            <w:r w:rsidRPr="004F624E">
              <w:rPr>
                <w:rFonts w:ascii="Consolas" w:hAnsi="Consolas" w:hint="eastAsia"/>
                <w:szCs w:val="21"/>
              </w:rPr>
              <w:t>窗口。用例结束。</w:t>
            </w:r>
          </w:p>
        </w:tc>
      </w:tr>
      <w:tr w:rsidR="00C91E51" w:rsidRPr="004F624E" w14:paraId="6422A0DF" w14:textId="77777777" w:rsidTr="00D54D85">
        <w:tc>
          <w:tcPr>
            <w:tcW w:w="9096" w:type="dxa"/>
            <w:gridSpan w:val="2"/>
            <w:shd w:val="clear" w:color="auto" w:fill="auto"/>
          </w:tcPr>
          <w:p w14:paraId="22850522" w14:textId="77777777" w:rsidR="00C91E51" w:rsidRPr="004F624E" w:rsidRDefault="00C91E51" w:rsidP="00D54D85">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C91E51" w:rsidRPr="004F624E" w14:paraId="0232280A" w14:textId="77777777" w:rsidTr="00D54D85">
        <w:tc>
          <w:tcPr>
            <w:tcW w:w="9096" w:type="dxa"/>
            <w:gridSpan w:val="2"/>
            <w:shd w:val="clear" w:color="auto" w:fill="auto"/>
          </w:tcPr>
          <w:p w14:paraId="1F827BB5" w14:textId="77777777" w:rsidR="00C91E51" w:rsidRPr="004F624E" w:rsidRDefault="00C91E51" w:rsidP="00AC5C40">
            <w:pPr>
              <w:numPr>
                <w:ilvl w:val="0"/>
                <w:numId w:val="37"/>
              </w:numPr>
              <w:spacing w:line="360" w:lineRule="auto"/>
              <w:rPr>
                <w:rFonts w:ascii="Consolas" w:hAnsi="Consolas"/>
              </w:rPr>
            </w:pPr>
            <w:r w:rsidRPr="004F624E">
              <w:rPr>
                <w:rFonts w:ascii="Consolas" w:hAnsi="Consolas" w:hint="eastAsia"/>
              </w:rPr>
              <w:t>新增</w:t>
            </w:r>
            <w:r w:rsidR="00940FA8" w:rsidRPr="004F624E">
              <w:rPr>
                <w:rFonts w:ascii="Consolas" w:hAnsi="Consolas" w:hint="eastAsia"/>
              </w:rPr>
              <w:t>参会</w:t>
            </w:r>
            <w:r w:rsidRPr="004F624E">
              <w:rPr>
                <w:rFonts w:ascii="Consolas" w:hAnsi="Consolas" w:hint="eastAsia"/>
              </w:rPr>
              <w:t>人</w:t>
            </w:r>
          </w:p>
          <w:p w14:paraId="6BD0896C" w14:textId="77777777" w:rsidR="00C91E51" w:rsidRPr="004F624E" w:rsidRDefault="00C91E51" w:rsidP="00AC5C40">
            <w:pPr>
              <w:numPr>
                <w:ilvl w:val="1"/>
                <w:numId w:val="37"/>
              </w:numPr>
              <w:spacing w:line="360" w:lineRule="auto"/>
              <w:rPr>
                <w:rFonts w:ascii="Consolas" w:hAnsi="Consolas"/>
              </w:rPr>
            </w:pPr>
            <w:r w:rsidRPr="004F624E">
              <w:rPr>
                <w:rFonts w:ascii="Consolas" w:hAnsi="Consolas" w:hint="eastAsia"/>
              </w:rPr>
              <w:t>主持人点击列表顶端的“点击添加参会人”，</w:t>
            </w:r>
            <w:r w:rsidR="00940FA8" w:rsidRPr="004F624E">
              <w:rPr>
                <w:rFonts w:ascii="Consolas" w:hAnsi="Consolas" w:hint="eastAsia"/>
              </w:rPr>
              <w:t>本行变为可输入状态（多个文本框），</w:t>
            </w:r>
            <w:r w:rsidRPr="004F624E">
              <w:rPr>
                <w:rFonts w:ascii="Consolas" w:hAnsi="Consolas" w:hint="eastAsia"/>
              </w:rPr>
              <w:t>用例开始。</w:t>
            </w:r>
          </w:p>
          <w:p w14:paraId="3A34D6B1" w14:textId="77777777" w:rsidR="00940FA8" w:rsidRPr="004F624E" w:rsidRDefault="00940FA8" w:rsidP="00AC5C40">
            <w:pPr>
              <w:numPr>
                <w:ilvl w:val="1"/>
                <w:numId w:val="37"/>
              </w:numPr>
              <w:spacing w:line="360" w:lineRule="auto"/>
              <w:rPr>
                <w:rFonts w:ascii="Consolas" w:hAnsi="Consolas"/>
              </w:rPr>
            </w:pPr>
            <w:r w:rsidRPr="004F624E">
              <w:rPr>
                <w:rFonts w:ascii="Consolas" w:hAnsi="Consolas" w:hint="eastAsia"/>
              </w:rPr>
              <w:t>根据初次的邀请名单数据来源，文本框数量有所不同：</w:t>
            </w:r>
          </w:p>
          <w:p w14:paraId="181D11DB" w14:textId="77777777" w:rsidR="00C91E51" w:rsidRPr="004F624E" w:rsidRDefault="00940FA8" w:rsidP="00AC5C40">
            <w:pPr>
              <w:numPr>
                <w:ilvl w:val="2"/>
                <w:numId w:val="37"/>
              </w:numPr>
              <w:spacing w:line="360" w:lineRule="auto"/>
              <w:rPr>
                <w:rFonts w:ascii="Consolas" w:hAnsi="Consolas"/>
              </w:rPr>
            </w:pPr>
            <w:r w:rsidRPr="004F624E">
              <w:rPr>
                <w:rFonts w:ascii="Consolas" w:hAnsi="Consolas" w:hint="eastAsia"/>
              </w:rPr>
              <w:t>如果邀请名单中的参会人只有</w:t>
            </w:r>
            <w:r w:rsidRPr="004F624E">
              <w:rPr>
                <w:rFonts w:ascii="Consolas" w:hAnsi="Consolas" w:hint="eastAsia"/>
              </w:rPr>
              <w:t>E-mail</w:t>
            </w:r>
            <w:r w:rsidRPr="004F624E">
              <w:rPr>
                <w:rFonts w:ascii="Consolas" w:hAnsi="Consolas" w:hint="eastAsia"/>
              </w:rPr>
              <w:t>，则</w:t>
            </w:r>
            <w:r w:rsidR="00C91E51" w:rsidRPr="004F624E">
              <w:rPr>
                <w:rFonts w:ascii="Consolas" w:hAnsi="Consolas" w:hint="eastAsia"/>
              </w:rPr>
              <w:t>该行变为</w:t>
            </w:r>
            <w:r w:rsidRPr="004F624E">
              <w:rPr>
                <w:rFonts w:ascii="Consolas" w:hAnsi="Consolas" w:hint="eastAsia"/>
              </w:rPr>
              <w:t>两</w:t>
            </w:r>
            <w:r w:rsidR="00C91E51" w:rsidRPr="004F624E">
              <w:rPr>
                <w:rFonts w:ascii="Consolas" w:hAnsi="Consolas" w:hint="eastAsia"/>
              </w:rPr>
              <w:t>个文本框，依次为：姓名，</w:t>
            </w:r>
            <w:r w:rsidR="00C91E51" w:rsidRPr="004F624E">
              <w:rPr>
                <w:rFonts w:ascii="Consolas" w:hAnsi="Consolas" w:hint="eastAsia"/>
              </w:rPr>
              <w:t>E-mail</w:t>
            </w:r>
            <w:r w:rsidR="00C91E51" w:rsidRPr="004F624E">
              <w:rPr>
                <w:rFonts w:ascii="Consolas" w:hAnsi="Consolas" w:hint="eastAsia"/>
              </w:rPr>
              <w:t>（水印文字依次为：输入姓名、输入邮箱）。</w:t>
            </w:r>
          </w:p>
          <w:p w14:paraId="2E42B1F6" w14:textId="77777777" w:rsidR="00940FA8" w:rsidRPr="004F624E" w:rsidRDefault="00940FA8" w:rsidP="00AC5C40">
            <w:pPr>
              <w:numPr>
                <w:ilvl w:val="2"/>
                <w:numId w:val="37"/>
              </w:numPr>
              <w:spacing w:line="360" w:lineRule="auto"/>
              <w:rPr>
                <w:rFonts w:ascii="Consolas" w:hAnsi="Consolas"/>
              </w:rPr>
            </w:pPr>
            <w:r w:rsidRPr="004F624E">
              <w:rPr>
                <w:rFonts w:ascii="Consolas" w:hAnsi="Consolas" w:hint="eastAsia"/>
              </w:rPr>
              <w:t>如果邀请名单中的参会人只有手机号码，则该行变为两个文本框，依次为：姓名，手机号码（水印文字依次为：输入姓名、输入手机号码）。</w:t>
            </w:r>
          </w:p>
          <w:p w14:paraId="4FB1F512" w14:textId="77777777" w:rsidR="00940FA8" w:rsidRPr="004F624E" w:rsidRDefault="00940FA8" w:rsidP="00AC5C40">
            <w:pPr>
              <w:numPr>
                <w:ilvl w:val="2"/>
                <w:numId w:val="37"/>
              </w:numPr>
              <w:spacing w:line="360" w:lineRule="auto"/>
              <w:rPr>
                <w:rFonts w:ascii="Consolas" w:hAnsi="Consolas"/>
              </w:rPr>
            </w:pPr>
            <w:r w:rsidRPr="004F624E">
              <w:rPr>
                <w:rFonts w:ascii="Consolas" w:hAnsi="Consolas" w:hint="eastAsia"/>
              </w:rPr>
              <w:t>如果邀请名单中的参会人既存在</w:t>
            </w:r>
            <w:r w:rsidRPr="004F624E">
              <w:rPr>
                <w:rFonts w:ascii="Consolas" w:hAnsi="Consolas" w:hint="eastAsia"/>
              </w:rPr>
              <w:t>E-mail</w:t>
            </w:r>
            <w:r w:rsidRPr="004F624E">
              <w:rPr>
                <w:rFonts w:ascii="Consolas" w:hAnsi="Consolas" w:hint="eastAsia"/>
              </w:rPr>
              <w:t>也存在手机号码，则该行变为三个文本框，依次为：姓名，</w:t>
            </w:r>
            <w:r w:rsidRPr="004F624E">
              <w:rPr>
                <w:rFonts w:ascii="Consolas" w:hAnsi="Consolas" w:hint="eastAsia"/>
              </w:rPr>
              <w:t>E-mail</w:t>
            </w:r>
            <w:r w:rsidRPr="004F624E">
              <w:rPr>
                <w:rFonts w:ascii="Consolas" w:hAnsi="Consolas" w:hint="eastAsia"/>
              </w:rPr>
              <w:t>，手机号码（水印文字依次为：输入姓名、输入邮箱，输入手机号码）。</w:t>
            </w:r>
          </w:p>
          <w:p w14:paraId="7913910C" w14:textId="77777777" w:rsidR="00940FA8" w:rsidRPr="004F624E" w:rsidRDefault="00C91E51" w:rsidP="00AC5C40">
            <w:pPr>
              <w:numPr>
                <w:ilvl w:val="1"/>
                <w:numId w:val="37"/>
              </w:numPr>
              <w:spacing w:line="360" w:lineRule="auto"/>
              <w:rPr>
                <w:rFonts w:ascii="Consolas" w:hAnsi="Consolas"/>
              </w:rPr>
            </w:pPr>
            <w:r w:rsidRPr="004F624E">
              <w:rPr>
                <w:rFonts w:ascii="Consolas" w:hAnsi="Consolas" w:hint="eastAsia"/>
              </w:rPr>
              <w:t>依次</w:t>
            </w:r>
            <w:r w:rsidR="00940FA8" w:rsidRPr="004F624E">
              <w:rPr>
                <w:rFonts w:ascii="Consolas" w:hAnsi="Consolas" w:hint="eastAsia"/>
              </w:rPr>
              <w:t>在文本框中</w:t>
            </w:r>
            <w:r w:rsidRPr="004F624E">
              <w:rPr>
                <w:rFonts w:ascii="Consolas" w:hAnsi="Consolas" w:hint="eastAsia"/>
              </w:rPr>
              <w:t>填入信息后回车，</w:t>
            </w:r>
            <w:r w:rsidR="00940FA8" w:rsidRPr="004F624E">
              <w:rPr>
                <w:rFonts w:ascii="Consolas" w:hAnsi="Consolas" w:hint="eastAsia"/>
              </w:rPr>
              <w:t>验证输入有效性：</w:t>
            </w:r>
          </w:p>
          <w:p w14:paraId="7EB06D92" w14:textId="5778021D" w:rsidR="00940FA8" w:rsidRPr="004F624E" w:rsidRDefault="00940FA8" w:rsidP="00AC5C40">
            <w:pPr>
              <w:numPr>
                <w:ilvl w:val="2"/>
                <w:numId w:val="37"/>
              </w:numPr>
              <w:spacing w:line="360" w:lineRule="auto"/>
              <w:rPr>
                <w:rFonts w:ascii="Consolas" w:hAnsi="Consolas"/>
              </w:rPr>
            </w:pPr>
            <w:r w:rsidRPr="004F624E">
              <w:rPr>
                <w:rFonts w:ascii="Consolas" w:hAnsi="Consolas" w:hint="eastAsia"/>
              </w:rPr>
              <w:t>如果输入的姓名、</w:t>
            </w:r>
            <w:r w:rsidRPr="004F624E">
              <w:rPr>
                <w:rFonts w:ascii="Consolas" w:hAnsi="Consolas" w:hint="eastAsia"/>
              </w:rPr>
              <w:t>E-mail</w:t>
            </w:r>
            <w:r w:rsidRPr="004F624E">
              <w:rPr>
                <w:rFonts w:ascii="Consolas" w:hAnsi="Consolas" w:hint="eastAsia"/>
              </w:rPr>
              <w:t>、手机号码无效，</w:t>
            </w:r>
            <w:r w:rsidR="00847208">
              <w:rPr>
                <w:rFonts w:ascii="Consolas" w:hAnsi="Consolas" w:hint="eastAsia"/>
              </w:rPr>
              <w:t>或</w:t>
            </w:r>
            <w:r w:rsidR="00847208">
              <w:rPr>
                <w:rFonts w:ascii="Consolas" w:hAnsi="Consolas" w:hint="eastAsia"/>
              </w:rPr>
              <w:t>E-mail</w:t>
            </w:r>
            <w:r w:rsidR="00847208">
              <w:rPr>
                <w:rFonts w:ascii="Consolas" w:hAnsi="Consolas" w:hint="eastAsia"/>
              </w:rPr>
              <w:t>和手机号码</w:t>
            </w:r>
            <w:r w:rsidR="00C636E6">
              <w:rPr>
                <w:rFonts w:ascii="Consolas" w:hAnsi="Consolas" w:hint="eastAsia"/>
              </w:rPr>
              <w:t>全</w:t>
            </w:r>
            <w:r w:rsidR="00847208">
              <w:rPr>
                <w:rFonts w:ascii="Consolas" w:hAnsi="Consolas" w:hint="eastAsia"/>
              </w:rPr>
              <w:t>为空，</w:t>
            </w:r>
            <w:r w:rsidRPr="004F624E">
              <w:rPr>
                <w:rFonts w:ascii="Consolas" w:hAnsi="Consolas" w:hint="eastAsia"/>
              </w:rPr>
              <w:t>则在列表上方以特殊颜色的静态文本提示用户修改输入内容。</w:t>
            </w:r>
          </w:p>
          <w:p w14:paraId="51686FC0" w14:textId="77777777" w:rsidR="00C91E51" w:rsidRPr="004F624E" w:rsidRDefault="00940FA8" w:rsidP="00AC5C40">
            <w:pPr>
              <w:numPr>
                <w:ilvl w:val="2"/>
                <w:numId w:val="37"/>
              </w:numPr>
              <w:spacing w:line="360" w:lineRule="auto"/>
              <w:rPr>
                <w:rFonts w:ascii="Consolas" w:hAnsi="Consolas"/>
              </w:rPr>
            </w:pPr>
            <w:r w:rsidRPr="004F624E">
              <w:rPr>
                <w:rFonts w:ascii="Consolas" w:hAnsi="Consolas" w:hint="eastAsia"/>
              </w:rPr>
              <w:lastRenderedPageBreak/>
              <w:t>如果输入信息格式合法，且不重复，</w:t>
            </w:r>
            <w:r w:rsidR="00B02D3C">
              <w:rPr>
                <w:rFonts w:ascii="Consolas" w:hAnsi="Consolas" w:hint="eastAsia"/>
              </w:rPr>
              <w:t>且列表中总记录数</w:t>
            </w:r>
            <w:r w:rsidR="004819DA">
              <w:rPr>
                <w:rFonts w:ascii="Consolas" w:hAnsi="Consolas" w:hint="eastAsia"/>
              </w:rPr>
              <w:t>小等于</w:t>
            </w:r>
            <w:r w:rsidR="00B02D3C">
              <w:rPr>
                <w:rFonts w:ascii="Consolas" w:hAnsi="Consolas" w:hint="eastAsia"/>
              </w:rPr>
              <w:t>54</w:t>
            </w:r>
            <w:r w:rsidR="004819DA">
              <w:rPr>
                <w:rFonts w:ascii="Consolas" w:hAnsi="Consolas" w:hint="eastAsia"/>
              </w:rPr>
              <w:t>9</w:t>
            </w:r>
            <w:r w:rsidR="00B02D3C">
              <w:rPr>
                <w:rFonts w:ascii="Consolas" w:hAnsi="Consolas" w:hint="eastAsia"/>
              </w:rPr>
              <w:t>条，</w:t>
            </w:r>
            <w:r w:rsidRPr="004F624E">
              <w:rPr>
                <w:rFonts w:ascii="Consolas" w:hAnsi="Consolas" w:hint="eastAsia"/>
              </w:rPr>
              <w:t>则</w:t>
            </w:r>
            <w:r w:rsidR="00C91E51" w:rsidRPr="004F624E">
              <w:rPr>
                <w:rFonts w:ascii="Consolas" w:hAnsi="Consolas" w:hint="eastAsia"/>
              </w:rPr>
              <w:t>该参会人信息添加到列表最顶端。</w:t>
            </w:r>
            <w:r w:rsidRPr="004F624E">
              <w:rPr>
                <w:rFonts w:ascii="Consolas" w:hAnsi="Consolas" w:hint="eastAsia"/>
              </w:rPr>
              <w:t>原输入状态行恢复显示“点击添加参会人”，用户可继续点击添加。</w:t>
            </w:r>
          </w:p>
          <w:p w14:paraId="2E940061" w14:textId="77777777" w:rsidR="00C91E51" w:rsidRPr="004F624E" w:rsidRDefault="00C91E51" w:rsidP="00AC5C40">
            <w:pPr>
              <w:numPr>
                <w:ilvl w:val="1"/>
                <w:numId w:val="37"/>
              </w:numPr>
              <w:spacing w:line="360" w:lineRule="auto"/>
              <w:rPr>
                <w:rFonts w:ascii="Consolas" w:hAnsi="Consolas"/>
              </w:rPr>
            </w:pPr>
            <w:r w:rsidRPr="004F624E">
              <w:rPr>
                <w:rFonts w:ascii="Consolas" w:hAnsi="Consolas" w:hint="eastAsia"/>
              </w:rPr>
              <w:t>用例结束。</w:t>
            </w:r>
          </w:p>
          <w:p w14:paraId="7EDF44BA" w14:textId="77777777" w:rsidR="00C91E51" w:rsidRPr="004F624E" w:rsidRDefault="00C91E51" w:rsidP="00AC5C40">
            <w:pPr>
              <w:numPr>
                <w:ilvl w:val="0"/>
                <w:numId w:val="37"/>
              </w:numPr>
              <w:spacing w:line="360" w:lineRule="auto"/>
              <w:rPr>
                <w:rFonts w:ascii="Consolas" w:hAnsi="Consolas"/>
              </w:rPr>
            </w:pPr>
            <w:r w:rsidRPr="004F624E">
              <w:rPr>
                <w:rFonts w:ascii="Consolas" w:hAnsi="Consolas" w:hint="eastAsia"/>
              </w:rPr>
              <w:t>删除受邀人</w:t>
            </w:r>
          </w:p>
          <w:p w14:paraId="565C9C50" w14:textId="77777777" w:rsidR="00C91E51" w:rsidRPr="004F624E" w:rsidRDefault="004C5014" w:rsidP="00AC5C40">
            <w:pPr>
              <w:numPr>
                <w:ilvl w:val="1"/>
                <w:numId w:val="37"/>
              </w:numPr>
              <w:spacing w:line="360" w:lineRule="auto"/>
              <w:rPr>
                <w:rFonts w:ascii="Consolas" w:hAnsi="Consolas"/>
              </w:rPr>
            </w:pPr>
            <w:r w:rsidRPr="004F624E">
              <w:rPr>
                <w:rFonts w:ascii="Consolas" w:hAnsi="Consolas" w:hint="eastAsia"/>
              </w:rPr>
              <w:t>鼠标覆盖在某一行参会人记录时，右侧显示一个删除按钮（</w:t>
            </w:r>
            <w:r w:rsidRPr="004F624E">
              <w:rPr>
                <w:rFonts w:ascii="Consolas" w:hAnsi="Consolas" w:hint="eastAsia"/>
                <w:sz w:val="20"/>
              </w:rPr>
              <w:t>鼠标移开该行则删除按钮消失）</w:t>
            </w:r>
            <w:r w:rsidRPr="004F624E">
              <w:rPr>
                <w:rFonts w:ascii="Consolas" w:hAnsi="Consolas" w:hint="eastAsia"/>
              </w:rPr>
              <w:t>。用例开始。</w:t>
            </w:r>
          </w:p>
          <w:p w14:paraId="39E595EF" w14:textId="77777777" w:rsidR="00940FA8" w:rsidRPr="00FB6C60" w:rsidRDefault="004C5014" w:rsidP="00AC5C40">
            <w:pPr>
              <w:numPr>
                <w:ilvl w:val="1"/>
                <w:numId w:val="37"/>
              </w:numPr>
              <w:spacing w:line="360" w:lineRule="auto"/>
            </w:pPr>
            <w:r w:rsidRPr="00FB6C60">
              <w:rPr>
                <w:rFonts w:ascii="Consolas" w:hAnsi="Consolas" w:hint="eastAsia"/>
              </w:rPr>
              <w:t>点击删除按钮，</w:t>
            </w:r>
            <w:r w:rsidR="00940FA8" w:rsidRPr="00FB6C60">
              <w:rPr>
                <w:rFonts w:hint="eastAsia"/>
              </w:rPr>
              <w:t>则</w:t>
            </w:r>
            <w:r w:rsidRPr="00FB6C60">
              <w:rPr>
                <w:rFonts w:hint="eastAsia"/>
              </w:rPr>
              <w:t>该行记录消失</w:t>
            </w:r>
            <w:r w:rsidR="00FB6C60">
              <w:rPr>
                <w:rFonts w:hint="eastAsia"/>
              </w:rPr>
              <w:t>，</w:t>
            </w:r>
            <w:r w:rsidRPr="00FB6C60">
              <w:rPr>
                <w:rFonts w:hint="eastAsia"/>
              </w:rPr>
              <w:t>原来下方记录自动上移至被删除位置。</w:t>
            </w:r>
          </w:p>
          <w:p w14:paraId="37B5C8BE" w14:textId="77777777" w:rsidR="004C5014" w:rsidRDefault="004C5014" w:rsidP="00AC5C40">
            <w:pPr>
              <w:numPr>
                <w:ilvl w:val="1"/>
                <w:numId w:val="37"/>
              </w:numPr>
              <w:spacing w:line="360" w:lineRule="auto"/>
              <w:rPr>
                <w:rFonts w:ascii="Consolas" w:hAnsi="Consolas"/>
              </w:rPr>
            </w:pPr>
            <w:r w:rsidRPr="004F624E">
              <w:rPr>
                <w:rFonts w:ascii="Consolas" w:hAnsi="Consolas" w:hint="eastAsia"/>
              </w:rPr>
              <w:t>用例结束。</w:t>
            </w:r>
          </w:p>
          <w:p w14:paraId="53E2EF79" w14:textId="77777777" w:rsidR="008D225B" w:rsidRDefault="008D225B" w:rsidP="00AC5C40">
            <w:pPr>
              <w:numPr>
                <w:ilvl w:val="0"/>
                <w:numId w:val="37"/>
              </w:numPr>
              <w:spacing w:line="360" w:lineRule="auto"/>
              <w:rPr>
                <w:rFonts w:ascii="Consolas" w:hAnsi="Consolas"/>
                <w:color w:val="000000"/>
              </w:rPr>
            </w:pPr>
            <w:r>
              <w:rPr>
                <w:rFonts w:ascii="Consolas" w:hAnsi="Consolas" w:hint="eastAsia"/>
              </w:rPr>
              <w:t>取消勾选【邮件通知】（或【短信通知】）复选框的数据校验</w:t>
            </w:r>
          </w:p>
          <w:p w14:paraId="4409D59D" w14:textId="77777777" w:rsidR="008D225B" w:rsidRDefault="008D225B" w:rsidP="00AC5C40">
            <w:pPr>
              <w:numPr>
                <w:ilvl w:val="1"/>
                <w:numId w:val="37"/>
              </w:numPr>
              <w:spacing w:line="360" w:lineRule="auto"/>
              <w:rPr>
                <w:rFonts w:ascii="Consolas" w:hAnsi="Consolas"/>
              </w:rPr>
            </w:pPr>
            <w:r>
              <w:rPr>
                <w:rFonts w:ascii="Consolas" w:hAnsi="Consolas" w:hint="eastAsia"/>
              </w:rPr>
              <w:t>主持人取消勾选【邮件通知】复选框，用例开始。</w:t>
            </w:r>
          </w:p>
          <w:p w14:paraId="4854CE03" w14:textId="77777777" w:rsidR="008D225B" w:rsidRDefault="008D225B" w:rsidP="00AC5C40">
            <w:pPr>
              <w:numPr>
                <w:ilvl w:val="1"/>
                <w:numId w:val="37"/>
              </w:numPr>
              <w:spacing w:line="360" w:lineRule="auto"/>
              <w:rPr>
                <w:rFonts w:ascii="Consolas" w:hAnsi="Consolas"/>
              </w:rPr>
            </w:pPr>
            <w:r>
              <w:rPr>
                <w:rFonts w:ascii="Consolas" w:hAnsi="Consolas" w:hint="eastAsia"/>
              </w:rPr>
              <w:t>系统自动检测邀请人列表中的所有参会人，如果至少有一人仅有</w:t>
            </w:r>
            <w:r>
              <w:rPr>
                <w:rFonts w:ascii="Consolas" w:hAnsi="Consolas" w:hint="eastAsia"/>
              </w:rPr>
              <w:t>E-mail</w:t>
            </w:r>
            <w:r>
              <w:rPr>
                <w:rFonts w:ascii="Consolas" w:hAnsi="Consolas" w:hint="eastAsia"/>
              </w:rPr>
              <w:t>没有手机号码</w:t>
            </w:r>
            <w:r w:rsidR="00A2397F">
              <w:rPr>
                <w:rFonts w:ascii="Consolas" w:hAnsi="Consolas" w:hint="eastAsia"/>
              </w:rPr>
              <w:t>（如果是取消勾选【短信通知】，此处判断仅有手机号码没有</w:t>
            </w:r>
            <w:r w:rsidR="00A2397F">
              <w:rPr>
                <w:rFonts w:ascii="Consolas" w:hAnsi="Consolas" w:hint="eastAsia"/>
              </w:rPr>
              <w:t>E-mail</w:t>
            </w:r>
            <w:r w:rsidR="00A2397F">
              <w:rPr>
                <w:rFonts w:ascii="Consolas" w:hAnsi="Consolas" w:hint="eastAsia"/>
              </w:rPr>
              <w:t>的人）</w:t>
            </w:r>
            <w:r>
              <w:rPr>
                <w:rFonts w:ascii="Consolas" w:hAnsi="Consolas" w:hint="eastAsia"/>
              </w:rPr>
              <w:t>，由于这种情况下无法通知到此人，则立刻出现提示文字“</w:t>
            </w:r>
            <w:r w:rsidRPr="008D225B">
              <w:rPr>
                <w:rFonts w:ascii="Consolas" w:hAnsi="Consolas" w:hint="eastAsia"/>
              </w:rPr>
              <w:t>缺少联系方式，将有部分联系人无法收到会议通知</w:t>
            </w:r>
            <w:r>
              <w:rPr>
                <w:rFonts w:ascii="Consolas" w:hAnsi="Consolas" w:hint="eastAsia"/>
              </w:rPr>
              <w:t>”。</w:t>
            </w:r>
          </w:p>
          <w:p w14:paraId="78702B18" w14:textId="77777777" w:rsidR="00A2397F" w:rsidRPr="004F624E" w:rsidRDefault="00A2397F" w:rsidP="00AC5C40">
            <w:pPr>
              <w:numPr>
                <w:ilvl w:val="1"/>
                <w:numId w:val="37"/>
              </w:numPr>
              <w:spacing w:line="360" w:lineRule="auto"/>
              <w:rPr>
                <w:rFonts w:ascii="Consolas" w:hAnsi="Consolas"/>
              </w:rPr>
            </w:pPr>
            <w:r>
              <w:rPr>
                <w:rFonts w:ascii="Consolas" w:hAnsi="Consolas" w:hint="eastAsia"/>
              </w:rPr>
              <w:t>用例结束。</w:t>
            </w:r>
          </w:p>
        </w:tc>
      </w:tr>
      <w:tr w:rsidR="00C91E51" w:rsidRPr="004F624E" w14:paraId="7770C91D" w14:textId="77777777" w:rsidTr="00D54D85">
        <w:tc>
          <w:tcPr>
            <w:tcW w:w="2235" w:type="dxa"/>
            <w:shd w:val="clear" w:color="auto" w:fill="auto"/>
          </w:tcPr>
          <w:p w14:paraId="5936C5E6" w14:textId="77777777" w:rsidR="00C91E51" w:rsidRPr="004F624E" w:rsidRDefault="00C91E51" w:rsidP="00D54D85">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后置条件</w:t>
            </w:r>
          </w:p>
        </w:tc>
        <w:tc>
          <w:tcPr>
            <w:tcW w:w="6861" w:type="dxa"/>
            <w:shd w:val="clear" w:color="auto" w:fill="auto"/>
          </w:tcPr>
          <w:p w14:paraId="2552E03A" w14:textId="77777777" w:rsidR="00C91E51" w:rsidRPr="004F624E" w:rsidRDefault="00C91E51" w:rsidP="00D54D85">
            <w:pPr>
              <w:pStyle w:val="a4"/>
              <w:spacing w:after="72"/>
              <w:ind w:firstLineChars="0" w:firstLine="0"/>
              <w:rPr>
                <w:rFonts w:ascii="Consolas" w:hAnsi="Consolas"/>
                <w:sz w:val="21"/>
                <w:szCs w:val="21"/>
              </w:rPr>
            </w:pPr>
            <w:r w:rsidRPr="004F624E">
              <w:rPr>
                <w:rFonts w:ascii="Consolas" w:hAnsi="Consolas" w:hint="eastAsia"/>
                <w:sz w:val="21"/>
                <w:szCs w:val="21"/>
              </w:rPr>
              <w:t>安排会议成功，窗口关闭，显示会议列表窗口，并可在会议列表中找到该会议。</w:t>
            </w:r>
          </w:p>
        </w:tc>
      </w:tr>
      <w:tr w:rsidR="00C91E51" w:rsidRPr="004F624E" w14:paraId="3E1BE774" w14:textId="77777777" w:rsidTr="00D54D85">
        <w:tc>
          <w:tcPr>
            <w:tcW w:w="2235" w:type="dxa"/>
            <w:shd w:val="clear" w:color="auto" w:fill="auto"/>
          </w:tcPr>
          <w:p w14:paraId="3CE058A5" w14:textId="77777777" w:rsidR="00C91E51" w:rsidRPr="004F624E" w:rsidRDefault="00C91E51" w:rsidP="00D54D85">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05B57634" w14:textId="77777777" w:rsidR="00C91E51" w:rsidRPr="004F624E" w:rsidRDefault="00C91E51" w:rsidP="00AC5C40">
            <w:pPr>
              <w:numPr>
                <w:ilvl w:val="0"/>
                <w:numId w:val="38"/>
              </w:numPr>
              <w:spacing w:line="360" w:lineRule="auto"/>
              <w:rPr>
                <w:rFonts w:ascii="Consolas" w:hAnsi="Consolas"/>
              </w:rPr>
            </w:pPr>
            <w:r w:rsidRPr="004F624E">
              <w:rPr>
                <w:rFonts w:ascii="Consolas" w:hAnsi="Consolas" w:hint="eastAsia"/>
              </w:rPr>
              <w:t>通知方式</w:t>
            </w:r>
          </w:p>
          <w:p w14:paraId="1D846E94" w14:textId="77777777" w:rsidR="00C91E51" w:rsidRPr="004F624E" w:rsidRDefault="00C91E51" w:rsidP="00AC5C40">
            <w:pPr>
              <w:pStyle w:val="srs"/>
              <w:numPr>
                <w:ilvl w:val="1"/>
                <w:numId w:val="38"/>
              </w:numPr>
              <w:rPr>
                <w:rFonts w:ascii="Consolas" w:hAnsi="Consolas"/>
                <w:szCs w:val="21"/>
              </w:rPr>
            </w:pPr>
            <w:r w:rsidRPr="004F624E">
              <w:rPr>
                <w:rFonts w:ascii="Consolas" w:hAnsi="Consolas" w:hint="eastAsia"/>
              </w:rPr>
              <w:t>用户勾选“邮件通知”复选框，则在成功安排会议后，系统会给受邀名单中所有拥有合法</w:t>
            </w:r>
            <w:r w:rsidRPr="004F624E">
              <w:rPr>
                <w:rFonts w:ascii="Consolas" w:hAnsi="Consolas" w:hint="eastAsia"/>
              </w:rPr>
              <w:t>E-mail</w:t>
            </w:r>
            <w:r w:rsidRPr="004F624E">
              <w:rPr>
                <w:rFonts w:ascii="Consolas" w:hAnsi="Consolas" w:hint="eastAsia"/>
              </w:rPr>
              <w:t>的用户，发送一封会议邀请邮件。如果用户取消勾选，则不发送。</w:t>
            </w:r>
          </w:p>
          <w:p w14:paraId="7C92D464" w14:textId="77777777" w:rsidR="00C91E51" w:rsidRPr="004F624E" w:rsidRDefault="00C91E51" w:rsidP="00AC5C40">
            <w:pPr>
              <w:pStyle w:val="srs"/>
              <w:numPr>
                <w:ilvl w:val="1"/>
                <w:numId w:val="38"/>
              </w:numPr>
              <w:rPr>
                <w:rFonts w:ascii="Consolas" w:hAnsi="Consolas"/>
                <w:szCs w:val="21"/>
              </w:rPr>
            </w:pPr>
            <w:r w:rsidRPr="004F624E">
              <w:rPr>
                <w:rFonts w:ascii="Consolas" w:hAnsi="Consolas" w:hint="eastAsia"/>
              </w:rPr>
              <w:t>用户勾选“短信通知”复选框，则在成功安排会议后，系统系统会给受邀名单中所有拥有合法手机号码的用户，发送一条会议邀请通知短信。如果用户取消勾选，则不发送。</w:t>
            </w:r>
          </w:p>
          <w:p w14:paraId="27EAFC1D" w14:textId="77777777" w:rsidR="00C91E51" w:rsidRPr="004F624E" w:rsidRDefault="00C91E51" w:rsidP="00AC5C40">
            <w:pPr>
              <w:pStyle w:val="srs"/>
              <w:numPr>
                <w:ilvl w:val="1"/>
                <w:numId w:val="38"/>
              </w:numPr>
              <w:rPr>
                <w:rFonts w:ascii="Consolas" w:hAnsi="Consolas"/>
                <w:szCs w:val="21"/>
              </w:rPr>
            </w:pPr>
            <w:r w:rsidRPr="004F624E">
              <w:rPr>
                <w:rFonts w:ascii="Consolas" w:hAnsi="Consolas" w:hint="eastAsia"/>
                <w:szCs w:val="21"/>
              </w:rPr>
              <w:t>“邮件通知”和“短信通知”勾选状态不影响主持人，即无论是否勾选，主持人均会收到邮件及短信。</w:t>
            </w:r>
          </w:p>
          <w:p w14:paraId="7CD69AB4" w14:textId="77777777" w:rsidR="006F2729" w:rsidRPr="004F624E" w:rsidRDefault="006F2729" w:rsidP="00AC5C40">
            <w:pPr>
              <w:pStyle w:val="srs"/>
              <w:numPr>
                <w:ilvl w:val="1"/>
                <w:numId w:val="38"/>
              </w:numPr>
              <w:rPr>
                <w:rFonts w:ascii="Consolas" w:hAnsi="Consolas"/>
                <w:szCs w:val="21"/>
              </w:rPr>
            </w:pPr>
            <w:r w:rsidRPr="004F624E">
              <w:rPr>
                <w:rFonts w:ascii="Consolas" w:hAnsi="Consolas" w:hint="eastAsia"/>
                <w:szCs w:val="21"/>
              </w:rPr>
              <w:t>邮件通知和短信通知复选框不能全部取消勾选，当取消勾选其中一项时，另外一项自动</w:t>
            </w:r>
            <w:r w:rsidR="003C0A64">
              <w:rPr>
                <w:rFonts w:ascii="Consolas" w:hAnsi="Consolas" w:hint="eastAsia"/>
                <w:szCs w:val="21"/>
              </w:rPr>
              <w:t>勾选</w:t>
            </w:r>
            <w:r w:rsidRPr="004F624E">
              <w:rPr>
                <w:rFonts w:ascii="Consolas" w:hAnsi="Consolas" w:hint="eastAsia"/>
                <w:szCs w:val="21"/>
              </w:rPr>
              <w:t>。</w:t>
            </w:r>
          </w:p>
          <w:p w14:paraId="4FF9F81B" w14:textId="77777777" w:rsidR="006F2729" w:rsidRPr="004F624E" w:rsidRDefault="006F2729" w:rsidP="00AC5C40">
            <w:pPr>
              <w:pStyle w:val="srs"/>
              <w:numPr>
                <w:ilvl w:val="0"/>
                <w:numId w:val="38"/>
              </w:numPr>
              <w:rPr>
                <w:rFonts w:ascii="Consolas" w:hAnsi="Consolas"/>
                <w:szCs w:val="21"/>
              </w:rPr>
            </w:pPr>
            <w:r w:rsidRPr="004F624E">
              <w:rPr>
                <w:rFonts w:ascii="Consolas" w:hAnsi="Consolas" w:hint="eastAsia"/>
                <w:szCs w:val="21"/>
              </w:rPr>
              <w:t>邮件通知和短信通知复选框的显示逻辑</w:t>
            </w:r>
          </w:p>
          <w:p w14:paraId="43B00271" w14:textId="77777777" w:rsidR="006F2729" w:rsidRPr="004F624E" w:rsidRDefault="006F2729" w:rsidP="006F2729">
            <w:pPr>
              <w:pStyle w:val="srs"/>
              <w:numPr>
                <w:ilvl w:val="0"/>
                <w:numId w:val="0"/>
              </w:numPr>
              <w:ind w:left="420"/>
              <w:rPr>
                <w:rFonts w:ascii="Consolas" w:hAnsi="Consolas"/>
                <w:szCs w:val="21"/>
              </w:rPr>
            </w:pPr>
            <w:r w:rsidRPr="004F624E">
              <w:rPr>
                <w:rFonts w:ascii="Consolas" w:hAnsi="Consolas" w:hint="eastAsia"/>
                <w:szCs w:val="21"/>
              </w:rPr>
              <w:t>根据参会人数据来源的不同，可能仅显示邮件通知和短信通知复选框。这些情况包括：</w:t>
            </w:r>
          </w:p>
          <w:p w14:paraId="525A92B3" w14:textId="77777777" w:rsidR="006F2729" w:rsidRPr="004F624E" w:rsidRDefault="006F2729" w:rsidP="00AC5C40">
            <w:pPr>
              <w:pStyle w:val="srs"/>
              <w:numPr>
                <w:ilvl w:val="1"/>
                <w:numId w:val="38"/>
              </w:numPr>
              <w:rPr>
                <w:rFonts w:ascii="Consolas" w:hAnsi="Consolas"/>
                <w:szCs w:val="21"/>
              </w:rPr>
            </w:pPr>
            <w:r w:rsidRPr="004F624E">
              <w:rPr>
                <w:rFonts w:ascii="Consolas" w:hAnsi="Consolas" w:hint="eastAsia"/>
                <w:szCs w:val="21"/>
              </w:rPr>
              <w:lastRenderedPageBreak/>
              <w:t>上传名单中的参会人仅包含</w:t>
            </w:r>
            <w:r w:rsidRPr="004F624E">
              <w:rPr>
                <w:rFonts w:ascii="Consolas" w:hAnsi="Consolas" w:hint="eastAsia"/>
                <w:szCs w:val="21"/>
              </w:rPr>
              <w:t>E-mail</w:t>
            </w:r>
            <w:r w:rsidRPr="004F624E">
              <w:rPr>
                <w:rFonts w:ascii="Consolas" w:hAnsi="Consolas" w:hint="eastAsia"/>
                <w:szCs w:val="21"/>
              </w:rPr>
              <w:t>：则在上传完毕后，仅出现邮件通知复选框（默认选中，不可取消），不显示短信通知复选框。</w:t>
            </w:r>
          </w:p>
          <w:p w14:paraId="77BABB36" w14:textId="77777777" w:rsidR="006F2729" w:rsidRPr="004F624E" w:rsidRDefault="006F2729" w:rsidP="00AC5C40">
            <w:pPr>
              <w:pStyle w:val="srs"/>
              <w:numPr>
                <w:ilvl w:val="1"/>
                <w:numId w:val="38"/>
              </w:numPr>
              <w:rPr>
                <w:rFonts w:ascii="Consolas" w:hAnsi="Consolas"/>
                <w:szCs w:val="21"/>
              </w:rPr>
            </w:pPr>
            <w:r w:rsidRPr="004F624E">
              <w:rPr>
                <w:rFonts w:ascii="Consolas" w:hAnsi="Consolas" w:hint="eastAsia"/>
                <w:szCs w:val="21"/>
              </w:rPr>
              <w:t>上传名单中的参会人仅包含手机号码：则在上传完毕后，仅出现短信通知复选框（默认选中，不可取消），不显示邮件通知复选框。</w:t>
            </w:r>
          </w:p>
          <w:p w14:paraId="51ACECD2" w14:textId="77777777" w:rsidR="006F2729" w:rsidRDefault="006F2729" w:rsidP="00AC5C40">
            <w:pPr>
              <w:pStyle w:val="srs"/>
              <w:numPr>
                <w:ilvl w:val="1"/>
                <w:numId w:val="38"/>
              </w:numPr>
              <w:rPr>
                <w:rFonts w:ascii="Consolas" w:hAnsi="Consolas"/>
                <w:szCs w:val="21"/>
              </w:rPr>
            </w:pPr>
            <w:r w:rsidRPr="004F624E">
              <w:rPr>
                <w:rFonts w:ascii="Consolas" w:hAnsi="Consolas" w:hint="eastAsia"/>
                <w:szCs w:val="21"/>
              </w:rPr>
              <w:t>如果上传名单中的参会人信息，既包含</w:t>
            </w:r>
            <w:r w:rsidRPr="004F624E">
              <w:rPr>
                <w:rFonts w:ascii="Consolas" w:hAnsi="Consolas" w:hint="eastAsia"/>
                <w:szCs w:val="21"/>
              </w:rPr>
              <w:t>E-mail</w:t>
            </w:r>
            <w:r w:rsidRPr="004F624E">
              <w:rPr>
                <w:rFonts w:ascii="Consolas" w:hAnsi="Consolas" w:hint="eastAsia"/>
                <w:szCs w:val="21"/>
              </w:rPr>
              <w:t>也包含手机号码，则两个复选框都显示，且默认都处于勾选状态。</w:t>
            </w:r>
          </w:p>
          <w:p w14:paraId="720604D6" w14:textId="77777777" w:rsidR="006D09D5" w:rsidRPr="004F624E" w:rsidRDefault="00355952" w:rsidP="00AC5C40">
            <w:pPr>
              <w:pStyle w:val="srs"/>
              <w:numPr>
                <w:ilvl w:val="1"/>
                <w:numId w:val="38"/>
              </w:numPr>
              <w:rPr>
                <w:rFonts w:ascii="Consolas" w:hAnsi="Consolas"/>
                <w:szCs w:val="21"/>
              </w:rPr>
            </w:pPr>
            <w:r>
              <w:rPr>
                <w:rFonts w:ascii="Consolas" w:hAnsi="Consolas" w:hint="eastAsia"/>
                <w:szCs w:val="21"/>
              </w:rPr>
              <w:t>如果主持人是使用直接输入邀请的方式进入发送邀约界面，则邮件通知和短信通知两个复选框均显示，并默认勾选。</w:t>
            </w:r>
          </w:p>
          <w:p w14:paraId="6BF469B2" w14:textId="77777777" w:rsidR="00C91E51" w:rsidRPr="004F624E" w:rsidRDefault="00C91E51" w:rsidP="00AC5C40">
            <w:pPr>
              <w:pStyle w:val="srs"/>
              <w:numPr>
                <w:ilvl w:val="0"/>
                <w:numId w:val="38"/>
              </w:numPr>
              <w:rPr>
                <w:rFonts w:ascii="Consolas" w:hAnsi="Consolas"/>
                <w:szCs w:val="21"/>
              </w:rPr>
            </w:pPr>
            <w:r w:rsidRPr="004F624E">
              <w:rPr>
                <w:rFonts w:ascii="Consolas" w:hAnsi="Consolas" w:hint="eastAsia"/>
                <w:szCs w:val="21"/>
              </w:rPr>
              <w:t>会议密码类型</w:t>
            </w:r>
          </w:p>
          <w:p w14:paraId="1A87B77F" w14:textId="31F5E82E" w:rsidR="00C91E51" w:rsidRPr="004F624E" w:rsidRDefault="00C91E51" w:rsidP="00AC5C40">
            <w:pPr>
              <w:pStyle w:val="srs"/>
              <w:numPr>
                <w:ilvl w:val="1"/>
                <w:numId w:val="38"/>
              </w:numPr>
              <w:rPr>
                <w:rFonts w:ascii="Consolas" w:hAnsi="Consolas"/>
                <w:szCs w:val="21"/>
              </w:rPr>
            </w:pPr>
            <w:r w:rsidRPr="004F624E">
              <w:rPr>
                <w:rFonts w:ascii="Consolas" w:hAnsi="Consolas" w:hint="eastAsia"/>
                <w:szCs w:val="21"/>
              </w:rPr>
              <w:t>用户选中“固定密码”单选框（“安全密码”单选框则变为非选中状态），则</w:t>
            </w:r>
            <w:r w:rsidRPr="004F624E">
              <w:rPr>
                <w:rFonts w:ascii="Consolas" w:hAnsi="Consolas" w:hint="eastAsia"/>
              </w:rPr>
              <w:t>本场会议的入会密码（主持人密码及参会人密码）为固定密码，类似于云会议</w:t>
            </w:r>
            <w:r w:rsidRPr="004F624E">
              <w:rPr>
                <w:rFonts w:ascii="Consolas" w:hAnsi="Consolas" w:hint="eastAsia"/>
              </w:rPr>
              <w:t>2.0</w:t>
            </w:r>
            <w:r w:rsidRPr="004F624E">
              <w:rPr>
                <w:rFonts w:ascii="Consolas" w:hAnsi="Consolas" w:hint="eastAsia"/>
              </w:rPr>
              <w:t>即时版。</w:t>
            </w:r>
            <w:r w:rsidR="00F46759" w:rsidRPr="004F624E">
              <w:rPr>
                <w:rFonts w:ascii="Consolas" w:hAnsi="Consolas" w:hint="eastAsia"/>
              </w:rPr>
              <w:t>固定密码（包含主持人密码和参会人密码）</w:t>
            </w:r>
            <w:r w:rsidR="00C87E5D">
              <w:rPr>
                <w:rFonts w:ascii="Consolas" w:hAnsi="Consolas" w:hint="eastAsia"/>
              </w:rPr>
              <w:t>将</w:t>
            </w:r>
            <w:r w:rsidR="00C87E5D">
              <w:rPr>
                <w:rFonts w:ascii="Consolas" w:hAnsi="Consolas"/>
              </w:rPr>
              <w:t>随着单选框选中自动显示在下方。</w:t>
            </w:r>
          </w:p>
          <w:p w14:paraId="639730EB" w14:textId="41D8F7CA" w:rsidR="00C91E51" w:rsidRPr="004F624E" w:rsidRDefault="00C91E51" w:rsidP="00AC5C40">
            <w:pPr>
              <w:pStyle w:val="srs"/>
              <w:numPr>
                <w:ilvl w:val="1"/>
                <w:numId w:val="38"/>
              </w:numPr>
              <w:rPr>
                <w:rFonts w:ascii="Consolas" w:hAnsi="Consolas"/>
                <w:szCs w:val="21"/>
              </w:rPr>
            </w:pPr>
            <w:r w:rsidRPr="004F624E">
              <w:rPr>
                <w:rFonts w:ascii="Consolas" w:hAnsi="Consolas" w:hint="eastAsia"/>
                <w:szCs w:val="21"/>
              </w:rPr>
              <w:t>用户选中“安全密码”单选框（“固定密码”单选框则变为非选中状态），则</w:t>
            </w:r>
            <w:r w:rsidRPr="004F624E">
              <w:rPr>
                <w:rFonts w:ascii="Consolas" w:hAnsi="Consolas" w:hint="eastAsia"/>
              </w:rPr>
              <w:t>本场会议的入会密码（主持人密码及参会人密码）为一次性密码（会议结束后将不可用），类似于云会议</w:t>
            </w:r>
            <w:r w:rsidRPr="004F624E">
              <w:rPr>
                <w:rFonts w:ascii="Consolas" w:hAnsi="Consolas" w:hint="eastAsia"/>
              </w:rPr>
              <w:t>2.0</w:t>
            </w:r>
            <w:r w:rsidRPr="004F624E">
              <w:rPr>
                <w:rFonts w:ascii="Consolas" w:hAnsi="Consolas" w:hint="eastAsia"/>
              </w:rPr>
              <w:t>预约版。</w:t>
            </w:r>
            <w:r w:rsidR="00C87E5D">
              <w:rPr>
                <w:rFonts w:ascii="Consolas" w:hAnsi="Consolas" w:hint="eastAsia"/>
              </w:rPr>
              <w:t>随着</w:t>
            </w:r>
            <w:r w:rsidR="00C87E5D">
              <w:rPr>
                <w:rFonts w:ascii="Consolas" w:hAnsi="Consolas"/>
              </w:rPr>
              <w:t>单选框选中，在下方显示</w:t>
            </w:r>
            <w:r w:rsidR="00F46759" w:rsidRPr="004F624E">
              <w:rPr>
                <w:rFonts w:ascii="Consolas" w:hAnsi="Consolas" w:hint="eastAsia"/>
              </w:rPr>
              <w:t>关于安全密码的说明文字。</w:t>
            </w:r>
          </w:p>
          <w:p w14:paraId="3A3C8089" w14:textId="77777777" w:rsidR="004819DA" w:rsidRPr="004F624E" w:rsidRDefault="00595F46" w:rsidP="00AC5C40">
            <w:pPr>
              <w:pStyle w:val="srs"/>
              <w:numPr>
                <w:ilvl w:val="0"/>
                <w:numId w:val="38"/>
              </w:numPr>
              <w:rPr>
                <w:rFonts w:ascii="Consolas" w:hAnsi="Consolas"/>
                <w:szCs w:val="21"/>
              </w:rPr>
            </w:pPr>
            <w:r>
              <w:rPr>
                <w:rFonts w:ascii="Consolas" w:hAnsi="Consolas" w:hint="eastAsia"/>
              </w:rPr>
              <w:t>安排会议时，可以邀约的参会人</w:t>
            </w:r>
            <w:r w:rsidR="004819DA">
              <w:rPr>
                <w:rFonts w:ascii="Consolas" w:hAnsi="Consolas" w:hint="eastAsia"/>
              </w:rPr>
              <w:t>最大数量为</w:t>
            </w:r>
            <w:r w:rsidR="004819DA">
              <w:rPr>
                <w:rFonts w:ascii="Consolas" w:hAnsi="Consolas" w:hint="eastAsia"/>
              </w:rPr>
              <w:t>550</w:t>
            </w:r>
            <w:r>
              <w:rPr>
                <w:rFonts w:ascii="Consolas" w:hAnsi="Consolas" w:hint="eastAsia"/>
              </w:rPr>
              <w:t>。手动添加时，如果列表中超过</w:t>
            </w:r>
            <w:r>
              <w:rPr>
                <w:rFonts w:ascii="Consolas" w:hAnsi="Consolas" w:hint="eastAsia"/>
              </w:rPr>
              <w:t>550</w:t>
            </w:r>
            <w:r>
              <w:rPr>
                <w:rFonts w:ascii="Consolas" w:hAnsi="Consolas" w:hint="eastAsia"/>
              </w:rPr>
              <w:t>条，则进行异常提示</w:t>
            </w:r>
            <w:r w:rsidR="006D09D5">
              <w:rPr>
                <w:rFonts w:ascii="Consolas" w:hAnsi="Consolas" w:hint="eastAsia"/>
              </w:rPr>
              <w:t>（请</w:t>
            </w:r>
            <w:hyperlink w:anchor="_会议验证" w:history="1">
              <w:r w:rsidR="006D09D5" w:rsidRPr="006D09D5">
                <w:rPr>
                  <w:rStyle w:val="af2"/>
                  <w:rFonts w:ascii="Consolas" w:hAnsi="Consolas" w:hint="eastAsia"/>
                </w:rPr>
                <w:t>参考这里</w:t>
              </w:r>
            </w:hyperlink>
            <w:r w:rsidR="006D09D5">
              <w:rPr>
                <w:rFonts w:ascii="Consolas" w:hAnsi="Consolas" w:hint="eastAsia"/>
              </w:rPr>
              <w:t>）</w:t>
            </w:r>
            <w:r>
              <w:rPr>
                <w:rFonts w:ascii="Consolas" w:hAnsi="Consolas" w:hint="eastAsia"/>
              </w:rPr>
              <w:t>，不能继续添加。</w:t>
            </w:r>
          </w:p>
        </w:tc>
      </w:tr>
      <w:tr w:rsidR="00C91E51" w:rsidRPr="004F624E" w14:paraId="19CEF377" w14:textId="77777777" w:rsidTr="00D54D85">
        <w:tc>
          <w:tcPr>
            <w:tcW w:w="2235" w:type="dxa"/>
            <w:shd w:val="clear" w:color="auto" w:fill="auto"/>
          </w:tcPr>
          <w:p w14:paraId="4F8B2541" w14:textId="77777777" w:rsidR="00C91E51" w:rsidRPr="004F624E" w:rsidRDefault="00C91E51" w:rsidP="00D54D85">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28211FD5" w14:textId="77777777" w:rsidR="00C91E51" w:rsidRPr="004F624E" w:rsidRDefault="00C91E51" w:rsidP="00D54D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C91E51" w:rsidRPr="004F624E" w14:paraId="6A395C86" w14:textId="77777777" w:rsidTr="00D54D85">
        <w:tc>
          <w:tcPr>
            <w:tcW w:w="2235" w:type="dxa"/>
            <w:shd w:val="clear" w:color="auto" w:fill="auto"/>
          </w:tcPr>
          <w:p w14:paraId="335EE1D7" w14:textId="77777777" w:rsidR="00C91E51" w:rsidRPr="004F624E" w:rsidRDefault="00C91E51" w:rsidP="00D54D85">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5A0AC521" w14:textId="77777777" w:rsidR="00C91E51" w:rsidRPr="004F624E" w:rsidRDefault="00C91E51" w:rsidP="00D54D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C91E51" w:rsidRPr="004F624E" w14:paraId="1F5C6AEF" w14:textId="77777777" w:rsidTr="00D54D85">
        <w:tc>
          <w:tcPr>
            <w:tcW w:w="2235" w:type="dxa"/>
            <w:shd w:val="clear" w:color="auto" w:fill="auto"/>
          </w:tcPr>
          <w:p w14:paraId="359F8335" w14:textId="77777777" w:rsidR="00C91E51" w:rsidRPr="004F624E" w:rsidRDefault="00C91E51" w:rsidP="00D54D85">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43794BC4" w14:textId="77777777" w:rsidR="00C91E51" w:rsidRPr="004F624E" w:rsidRDefault="00C91E51" w:rsidP="00D54D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377F064D" w14:textId="77777777" w:rsidR="00BB1457" w:rsidRPr="004F624E" w:rsidRDefault="00F3107A" w:rsidP="00EB0FE1">
      <w:pPr>
        <w:pStyle w:val="30"/>
        <w:numPr>
          <w:ilvl w:val="2"/>
          <w:numId w:val="14"/>
        </w:numPr>
        <w:rPr>
          <w:rFonts w:ascii="Consolas" w:hAnsi="Consolas"/>
        </w:rPr>
      </w:pPr>
      <w:bookmarkStart w:id="339" w:name="_发送邀约界面B"/>
      <w:bookmarkStart w:id="340" w:name="_Toc355341011"/>
      <w:bookmarkEnd w:id="339"/>
      <w:r w:rsidRPr="004F624E">
        <w:rPr>
          <w:rFonts w:ascii="Consolas" w:hAnsi="Consolas" w:hint="eastAsia"/>
        </w:rPr>
        <w:t>直接输入邀请</w:t>
      </w:r>
      <w:bookmarkEnd w:id="340"/>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D54D85" w:rsidRPr="004F624E" w14:paraId="760B831A" w14:textId="77777777" w:rsidTr="00D54D85">
        <w:tc>
          <w:tcPr>
            <w:tcW w:w="2235" w:type="dxa"/>
            <w:shd w:val="clear" w:color="auto" w:fill="auto"/>
          </w:tcPr>
          <w:p w14:paraId="1F2189A6" w14:textId="77777777" w:rsidR="00D54D85" w:rsidRPr="004F624E" w:rsidRDefault="00D54D85" w:rsidP="00D54D85">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64AA5854" w14:textId="77777777" w:rsidR="00D54D85" w:rsidRPr="004F624E" w:rsidRDefault="00140E7A" w:rsidP="00D54D85">
            <w:pPr>
              <w:pStyle w:val="a4"/>
              <w:spacing w:after="72"/>
              <w:ind w:firstLineChars="0" w:firstLine="0"/>
              <w:rPr>
                <w:rFonts w:ascii="Consolas" w:hAnsi="Consolas"/>
                <w:caps/>
                <w:sz w:val="21"/>
                <w:szCs w:val="21"/>
              </w:rPr>
            </w:pPr>
            <w:r w:rsidRPr="004F624E">
              <w:rPr>
                <w:rFonts w:ascii="Consolas" w:hAnsi="Consolas" w:hint="eastAsia"/>
                <w:caps/>
                <w:sz w:val="21"/>
                <w:szCs w:val="21"/>
              </w:rPr>
              <w:t>直接输入邀请</w:t>
            </w:r>
          </w:p>
        </w:tc>
      </w:tr>
      <w:tr w:rsidR="00D54D85" w:rsidRPr="004F624E" w14:paraId="6E5D15A2" w14:textId="77777777" w:rsidTr="00D54D85">
        <w:tc>
          <w:tcPr>
            <w:tcW w:w="2235" w:type="dxa"/>
            <w:shd w:val="clear" w:color="auto" w:fill="auto"/>
          </w:tcPr>
          <w:p w14:paraId="32B16E90" w14:textId="77777777" w:rsidR="00D54D85" w:rsidRPr="004F624E" w:rsidRDefault="00D54D85" w:rsidP="00D54D85">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5BEB565D" w14:textId="77777777" w:rsidR="00D54D85" w:rsidRPr="004F624E" w:rsidRDefault="00D54D85" w:rsidP="005E2DB7">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MAX1.0_CLIENT_RESERVECONF_SRS_00</w:t>
            </w:r>
            <w:r w:rsidR="005E2DB7">
              <w:rPr>
                <w:rFonts w:ascii="Consolas" w:hAnsi="Consolas" w:hint="eastAsia"/>
                <w:caps/>
                <w:sz w:val="21"/>
                <w:szCs w:val="21"/>
              </w:rPr>
              <w:t>7</w:t>
            </w:r>
          </w:p>
        </w:tc>
      </w:tr>
      <w:tr w:rsidR="00D54D85" w:rsidRPr="004F624E" w14:paraId="5D94D783" w14:textId="77777777" w:rsidTr="00D54D85">
        <w:tc>
          <w:tcPr>
            <w:tcW w:w="2235" w:type="dxa"/>
            <w:shd w:val="clear" w:color="auto" w:fill="auto"/>
          </w:tcPr>
          <w:p w14:paraId="0413DE9E" w14:textId="77777777" w:rsidR="00D54D85" w:rsidRPr="004F624E" w:rsidRDefault="00D54D85" w:rsidP="00D54D85">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09500322" w14:textId="77777777" w:rsidR="00D54D85" w:rsidRPr="004F624E" w:rsidRDefault="00D54D85" w:rsidP="00D54D85">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D54D85" w:rsidRPr="004F624E" w14:paraId="6E03FB1F" w14:textId="77777777" w:rsidTr="00D54D85">
        <w:tc>
          <w:tcPr>
            <w:tcW w:w="2235" w:type="dxa"/>
            <w:shd w:val="clear" w:color="auto" w:fill="auto"/>
          </w:tcPr>
          <w:p w14:paraId="321CA438" w14:textId="77777777" w:rsidR="00D54D85" w:rsidRPr="004F624E" w:rsidRDefault="00D54D85" w:rsidP="00D54D85">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0FD4B3D7" w14:textId="77777777" w:rsidR="00D54D85" w:rsidRPr="004F624E" w:rsidRDefault="00D54D85" w:rsidP="00140E7A">
            <w:pPr>
              <w:pStyle w:val="a4"/>
              <w:spacing w:after="72"/>
              <w:ind w:firstLineChars="0" w:firstLine="0"/>
              <w:rPr>
                <w:rFonts w:ascii="Consolas" w:hAnsi="Consolas"/>
                <w:caps/>
                <w:sz w:val="21"/>
                <w:szCs w:val="21"/>
              </w:rPr>
            </w:pPr>
            <w:r w:rsidRPr="004F624E">
              <w:rPr>
                <w:rFonts w:ascii="Consolas" w:hAnsi="Consolas" w:hint="eastAsia"/>
                <w:caps/>
                <w:sz w:val="21"/>
                <w:szCs w:val="21"/>
              </w:rPr>
              <w:t>主持人通过</w:t>
            </w:r>
            <w:r w:rsidR="00140E7A" w:rsidRPr="004F624E">
              <w:rPr>
                <w:rFonts w:ascii="Consolas" w:hAnsi="Consolas" w:hint="eastAsia"/>
                <w:caps/>
                <w:sz w:val="21"/>
                <w:szCs w:val="21"/>
              </w:rPr>
              <w:t>直接输入</w:t>
            </w:r>
            <w:r w:rsidRPr="004F624E">
              <w:rPr>
                <w:rFonts w:ascii="Consolas" w:hAnsi="Consolas" w:hint="eastAsia"/>
                <w:caps/>
                <w:sz w:val="21"/>
                <w:szCs w:val="21"/>
              </w:rPr>
              <w:t>的方式来</w:t>
            </w:r>
            <w:r w:rsidR="00140E7A" w:rsidRPr="004F624E">
              <w:rPr>
                <w:rFonts w:ascii="Consolas" w:hAnsi="Consolas" w:hint="eastAsia"/>
                <w:caps/>
                <w:sz w:val="21"/>
                <w:szCs w:val="21"/>
              </w:rPr>
              <w:t>查找和</w:t>
            </w:r>
            <w:r w:rsidRPr="004F624E">
              <w:rPr>
                <w:rFonts w:ascii="Consolas" w:hAnsi="Consolas" w:hint="eastAsia"/>
                <w:caps/>
                <w:sz w:val="21"/>
                <w:szCs w:val="21"/>
              </w:rPr>
              <w:t>邀请参会人。</w:t>
            </w:r>
          </w:p>
        </w:tc>
      </w:tr>
      <w:tr w:rsidR="00D54D85" w:rsidRPr="004F624E" w14:paraId="7690179F" w14:textId="77777777" w:rsidTr="00D54D85">
        <w:tc>
          <w:tcPr>
            <w:tcW w:w="2235" w:type="dxa"/>
            <w:shd w:val="clear" w:color="auto" w:fill="auto"/>
          </w:tcPr>
          <w:p w14:paraId="29C5C10F" w14:textId="77777777" w:rsidR="00D54D85" w:rsidRPr="004F624E" w:rsidRDefault="00D54D85" w:rsidP="00D54D85">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228C2C66" w14:textId="77777777" w:rsidR="00D54D85" w:rsidRPr="004F624E" w:rsidRDefault="00140E7A" w:rsidP="00D54D85">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D54D85" w:rsidRPr="004F624E" w14:paraId="31F83A47" w14:textId="77777777" w:rsidTr="00D54D85">
        <w:tc>
          <w:tcPr>
            <w:tcW w:w="2235" w:type="dxa"/>
            <w:shd w:val="clear" w:color="auto" w:fill="auto"/>
          </w:tcPr>
          <w:p w14:paraId="10E73569" w14:textId="77777777" w:rsidR="00D54D85" w:rsidRPr="004F624E" w:rsidRDefault="00D54D85" w:rsidP="00D54D85">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10F8C05C" w14:textId="77777777" w:rsidR="00D54D85" w:rsidRPr="004F624E" w:rsidRDefault="00D54D85" w:rsidP="00140E7A">
            <w:pPr>
              <w:pStyle w:val="a4"/>
              <w:spacing w:after="72"/>
              <w:ind w:firstLineChars="0" w:firstLine="0"/>
              <w:rPr>
                <w:rFonts w:ascii="Consolas" w:hAnsi="Consolas"/>
                <w:caps/>
                <w:sz w:val="21"/>
                <w:szCs w:val="21"/>
              </w:rPr>
            </w:pPr>
            <w:r w:rsidRPr="004F624E">
              <w:rPr>
                <w:rFonts w:ascii="Consolas" w:hAnsi="Consolas" w:hint="eastAsia"/>
                <w:caps/>
                <w:sz w:val="21"/>
                <w:szCs w:val="21"/>
              </w:rPr>
              <w:t>会议主题</w:t>
            </w:r>
            <w:r w:rsidR="00140E7A" w:rsidRPr="004F624E">
              <w:rPr>
                <w:rFonts w:ascii="Consolas" w:hAnsi="Consolas" w:hint="eastAsia"/>
                <w:caps/>
                <w:sz w:val="21"/>
                <w:szCs w:val="21"/>
              </w:rPr>
              <w:t>不为空</w:t>
            </w:r>
          </w:p>
        </w:tc>
      </w:tr>
      <w:tr w:rsidR="00D54D85" w:rsidRPr="004F624E" w14:paraId="30ABB14A" w14:textId="77777777" w:rsidTr="00D54D85">
        <w:tc>
          <w:tcPr>
            <w:tcW w:w="9096" w:type="dxa"/>
            <w:gridSpan w:val="2"/>
            <w:shd w:val="clear" w:color="auto" w:fill="auto"/>
          </w:tcPr>
          <w:p w14:paraId="1AE079C1" w14:textId="77777777" w:rsidR="00D54D85" w:rsidRPr="004F624E" w:rsidRDefault="00D54D85" w:rsidP="00D54D85">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D54D85" w:rsidRPr="004F624E" w14:paraId="6AB6545B" w14:textId="77777777" w:rsidTr="00D54D85">
        <w:tc>
          <w:tcPr>
            <w:tcW w:w="9096" w:type="dxa"/>
            <w:gridSpan w:val="2"/>
            <w:shd w:val="clear" w:color="auto" w:fill="auto"/>
          </w:tcPr>
          <w:p w14:paraId="45BD24FF" w14:textId="77777777" w:rsidR="00D54D85" w:rsidRPr="004F624E" w:rsidRDefault="00D54D85" w:rsidP="00AC5C40">
            <w:pPr>
              <w:pStyle w:val="srs"/>
              <w:numPr>
                <w:ilvl w:val="0"/>
                <w:numId w:val="39"/>
              </w:numPr>
              <w:rPr>
                <w:rFonts w:ascii="Consolas" w:hAnsi="Consolas"/>
                <w:szCs w:val="21"/>
              </w:rPr>
            </w:pPr>
            <w:r w:rsidRPr="004F624E">
              <w:rPr>
                <w:rFonts w:ascii="Consolas" w:hAnsi="Consolas" w:hint="eastAsia"/>
                <w:szCs w:val="21"/>
              </w:rPr>
              <w:t>主持人在</w:t>
            </w:r>
            <w:r w:rsidRPr="004F624E">
              <w:rPr>
                <w:rFonts w:ascii="Consolas" w:hAnsi="Consolas" w:hint="eastAsia"/>
                <w:caps/>
                <w:szCs w:val="21"/>
              </w:rPr>
              <w:t>邀请参会人选择界面选择</w:t>
            </w:r>
            <w:r w:rsidR="00BF3D97" w:rsidRPr="004F624E">
              <w:rPr>
                <w:rFonts w:ascii="Consolas" w:hAnsi="Consolas" w:hint="eastAsia"/>
                <w:caps/>
                <w:szCs w:val="21"/>
              </w:rPr>
              <w:t>【直接邀请】按钮</w:t>
            </w:r>
            <w:r w:rsidRPr="004F624E">
              <w:rPr>
                <w:rFonts w:ascii="Consolas" w:hAnsi="Consolas" w:hint="eastAsia"/>
                <w:szCs w:val="21"/>
              </w:rPr>
              <w:t>，转向</w:t>
            </w:r>
            <w:r w:rsidR="00BF3D97" w:rsidRPr="004F624E">
              <w:rPr>
                <w:rFonts w:ascii="Consolas" w:hAnsi="Consolas" w:hint="eastAsia"/>
                <w:szCs w:val="21"/>
              </w:rPr>
              <w:t>直接输入邀请</w:t>
            </w:r>
            <w:r w:rsidRPr="004F624E">
              <w:rPr>
                <w:rFonts w:ascii="Consolas" w:hAnsi="Consolas" w:hint="eastAsia"/>
                <w:szCs w:val="21"/>
              </w:rPr>
              <w:t>界面，用例开始。</w:t>
            </w:r>
          </w:p>
          <w:p w14:paraId="04411E8F" w14:textId="77777777" w:rsidR="00D54D85" w:rsidRPr="004F624E" w:rsidRDefault="0007428D" w:rsidP="00AC5C40">
            <w:pPr>
              <w:pStyle w:val="srs"/>
              <w:numPr>
                <w:ilvl w:val="0"/>
                <w:numId w:val="39"/>
              </w:numPr>
              <w:rPr>
                <w:rFonts w:ascii="Consolas" w:hAnsi="Consolas"/>
                <w:szCs w:val="21"/>
              </w:rPr>
            </w:pPr>
            <w:r w:rsidRPr="004F624E">
              <w:rPr>
                <w:rFonts w:ascii="Consolas" w:hAnsi="Consolas" w:hint="eastAsia"/>
                <w:szCs w:val="21"/>
              </w:rPr>
              <w:lastRenderedPageBreak/>
              <w:t>主持人在</w:t>
            </w:r>
            <w:r w:rsidR="00BF3D97" w:rsidRPr="004F624E">
              <w:rPr>
                <w:rFonts w:ascii="Consolas" w:hAnsi="Consolas" w:hint="eastAsia"/>
                <w:szCs w:val="21"/>
              </w:rPr>
              <w:t>输入框</w:t>
            </w:r>
            <w:r w:rsidRPr="004F624E">
              <w:rPr>
                <w:rFonts w:ascii="Consolas" w:hAnsi="Consolas" w:hint="eastAsia"/>
                <w:szCs w:val="21"/>
              </w:rPr>
              <w:t>内输入受邀参会人的</w:t>
            </w:r>
            <w:r w:rsidRPr="004F624E">
              <w:rPr>
                <w:rFonts w:ascii="Consolas" w:hAnsi="Consolas" w:hint="eastAsia"/>
                <w:szCs w:val="21"/>
              </w:rPr>
              <w:t>E-mail</w:t>
            </w:r>
            <w:r w:rsidRPr="004F624E">
              <w:rPr>
                <w:rFonts w:ascii="Consolas" w:hAnsi="Consolas" w:hint="eastAsia"/>
                <w:szCs w:val="21"/>
              </w:rPr>
              <w:t>、手机号码或姓名</w:t>
            </w:r>
            <w:r w:rsidR="00E10DC6" w:rsidRPr="004F624E">
              <w:rPr>
                <w:rFonts w:ascii="Consolas" w:hAnsi="Consolas" w:hint="eastAsia"/>
                <w:szCs w:val="21"/>
              </w:rPr>
              <w:t>关键字</w:t>
            </w:r>
            <w:r w:rsidRPr="004F624E">
              <w:rPr>
                <w:rFonts w:ascii="Consolas" w:hAnsi="Consolas" w:hint="eastAsia"/>
                <w:szCs w:val="21"/>
              </w:rPr>
              <w:t>。</w:t>
            </w:r>
          </w:p>
          <w:p w14:paraId="513E1835" w14:textId="77777777" w:rsidR="00E10DC6" w:rsidRPr="004F624E" w:rsidRDefault="0007428D" w:rsidP="00AC5C40">
            <w:pPr>
              <w:pStyle w:val="srs"/>
              <w:numPr>
                <w:ilvl w:val="0"/>
                <w:numId w:val="39"/>
              </w:numPr>
              <w:rPr>
                <w:rFonts w:ascii="Consolas" w:hAnsi="Consolas"/>
                <w:szCs w:val="21"/>
              </w:rPr>
            </w:pPr>
            <w:r w:rsidRPr="004F624E">
              <w:rPr>
                <w:rFonts w:ascii="Consolas" w:hAnsi="Consolas" w:hint="eastAsia"/>
                <w:szCs w:val="21"/>
              </w:rPr>
              <w:t>输入完毕后</w:t>
            </w:r>
            <w:r w:rsidR="00E10DC6" w:rsidRPr="004F624E">
              <w:rPr>
                <w:rFonts w:ascii="Consolas" w:hAnsi="Consolas" w:hint="eastAsia"/>
                <w:szCs w:val="21"/>
              </w:rPr>
              <w:t>回车</w:t>
            </w:r>
            <w:r w:rsidRPr="004F624E">
              <w:rPr>
                <w:rFonts w:ascii="Consolas" w:hAnsi="Consolas" w:hint="eastAsia"/>
                <w:szCs w:val="21"/>
              </w:rPr>
              <w:t>，</w:t>
            </w:r>
            <w:r w:rsidR="00E10DC6" w:rsidRPr="004F624E">
              <w:rPr>
                <w:rFonts w:ascii="Consolas" w:hAnsi="Consolas" w:hint="eastAsia"/>
                <w:szCs w:val="21"/>
              </w:rPr>
              <w:t>系统自动根据用户输入内容到主持人通讯录中进行检索。有两种情况：</w:t>
            </w:r>
          </w:p>
          <w:p w14:paraId="5633954D" w14:textId="77777777" w:rsidR="00E10DC6" w:rsidRPr="004F624E" w:rsidRDefault="00E10DC6" w:rsidP="00AC5C40">
            <w:pPr>
              <w:pStyle w:val="srs"/>
              <w:numPr>
                <w:ilvl w:val="1"/>
                <w:numId w:val="39"/>
              </w:numPr>
              <w:rPr>
                <w:rFonts w:ascii="Consolas" w:hAnsi="Consolas"/>
                <w:szCs w:val="21"/>
              </w:rPr>
            </w:pPr>
            <w:r w:rsidRPr="004F624E">
              <w:rPr>
                <w:rFonts w:ascii="Consolas" w:hAnsi="Consolas" w:hint="eastAsia"/>
                <w:szCs w:val="21"/>
              </w:rPr>
              <w:t>在通讯录中检索到了匹配项，</w:t>
            </w:r>
            <w:r w:rsidR="00314B5F" w:rsidRPr="004F624E">
              <w:rPr>
                <w:rFonts w:ascii="Consolas" w:hAnsi="Consolas" w:hint="eastAsia"/>
                <w:szCs w:val="21"/>
              </w:rPr>
              <w:t>则在输入框下方列出相似列表（最多</w:t>
            </w:r>
            <w:r w:rsidR="00314B5F" w:rsidRPr="004F624E">
              <w:rPr>
                <w:rFonts w:ascii="Consolas" w:hAnsi="Consolas" w:hint="eastAsia"/>
                <w:szCs w:val="21"/>
              </w:rPr>
              <w:t>5</w:t>
            </w:r>
            <w:r w:rsidR="00314B5F" w:rsidRPr="004F624E">
              <w:rPr>
                <w:rFonts w:ascii="Consolas" w:hAnsi="Consolas" w:hint="eastAsia"/>
                <w:szCs w:val="21"/>
              </w:rPr>
              <w:t>项</w:t>
            </w:r>
            <w:r w:rsidR="00FD197A">
              <w:rPr>
                <w:rFonts w:ascii="Consolas" w:hAnsi="Consolas" w:hint="eastAsia"/>
                <w:szCs w:val="21"/>
              </w:rPr>
              <w:t>，</w:t>
            </w:r>
            <w:r w:rsidR="00FD197A">
              <w:rPr>
                <w:rFonts w:ascii="Consolas" w:hAnsi="Consolas"/>
                <w:szCs w:val="21"/>
              </w:rPr>
              <w:t>按字母</w:t>
            </w:r>
            <w:r w:rsidR="00FD197A">
              <w:rPr>
                <w:rFonts w:ascii="Consolas" w:hAnsi="Consolas" w:hint="eastAsia"/>
                <w:szCs w:val="21"/>
              </w:rPr>
              <w:t>降序</w:t>
            </w:r>
            <w:r w:rsidR="00FD197A">
              <w:rPr>
                <w:rFonts w:ascii="Consolas" w:hAnsi="Consolas"/>
                <w:szCs w:val="21"/>
              </w:rPr>
              <w:t>排列</w:t>
            </w:r>
            <w:r w:rsidR="00314B5F" w:rsidRPr="004F624E">
              <w:rPr>
                <w:rFonts w:ascii="Consolas" w:hAnsi="Consolas" w:hint="eastAsia"/>
                <w:szCs w:val="21"/>
              </w:rPr>
              <w:t>），</w:t>
            </w:r>
            <w:r w:rsidR="008853DD">
              <w:rPr>
                <w:rFonts w:ascii="Consolas" w:hAnsi="Consolas" w:hint="eastAsia"/>
                <w:szCs w:val="21"/>
              </w:rPr>
              <w:t>单</w:t>
            </w:r>
            <w:r w:rsidR="008853DD" w:rsidRPr="004F624E">
              <w:rPr>
                <w:rFonts w:ascii="Consolas" w:hAnsi="Consolas" w:hint="eastAsia"/>
                <w:szCs w:val="21"/>
              </w:rPr>
              <w:t>击</w:t>
            </w:r>
            <w:r w:rsidR="008853DD">
              <w:rPr>
                <w:rFonts w:ascii="Consolas" w:hAnsi="Consolas" w:hint="eastAsia"/>
                <w:szCs w:val="21"/>
              </w:rPr>
              <w:t>列表中的</w:t>
            </w:r>
            <w:r w:rsidR="00314B5F" w:rsidRPr="004F624E">
              <w:rPr>
                <w:rFonts w:ascii="Consolas" w:hAnsi="Consolas" w:hint="eastAsia"/>
                <w:szCs w:val="21"/>
              </w:rPr>
              <w:t>某一项，则该项自动添加到下方参会人列表顶端</w:t>
            </w:r>
            <w:r w:rsidR="00695F0F">
              <w:rPr>
                <w:rFonts w:ascii="Consolas" w:hAnsi="Consolas" w:hint="eastAsia"/>
                <w:szCs w:val="21"/>
              </w:rPr>
              <w:t>，</w:t>
            </w:r>
            <w:r w:rsidR="00314B5F" w:rsidRPr="004F624E">
              <w:rPr>
                <w:rFonts w:ascii="Consolas" w:hAnsi="Consolas" w:hint="eastAsia"/>
                <w:szCs w:val="21"/>
              </w:rPr>
              <w:t>同时清空查找输入框</w:t>
            </w:r>
            <w:r w:rsidR="00695F0F">
              <w:rPr>
                <w:rFonts w:ascii="Consolas" w:hAnsi="Consolas" w:hint="eastAsia"/>
                <w:szCs w:val="21"/>
              </w:rPr>
              <w:t>，并关闭相似列表</w:t>
            </w:r>
            <w:r w:rsidR="00314B5F" w:rsidRPr="004F624E">
              <w:rPr>
                <w:rFonts w:ascii="Consolas" w:hAnsi="Consolas" w:hint="eastAsia"/>
                <w:szCs w:val="21"/>
              </w:rPr>
              <w:t>。</w:t>
            </w:r>
          </w:p>
          <w:p w14:paraId="13F381F8" w14:textId="77777777" w:rsidR="00E10DC6" w:rsidRPr="004F624E" w:rsidRDefault="00E10DC6" w:rsidP="00AC5C40">
            <w:pPr>
              <w:pStyle w:val="srs"/>
              <w:numPr>
                <w:ilvl w:val="1"/>
                <w:numId w:val="39"/>
              </w:numPr>
              <w:rPr>
                <w:rFonts w:ascii="Consolas" w:hAnsi="Consolas"/>
                <w:szCs w:val="21"/>
              </w:rPr>
            </w:pPr>
            <w:r w:rsidRPr="004F624E">
              <w:rPr>
                <w:rFonts w:ascii="Consolas" w:hAnsi="Consolas" w:hint="eastAsia"/>
                <w:szCs w:val="21"/>
              </w:rPr>
              <w:t>没有找到匹配项，则</w:t>
            </w:r>
            <w:r w:rsidR="00314B5F" w:rsidRPr="004F624E">
              <w:rPr>
                <w:rFonts w:ascii="Consolas" w:hAnsi="Consolas" w:hint="eastAsia"/>
                <w:szCs w:val="21"/>
              </w:rPr>
              <w:t>在输入框下方的相似列表充显示</w:t>
            </w:r>
            <w:r w:rsidRPr="004F624E">
              <w:rPr>
                <w:rFonts w:ascii="Consolas" w:hAnsi="Consolas" w:hint="eastAsia"/>
                <w:szCs w:val="21"/>
              </w:rPr>
              <w:t>提示文字</w:t>
            </w:r>
            <w:r w:rsidR="00314B5F" w:rsidRPr="004F624E">
              <w:rPr>
                <w:rFonts w:ascii="Consolas" w:hAnsi="Consolas" w:hint="eastAsia"/>
                <w:szCs w:val="21"/>
              </w:rPr>
              <w:t>（如“无结果”）。这种情况下，用户可以通过下方参会人列表顶端的“点击添加参会人”来手动</w:t>
            </w:r>
            <w:r w:rsidRPr="004F624E">
              <w:rPr>
                <w:rFonts w:ascii="Consolas" w:hAnsi="Consolas" w:hint="eastAsia"/>
                <w:szCs w:val="21"/>
              </w:rPr>
              <w:t>添加一个参会人。</w:t>
            </w:r>
          </w:p>
          <w:p w14:paraId="7FCDB625" w14:textId="77777777" w:rsidR="00E10DC6" w:rsidRPr="004F624E" w:rsidRDefault="00E10DC6" w:rsidP="00AC5C40">
            <w:pPr>
              <w:pStyle w:val="srs"/>
              <w:numPr>
                <w:ilvl w:val="0"/>
                <w:numId w:val="39"/>
              </w:numPr>
              <w:rPr>
                <w:rFonts w:ascii="Consolas" w:hAnsi="Consolas"/>
                <w:szCs w:val="21"/>
              </w:rPr>
            </w:pPr>
            <w:r w:rsidRPr="004F624E">
              <w:rPr>
                <w:rFonts w:ascii="Consolas" w:hAnsi="Consolas" w:hint="eastAsia"/>
                <w:szCs w:val="21"/>
              </w:rPr>
              <w:t>邀请人设置完毕后，</w:t>
            </w:r>
            <w:r w:rsidR="0007428D" w:rsidRPr="004F624E">
              <w:rPr>
                <w:rFonts w:ascii="Consolas" w:hAnsi="Consolas" w:hint="eastAsia"/>
                <w:szCs w:val="21"/>
              </w:rPr>
              <w:t>点击“发送邀约”按钮。</w:t>
            </w:r>
          </w:p>
          <w:p w14:paraId="11D1AC58" w14:textId="77777777" w:rsidR="00E10DC6" w:rsidRPr="004F624E" w:rsidRDefault="00E10DC6" w:rsidP="00AC5C40">
            <w:pPr>
              <w:pStyle w:val="srs"/>
              <w:numPr>
                <w:ilvl w:val="0"/>
                <w:numId w:val="39"/>
              </w:numPr>
              <w:rPr>
                <w:rFonts w:ascii="Consolas" w:hAnsi="Consolas"/>
                <w:szCs w:val="21"/>
              </w:rPr>
            </w:pPr>
            <w:r w:rsidRPr="004F624E">
              <w:rPr>
                <w:rFonts w:ascii="Consolas" w:hAnsi="Consolas" w:hint="eastAsia"/>
                <w:szCs w:val="21"/>
              </w:rPr>
              <w:t>系统进行</w:t>
            </w:r>
            <w:r w:rsidR="0007428D" w:rsidRPr="004F624E">
              <w:rPr>
                <w:rFonts w:ascii="Consolas" w:hAnsi="Consolas" w:hint="eastAsia"/>
                <w:szCs w:val="21"/>
              </w:rPr>
              <w:t>会议</w:t>
            </w:r>
            <w:r w:rsidRPr="004F624E">
              <w:rPr>
                <w:rFonts w:ascii="Consolas" w:hAnsi="Consolas" w:hint="eastAsia"/>
                <w:szCs w:val="21"/>
              </w:rPr>
              <w:t>安排</w:t>
            </w:r>
            <w:r w:rsidR="0007428D" w:rsidRPr="004F624E">
              <w:rPr>
                <w:rFonts w:ascii="Consolas" w:hAnsi="Consolas" w:hint="eastAsia"/>
                <w:szCs w:val="21"/>
              </w:rPr>
              <w:t>，</w:t>
            </w:r>
            <w:r w:rsidRPr="004F624E">
              <w:rPr>
                <w:rFonts w:ascii="Consolas" w:hAnsi="Consolas" w:hint="eastAsia"/>
                <w:szCs w:val="21"/>
              </w:rPr>
              <w:t>成功后，关闭</w:t>
            </w:r>
            <w:r w:rsidR="0007428D" w:rsidRPr="004F624E">
              <w:rPr>
                <w:rFonts w:ascii="Consolas" w:hAnsi="Consolas" w:hint="eastAsia"/>
                <w:szCs w:val="21"/>
              </w:rPr>
              <w:t>窗口</w:t>
            </w:r>
            <w:r w:rsidRPr="004F624E">
              <w:rPr>
                <w:rFonts w:ascii="Consolas" w:hAnsi="Consolas" w:hint="eastAsia"/>
                <w:szCs w:val="21"/>
              </w:rPr>
              <w:t>并</w:t>
            </w:r>
            <w:r w:rsidR="0007428D" w:rsidRPr="004F624E">
              <w:rPr>
                <w:rFonts w:ascii="Consolas" w:hAnsi="Consolas" w:hint="eastAsia"/>
                <w:szCs w:val="21"/>
              </w:rPr>
              <w:t>显示</w:t>
            </w:r>
            <w:hyperlink w:anchor="_会议列表" w:history="1">
              <w:r w:rsidR="0007428D" w:rsidRPr="004F624E">
                <w:rPr>
                  <w:rStyle w:val="af2"/>
                  <w:rFonts w:ascii="Consolas" w:hAnsi="Consolas" w:hint="eastAsia"/>
                  <w:szCs w:val="21"/>
                </w:rPr>
                <w:t>会议列表</w:t>
              </w:r>
            </w:hyperlink>
            <w:r w:rsidR="0007428D" w:rsidRPr="004F624E">
              <w:rPr>
                <w:rFonts w:ascii="Consolas" w:hAnsi="Consolas" w:hint="eastAsia"/>
                <w:szCs w:val="21"/>
              </w:rPr>
              <w:t>窗口。</w:t>
            </w:r>
          </w:p>
          <w:p w14:paraId="33CD6C09" w14:textId="77777777" w:rsidR="0007428D" w:rsidRPr="004F624E" w:rsidRDefault="0007428D" w:rsidP="00AC5C40">
            <w:pPr>
              <w:pStyle w:val="srs"/>
              <w:numPr>
                <w:ilvl w:val="0"/>
                <w:numId w:val="39"/>
              </w:numPr>
              <w:rPr>
                <w:rFonts w:ascii="Consolas" w:hAnsi="Consolas"/>
                <w:szCs w:val="21"/>
              </w:rPr>
            </w:pPr>
            <w:r w:rsidRPr="004F624E">
              <w:rPr>
                <w:rFonts w:ascii="Consolas" w:hAnsi="Consolas" w:hint="eastAsia"/>
                <w:szCs w:val="21"/>
              </w:rPr>
              <w:t>用例结束。</w:t>
            </w:r>
          </w:p>
        </w:tc>
      </w:tr>
      <w:tr w:rsidR="00D54D85" w:rsidRPr="004F624E" w14:paraId="78CBCAE3" w14:textId="77777777" w:rsidTr="00D54D85">
        <w:tc>
          <w:tcPr>
            <w:tcW w:w="9096" w:type="dxa"/>
            <w:gridSpan w:val="2"/>
            <w:shd w:val="clear" w:color="auto" w:fill="auto"/>
          </w:tcPr>
          <w:p w14:paraId="6FCF2503" w14:textId="77777777" w:rsidR="00D54D85" w:rsidRPr="004F624E" w:rsidRDefault="00D54D85" w:rsidP="00D54D85">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其他事件流程</w:t>
            </w:r>
          </w:p>
        </w:tc>
      </w:tr>
      <w:tr w:rsidR="00D54D85" w:rsidRPr="004F624E" w14:paraId="792CF1E6" w14:textId="77777777" w:rsidTr="00D54D85">
        <w:tc>
          <w:tcPr>
            <w:tcW w:w="9096" w:type="dxa"/>
            <w:gridSpan w:val="2"/>
            <w:shd w:val="clear" w:color="auto" w:fill="auto"/>
          </w:tcPr>
          <w:p w14:paraId="3D336EC3" w14:textId="77777777" w:rsidR="000E7822" w:rsidRPr="004F624E" w:rsidRDefault="0023146A" w:rsidP="0023146A">
            <w:pPr>
              <w:pStyle w:val="srs"/>
              <w:numPr>
                <w:ilvl w:val="0"/>
                <w:numId w:val="0"/>
              </w:numPr>
              <w:rPr>
                <w:rFonts w:ascii="Consolas" w:hAnsi="Consolas"/>
              </w:rPr>
            </w:pPr>
            <w:r w:rsidRPr="004F624E">
              <w:rPr>
                <w:rFonts w:ascii="Consolas" w:hAnsi="Consolas" w:hint="eastAsia"/>
              </w:rPr>
              <w:t>N/A</w:t>
            </w:r>
          </w:p>
        </w:tc>
      </w:tr>
      <w:tr w:rsidR="00D54D85" w:rsidRPr="004F624E" w14:paraId="47A6D919" w14:textId="77777777" w:rsidTr="00D54D85">
        <w:tc>
          <w:tcPr>
            <w:tcW w:w="2235" w:type="dxa"/>
            <w:shd w:val="clear" w:color="auto" w:fill="auto"/>
          </w:tcPr>
          <w:p w14:paraId="4C48F433" w14:textId="77777777" w:rsidR="00D54D85" w:rsidRPr="004F624E" w:rsidRDefault="00D54D85" w:rsidP="00D54D85">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25CD14E2" w14:textId="77777777" w:rsidR="00D54D85" w:rsidRPr="004F624E" w:rsidRDefault="00D54D85" w:rsidP="00D54D85">
            <w:pPr>
              <w:pStyle w:val="a4"/>
              <w:spacing w:after="72"/>
              <w:ind w:firstLineChars="0" w:firstLine="0"/>
              <w:rPr>
                <w:rFonts w:ascii="Consolas" w:hAnsi="Consolas"/>
                <w:sz w:val="21"/>
                <w:szCs w:val="21"/>
              </w:rPr>
            </w:pPr>
            <w:r w:rsidRPr="004F624E">
              <w:rPr>
                <w:rFonts w:ascii="Consolas" w:hAnsi="Consolas" w:hint="eastAsia"/>
                <w:sz w:val="21"/>
                <w:szCs w:val="21"/>
              </w:rPr>
              <w:t>安排会议成功，窗口关闭，显示会议列表窗口，并可在会议列表中找到该会议。</w:t>
            </w:r>
          </w:p>
        </w:tc>
      </w:tr>
      <w:tr w:rsidR="00D54D85" w:rsidRPr="004F624E" w14:paraId="6B1F7791" w14:textId="77777777" w:rsidTr="00D54D85">
        <w:tc>
          <w:tcPr>
            <w:tcW w:w="2235" w:type="dxa"/>
            <w:shd w:val="clear" w:color="auto" w:fill="auto"/>
          </w:tcPr>
          <w:p w14:paraId="66E37A5B" w14:textId="77777777" w:rsidR="00D54D85" w:rsidRPr="004F624E" w:rsidRDefault="00D54D85" w:rsidP="00D54D85">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3FD9F2F0" w14:textId="77777777" w:rsidR="00424AC9" w:rsidRPr="004F624E" w:rsidRDefault="002307B5" w:rsidP="00AC5C40">
            <w:pPr>
              <w:pStyle w:val="srs"/>
              <w:numPr>
                <w:ilvl w:val="0"/>
                <w:numId w:val="40"/>
              </w:numPr>
              <w:rPr>
                <w:rFonts w:ascii="Consolas" w:hAnsi="Consolas"/>
              </w:rPr>
            </w:pPr>
            <w:r w:rsidRPr="004F624E">
              <w:rPr>
                <w:rFonts w:ascii="Consolas" w:hAnsi="Consolas" w:hint="eastAsia"/>
              </w:rPr>
              <w:t>从通讯录中的搜索方式为精确搜索。即用户输入的关键字，在主持人通讯录中的组织、姓名、</w:t>
            </w:r>
            <w:r w:rsidRPr="004F624E">
              <w:rPr>
                <w:rFonts w:ascii="Consolas" w:hAnsi="Consolas" w:hint="eastAsia"/>
              </w:rPr>
              <w:t>E-mail</w:t>
            </w:r>
            <w:r w:rsidRPr="004F624E">
              <w:rPr>
                <w:rFonts w:ascii="Consolas" w:hAnsi="Consolas" w:hint="eastAsia"/>
              </w:rPr>
              <w:t>及手机号码这四项信息中，必须有一项与之完全匹配，才认为为命中结果。</w:t>
            </w:r>
          </w:p>
          <w:p w14:paraId="2749C106" w14:textId="77777777" w:rsidR="002307B5" w:rsidRDefault="002307B5" w:rsidP="00AC5C40">
            <w:pPr>
              <w:pStyle w:val="srs"/>
              <w:numPr>
                <w:ilvl w:val="0"/>
                <w:numId w:val="40"/>
              </w:numPr>
              <w:rPr>
                <w:rFonts w:ascii="Consolas" w:hAnsi="Consolas"/>
              </w:rPr>
            </w:pPr>
            <w:r w:rsidRPr="004F624E">
              <w:rPr>
                <w:rFonts w:ascii="Consolas" w:hAnsi="Consolas" w:hint="eastAsia"/>
              </w:rPr>
              <w:t>手动添加参会人时，不回车，直接在列表其他区域点击，认为忽略本次输入。</w:t>
            </w:r>
          </w:p>
          <w:p w14:paraId="537EC2DE" w14:textId="77777777" w:rsidR="00F96F63" w:rsidRPr="004F624E" w:rsidRDefault="00F96F63" w:rsidP="00AC5C40">
            <w:pPr>
              <w:pStyle w:val="srs"/>
              <w:numPr>
                <w:ilvl w:val="0"/>
                <w:numId w:val="40"/>
              </w:numPr>
              <w:rPr>
                <w:rFonts w:ascii="Consolas" w:hAnsi="Consolas"/>
              </w:rPr>
            </w:pPr>
            <w:r>
              <w:rPr>
                <w:rFonts w:ascii="Consolas" w:hAnsi="Consolas" w:hint="eastAsia"/>
              </w:rPr>
              <w:t>手动添加的参会人，如果已经在列表中存在，则在界面上出现文字提示。</w:t>
            </w:r>
            <w:r w:rsidR="004A0C22">
              <w:rPr>
                <w:rFonts w:ascii="Consolas" w:hAnsi="Consolas" w:hint="eastAsia"/>
              </w:rPr>
              <w:t>文字提示</w:t>
            </w:r>
            <w:hyperlink w:anchor="_安排会议验证" w:history="1">
              <w:r w:rsidR="004A0C22" w:rsidRPr="004A0C22">
                <w:rPr>
                  <w:rStyle w:val="af2"/>
                  <w:rFonts w:ascii="Consolas" w:hAnsi="Consolas" w:hint="eastAsia"/>
                </w:rPr>
                <w:t>参考这里</w:t>
              </w:r>
            </w:hyperlink>
            <w:r w:rsidR="004A0C22">
              <w:rPr>
                <w:rFonts w:ascii="Consolas" w:hAnsi="Consolas" w:hint="eastAsia"/>
              </w:rPr>
              <w:t>。</w:t>
            </w:r>
          </w:p>
          <w:p w14:paraId="4106A7A0" w14:textId="77777777" w:rsidR="0023146A" w:rsidRPr="004F624E" w:rsidRDefault="0023146A" w:rsidP="00AC5C40">
            <w:pPr>
              <w:pStyle w:val="srs"/>
              <w:numPr>
                <w:ilvl w:val="0"/>
                <w:numId w:val="40"/>
              </w:numPr>
              <w:rPr>
                <w:rFonts w:ascii="Consolas" w:hAnsi="Consolas"/>
              </w:rPr>
            </w:pPr>
            <w:r w:rsidRPr="004F624E">
              <w:rPr>
                <w:rFonts w:ascii="Consolas" w:hAnsi="Consolas" w:hint="eastAsia"/>
              </w:rPr>
              <w:t>参会人列表的操作逻辑与</w:t>
            </w:r>
            <w:hyperlink w:anchor="_发送邀约界面A" w:history="1">
              <w:r w:rsidRPr="004F624E">
                <w:rPr>
                  <w:rStyle w:val="af2"/>
                  <w:rFonts w:ascii="Consolas" w:hAnsi="Consolas" w:hint="eastAsia"/>
                </w:rPr>
                <w:t>发送邀约界面</w:t>
              </w:r>
            </w:hyperlink>
            <w:r w:rsidRPr="004F624E">
              <w:rPr>
                <w:rFonts w:ascii="Consolas" w:hAnsi="Consolas" w:hint="eastAsia"/>
              </w:rPr>
              <w:t>中的相同（增加、删除</w:t>
            </w:r>
            <w:r w:rsidR="00250539" w:rsidRPr="004F624E">
              <w:rPr>
                <w:rFonts w:ascii="Consolas" w:hAnsi="Consolas" w:hint="eastAsia"/>
              </w:rPr>
              <w:t>、重复性判断</w:t>
            </w:r>
            <w:r w:rsidRPr="004F624E">
              <w:rPr>
                <w:rFonts w:ascii="Consolas" w:hAnsi="Consolas" w:hint="eastAsia"/>
              </w:rPr>
              <w:t>）。</w:t>
            </w:r>
          </w:p>
          <w:p w14:paraId="37596AF6" w14:textId="77777777" w:rsidR="002307B5" w:rsidRPr="004F624E" w:rsidRDefault="00E618CA" w:rsidP="00AC5C40">
            <w:pPr>
              <w:pStyle w:val="srs"/>
              <w:numPr>
                <w:ilvl w:val="0"/>
                <w:numId w:val="40"/>
              </w:numPr>
              <w:rPr>
                <w:rFonts w:ascii="Consolas" w:hAnsi="Consolas"/>
              </w:rPr>
            </w:pPr>
            <w:r w:rsidRPr="004F624E">
              <w:rPr>
                <w:rFonts w:ascii="Consolas" w:hAnsi="Consolas" w:hint="eastAsia"/>
              </w:rPr>
              <w:t>姓名的格式有效性验证请</w:t>
            </w:r>
            <w:hyperlink w:anchor="_姓名" w:history="1">
              <w:r w:rsidRPr="004F624E">
                <w:rPr>
                  <w:rStyle w:val="af2"/>
                  <w:rFonts w:ascii="Consolas" w:hAnsi="Consolas" w:hint="eastAsia"/>
                </w:rPr>
                <w:t>参考这里</w:t>
              </w:r>
            </w:hyperlink>
            <w:r w:rsidRPr="004F624E">
              <w:rPr>
                <w:rFonts w:ascii="Consolas" w:hAnsi="Consolas" w:hint="eastAsia"/>
              </w:rPr>
              <w:t>。</w:t>
            </w:r>
          </w:p>
          <w:p w14:paraId="7C691DEE" w14:textId="77777777" w:rsidR="00E618CA" w:rsidRPr="004F624E" w:rsidRDefault="00E618CA" w:rsidP="00AC5C40">
            <w:pPr>
              <w:pStyle w:val="srs"/>
              <w:numPr>
                <w:ilvl w:val="0"/>
                <w:numId w:val="40"/>
              </w:numPr>
              <w:rPr>
                <w:rFonts w:ascii="Consolas" w:hAnsi="Consolas"/>
              </w:rPr>
            </w:pPr>
            <w:r w:rsidRPr="004F624E">
              <w:rPr>
                <w:rFonts w:ascii="Consolas" w:hAnsi="Consolas" w:hint="eastAsia"/>
              </w:rPr>
              <w:t>E-mail</w:t>
            </w:r>
            <w:r w:rsidRPr="004F624E">
              <w:rPr>
                <w:rFonts w:ascii="Consolas" w:hAnsi="Consolas" w:hint="eastAsia"/>
              </w:rPr>
              <w:t>的格式有效性验证请</w:t>
            </w:r>
            <w:hyperlink w:anchor="_E-mail" w:history="1">
              <w:r w:rsidRPr="004F624E">
                <w:rPr>
                  <w:rStyle w:val="af2"/>
                  <w:rFonts w:ascii="Consolas" w:hAnsi="Consolas" w:hint="eastAsia"/>
                </w:rPr>
                <w:t>参考这里</w:t>
              </w:r>
            </w:hyperlink>
            <w:r w:rsidRPr="004F624E">
              <w:rPr>
                <w:rFonts w:ascii="Consolas" w:hAnsi="Consolas" w:hint="eastAsia"/>
              </w:rPr>
              <w:t>。</w:t>
            </w:r>
          </w:p>
          <w:p w14:paraId="67AE2700" w14:textId="77777777" w:rsidR="00E618CA" w:rsidRPr="00D971CB" w:rsidRDefault="00E618CA" w:rsidP="00AC5C40">
            <w:pPr>
              <w:pStyle w:val="srs"/>
              <w:numPr>
                <w:ilvl w:val="0"/>
                <w:numId w:val="40"/>
              </w:numPr>
              <w:rPr>
                <w:rFonts w:ascii="Consolas" w:hAnsi="Consolas"/>
              </w:rPr>
            </w:pPr>
            <w:r w:rsidRPr="004F624E">
              <w:rPr>
                <w:rFonts w:ascii="Consolas" w:hAnsi="Consolas" w:hint="eastAsia"/>
              </w:rPr>
              <w:t>手机号码的格式有效性验证请</w:t>
            </w:r>
            <w:hyperlink w:anchor="_手机号码" w:history="1">
              <w:r w:rsidRPr="004F624E">
                <w:rPr>
                  <w:rStyle w:val="af2"/>
                  <w:rFonts w:ascii="Consolas" w:hAnsi="Consolas" w:hint="eastAsia"/>
                </w:rPr>
                <w:t>参考这里</w:t>
              </w:r>
            </w:hyperlink>
            <w:r w:rsidRPr="004F624E">
              <w:rPr>
                <w:rFonts w:ascii="Consolas" w:hAnsi="Consolas" w:hint="eastAsia"/>
              </w:rPr>
              <w:t>。</w:t>
            </w:r>
          </w:p>
          <w:p w14:paraId="003EAC4C" w14:textId="77777777" w:rsidR="00D971CB" w:rsidRDefault="00D971CB" w:rsidP="00AC5C40">
            <w:pPr>
              <w:pStyle w:val="srs"/>
              <w:numPr>
                <w:ilvl w:val="0"/>
                <w:numId w:val="40"/>
              </w:numPr>
              <w:rPr>
                <w:ins w:id="341" w:author="Yu Xu" w:date="2013-06-13T11:15:00Z"/>
                <w:rFonts w:ascii="Consolas" w:hAnsi="Consolas"/>
              </w:rPr>
            </w:pPr>
            <w:r>
              <w:rPr>
                <w:rFonts w:ascii="Consolas" w:hAnsi="Consolas" w:hint="eastAsia"/>
              </w:rPr>
              <w:t>查找输入框回车后出现的</w:t>
            </w:r>
            <w:r w:rsidRPr="00D971CB">
              <w:rPr>
                <w:rFonts w:ascii="Consolas" w:hAnsi="Consolas" w:hint="eastAsia"/>
              </w:rPr>
              <w:t>相似列表</w:t>
            </w:r>
            <w:r w:rsidR="00695F0F">
              <w:rPr>
                <w:rFonts w:ascii="Consolas" w:hAnsi="Consolas" w:hint="eastAsia"/>
              </w:rPr>
              <w:t>，在输入框内容</w:t>
            </w:r>
            <w:r w:rsidR="00EA2661">
              <w:rPr>
                <w:rFonts w:ascii="Consolas" w:hAnsi="Consolas" w:hint="eastAsia"/>
              </w:rPr>
              <w:t>被清除</w:t>
            </w:r>
            <w:r w:rsidR="00695F0F">
              <w:rPr>
                <w:rFonts w:ascii="Consolas" w:hAnsi="Consolas" w:hint="eastAsia"/>
              </w:rPr>
              <w:t>或失去焦点时自动消失。</w:t>
            </w:r>
          </w:p>
          <w:p w14:paraId="1F1B0870" w14:textId="008164DE" w:rsidR="00607912" w:rsidRPr="004F624E" w:rsidRDefault="00607912" w:rsidP="00AC5C40">
            <w:pPr>
              <w:pStyle w:val="srs"/>
              <w:numPr>
                <w:ilvl w:val="0"/>
                <w:numId w:val="40"/>
              </w:numPr>
              <w:rPr>
                <w:rFonts w:ascii="Consolas" w:hAnsi="Consolas"/>
              </w:rPr>
            </w:pPr>
            <w:ins w:id="342" w:author="Yu Xu" w:date="2013-06-13T11:15:00Z">
              <w:r>
                <w:rPr>
                  <w:rFonts w:ascii="Consolas" w:hAnsi="Consolas" w:hint="eastAsia"/>
                </w:rPr>
                <w:t>如果</w:t>
              </w:r>
              <w:r>
                <w:rPr>
                  <w:rFonts w:ascii="Consolas" w:hAnsi="Consolas"/>
                </w:rPr>
                <w:t>输入的</w:t>
              </w:r>
              <w:r>
                <w:rPr>
                  <w:rFonts w:ascii="Consolas" w:hAnsi="Consolas"/>
                </w:rPr>
                <w:t>E-mail</w:t>
              </w:r>
              <w:r>
                <w:rPr>
                  <w:rFonts w:ascii="Consolas" w:hAnsi="Consolas"/>
                </w:rPr>
                <w:t>为邮件组，则也认为是一个参会人。</w:t>
              </w:r>
            </w:ins>
          </w:p>
        </w:tc>
      </w:tr>
      <w:tr w:rsidR="00D54D85" w:rsidRPr="004F624E" w14:paraId="50E104CF" w14:textId="77777777" w:rsidTr="00D54D85">
        <w:tc>
          <w:tcPr>
            <w:tcW w:w="2235" w:type="dxa"/>
            <w:shd w:val="clear" w:color="auto" w:fill="auto"/>
          </w:tcPr>
          <w:p w14:paraId="313AEF6F" w14:textId="77777777" w:rsidR="00D54D85" w:rsidRPr="004F624E" w:rsidRDefault="00D54D85" w:rsidP="00D54D85">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3D00559C" w14:textId="77777777" w:rsidR="00D54D85" w:rsidRPr="004F624E" w:rsidRDefault="00D54D85" w:rsidP="00D54D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D54D85" w:rsidRPr="004F624E" w14:paraId="31B72FB9" w14:textId="77777777" w:rsidTr="00D54D85">
        <w:tc>
          <w:tcPr>
            <w:tcW w:w="2235" w:type="dxa"/>
            <w:shd w:val="clear" w:color="auto" w:fill="auto"/>
          </w:tcPr>
          <w:p w14:paraId="63824972" w14:textId="77777777" w:rsidR="00D54D85" w:rsidRPr="004F624E" w:rsidRDefault="00D54D85" w:rsidP="00D54D85">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184888DC" w14:textId="77777777" w:rsidR="00D54D85" w:rsidRPr="004F624E" w:rsidRDefault="00D54D85" w:rsidP="00D54D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D54D85" w:rsidRPr="004F624E" w14:paraId="79A8B93C" w14:textId="77777777" w:rsidTr="00D54D85">
        <w:tc>
          <w:tcPr>
            <w:tcW w:w="2235" w:type="dxa"/>
            <w:shd w:val="clear" w:color="auto" w:fill="auto"/>
          </w:tcPr>
          <w:p w14:paraId="5BAE90D7" w14:textId="77777777" w:rsidR="00D54D85" w:rsidRPr="004F624E" w:rsidRDefault="00D54D85" w:rsidP="00D54D85">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52F770A1" w14:textId="77777777" w:rsidR="00D54D85" w:rsidRPr="004F624E" w:rsidRDefault="00D54D85" w:rsidP="00D54D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58D73073" w14:textId="77777777" w:rsidR="00BB1457" w:rsidRPr="004F624E" w:rsidRDefault="00BB1457" w:rsidP="00BB1457">
      <w:pPr>
        <w:pStyle w:val="a4"/>
        <w:spacing w:after="72"/>
        <w:ind w:firstLine="480"/>
        <w:rPr>
          <w:rFonts w:ascii="Consolas" w:hAnsi="Consolas"/>
        </w:rPr>
      </w:pPr>
    </w:p>
    <w:p w14:paraId="526A9D25" w14:textId="77777777" w:rsidR="00CD4D74" w:rsidRDefault="00CD4D74" w:rsidP="00EB0FE1">
      <w:pPr>
        <w:pStyle w:val="2"/>
        <w:numPr>
          <w:ilvl w:val="1"/>
          <w:numId w:val="14"/>
        </w:numPr>
        <w:spacing w:before="48" w:after="48" w:line="360" w:lineRule="auto"/>
        <w:ind w:right="210"/>
        <w:rPr>
          <w:rFonts w:ascii="Consolas" w:hAnsi="Consolas"/>
        </w:rPr>
      </w:pPr>
      <w:bookmarkStart w:id="343" w:name="_会议设置"/>
      <w:bookmarkStart w:id="344" w:name="_Toc355341012"/>
      <w:bookmarkEnd w:id="343"/>
      <w:r>
        <w:rPr>
          <w:rFonts w:ascii="Consolas" w:hAnsi="Consolas" w:hint="eastAsia"/>
        </w:rPr>
        <w:t>会议设置</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D4D74" w:rsidRPr="004F624E" w14:paraId="3F79A75B" w14:textId="77777777" w:rsidTr="00D22F5E">
        <w:tc>
          <w:tcPr>
            <w:tcW w:w="2235" w:type="dxa"/>
            <w:shd w:val="clear" w:color="auto" w:fill="auto"/>
          </w:tcPr>
          <w:p w14:paraId="5F1B6776" w14:textId="77777777" w:rsidR="00CD4D74" w:rsidRPr="004F624E" w:rsidRDefault="00CD4D74" w:rsidP="00D22F5E">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395CFD99" w14:textId="77777777" w:rsidR="00CD4D74" w:rsidRPr="004F624E" w:rsidRDefault="00CD4D74" w:rsidP="00D22F5E">
            <w:pPr>
              <w:pStyle w:val="a4"/>
              <w:spacing w:after="72"/>
              <w:ind w:firstLineChars="0" w:firstLine="0"/>
              <w:rPr>
                <w:rFonts w:ascii="Consolas" w:hAnsi="Consolas"/>
                <w:caps/>
                <w:sz w:val="21"/>
                <w:szCs w:val="21"/>
              </w:rPr>
            </w:pPr>
            <w:r w:rsidRPr="004F624E">
              <w:rPr>
                <w:rFonts w:ascii="Consolas" w:hAnsi="Consolas" w:hint="eastAsia"/>
                <w:caps/>
                <w:sz w:val="21"/>
                <w:szCs w:val="21"/>
              </w:rPr>
              <w:t>会议设置</w:t>
            </w:r>
          </w:p>
        </w:tc>
      </w:tr>
      <w:tr w:rsidR="00CD4D74" w:rsidRPr="004F624E" w14:paraId="0F54252E" w14:textId="77777777" w:rsidTr="00D22F5E">
        <w:tc>
          <w:tcPr>
            <w:tcW w:w="2235" w:type="dxa"/>
            <w:shd w:val="clear" w:color="auto" w:fill="auto"/>
          </w:tcPr>
          <w:p w14:paraId="3916208E" w14:textId="77777777" w:rsidR="00CD4D74" w:rsidRPr="004F624E" w:rsidRDefault="00CD4D74" w:rsidP="00D22F5E">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20EBC0E7" w14:textId="77777777" w:rsidR="00CD4D74" w:rsidRPr="004F624E" w:rsidRDefault="00CD4D74" w:rsidP="00D22F5E">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MAX1.0_CLIENT_RESERVECONF_SRS_00</w:t>
            </w:r>
            <w:r>
              <w:rPr>
                <w:rFonts w:ascii="Consolas" w:hAnsi="Consolas" w:hint="eastAsia"/>
                <w:caps/>
                <w:sz w:val="21"/>
                <w:szCs w:val="21"/>
              </w:rPr>
              <w:t>8</w:t>
            </w:r>
          </w:p>
        </w:tc>
      </w:tr>
      <w:tr w:rsidR="00CD4D74" w:rsidRPr="004F624E" w14:paraId="495A301A" w14:textId="77777777" w:rsidTr="00D22F5E">
        <w:tc>
          <w:tcPr>
            <w:tcW w:w="2235" w:type="dxa"/>
            <w:shd w:val="clear" w:color="auto" w:fill="auto"/>
          </w:tcPr>
          <w:p w14:paraId="2A22FF39" w14:textId="77777777" w:rsidR="00CD4D74" w:rsidRPr="004F624E" w:rsidRDefault="00CD4D74" w:rsidP="00D22F5E">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1BA5F950" w14:textId="77777777" w:rsidR="00CD4D74" w:rsidRPr="004F624E" w:rsidRDefault="00CD4D74" w:rsidP="00D22F5E">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CD4D74" w:rsidRPr="004F624E" w14:paraId="6C09F3E2" w14:textId="77777777" w:rsidTr="00D22F5E">
        <w:tc>
          <w:tcPr>
            <w:tcW w:w="2235" w:type="dxa"/>
            <w:shd w:val="clear" w:color="auto" w:fill="auto"/>
          </w:tcPr>
          <w:p w14:paraId="23F43E92" w14:textId="77777777" w:rsidR="00CD4D74" w:rsidRPr="004F624E" w:rsidRDefault="00CD4D74" w:rsidP="00D22F5E">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6C113ACE" w14:textId="77777777" w:rsidR="00CD4D74" w:rsidRPr="004F624E" w:rsidRDefault="00CD4D74" w:rsidP="00D22F5E">
            <w:pPr>
              <w:pStyle w:val="a4"/>
              <w:spacing w:after="72"/>
              <w:ind w:firstLineChars="0" w:firstLine="0"/>
              <w:rPr>
                <w:rFonts w:ascii="Consolas" w:hAnsi="Consolas"/>
                <w:caps/>
                <w:sz w:val="21"/>
                <w:szCs w:val="21"/>
              </w:rPr>
            </w:pPr>
            <w:r w:rsidRPr="004F624E">
              <w:rPr>
                <w:rFonts w:ascii="Consolas" w:hAnsi="Consolas" w:hint="eastAsia"/>
                <w:caps/>
                <w:sz w:val="21"/>
                <w:szCs w:val="21"/>
              </w:rPr>
              <w:t>主持人可在安排会议时，对本场会议的某些功能进行提前设定。</w:t>
            </w:r>
          </w:p>
        </w:tc>
      </w:tr>
      <w:tr w:rsidR="00CD4D74" w:rsidRPr="004F624E" w14:paraId="4589F243" w14:textId="77777777" w:rsidTr="00D22F5E">
        <w:tc>
          <w:tcPr>
            <w:tcW w:w="2235" w:type="dxa"/>
            <w:shd w:val="clear" w:color="auto" w:fill="auto"/>
          </w:tcPr>
          <w:p w14:paraId="54DE1977" w14:textId="77777777" w:rsidR="00CD4D74" w:rsidRPr="004F624E" w:rsidRDefault="00CD4D74" w:rsidP="00D22F5E">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6783C784" w14:textId="77777777" w:rsidR="00CD4D74" w:rsidRPr="004F624E" w:rsidRDefault="00CD4D74" w:rsidP="00D22F5E">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CD4D74" w:rsidRPr="004F624E" w14:paraId="12F1525F" w14:textId="77777777" w:rsidTr="00D22F5E">
        <w:tc>
          <w:tcPr>
            <w:tcW w:w="2235" w:type="dxa"/>
            <w:shd w:val="clear" w:color="auto" w:fill="auto"/>
          </w:tcPr>
          <w:p w14:paraId="581FCFFA" w14:textId="77777777" w:rsidR="00CD4D74" w:rsidRPr="004F624E" w:rsidRDefault="00CD4D74" w:rsidP="00D22F5E">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577A8947" w14:textId="77777777" w:rsidR="00CD4D74" w:rsidRPr="004F624E" w:rsidRDefault="00CD4D74" w:rsidP="00D22F5E">
            <w:pPr>
              <w:pStyle w:val="a4"/>
              <w:spacing w:after="72"/>
              <w:ind w:firstLineChars="0" w:firstLine="0"/>
              <w:rPr>
                <w:rFonts w:ascii="Consolas" w:hAnsi="Consolas"/>
                <w:caps/>
                <w:sz w:val="21"/>
                <w:szCs w:val="21"/>
              </w:rPr>
            </w:pPr>
            <w:r w:rsidRPr="004F624E">
              <w:rPr>
                <w:rFonts w:ascii="Consolas" w:hAnsi="Consolas" w:hint="eastAsia"/>
                <w:caps/>
                <w:sz w:val="21"/>
                <w:szCs w:val="21"/>
              </w:rPr>
              <w:t>成功登录</w:t>
            </w:r>
          </w:p>
        </w:tc>
      </w:tr>
      <w:tr w:rsidR="00CD4D74" w:rsidRPr="004F624E" w14:paraId="2A14551C" w14:textId="77777777" w:rsidTr="00D22F5E">
        <w:tc>
          <w:tcPr>
            <w:tcW w:w="9096" w:type="dxa"/>
            <w:gridSpan w:val="2"/>
            <w:shd w:val="clear" w:color="auto" w:fill="auto"/>
          </w:tcPr>
          <w:p w14:paraId="4EF1B75D" w14:textId="77777777" w:rsidR="00CD4D74" w:rsidRPr="004F624E" w:rsidRDefault="00CD4D74" w:rsidP="00D22F5E">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CD4D74" w:rsidRPr="004F624E" w14:paraId="1E868F65" w14:textId="77777777" w:rsidTr="00D22F5E">
        <w:tc>
          <w:tcPr>
            <w:tcW w:w="9096" w:type="dxa"/>
            <w:gridSpan w:val="2"/>
            <w:shd w:val="clear" w:color="auto" w:fill="auto"/>
          </w:tcPr>
          <w:p w14:paraId="6911E358" w14:textId="77777777" w:rsidR="00CD4D74" w:rsidRPr="004F624E" w:rsidRDefault="00CD4D74" w:rsidP="00CD4D74">
            <w:pPr>
              <w:pStyle w:val="srs"/>
              <w:numPr>
                <w:ilvl w:val="0"/>
                <w:numId w:val="96"/>
              </w:numPr>
              <w:rPr>
                <w:rFonts w:ascii="Consolas" w:hAnsi="Consolas"/>
                <w:szCs w:val="21"/>
              </w:rPr>
            </w:pPr>
            <w:r w:rsidRPr="004F624E">
              <w:rPr>
                <w:rFonts w:ascii="Consolas" w:hAnsi="Consolas" w:hint="eastAsia"/>
                <w:szCs w:val="21"/>
              </w:rPr>
              <w:t>主持人在</w:t>
            </w:r>
            <w:r w:rsidRPr="004F624E">
              <w:rPr>
                <w:rFonts w:ascii="Consolas" w:hAnsi="Consolas" w:hint="eastAsia"/>
                <w:caps/>
                <w:szCs w:val="21"/>
              </w:rPr>
              <w:t>发送邀约界面或直接输入邀请界面点击【设置】按钮</w:t>
            </w:r>
            <w:r w:rsidRPr="004F624E">
              <w:rPr>
                <w:rFonts w:ascii="Consolas" w:hAnsi="Consolas" w:hint="eastAsia"/>
                <w:szCs w:val="21"/>
              </w:rPr>
              <w:t>，转向会议设置界面，用例开始。</w:t>
            </w:r>
          </w:p>
          <w:p w14:paraId="6E4B8E71" w14:textId="77777777" w:rsidR="00CD4D74" w:rsidRPr="004F624E" w:rsidRDefault="00CD4D74" w:rsidP="00CD4D74">
            <w:pPr>
              <w:pStyle w:val="srs"/>
              <w:numPr>
                <w:ilvl w:val="0"/>
                <w:numId w:val="96"/>
              </w:numPr>
              <w:rPr>
                <w:rFonts w:ascii="Consolas" w:hAnsi="Consolas"/>
                <w:szCs w:val="21"/>
              </w:rPr>
            </w:pPr>
            <w:r w:rsidRPr="004F624E">
              <w:rPr>
                <w:rFonts w:ascii="Consolas" w:hAnsi="Consolas" w:hint="eastAsia"/>
                <w:szCs w:val="21"/>
              </w:rPr>
              <w:t>会议设置包含以下选项：</w:t>
            </w:r>
          </w:p>
          <w:p w14:paraId="63A47F55" w14:textId="77777777" w:rsidR="00CD4D74" w:rsidRPr="004F624E" w:rsidRDefault="00CD4D74" w:rsidP="00CD4D74">
            <w:pPr>
              <w:pStyle w:val="srs"/>
              <w:numPr>
                <w:ilvl w:val="1"/>
                <w:numId w:val="96"/>
              </w:numPr>
              <w:rPr>
                <w:rFonts w:ascii="Consolas" w:hAnsi="Consolas"/>
                <w:szCs w:val="21"/>
              </w:rPr>
            </w:pPr>
            <w:r w:rsidRPr="004F624E">
              <w:rPr>
                <w:rFonts w:ascii="Consolas" w:hAnsi="Consolas" w:hint="eastAsia"/>
                <w:szCs w:val="21"/>
              </w:rPr>
              <w:t>公开参会人列表（默认勾选）</w:t>
            </w:r>
          </w:p>
          <w:p w14:paraId="38B5CA81" w14:textId="77777777" w:rsidR="00CD4D74" w:rsidRDefault="00CD4D74" w:rsidP="00CD4D74">
            <w:pPr>
              <w:pStyle w:val="srs"/>
              <w:numPr>
                <w:ilvl w:val="1"/>
                <w:numId w:val="96"/>
              </w:numPr>
              <w:rPr>
                <w:rFonts w:ascii="Consolas" w:hAnsi="Consolas"/>
                <w:szCs w:val="21"/>
              </w:rPr>
            </w:pPr>
            <w:r>
              <w:rPr>
                <w:rFonts w:ascii="Consolas" w:hAnsi="Consolas" w:hint="eastAsia"/>
                <w:szCs w:val="21"/>
              </w:rPr>
              <w:t>允许</w:t>
            </w:r>
            <w:r w:rsidRPr="004F624E">
              <w:rPr>
                <w:rFonts w:ascii="Consolas" w:hAnsi="Consolas" w:hint="eastAsia"/>
                <w:szCs w:val="21"/>
              </w:rPr>
              <w:t>参会人共享视频权限（默认勾选）</w:t>
            </w:r>
          </w:p>
          <w:p w14:paraId="31267C8C" w14:textId="77777777" w:rsidR="00CD4D74" w:rsidRPr="004F624E" w:rsidRDefault="00CD4D74" w:rsidP="00CD4D74">
            <w:pPr>
              <w:pStyle w:val="srs"/>
              <w:numPr>
                <w:ilvl w:val="1"/>
                <w:numId w:val="96"/>
              </w:numPr>
              <w:rPr>
                <w:rFonts w:ascii="Consolas" w:hAnsi="Consolas"/>
                <w:szCs w:val="21"/>
              </w:rPr>
            </w:pPr>
            <w:r w:rsidRPr="00B32573">
              <w:rPr>
                <w:rFonts w:ascii="Consolas" w:hAnsi="Consolas" w:hint="eastAsia"/>
                <w:szCs w:val="21"/>
              </w:rPr>
              <w:t>允许参会人自我解除静音</w:t>
            </w:r>
            <w:r>
              <w:rPr>
                <w:rFonts w:ascii="Consolas" w:hAnsi="Consolas" w:hint="eastAsia"/>
                <w:szCs w:val="21"/>
              </w:rPr>
              <w:t>（默认不勾选）</w:t>
            </w:r>
          </w:p>
          <w:p w14:paraId="2C84DDDA" w14:textId="77777777" w:rsidR="00CD4D74" w:rsidRPr="004F624E" w:rsidRDefault="00CD4D74" w:rsidP="00CD4D74">
            <w:pPr>
              <w:pStyle w:val="srs"/>
              <w:numPr>
                <w:ilvl w:val="1"/>
                <w:numId w:val="96"/>
              </w:numPr>
              <w:rPr>
                <w:rFonts w:ascii="Consolas" w:hAnsi="Consolas"/>
                <w:szCs w:val="21"/>
              </w:rPr>
            </w:pPr>
            <w:r w:rsidRPr="004F624E">
              <w:rPr>
                <w:rFonts w:ascii="Consolas" w:hAnsi="Consolas" w:hint="eastAsia"/>
                <w:szCs w:val="21"/>
              </w:rPr>
              <w:t>仅应用于本场会议（默认不勾选）</w:t>
            </w:r>
          </w:p>
          <w:p w14:paraId="003FC99E" w14:textId="77777777" w:rsidR="00CD4D74" w:rsidRPr="004F624E" w:rsidRDefault="00CD4D74" w:rsidP="00CD4D74">
            <w:pPr>
              <w:pStyle w:val="srs"/>
              <w:numPr>
                <w:ilvl w:val="0"/>
                <w:numId w:val="96"/>
              </w:numPr>
              <w:rPr>
                <w:rFonts w:ascii="Consolas" w:hAnsi="Consolas"/>
                <w:szCs w:val="21"/>
              </w:rPr>
            </w:pPr>
            <w:r w:rsidRPr="004F624E">
              <w:rPr>
                <w:rFonts w:ascii="Consolas" w:hAnsi="Consolas" w:hint="eastAsia"/>
                <w:szCs w:val="21"/>
              </w:rPr>
              <w:t>主持人根据需要，勾选或取消勾选相应的复选框，点击确定。界面返回</w:t>
            </w:r>
            <w:r w:rsidRPr="004F624E">
              <w:rPr>
                <w:rFonts w:ascii="Consolas" w:hAnsi="Consolas" w:hint="eastAsia"/>
                <w:i/>
                <w:szCs w:val="21"/>
              </w:rPr>
              <w:t>发送邀约界面</w:t>
            </w:r>
            <w:r w:rsidRPr="004F624E">
              <w:rPr>
                <w:rFonts w:ascii="Consolas" w:hAnsi="Consolas" w:hint="eastAsia"/>
                <w:szCs w:val="21"/>
              </w:rPr>
              <w:t>或</w:t>
            </w:r>
            <w:r w:rsidRPr="004F624E">
              <w:rPr>
                <w:rFonts w:ascii="Consolas" w:hAnsi="Consolas" w:hint="eastAsia"/>
                <w:i/>
                <w:szCs w:val="21"/>
              </w:rPr>
              <w:t>直接输入邀请界面</w:t>
            </w:r>
            <w:r w:rsidRPr="004F624E">
              <w:rPr>
                <w:rFonts w:ascii="Consolas" w:hAnsi="Consolas" w:hint="eastAsia"/>
                <w:szCs w:val="21"/>
              </w:rPr>
              <w:t>。</w:t>
            </w:r>
          </w:p>
          <w:p w14:paraId="2A266893" w14:textId="77777777" w:rsidR="00CD4D74" w:rsidRPr="004F624E" w:rsidRDefault="00CD4D74" w:rsidP="00CD4D74">
            <w:pPr>
              <w:pStyle w:val="srs"/>
              <w:numPr>
                <w:ilvl w:val="0"/>
                <w:numId w:val="96"/>
              </w:numPr>
              <w:rPr>
                <w:rFonts w:ascii="Consolas" w:hAnsi="Consolas"/>
                <w:szCs w:val="21"/>
              </w:rPr>
            </w:pPr>
            <w:r w:rsidRPr="004F624E">
              <w:rPr>
                <w:rFonts w:ascii="Consolas" w:hAnsi="Consolas" w:hint="eastAsia"/>
                <w:szCs w:val="21"/>
              </w:rPr>
              <w:t>用例结束。</w:t>
            </w:r>
          </w:p>
        </w:tc>
      </w:tr>
      <w:tr w:rsidR="00CD4D74" w:rsidRPr="004F624E" w14:paraId="19076772" w14:textId="77777777" w:rsidTr="00D22F5E">
        <w:tc>
          <w:tcPr>
            <w:tcW w:w="9096" w:type="dxa"/>
            <w:gridSpan w:val="2"/>
            <w:shd w:val="clear" w:color="auto" w:fill="auto"/>
          </w:tcPr>
          <w:p w14:paraId="2B37DC33" w14:textId="77777777" w:rsidR="00CD4D74" w:rsidRPr="004F624E" w:rsidRDefault="00CD4D74" w:rsidP="00D22F5E">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CD4D74" w:rsidRPr="004F624E" w14:paraId="5B9654F1" w14:textId="77777777" w:rsidTr="00D22F5E">
        <w:tc>
          <w:tcPr>
            <w:tcW w:w="9096" w:type="dxa"/>
            <w:gridSpan w:val="2"/>
            <w:shd w:val="clear" w:color="auto" w:fill="auto"/>
          </w:tcPr>
          <w:p w14:paraId="4C184EDD" w14:textId="77777777" w:rsidR="00CD4D74" w:rsidRPr="004F624E" w:rsidRDefault="00CD4D74" w:rsidP="00D22F5E">
            <w:pPr>
              <w:pStyle w:val="srs"/>
              <w:numPr>
                <w:ilvl w:val="0"/>
                <w:numId w:val="0"/>
              </w:numPr>
              <w:rPr>
                <w:rFonts w:ascii="Consolas" w:hAnsi="Consolas"/>
              </w:rPr>
            </w:pPr>
            <w:r w:rsidRPr="004F624E">
              <w:rPr>
                <w:rFonts w:ascii="Consolas" w:hAnsi="Consolas" w:hint="eastAsia"/>
              </w:rPr>
              <w:t>N/A</w:t>
            </w:r>
          </w:p>
        </w:tc>
      </w:tr>
      <w:tr w:rsidR="00CD4D74" w:rsidRPr="004F624E" w14:paraId="1DA644AE" w14:textId="77777777" w:rsidTr="00D22F5E">
        <w:tc>
          <w:tcPr>
            <w:tcW w:w="2235" w:type="dxa"/>
            <w:shd w:val="clear" w:color="auto" w:fill="auto"/>
          </w:tcPr>
          <w:p w14:paraId="31458788" w14:textId="77777777" w:rsidR="00CD4D74" w:rsidRPr="004F624E" w:rsidRDefault="00CD4D74" w:rsidP="00D22F5E">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536D280C" w14:textId="77777777" w:rsidR="00CD4D74" w:rsidRPr="004F624E" w:rsidRDefault="00CD4D74" w:rsidP="00D22F5E">
            <w:pPr>
              <w:pStyle w:val="a4"/>
              <w:spacing w:after="72"/>
              <w:ind w:firstLineChars="0" w:firstLine="0"/>
              <w:rPr>
                <w:rFonts w:ascii="Consolas" w:hAnsi="Consolas"/>
                <w:sz w:val="21"/>
                <w:szCs w:val="21"/>
              </w:rPr>
            </w:pPr>
            <w:r w:rsidRPr="004F624E">
              <w:rPr>
                <w:rFonts w:ascii="Consolas" w:hAnsi="Consolas" w:hint="eastAsia"/>
                <w:sz w:val="21"/>
                <w:szCs w:val="21"/>
              </w:rPr>
              <w:t>会议设置保存成功，相应的设置变化产生了作用。</w:t>
            </w:r>
          </w:p>
        </w:tc>
      </w:tr>
      <w:tr w:rsidR="00CD4D74" w:rsidRPr="004F624E" w14:paraId="7767298F" w14:textId="77777777" w:rsidTr="00D22F5E">
        <w:tc>
          <w:tcPr>
            <w:tcW w:w="2235" w:type="dxa"/>
            <w:shd w:val="clear" w:color="auto" w:fill="auto"/>
          </w:tcPr>
          <w:p w14:paraId="0EA58568" w14:textId="77777777" w:rsidR="00CD4D74" w:rsidRPr="004F624E" w:rsidRDefault="00CD4D74" w:rsidP="00D22F5E">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7EFB911D" w14:textId="77777777" w:rsidR="00CD4D74" w:rsidRPr="004F624E" w:rsidRDefault="00CD4D74" w:rsidP="00CD4D74">
            <w:pPr>
              <w:pStyle w:val="srs"/>
              <w:numPr>
                <w:ilvl w:val="0"/>
                <w:numId w:val="97"/>
              </w:numPr>
              <w:rPr>
                <w:rFonts w:ascii="Consolas" w:hAnsi="Consolas"/>
              </w:rPr>
            </w:pPr>
            <w:r w:rsidRPr="004F624E">
              <w:rPr>
                <w:rFonts w:ascii="Consolas" w:hAnsi="Consolas" w:hint="eastAsia"/>
              </w:rPr>
              <w:t>如果取消了【</w:t>
            </w:r>
            <w:r w:rsidRPr="004F624E">
              <w:rPr>
                <w:rFonts w:ascii="Consolas" w:hAnsi="Consolas" w:hint="eastAsia"/>
                <w:szCs w:val="21"/>
              </w:rPr>
              <w:t>公开参会人列表</w:t>
            </w:r>
            <w:r w:rsidRPr="004F624E">
              <w:rPr>
                <w:rFonts w:ascii="Consolas" w:hAnsi="Consolas" w:hint="eastAsia"/>
              </w:rPr>
              <w:t>】，则参会人在入会后，将只能在会议遥控器中的参会人列表看到主持人、主讲人和自己。否则将能看到所有分类。</w:t>
            </w:r>
          </w:p>
          <w:p w14:paraId="13FAF76E" w14:textId="77777777" w:rsidR="00CD4D74" w:rsidRPr="004F624E" w:rsidRDefault="00CD4D74" w:rsidP="00CD4D74">
            <w:pPr>
              <w:pStyle w:val="srs"/>
              <w:numPr>
                <w:ilvl w:val="0"/>
                <w:numId w:val="97"/>
              </w:numPr>
              <w:rPr>
                <w:rFonts w:ascii="Consolas" w:hAnsi="Consolas"/>
              </w:rPr>
            </w:pPr>
            <w:r w:rsidRPr="004F624E">
              <w:rPr>
                <w:rFonts w:ascii="Consolas" w:hAnsi="Consolas" w:hint="eastAsia"/>
              </w:rPr>
              <w:t>如果勾选了【</w:t>
            </w:r>
            <w:r w:rsidRPr="004F624E">
              <w:rPr>
                <w:rFonts w:ascii="Consolas" w:hAnsi="Consolas" w:hint="eastAsia"/>
                <w:szCs w:val="21"/>
              </w:rPr>
              <w:t>仅应用于本场会议</w:t>
            </w:r>
            <w:r w:rsidRPr="004F624E">
              <w:rPr>
                <w:rFonts w:ascii="Consolas" w:hAnsi="Consolas" w:hint="eastAsia"/>
              </w:rPr>
              <w:t>】，则所有会议设置仅针对本次安排的会议，不影响其他会议的设置。</w:t>
            </w:r>
            <w:r>
              <w:rPr>
                <w:rFonts w:ascii="Consolas" w:hAnsi="Consolas" w:hint="eastAsia"/>
              </w:rPr>
              <w:t>如果取消勾选</w:t>
            </w:r>
            <w:r w:rsidRPr="004F624E">
              <w:rPr>
                <w:rFonts w:ascii="Consolas" w:hAnsi="Consolas" w:hint="eastAsia"/>
              </w:rPr>
              <w:t>【</w:t>
            </w:r>
            <w:r w:rsidRPr="004F624E">
              <w:rPr>
                <w:rFonts w:ascii="Consolas" w:hAnsi="Consolas" w:hint="eastAsia"/>
                <w:szCs w:val="21"/>
              </w:rPr>
              <w:t>仅应用于本场会议</w:t>
            </w:r>
            <w:r w:rsidRPr="004F624E">
              <w:rPr>
                <w:rFonts w:ascii="Consolas" w:hAnsi="Consolas" w:hint="eastAsia"/>
              </w:rPr>
              <w:t>】</w:t>
            </w:r>
            <w:r>
              <w:rPr>
                <w:rFonts w:ascii="Consolas" w:hAnsi="Consolas" w:hint="eastAsia"/>
              </w:rPr>
              <w:t>，则本次成功安排了会议后，今后再新安排会议时，</w:t>
            </w:r>
            <w:r w:rsidRPr="004F624E">
              <w:rPr>
                <w:rFonts w:ascii="Consolas" w:hAnsi="Consolas" w:hint="eastAsia"/>
              </w:rPr>
              <w:t>【</w:t>
            </w:r>
            <w:r w:rsidRPr="004F624E">
              <w:rPr>
                <w:rFonts w:ascii="Consolas" w:hAnsi="Consolas" w:hint="eastAsia"/>
                <w:szCs w:val="21"/>
              </w:rPr>
              <w:t>仅应用于本场会议</w:t>
            </w:r>
            <w:r w:rsidRPr="004F624E">
              <w:rPr>
                <w:rFonts w:ascii="Consolas" w:hAnsi="Consolas" w:hint="eastAsia"/>
              </w:rPr>
              <w:t>】</w:t>
            </w:r>
            <w:r>
              <w:rPr>
                <w:rFonts w:ascii="Consolas" w:hAnsi="Consolas" w:hint="eastAsia"/>
              </w:rPr>
              <w:t>这个选项将按照不勾选的状态出现。</w:t>
            </w:r>
          </w:p>
          <w:p w14:paraId="1DF2EE09" w14:textId="77777777" w:rsidR="00CD4D74" w:rsidRDefault="00CD4D74" w:rsidP="00CD4D74">
            <w:pPr>
              <w:pStyle w:val="srs"/>
              <w:numPr>
                <w:ilvl w:val="0"/>
                <w:numId w:val="97"/>
              </w:numPr>
              <w:rPr>
                <w:rFonts w:ascii="Consolas" w:hAnsi="Consolas"/>
              </w:rPr>
            </w:pPr>
            <w:r w:rsidRPr="004F624E">
              <w:rPr>
                <w:rFonts w:ascii="Consolas" w:hAnsi="Consolas" w:hint="eastAsia"/>
              </w:rPr>
              <w:t>用户如果改变了会议设置</w:t>
            </w:r>
            <w:r>
              <w:rPr>
                <w:rFonts w:ascii="Consolas" w:hAnsi="Consolas" w:hint="eastAsia"/>
              </w:rPr>
              <w:t>并成功安排了会议</w:t>
            </w:r>
            <w:r w:rsidRPr="004F624E">
              <w:rPr>
                <w:rFonts w:ascii="Consolas" w:hAnsi="Consolas" w:hint="eastAsia"/>
              </w:rPr>
              <w:t>，</w:t>
            </w:r>
            <w:r>
              <w:rPr>
                <w:rFonts w:ascii="Consolas" w:hAnsi="Consolas" w:hint="eastAsia"/>
              </w:rPr>
              <w:t>则今后在</w:t>
            </w:r>
            <w:r w:rsidRPr="004F624E">
              <w:rPr>
                <w:rFonts w:ascii="Consolas" w:hAnsi="Consolas" w:hint="eastAsia"/>
              </w:rPr>
              <w:t>通过历史会议查询出</w:t>
            </w:r>
            <w:r>
              <w:rPr>
                <w:rFonts w:ascii="Consolas" w:hAnsi="Consolas" w:hint="eastAsia"/>
              </w:rPr>
              <w:t>本场会议</w:t>
            </w:r>
            <w:r w:rsidRPr="004F624E">
              <w:rPr>
                <w:rFonts w:ascii="Consolas" w:hAnsi="Consolas" w:hint="eastAsia"/>
              </w:rPr>
              <w:t>后，</w:t>
            </w:r>
            <w:r>
              <w:rPr>
                <w:rFonts w:ascii="Consolas" w:hAnsi="Consolas" w:hint="eastAsia"/>
              </w:rPr>
              <w:t>会议</w:t>
            </w:r>
            <w:r w:rsidRPr="004F624E">
              <w:rPr>
                <w:rFonts w:ascii="Consolas" w:hAnsi="Consolas" w:hint="eastAsia"/>
              </w:rPr>
              <w:t>设置</w:t>
            </w:r>
            <w:r>
              <w:rPr>
                <w:rFonts w:ascii="Consolas" w:hAnsi="Consolas" w:hint="eastAsia"/>
              </w:rPr>
              <w:t>选项</w:t>
            </w:r>
            <w:r w:rsidRPr="004F624E">
              <w:rPr>
                <w:rFonts w:ascii="Consolas" w:hAnsi="Consolas" w:hint="eastAsia"/>
              </w:rPr>
              <w:t>也要一并恢复。</w:t>
            </w:r>
          </w:p>
          <w:p w14:paraId="26332B6A" w14:textId="77777777" w:rsidR="00CD4D74" w:rsidRDefault="00CD4D74" w:rsidP="00CD4D74">
            <w:pPr>
              <w:pStyle w:val="srs"/>
              <w:numPr>
                <w:ilvl w:val="0"/>
                <w:numId w:val="97"/>
              </w:numPr>
              <w:rPr>
                <w:ins w:id="345" w:author="Yu Xu" w:date="2013-07-10T15:39:00Z"/>
                <w:rFonts w:ascii="Consolas" w:hAnsi="Consolas"/>
              </w:rPr>
            </w:pPr>
            <w:r>
              <w:rPr>
                <w:rFonts w:ascii="Consolas" w:hAnsi="Consolas" w:hint="eastAsia"/>
              </w:rPr>
              <w:t>会议设置必须在成功安排了会议才真正生效。</w:t>
            </w:r>
          </w:p>
          <w:p w14:paraId="642ED537" w14:textId="77777777" w:rsidR="001002B7" w:rsidRDefault="001002B7" w:rsidP="00CD4D74">
            <w:pPr>
              <w:pStyle w:val="srs"/>
              <w:numPr>
                <w:ilvl w:val="0"/>
                <w:numId w:val="97"/>
              </w:numPr>
              <w:rPr>
                <w:ins w:id="346" w:author="Yu Xu" w:date="2013-07-10T15:39:00Z"/>
                <w:rFonts w:ascii="Consolas" w:hAnsi="Consolas"/>
              </w:rPr>
            </w:pPr>
            <w:ins w:id="347" w:author="Yu Xu" w:date="2013-07-10T15:39:00Z">
              <w:r w:rsidRPr="004F624E">
                <w:rPr>
                  <w:rFonts w:ascii="Consolas" w:hAnsi="Consolas" w:hint="eastAsia"/>
                </w:rPr>
                <w:lastRenderedPageBreak/>
                <w:t>【</w:t>
              </w:r>
              <w:r w:rsidRPr="004F624E">
                <w:rPr>
                  <w:rFonts w:ascii="Consolas" w:hAnsi="Consolas" w:hint="eastAsia"/>
                  <w:szCs w:val="21"/>
                </w:rPr>
                <w:t>仅应用于本场会议</w:t>
              </w:r>
              <w:r w:rsidRPr="004F624E">
                <w:rPr>
                  <w:rFonts w:ascii="Consolas" w:hAnsi="Consolas" w:hint="eastAsia"/>
                </w:rPr>
                <w:t>】</w:t>
              </w:r>
              <w:r>
                <w:rPr>
                  <w:rFonts w:ascii="Consolas" w:hAnsi="Consolas" w:hint="eastAsia"/>
                </w:rPr>
                <w:t>的</w:t>
              </w:r>
              <w:r>
                <w:rPr>
                  <w:rFonts w:ascii="Consolas" w:hAnsi="Consolas"/>
                </w:rPr>
                <w:t>勾选状态对安排会议的影响：</w:t>
              </w:r>
            </w:ins>
          </w:p>
          <w:p w14:paraId="56EF02CF" w14:textId="2E52AA1B" w:rsidR="001002B7" w:rsidRDefault="001002B7">
            <w:pPr>
              <w:pStyle w:val="srs"/>
              <w:numPr>
                <w:ilvl w:val="1"/>
                <w:numId w:val="97"/>
              </w:numPr>
              <w:rPr>
                <w:ins w:id="348" w:author="Yu Xu" w:date="2013-07-10T15:41:00Z"/>
                <w:rFonts w:ascii="Consolas" w:hAnsi="Consolas"/>
              </w:rPr>
              <w:pPrChange w:id="349" w:author="Yu Xu" w:date="2013-07-10T15:39:00Z">
                <w:pPr>
                  <w:pStyle w:val="srs"/>
                  <w:numPr>
                    <w:numId w:val="97"/>
                  </w:numPr>
                  <w:ind w:left="620" w:hanging="420"/>
                </w:pPr>
              </w:pPrChange>
            </w:pPr>
            <w:ins w:id="350" w:author="Yu Xu" w:date="2013-07-10T15:39:00Z">
              <w:r>
                <w:rPr>
                  <w:rFonts w:ascii="Consolas" w:hAnsi="Consolas" w:hint="eastAsia"/>
                </w:rPr>
                <w:t>如果在</w:t>
              </w:r>
              <w:r>
                <w:rPr>
                  <w:rFonts w:ascii="Consolas" w:hAnsi="Consolas"/>
                </w:rPr>
                <w:t>安排会议</w:t>
              </w:r>
              <w:r>
                <w:rPr>
                  <w:rFonts w:ascii="Consolas" w:hAnsi="Consolas" w:hint="eastAsia"/>
                </w:rPr>
                <w:t>时</w:t>
              </w:r>
              <w:r>
                <w:rPr>
                  <w:rFonts w:ascii="Consolas" w:hAnsi="Consolas"/>
                </w:rPr>
                <w:t>勾选了</w:t>
              </w:r>
              <w:r w:rsidRPr="004F624E">
                <w:rPr>
                  <w:rFonts w:ascii="Consolas" w:hAnsi="Consolas" w:hint="eastAsia"/>
                </w:rPr>
                <w:t>【</w:t>
              </w:r>
              <w:r w:rsidRPr="004F624E">
                <w:rPr>
                  <w:rFonts w:ascii="Consolas" w:hAnsi="Consolas" w:hint="eastAsia"/>
                  <w:szCs w:val="21"/>
                </w:rPr>
                <w:t>仅应用于本场会议</w:t>
              </w:r>
              <w:r w:rsidRPr="004F624E">
                <w:rPr>
                  <w:rFonts w:ascii="Consolas" w:hAnsi="Consolas" w:hint="eastAsia"/>
                </w:rPr>
                <w:t>】</w:t>
              </w:r>
              <w:r>
                <w:rPr>
                  <w:rFonts w:ascii="Consolas" w:hAnsi="Consolas" w:hint="eastAsia"/>
                </w:rPr>
                <w:t>，</w:t>
              </w:r>
              <w:r>
                <w:rPr>
                  <w:rFonts w:ascii="Consolas" w:hAnsi="Consolas"/>
                </w:rPr>
                <w:t>则在</w:t>
              </w:r>
            </w:ins>
            <w:ins w:id="351" w:author="Yu Xu" w:date="2013-07-10T15:40:00Z">
              <w:r>
                <w:rPr>
                  <w:rFonts w:ascii="Consolas" w:hAnsi="Consolas"/>
                </w:rPr>
                <w:t>该会议成功安排后，</w:t>
              </w:r>
            </w:ins>
            <w:ins w:id="352" w:author="Yu Xu" w:date="2013-07-10T15:42:00Z">
              <w:r>
                <w:rPr>
                  <w:rFonts w:ascii="Consolas" w:hAnsi="Consolas" w:hint="eastAsia"/>
                </w:rPr>
                <w:t>该</w:t>
              </w:r>
              <w:r>
                <w:rPr>
                  <w:rFonts w:ascii="Consolas" w:hAnsi="Consolas"/>
                </w:rPr>
                <w:t>会议的各个设置选项将只</w:t>
              </w:r>
            </w:ins>
            <w:ins w:id="353" w:author="Yu Xu" w:date="2013-07-10T15:43:00Z">
              <w:r>
                <w:rPr>
                  <w:rFonts w:ascii="Consolas" w:hAnsi="Consolas"/>
                </w:rPr>
                <w:t>影响该会议。</w:t>
              </w:r>
            </w:ins>
            <w:ins w:id="354" w:author="Yu Xu" w:date="2013-07-10T15:40:00Z">
              <w:r>
                <w:rPr>
                  <w:rFonts w:ascii="Consolas" w:hAnsi="Consolas"/>
                </w:rPr>
                <w:t>通过编辑、重新召开、历史会议</w:t>
              </w:r>
            </w:ins>
            <w:ins w:id="355" w:author="Yu Xu" w:date="2013-07-10T15:43:00Z">
              <w:r>
                <w:rPr>
                  <w:rFonts w:ascii="Consolas" w:hAnsi="Consolas" w:hint="eastAsia"/>
                </w:rPr>
                <w:t>等</w:t>
              </w:r>
              <w:r>
                <w:rPr>
                  <w:rFonts w:ascii="Consolas" w:hAnsi="Consolas"/>
                </w:rPr>
                <w:t>操作</w:t>
              </w:r>
              <w:r>
                <w:rPr>
                  <w:rFonts w:ascii="Consolas" w:hAnsi="Consolas" w:hint="eastAsia"/>
                </w:rPr>
                <w:t>入口</w:t>
              </w:r>
            </w:ins>
            <w:ins w:id="356" w:author="Yu Xu" w:date="2013-07-10T15:40:00Z">
              <w:r>
                <w:rPr>
                  <w:rFonts w:ascii="Consolas" w:hAnsi="Consolas"/>
                </w:rPr>
                <w:t>再次打开此会议，</w:t>
              </w:r>
              <w:r w:rsidRPr="004F624E">
                <w:rPr>
                  <w:rFonts w:ascii="Consolas" w:hAnsi="Consolas" w:hint="eastAsia"/>
                </w:rPr>
                <w:t>【</w:t>
              </w:r>
              <w:r w:rsidRPr="004F624E">
                <w:rPr>
                  <w:rFonts w:ascii="Consolas" w:hAnsi="Consolas" w:hint="eastAsia"/>
                  <w:szCs w:val="21"/>
                </w:rPr>
                <w:t>仅应用于本场会议</w:t>
              </w:r>
              <w:r w:rsidRPr="004F624E">
                <w:rPr>
                  <w:rFonts w:ascii="Consolas" w:hAnsi="Consolas" w:hint="eastAsia"/>
                </w:rPr>
                <w:t>】</w:t>
              </w:r>
              <w:r>
                <w:rPr>
                  <w:rFonts w:ascii="Consolas" w:hAnsi="Consolas" w:hint="eastAsia"/>
                </w:rPr>
                <w:t>这个</w:t>
              </w:r>
              <w:r>
                <w:rPr>
                  <w:rFonts w:ascii="Consolas" w:hAnsi="Consolas"/>
                </w:rPr>
                <w:t>选项仍然</w:t>
              </w:r>
              <w:r>
                <w:rPr>
                  <w:rFonts w:ascii="Consolas" w:hAnsi="Consolas" w:hint="eastAsia"/>
                </w:rPr>
                <w:t>处于</w:t>
              </w:r>
              <w:r>
                <w:rPr>
                  <w:rFonts w:ascii="Consolas" w:hAnsi="Consolas"/>
                </w:rPr>
                <w:t>勾选状态，且上面的几个会议设置选项的勾选状态也维持安排会议时的。</w:t>
              </w:r>
            </w:ins>
            <w:ins w:id="357" w:author="Yu Xu" w:date="2013-07-10T15:43:00Z">
              <w:r>
                <w:rPr>
                  <w:rFonts w:ascii="Consolas" w:hAnsi="Consolas" w:hint="eastAsia"/>
                </w:rPr>
                <w:t>而</w:t>
              </w:r>
              <w:r>
                <w:rPr>
                  <w:rFonts w:ascii="Consolas" w:hAnsi="Consolas"/>
                </w:rPr>
                <w:t>通过</w:t>
              </w:r>
              <w:r>
                <w:rPr>
                  <w:rFonts w:ascii="Consolas" w:hAnsi="Consolas" w:hint="eastAsia"/>
                </w:rPr>
                <w:t>直接邀请</w:t>
              </w:r>
              <w:r>
                <w:rPr>
                  <w:rFonts w:ascii="Consolas" w:hAnsi="Consolas"/>
                </w:rPr>
                <w:t>、表格导入方式新建会议</w:t>
              </w:r>
              <w:r>
                <w:rPr>
                  <w:rFonts w:ascii="Consolas" w:hAnsi="Consolas" w:hint="eastAsia"/>
                </w:rPr>
                <w:t>，</w:t>
              </w:r>
            </w:ins>
            <w:ins w:id="358" w:author="Yu Xu" w:date="2013-07-10T15:44:00Z">
              <w:r w:rsidRPr="004F624E">
                <w:rPr>
                  <w:rFonts w:ascii="Consolas" w:hAnsi="Consolas" w:hint="eastAsia"/>
                </w:rPr>
                <w:t>【</w:t>
              </w:r>
              <w:r w:rsidRPr="004F624E">
                <w:rPr>
                  <w:rFonts w:ascii="Consolas" w:hAnsi="Consolas" w:hint="eastAsia"/>
                  <w:szCs w:val="21"/>
                </w:rPr>
                <w:t>仅应用于本场会议</w:t>
              </w:r>
              <w:r>
                <w:rPr>
                  <w:rFonts w:ascii="Consolas" w:hAnsi="Consolas" w:hint="eastAsia"/>
                </w:rPr>
                <w:t>】</w:t>
              </w:r>
              <w:r>
                <w:rPr>
                  <w:rFonts w:ascii="Consolas" w:hAnsi="Consolas"/>
                </w:rPr>
                <w:t>选项及其他会议设置选项的勾选状态，均依照</w:t>
              </w:r>
              <w:r>
                <w:rPr>
                  <w:rFonts w:ascii="Consolas" w:hAnsi="Consolas" w:hint="eastAsia"/>
                </w:rPr>
                <w:t>默认状态显示</w:t>
              </w:r>
              <w:r>
                <w:rPr>
                  <w:rFonts w:ascii="Consolas" w:hAnsi="Consolas"/>
                </w:rPr>
                <w:t>（前提是用户</w:t>
              </w:r>
              <w:r>
                <w:rPr>
                  <w:rFonts w:ascii="Consolas" w:hAnsi="Consolas" w:hint="eastAsia"/>
                </w:rPr>
                <w:t>未</w:t>
              </w:r>
            </w:ins>
            <w:ins w:id="359" w:author="Yu Xu" w:date="2013-07-10T15:45:00Z">
              <w:r>
                <w:rPr>
                  <w:rFonts w:ascii="Consolas" w:hAnsi="Consolas" w:hint="eastAsia"/>
                </w:rPr>
                <w:t>修改</w:t>
              </w:r>
              <w:r>
                <w:rPr>
                  <w:rFonts w:ascii="Consolas" w:hAnsi="Consolas"/>
                </w:rPr>
                <w:t>过会议默认设置）</w:t>
              </w:r>
            </w:ins>
          </w:p>
          <w:p w14:paraId="4B1684CA" w14:textId="77777777" w:rsidR="001002B7" w:rsidRDefault="00542C23">
            <w:pPr>
              <w:pStyle w:val="srs"/>
              <w:numPr>
                <w:ilvl w:val="1"/>
                <w:numId w:val="97"/>
              </w:numPr>
              <w:rPr>
                <w:ins w:id="360" w:author="Yu Xu" w:date="2013-07-18T17:50:00Z"/>
                <w:rFonts w:ascii="Consolas" w:hAnsi="Consolas"/>
              </w:rPr>
              <w:pPrChange w:id="361" w:author="Yu Xu" w:date="2013-07-10T15:39:00Z">
                <w:pPr>
                  <w:pStyle w:val="srs"/>
                  <w:numPr>
                    <w:numId w:val="97"/>
                  </w:numPr>
                  <w:ind w:left="620" w:hanging="420"/>
                </w:pPr>
              </w:pPrChange>
            </w:pPr>
            <w:ins w:id="362" w:author="Yu Xu" w:date="2013-07-10T15:45:00Z">
              <w:r>
                <w:rPr>
                  <w:rFonts w:ascii="Consolas" w:hAnsi="Consolas" w:hint="eastAsia"/>
                </w:rPr>
                <w:t>如果</w:t>
              </w:r>
              <w:r>
                <w:rPr>
                  <w:rFonts w:ascii="Consolas" w:hAnsi="Consolas"/>
                </w:rPr>
                <w:t>在安排会议</w:t>
              </w:r>
              <w:r>
                <w:rPr>
                  <w:rFonts w:ascii="Consolas" w:hAnsi="Consolas" w:hint="eastAsia"/>
                </w:rPr>
                <w:t>时</w:t>
              </w:r>
              <w:r>
                <w:rPr>
                  <w:rFonts w:ascii="Consolas" w:hAnsi="Consolas"/>
                </w:rPr>
                <w:t>没有勾选</w:t>
              </w:r>
              <w:r w:rsidRPr="004F624E">
                <w:rPr>
                  <w:rFonts w:ascii="Consolas" w:hAnsi="Consolas" w:hint="eastAsia"/>
                </w:rPr>
                <w:t>【</w:t>
              </w:r>
              <w:r w:rsidRPr="004F624E">
                <w:rPr>
                  <w:rFonts w:ascii="Consolas" w:hAnsi="Consolas" w:hint="eastAsia"/>
                  <w:szCs w:val="21"/>
                </w:rPr>
                <w:t>仅应用于本场会议</w:t>
              </w:r>
              <w:r w:rsidRPr="004F624E">
                <w:rPr>
                  <w:rFonts w:ascii="Consolas" w:hAnsi="Consolas" w:hint="eastAsia"/>
                </w:rPr>
                <w:t>】</w:t>
              </w:r>
              <w:r>
                <w:rPr>
                  <w:rFonts w:ascii="Consolas" w:hAnsi="Consolas" w:hint="eastAsia"/>
                </w:rPr>
                <w:t>，且</w:t>
              </w:r>
              <w:r>
                <w:rPr>
                  <w:rFonts w:ascii="Consolas" w:hAnsi="Consolas"/>
                </w:rPr>
                <w:t>修改</w:t>
              </w:r>
              <w:r>
                <w:rPr>
                  <w:rFonts w:ascii="Consolas" w:hAnsi="Consolas" w:hint="eastAsia"/>
                </w:rPr>
                <w:t>了</w:t>
              </w:r>
              <w:r>
                <w:rPr>
                  <w:rFonts w:ascii="Consolas" w:hAnsi="Consolas"/>
                </w:rPr>
                <w:t>其他会议设置选项的勾选状态（也可以不改），</w:t>
              </w:r>
            </w:ins>
            <w:ins w:id="363" w:author="Yu Xu" w:date="2013-07-10T15:46:00Z">
              <w:r>
                <w:rPr>
                  <w:rFonts w:ascii="Consolas" w:hAnsi="Consolas" w:hint="eastAsia"/>
                </w:rPr>
                <w:t>在</w:t>
              </w:r>
              <w:r>
                <w:rPr>
                  <w:rFonts w:ascii="Consolas" w:hAnsi="Consolas"/>
                </w:rPr>
                <w:t>成功安排会议后，则等同于用户</w:t>
              </w:r>
              <w:r>
                <w:rPr>
                  <w:rFonts w:ascii="Consolas" w:hAnsi="Consolas" w:hint="eastAsia"/>
                </w:rPr>
                <w:t>修改</w:t>
              </w:r>
              <w:r>
                <w:rPr>
                  <w:rFonts w:ascii="Consolas" w:hAnsi="Consolas"/>
                </w:rPr>
                <w:t>了其未来所有新建会议的会议设置选项默认值。因此，通过直接邀请、表格导入方式再安排会议</w:t>
              </w:r>
            </w:ins>
            <w:ins w:id="364" w:author="Yu Xu" w:date="2013-07-10T15:47:00Z">
              <w:r>
                <w:rPr>
                  <w:rFonts w:ascii="Consolas" w:hAnsi="Consolas" w:hint="eastAsia"/>
                </w:rPr>
                <w:t>时</w:t>
              </w:r>
              <w:r>
                <w:rPr>
                  <w:rFonts w:ascii="Consolas" w:hAnsi="Consolas"/>
                </w:rPr>
                <w:t>，新建</w:t>
              </w:r>
              <w:r>
                <w:rPr>
                  <w:rFonts w:ascii="Consolas" w:hAnsi="Consolas" w:hint="eastAsia"/>
                </w:rPr>
                <w:t>会议</w:t>
              </w:r>
              <w:r>
                <w:rPr>
                  <w:rFonts w:ascii="Consolas" w:hAnsi="Consolas"/>
                </w:rPr>
                <w:t>的会议设置选项</w:t>
              </w:r>
            </w:ins>
            <w:ins w:id="365" w:author="Yu Xu" w:date="2013-07-10T15:49:00Z">
              <w:r w:rsidR="009E1508">
                <w:rPr>
                  <w:rFonts w:ascii="Consolas" w:hAnsi="Consolas" w:hint="eastAsia"/>
                </w:rPr>
                <w:t>的</w:t>
              </w:r>
              <w:r w:rsidR="009E1508">
                <w:rPr>
                  <w:rFonts w:ascii="Consolas" w:hAnsi="Consolas"/>
                </w:rPr>
                <w:t>勾选状态</w:t>
              </w:r>
            </w:ins>
            <w:ins w:id="366" w:author="Yu Xu" w:date="2013-07-10T15:47:00Z">
              <w:r>
                <w:rPr>
                  <w:rFonts w:ascii="Consolas" w:hAnsi="Consolas"/>
                </w:rPr>
                <w:t>则默认显示当前最新的默认</w:t>
              </w:r>
            </w:ins>
            <w:ins w:id="367" w:author="Yu Xu" w:date="2013-07-10T15:55:00Z">
              <w:r w:rsidR="00AD6E2E">
                <w:rPr>
                  <w:rFonts w:ascii="Consolas" w:hAnsi="Consolas" w:hint="eastAsia"/>
                </w:rPr>
                <w:t>值</w:t>
              </w:r>
            </w:ins>
            <w:ins w:id="368" w:author="Yu Xu" w:date="2013-07-10T15:47:00Z">
              <w:r>
                <w:rPr>
                  <w:rFonts w:ascii="Consolas" w:hAnsi="Consolas"/>
                </w:rPr>
                <w:t>。</w:t>
              </w:r>
            </w:ins>
          </w:p>
          <w:p w14:paraId="0BA29628" w14:textId="34A53CC9" w:rsidR="00F26867" w:rsidRPr="004F624E" w:rsidRDefault="00F26867">
            <w:pPr>
              <w:pStyle w:val="srs"/>
              <w:numPr>
                <w:ilvl w:val="0"/>
                <w:numId w:val="97"/>
              </w:numPr>
              <w:rPr>
                <w:rFonts w:ascii="Consolas" w:hAnsi="Consolas"/>
              </w:rPr>
            </w:pPr>
            <w:ins w:id="369" w:author="Yu Xu" w:date="2013-07-18T17:50:00Z">
              <w:r>
                <w:rPr>
                  <w:rFonts w:ascii="Consolas" w:hAnsi="Consolas" w:hint="eastAsia"/>
                </w:rPr>
                <w:t>如果</w:t>
              </w:r>
              <w:r>
                <w:rPr>
                  <w:rFonts w:ascii="Consolas" w:hAnsi="Consolas"/>
                </w:rPr>
                <w:t>勾选了【</w:t>
              </w:r>
              <w:r w:rsidRPr="00F26867">
                <w:rPr>
                  <w:rFonts w:ascii="Consolas" w:hAnsi="Consolas" w:hint="eastAsia"/>
                </w:rPr>
                <w:t>允许参会人自我解除静音</w:t>
              </w:r>
            </w:ins>
            <w:ins w:id="370" w:author="Yu Xu" w:date="2013-07-18T17:51:00Z">
              <w:r>
                <w:rPr>
                  <w:rFonts w:ascii="Consolas" w:hAnsi="Consolas" w:hint="eastAsia"/>
                </w:rPr>
                <w:t>】，</w:t>
              </w:r>
              <w:r>
                <w:rPr>
                  <w:rFonts w:ascii="Consolas" w:hAnsi="Consolas"/>
                </w:rPr>
                <w:t>则在本场会议中，主持人执行全体静音，或对参会人单独执行了静音，则参会人都可以执行解除自我静音。</w:t>
              </w:r>
            </w:ins>
          </w:p>
        </w:tc>
      </w:tr>
      <w:tr w:rsidR="00CD4D74" w:rsidRPr="004F624E" w14:paraId="56B5CA33" w14:textId="77777777" w:rsidTr="00D22F5E">
        <w:tc>
          <w:tcPr>
            <w:tcW w:w="2235" w:type="dxa"/>
            <w:shd w:val="clear" w:color="auto" w:fill="auto"/>
          </w:tcPr>
          <w:p w14:paraId="4BB25985" w14:textId="77777777" w:rsidR="00CD4D74" w:rsidRPr="004F624E" w:rsidRDefault="00CD4D74" w:rsidP="00D22F5E">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142125DA" w14:textId="77777777" w:rsidR="00CD4D74" w:rsidRPr="004F624E" w:rsidRDefault="00CD4D74" w:rsidP="00D22F5E">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CD4D74" w:rsidRPr="004F624E" w14:paraId="5BF9CB28" w14:textId="77777777" w:rsidTr="00D22F5E">
        <w:tc>
          <w:tcPr>
            <w:tcW w:w="2235" w:type="dxa"/>
            <w:shd w:val="clear" w:color="auto" w:fill="auto"/>
          </w:tcPr>
          <w:p w14:paraId="171AF49A" w14:textId="77777777" w:rsidR="00CD4D74" w:rsidRPr="004F624E" w:rsidRDefault="00CD4D74" w:rsidP="00D22F5E">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002664E8" w14:textId="77777777" w:rsidR="00CD4D74" w:rsidRPr="004F624E" w:rsidRDefault="00CD4D74" w:rsidP="00D22F5E">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CD4D74" w:rsidRPr="004F624E" w14:paraId="39E92BF0" w14:textId="77777777" w:rsidTr="00D22F5E">
        <w:tc>
          <w:tcPr>
            <w:tcW w:w="2235" w:type="dxa"/>
            <w:shd w:val="clear" w:color="auto" w:fill="auto"/>
          </w:tcPr>
          <w:p w14:paraId="18F3A430" w14:textId="77777777" w:rsidR="00CD4D74" w:rsidRPr="004F624E" w:rsidRDefault="00CD4D74" w:rsidP="00D22F5E">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55EE8174" w14:textId="77777777" w:rsidR="00CD4D74" w:rsidRPr="004F624E" w:rsidRDefault="00CD4D74" w:rsidP="00D22F5E">
            <w:pPr>
              <w:pStyle w:val="a4"/>
              <w:spacing w:after="72"/>
              <w:ind w:firstLineChars="0" w:firstLine="0"/>
              <w:rPr>
                <w:rFonts w:ascii="Consolas" w:hAnsi="Consolas"/>
                <w:sz w:val="21"/>
                <w:szCs w:val="21"/>
              </w:rPr>
            </w:pPr>
            <w:r w:rsidRPr="004F624E">
              <w:rPr>
                <w:rFonts w:ascii="Consolas" w:hAnsi="Consolas" w:hint="eastAsia"/>
                <w:sz w:val="21"/>
                <w:szCs w:val="21"/>
              </w:rPr>
              <w:t>N/A</w:t>
            </w:r>
          </w:p>
        </w:tc>
      </w:tr>
      <w:bookmarkEnd w:id="344"/>
    </w:tbl>
    <w:p w14:paraId="41476623" w14:textId="77777777" w:rsidR="00CD4D74" w:rsidRDefault="00CD4D74" w:rsidP="00CD4D74">
      <w:pPr>
        <w:pStyle w:val="a4"/>
        <w:spacing w:after="72"/>
        <w:ind w:firstLineChars="0" w:firstLine="0"/>
      </w:pPr>
    </w:p>
    <w:p w14:paraId="6B261F49" w14:textId="77777777" w:rsidR="00CD4D74" w:rsidRDefault="00685A7A" w:rsidP="00CD4D74">
      <w:pPr>
        <w:pStyle w:val="30"/>
        <w:numPr>
          <w:ilvl w:val="2"/>
          <w:numId w:val="14"/>
        </w:numPr>
        <w:rPr>
          <w:rFonts w:ascii="Consolas" w:hAnsi="Consolas"/>
        </w:rPr>
      </w:pPr>
      <w:r>
        <w:rPr>
          <w:rFonts w:ascii="Consolas" w:hAnsi="Consolas" w:hint="eastAsia"/>
        </w:rPr>
        <w:t>允许参会人共享视频</w:t>
      </w:r>
      <w:r w:rsidR="007E5FB0">
        <w:rPr>
          <w:rFonts w:ascii="Consolas" w:hAnsi="Consolas" w:hint="eastAsia"/>
        </w:rPr>
        <w:t>权限</w:t>
      </w:r>
    </w:p>
    <w:p w14:paraId="308B13CE" w14:textId="77777777" w:rsidR="00B95A6A" w:rsidRDefault="00B95A6A" w:rsidP="00B95A6A"/>
    <w:p w14:paraId="6283890B" w14:textId="77777777" w:rsidR="00B95A6A" w:rsidRDefault="00B95A6A" w:rsidP="00B95A6A">
      <w:r>
        <w:rPr>
          <w:rFonts w:hint="eastAsia"/>
        </w:rPr>
        <w:t>以下是视频共享和观看的规则：</w:t>
      </w:r>
    </w:p>
    <w:p w14:paraId="6B2D6893" w14:textId="77777777" w:rsidR="00B95A6A" w:rsidRPr="00B95A6A" w:rsidRDefault="00B95A6A" w:rsidP="00B95A6A"/>
    <w:p w14:paraId="4811B9BA" w14:textId="77777777" w:rsidR="00B95A6A" w:rsidRDefault="00B95A6A" w:rsidP="00B95A6A">
      <w:pPr>
        <w:pStyle w:val="aff5"/>
        <w:widowControl/>
        <w:numPr>
          <w:ilvl w:val="0"/>
          <w:numId w:val="237"/>
        </w:numPr>
        <w:ind w:firstLineChars="0"/>
      </w:pPr>
      <w:r>
        <w:rPr>
          <w:rFonts w:ascii="宋体" w:hAnsi="宋体" w:hint="eastAsia"/>
        </w:rPr>
        <w:t>与会者列表的视频图标是否可见（不论是否勾选允许共享）</w:t>
      </w:r>
    </w:p>
    <w:tbl>
      <w:tblPr>
        <w:tblW w:w="8102" w:type="dxa"/>
        <w:tblInd w:w="420" w:type="dxa"/>
        <w:tblCellMar>
          <w:left w:w="0" w:type="dxa"/>
          <w:right w:w="0" w:type="dxa"/>
        </w:tblCellMar>
        <w:tblLook w:val="04A0" w:firstRow="1" w:lastRow="0" w:firstColumn="1" w:lastColumn="0" w:noHBand="0" w:noVBand="1"/>
      </w:tblPr>
      <w:tblGrid>
        <w:gridCol w:w="1880"/>
        <w:gridCol w:w="1636"/>
        <w:gridCol w:w="4586"/>
      </w:tblGrid>
      <w:tr w:rsidR="00B95A6A" w14:paraId="5E229170" w14:textId="77777777" w:rsidTr="00D22F5E">
        <w:tc>
          <w:tcPr>
            <w:tcW w:w="1880" w:type="dxa"/>
            <w:vMerge w:val="restar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6B0EE4D1" w14:textId="77777777" w:rsidR="00B95A6A" w:rsidRDefault="00B95A6A" w:rsidP="00D22F5E">
            <w:pPr>
              <w:jc w:val="center"/>
              <w:rPr>
                <w:rFonts w:ascii="Calibri" w:hAnsi="Calibri" w:cs="宋体"/>
                <w:szCs w:val="21"/>
              </w:rPr>
            </w:pPr>
            <w:r>
              <w:rPr>
                <w:rFonts w:ascii="宋体" w:hAnsi="宋体" w:hint="eastAsia"/>
              </w:rPr>
              <w:t>大方数</w:t>
            </w:r>
          </w:p>
        </w:tc>
        <w:tc>
          <w:tcPr>
            <w:tcW w:w="163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356D145F" w14:textId="77777777" w:rsidR="00B95A6A" w:rsidRDefault="00B95A6A" w:rsidP="00D22F5E">
            <w:pPr>
              <w:rPr>
                <w:rFonts w:ascii="Calibri" w:hAnsi="Calibri" w:cs="宋体"/>
                <w:szCs w:val="21"/>
              </w:rPr>
            </w:pPr>
            <w:r>
              <w:rPr>
                <w:rFonts w:ascii="宋体" w:hAnsi="宋体" w:hint="eastAsia"/>
              </w:rPr>
              <w:t>主持人</w:t>
            </w:r>
          </w:p>
        </w:tc>
        <w:tc>
          <w:tcPr>
            <w:tcW w:w="458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34B35076" w14:textId="77777777" w:rsidR="00B95A6A" w:rsidRDefault="00B95A6A" w:rsidP="00D22F5E">
            <w:pPr>
              <w:rPr>
                <w:rFonts w:ascii="Calibri" w:hAnsi="Calibri" w:cs="宋体"/>
                <w:szCs w:val="21"/>
              </w:rPr>
            </w:pPr>
            <w:r>
              <w:rPr>
                <w:rFonts w:ascii="宋体" w:hAnsi="宋体" w:hint="eastAsia"/>
              </w:rPr>
              <w:t>可以看到会议中所有已经共享的视频图标</w:t>
            </w:r>
          </w:p>
        </w:tc>
      </w:tr>
      <w:tr w:rsidR="00B95A6A" w14:paraId="4C3232C0" w14:textId="77777777" w:rsidTr="00D22F5E">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255F8" w14:textId="77777777" w:rsidR="00B95A6A" w:rsidRDefault="00B95A6A" w:rsidP="00D22F5E">
            <w:pPr>
              <w:jc w:val="left"/>
              <w:rPr>
                <w:rFonts w:ascii="Calibri" w:hAnsi="Calibri" w:cs="宋体"/>
                <w:szCs w:val="21"/>
              </w:rPr>
            </w:pPr>
          </w:p>
        </w:tc>
        <w:tc>
          <w:tcPr>
            <w:tcW w:w="1636" w:type="dxa"/>
            <w:tcBorders>
              <w:top w:val="nil"/>
              <w:left w:val="nil"/>
              <w:bottom w:val="single" w:sz="8" w:space="0" w:color="000000"/>
              <w:right w:val="single" w:sz="8" w:space="0" w:color="000000"/>
            </w:tcBorders>
            <w:tcMar>
              <w:top w:w="0" w:type="dxa"/>
              <w:left w:w="108" w:type="dxa"/>
              <w:bottom w:w="0" w:type="dxa"/>
              <w:right w:w="108" w:type="dxa"/>
            </w:tcMar>
            <w:hideMark/>
          </w:tcPr>
          <w:p w14:paraId="7918F497" w14:textId="77777777" w:rsidR="00B95A6A" w:rsidRDefault="00B95A6A" w:rsidP="00D22F5E">
            <w:pPr>
              <w:rPr>
                <w:rFonts w:ascii="Calibri" w:hAnsi="Calibri" w:cs="宋体"/>
                <w:szCs w:val="21"/>
              </w:rPr>
            </w:pPr>
            <w:r>
              <w:rPr>
                <w:rFonts w:ascii="宋体" w:hAnsi="宋体" w:hint="eastAsia"/>
              </w:rPr>
              <w:t>非主持人的其它参会人</w:t>
            </w:r>
          </w:p>
        </w:tc>
        <w:tc>
          <w:tcPr>
            <w:tcW w:w="4586" w:type="dxa"/>
            <w:tcBorders>
              <w:top w:val="nil"/>
              <w:left w:val="nil"/>
              <w:bottom w:val="single" w:sz="8" w:space="0" w:color="000000"/>
              <w:right w:val="single" w:sz="8" w:space="0" w:color="000000"/>
            </w:tcBorders>
            <w:tcMar>
              <w:top w:w="0" w:type="dxa"/>
              <w:left w:w="108" w:type="dxa"/>
              <w:bottom w:w="0" w:type="dxa"/>
              <w:right w:w="108" w:type="dxa"/>
            </w:tcMar>
            <w:hideMark/>
          </w:tcPr>
          <w:p w14:paraId="4D6C3B77" w14:textId="77777777" w:rsidR="00B95A6A" w:rsidRDefault="00B95A6A" w:rsidP="00D22F5E">
            <w:pPr>
              <w:rPr>
                <w:rFonts w:ascii="Calibri" w:hAnsi="Calibri" w:cs="宋体"/>
                <w:szCs w:val="21"/>
              </w:rPr>
            </w:pPr>
            <w:r>
              <w:rPr>
                <w:rFonts w:ascii="宋体" w:hAnsi="宋体" w:hint="eastAsia"/>
              </w:rPr>
              <w:t>只能看到自己、主持人和主讲人的视频图标（自己有摄像头，主持人和主讲人已共享），由于身份合一，所以可能是</w:t>
            </w:r>
            <w:r>
              <w:t>1</w:t>
            </w:r>
            <w:r>
              <w:rPr>
                <w:rFonts w:ascii="宋体" w:hAnsi="宋体" w:hint="eastAsia"/>
              </w:rPr>
              <w:t>个、</w:t>
            </w:r>
            <w:r>
              <w:t>2</w:t>
            </w:r>
            <w:r>
              <w:rPr>
                <w:rFonts w:ascii="宋体" w:hAnsi="宋体" w:hint="eastAsia"/>
              </w:rPr>
              <w:t>个或者</w:t>
            </w:r>
            <w:r>
              <w:t>3</w:t>
            </w:r>
            <w:r>
              <w:rPr>
                <w:rFonts w:ascii="宋体" w:hAnsi="宋体" w:hint="eastAsia"/>
              </w:rPr>
              <w:t>个图标</w:t>
            </w:r>
          </w:p>
        </w:tc>
      </w:tr>
      <w:tr w:rsidR="00B95A6A" w14:paraId="20004B3D" w14:textId="77777777" w:rsidTr="00D22F5E">
        <w:tc>
          <w:tcPr>
            <w:tcW w:w="188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D1C684" w14:textId="77777777" w:rsidR="00B95A6A" w:rsidRDefault="00B95A6A" w:rsidP="00D22F5E">
            <w:pPr>
              <w:jc w:val="center"/>
              <w:rPr>
                <w:rFonts w:ascii="Calibri" w:hAnsi="Calibri" w:cs="宋体"/>
                <w:szCs w:val="21"/>
              </w:rPr>
            </w:pPr>
            <w:r>
              <w:rPr>
                <w:rFonts w:ascii="宋体" w:hAnsi="宋体" w:hint="eastAsia"/>
              </w:rPr>
              <w:t>小方数</w:t>
            </w:r>
          </w:p>
        </w:tc>
        <w:tc>
          <w:tcPr>
            <w:tcW w:w="1636" w:type="dxa"/>
            <w:tcBorders>
              <w:top w:val="nil"/>
              <w:left w:val="nil"/>
              <w:bottom w:val="single" w:sz="8" w:space="0" w:color="000000"/>
              <w:right w:val="single" w:sz="8" w:space="0" w:color="000000"/>
            </w:tcBorders>
            <w:tcMar>
              <w:top w:w="0" w:type="dxa"/>
              <w:left w:w="108" w:type="dxa"/>
              <w:bottom w:w="0" w:type="dxa"/>
              <w:right w:w="108" w:type="dxa"/>
            </w:tcMar>
            <w:hideMark/>
          </w:tcPr>
          <w:p w14:paraId="56B99CD4" w14:textId="77777777" w:rsidR="00B95A6A" w:rsidRDefault="00B95A6A" w:rsidP="00D22F5E">
            <w:pPr>
              <w:rPr>
                <w:rFonts w:ascii="Calibri" w:hAnsi="Calibri" w:cs="宋体"/>
                <w:szCs w:val="21"/>
              </w:rPr>
            </w:pPr>
            <w:r>
              <w:rPr>
                <w:rFonts w:ascii="宋体" w:hAnsi="宋体" w:hint="eastAsia"/>
              </w:rPr>
              <w:t>所有人</w:t>
            </w:r>
          </w:p>
        </w:tc>
        <w:tc>
          <w:tcPr>
            <w:tcW w:w="4586" w:type="dxa"/>
            <w:tcBorders>
              <w:top w:val="nil"/>
              <w:left w:val="nil"/>
              <w:bottom w:val="single" w:sz="8" w:space="0" w:color="000000"/>
              <w:right w:val="single" w:sz="8" w:space="0" w:color="000000"/>
            </w:tcBorders>
            <w:tcMar>
              <w:top w:w="0" w:type="dxa"/>
              <w:left w:w="108" w:type="dxa"/>
              <w:bottom w:w="0" w:type="dxa"/>
              <w:right w:w="108" w:type="dxa"/>
            </w:tcMar>
            <w:hideMark/>
          </w:tcPr>
          <w:p w14:paraId="29C259EB" w14:textId="77777777" w:rsidR="00B95A6A" w:rsidRDefault="00B95A6A" w:rsidP="00D22F5E">
            <w:pPr>
              <w:rPr>
                <w:rFonts w:ascii="Calibri" w:hAnsi="Calibri" w:cs="宋体"/>
                <w:szCs w:val="21"/>
              </w:rPr>
            </w:pPr>
            <w:r>
              <w:rPr>
                <w:rFonts w:ascii="宋体" w:hAnsi="宋体" w:hint="eastAsia"/>
              </w:rPr>
              <w:t>可以看到会议中所有已经共享的视频图标</w:t>
            </w:r>
          </w:p>
        </w:tc>
      </w:tr>
    </w:tbl>
    <w:p w14:paraId="465325D9" w14:textId="77777777" w:rsidR="00B95A6A" w:rsidRDefault="00B95A6A" w:rsidP="00B95A6A">
      <w:pPr>
        <w:pStyle w:val="aff5"/>
        <w:widowControl/>
        <w:numPr>
          <w:ilvl w:val="0"/>
          <w:numId w:val="237"/>
        </w:numPr>
        <w:ind w:firstLineChars="0"/>
        <w:rPr>
          <w:rFonts w:ascii="Calibri" w:hAnsi="Calibri"/>
          <w:szCs w:val="21"/>
        </w:rPr>
      </w:pPr>
      <w:r>
        <w:rPr>
          <w:rFonts w:ascii="宋体" w:hAnsi="宋体" w:hint="eastAsia"/>
        </w:rPr>
        <w:t>云会者列表的视频图标是否可点击</w:t>
      </w:r>
    </w:p>
    <w:tbl>
      <w:tblPr>
        <w:tblW w:w="0" w:type="auto"/>
        <w:tblInd w:w="420" w:type="dxa"/>
        <w:tblCellMar>
          <w:left w:w="0" w:type="dxa"/>
          <w:right w:w="0" w:type="dxa"/>
        </w:tblCellMar>
        <w:tblLook w:val="04A0" w:firstRow="1" w:lastRow="0" w:firstColumn="1" w:lastColumn="0" w:noHBand="0" w:noVBand="1"/>
      </w:tblPr>
      <w:tblGrid>
        <w:gridCol w:w="2025"/>
        <w:gridCol w:w="2025"/>
        <w:gridCol w:w="4052"/>
      </w:tblGrid>
      <w:tr w:rsidR="00B95A6A" w14:paraId="4C780D85" w14:textId="77777777" w:rsidTr="00D22F5E">
        <w:tc>
          <w:tcPr>
            <w:tcW w:w="2025" w:type="dxa"/>
            <w:vMerge w:val="restar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EDFC2A1" w14:textId="77777777" w:rsidR="00B95A6A" w:rsidRDefault="00B95A6A" w:rsidP="00D22F5E">
            <w:pPr>
              <w:pStyle w:val="aff5"/>
            </w:pPr>
            <w:r>
              <w:rPr>
                <w:rFonts w:ascii="宋体" w:hAnsi="宋体" w:hint="eastAsia"/>
              </w:rPr>
              <w:t>点击自己的视频图标</w:t>
            </w:r>
          </w:p>
        </w:tc>
        <w:tc>
          <w:tcPr>
            <w:tcW w:w="2025"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693AA1A8" w14:textId="77777777" w:rsidR="00B95A6A" w:rsidRDefault="00B95A6A" w:rsidP="00D22F5E">
            <w:pPr>
              <w:pStyle w:val="aff5"/>
            </w:pPr>
            <w:r>
              <w:rPr>
                <w:rFonts w:ascii="宋体" w:hAnsi="宋体" w:hint="eastAsia"/>
              </w:rPr>
              <w:t>已勾选允许共享</w:t>
            </w:r>
          </w:p>
        </w:tc>
        <w:tc>
          <w:tcPr>
            <w:tcW w:w="4052"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09589DF3" w14:textId="77777777" w:rsidR="00B95A6A" w:rsidRDefault="00B95A6A" w:rsidP="00D22F5E">
            <w:pPr>
              <w:pStyle w:val="aff5"/>
              <w:rPr>
                <w:rFonts w:ascii="Calibri" w:hAnsi="Calibri" w:cs="宋体"/>
                <w:szCs w:val="21"/>
              </w:rPr>
            </w:pPr>
            <w:r>
              <w:t>1</w:t>
            </w:r>
            <w:r>
              <w:rPr>
                <w:rFonts w:ascii="宋体" w:hAnsi="宋体" w:hint="eastAsia"/>
              </w:rPr>
              <w:t>、监控时不能关闭共享（可共享）</w:t>
            </w:r>
          </w:p>
          <w:p w14:paraId="27B026AE" w14:textId="77777777" w:rsidR="00B95A6A" w:rsidRDefault="00B95A6A" w:rsidP="00D22F5E">
            <w:pPr>
              <w:pStyle w:val="aff5"/>
            </w:pPr>
            <w:r>
              <w:t>2</w:t>
            </w:r>
            <w:r>
              <w:rPr>
                <w:rFonts w:ascii="宋体" w:hAnsi="宋体" w:hint="eastAsia"/>
              </w:rPr>
              <w:t>、点名时并且自己未签到不能关闭共享（可共享）</w:t>
            </w:r>
          </w:p>
          <w:p w14:paraId="2BC8ABEA" w14:textId="77777777" w:rsidR="00B95A6A" w:rsidRDefault="00B95A6A" w:rsidP="00D22F5E">
            <w:pPr>
              <w:pStyle w:val="aff5"/>
            </w:pPr>
            <w:r>
              <w:t>3</w:t>
            </w:r>
            <w:r>
              <w:rPr>
                <w:rFonts w:ascii="宋体" w:hAnsi="宋体" w:hint="eastAsia"/>
              </w:rPr>
              <w:t>、其他情况可以共享</w:t>
            </w:r>
            <w:r>
              <w:t>/</w:t>
            </w:r>
            <w:r>
              <w:rPr>
                <w:rFonts w:ascii="宋体" w:hAnsi="宋体" w:hint="eastAsia"/>
              </w:rPr>
              <w:t>关闭共享</w:t>
            </w:r>
          </w:p>
        </w:tc>
      </w:tr>
      <w:tr w:rsidR="00B95A6A" w14:paraId="44421601" w14:textId="77777777" w:rsidTr="00D22F5E">
        <w:trPr>
          <w:trHeight w:val="63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AB752B" w14:textId="77777777" w:rsidR="00B95A6A" w:rsidRDefault="00B95A6A" w:rsidP="00D22F5E">
            <w:pPr>
              <w:jc w:val="left"/>
              <w:rPr>
                <w:rFonts w:ascii="Calibri" w:hAnsi="Calibri" w:cs="宋体"/>
                <w:szCs w:val="21"/>
              </w:rPr>
            </w:pPr>
          </w:p>
        </w:tc>
        <w:tc>
          <w:tcPr>
            <w:tcW w:w="2025" w:type="dxa"/>
            <w:tcBorders>
              <w:top w:val="nil"/>
              <w:left w:val="nil"/>
              <w:bottom w:val="single" w:sz="8" w:space="0" w:color="000000"/>
              <w:right w:val="single" w:sz="8" w:space="0" w:color="000000"/>
            </w:tcBorders>
            <w:tcMar>
              <w:top w:w="0" w:type="dxa"/>
              <w:left w:w="108" w:type="dxa"/>
              <w:bottom w:w="0" w:type="dxa"/>
              <w:right w:w="108" w:type="dxa"/>
            </w:tcMar>
            <w:hideMark/>
          </w:tcPr>
          <w:p w14:paraId="30BAC1E6" w14:textId="77777777" w:rsidR="00B95A6A" w:rsidRDefault="00B95A6A" w:rsidP="00D22F5E">
            <w:pPr>
              <w:pStyle w:val="aff5"/>
            </w:pPr>
            <w:r>
              <w:rPr>
                <w:rFonts w:ascii="宋体" w:hAnsi="宋体" w:hint="eastAsia"/>
              </w:rPr>
              <w:t>未勾选允许共享</w:t>
            </w:r>
          </w:p>
        </w:tc>
        <w:tc>
          <w:tcPr>
            <w:tcW w:w="4052" w:type="dxa"/>
            <w:tcBorders>
              <w:top w:val="nil"/>
              <w:left w:val="nil"/>
              <w:bottom w:val="single" w:sz="8" w:space="0" w:color="000000"/>
              <w:right w:val="single" w:sz="8" w:space="0" w:color="000000"/>
            </w:tcBorders>
            <w:tcMar>
              <w:top w:w="0" w:type="dxa"/>
              <w:left w:w="108" w:type="dxa"/>
              <w:bottom w:w="0" w:type="dxa"/>
              <w:right w:w="108" w:type="dxa"/>
            </w:tcMar>
            <w:hideMark/>
          </w:tcPr>
          <w:p w14:paraId="07AD4EC7" w14:textId="77777777" w:rsidR="00B95A6A" w:rsidRDefault="00B95A6A" w:rsidP="00D22F5E">
            <w:pPr>
              <w:pStyle w:val="aff5"/>
              <w:rPr>
                <w:rFonts w:ascii="Calibri" w:hAnsi="Calibri" w:cs="宋体"/>
                <w:szCs w:val="21"/>
              </w:rPr>
            </w:pPr>
            <w:r>
              <w:t>1</w:t>
            </w:r>
            <w:r>
              <w:rPr>
                <w:rFonts w:ascii="宋体" w:hAnsi="宋体" w:hint="eastAsia"/>
              </w:rPr>
              <w:t>、监控时不能关闭共享（可共享）</w:t>
            </w:r>
          </w:p>
          <w:p w14:paraId="1EB3E0F1" w14:textId="77777777" w:rsidR="00B95A6A" w:rsidRDefault="00B95A6A" w:rsidP="00D22F5E">
            <w:pPr>
              <w:pStyle w:val="aff5"/>
            </w:pPr>
            <w:r>
              <w:t>2</w:t>
            </w:r>
            <w:r>
              <w:rPr>
                <w:rFonts w:ascii="宋体" w:hAnsi="宋体" w:hint="eastAsia"/>
              </w:rPr>
              <w:t>、点名时并且自己未签到不能关闭共享（可共享）</w:t>
            </w:r>
          </w:p>
          <w:p w14:paraId="75C93D50" w14:textId="77777777" w:rsidR="00B95A6A" w:rsidRDefault="00B95A6A" w:rsidP="00D22F5E">
            <w:pPr>
              <w:pStyle w:val="aff5"/>
            </w:pPr>
            <w:r>
              <w:t>3</w:t>
            </w:r>
            <w:r>
              <w:rPr>
                <w:rFonts w:ascii="宋体" w:hAnsi="宋体" w:hint="eastAsia"/>
              </w:rPr>
              <w:t>、其他情况不可以共享</w:t>
            </w:r>
            <w:r>
              <w:t>/</w:t>
            </w:r>
            <w:r>
              <w:rPr>
                <w:rFonts w:ascii="宋体" w:hAnsi="宋体" w:hint="eastAsia"/>
              </w:rPr>
              <w:t>关闭共享</w:t>
            </w:r>
          </w:p>
        </w:tc>
      </w:tr>
      <w:tr w:rsidR="00B95A6A" w14:paraId="177E4A00" w14:textId="77777777" w:rsidTr="00D22F5E">
        <w:trPr>
          <w:trHeight w:val="158"/>
        </w:trPr>
        <w:tc>
          <w:tcPr>
            <w:tcW w:w="2025" w:type="dxa"/>
            <w:vMerge w:val="restar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6530C97" w14:textId="77777777" w:rsidR="00B95A6A" w:rsidRDefault="00B95A6A" w:rsidP="00D22F5E">
            <w:pPr>
              <w:pStyle w:val="aff5"/>
            </w:pPr>
            <w:r>
              <w:rPr>
                <w:rFonts w:ascii="宋体" w:hAnsi="宋体" w:hint="eastAsia"/>
              </w:rPr>
              <w:t>点击其他参会人的视频图标</w:t>
            </w:r>
          </w:p>
        </w:tc>
        <w:tc>
          <w:tcPr>
            <w:tcW w:w="2025" w:type="dxa"/>
            <w:tcBorders>
              <w:top w:val="nil"/>
              <w:left w:val="nil"/>
              <w:bottom w:val="single" w:sz="8" w:space="0" w:color="000000"/>
              <w:right w:val="single" w:sz="8" w:space="0" w:color="000000"/>
            </w:tcBorders>
            <w:tcMar>
              <w:top w:w="0" w:type="dxa"/>
              <w:left w:w="108" w:type="dxa"/>
              <w:bottom w:w="0" w:type="dxa"/>
              <w:right w:w="108" w:type="dxa"/>
            </w:tcMar>
            <w:hideMark/>
          </w:tcPr>
          <w:p w14:paraId="2B16C9BC" w14:textId="77777777" w:rsidR="00B95A6A" w:rsidRDefault="00B95A6A" w:rsidP="00D22F5E">
            <w:pPr>
              <w:rPr>
                <w:rFonts w:ascii="Calibri" w:hAnsi="Calibri" w:cs="宋体"/>
                <w:szCs w:val="21"/>
              </w:rPr>
            </w:pPr>
            <w:r>
              <w:rPr>
                <w:rFonts w:ascii="宋体" w:hAnsi="宋体" w:hint="eastAsia"/>
              </w:rPr>
              <w:t>小方会议（无论是否勾选允许共享）</w:t>
            </w:r>
          </w:p>
        </w:tc>
        <w:tc>
          <w:tcPr>
            <w:tcW w:w="4052" w:type="dxa"/>
            <w:tcBorders>
              <w:top w:val="nil"/>
              <w:left w:val="nil"/>
              <w:bottom w:val="single" w:sz="8" w:space="0" w:color="000000"/>
              <w:right w:val="single" w:sz="8" w:space="0" w:color="000000"/>
            </w:tcBorders>
            <w:tcMar>
              <w:top w:w="0" w:type="dxa"/>
              <w:left w:w="108" w:type="dxa"/>
              <w:bottom w:w="0" w:type="dxa"/>
              <w:right w:w="108" w:type="dxa"/>
            </w:tcMar>
            <w:hideMark/>
          </w:tcPr>
          <w:p w14:paraId="2445F2B6" w14:textId="77777777" w:rsidR="00B95A6A" w:rsidRDefault="00B95A6A" w:rsidP="00D22F5E">
            <w:pPr>
              <w:pStyle w:val="aff5"/>
              <w:rPr>
                <w:rFonts w:ascii="Calibri" w:hAnsi="Calibri" w:cs="宋体"/>
                <w:szCs w:val="21"/>
              </w:rPr>
            </w:pPr>
            <w:r>
              <w:rPr>
                <w:rFonts w:ascii="宋体" w:hAnsi="宋体" w:hint="eastAsia"/>
              </w:rPr>
              <w:t>可观看、取消观看其他参会人（非主讲人）的视频</w:t>
            </w:r>
          </w:p>
          <w:p w14:paraId="2A7CF98C" w14:textId="77777777" w:rsidR="00B95A6A" w:rsidRDefault="00B95A6A" w:rsidP="00D22F5E">
            <w:pPr>
              <w:pStyle w:val="aff5"/>
              <w:rPr>
                <w:highlight w:val="yellow"/>
              </w:rPr>
            </w:pPr>
            <w:r>
              <w:rPr>
                <w:rFonts w:ascii="宋体" w:hAnsi="宋体" w:hint="eastAsia"/>
                <w:highlight w:val="yellow"/>
              </w:rPr>
              <w:t>（不允许共享时视频视图是否依然采用自由模式？也就是自己可以打开、关闭视频窗口。会出现打开窗口，窗口中显示在与会者列表中添加视频，但此时他又不能点击自己的视频图标，好像有点矛盾）</w:t>
            </w:r>
          </w:p>
        </w:tc>
      </w:tr>
      <w:tr w:rsidR="00B95A6A" w14:paraId="07A8AF59" w14:textId="77777777" w:rsidTr="00D22F5E">
        <w:trPr>
          <w:trHeight w:val="157"/>
        </w:trPr>
        <w:tc>
          <w:tcPr>
            <w:tcW w:w="0" w:type="auto"/>
            <w:vMerge/>
            <w:tcBorders>
              <w:top w:val="nil"/>
              <w:left w:val="single" w:sz="8" w:space="0" w:color="000000"/>
              <w:bottom w:val="single" w:sz="8" w:space="0" w:color="000000"/>
              <w:right w:val="single" w:sz="8" w:space="0" w:color="000000"/>
            </w:tcBorders>
            <w:vAlign w:val="center"/>
            <w:hideMark/>
          </w:tcPr>
          <w:p w14:paraId="62E9A92E" w14:textId="77777777" w:rsidR="00B95A6A" w:rsidRDefault="00B95A6A" w:rsidP="00D22F5E">
            <w:pPr>
              <w:jc w:val="left"/>
              <w:rPr>
                <w:rFonts w:ascii="Calibri" w:hAnsi="Calibri" w:cs="宋体"/>
                <w:szCs w:val="21"/>
              </w:rPr>
            </w:pPr>
          </w:p>
        </w:tc>
        <w:tc>
          <w:tcPr>
            <w:tcW w:w="2025" w:type="dxa"/>
            <w:tcBorders>
              <w:top w:val="nil"/>
              <w:left w:val="nil"/>
              <w:bottom w:val="single" w:sz="8" w:space="0" w:color="000000"/>
              <w:right w:val="single" w:sz="8" w:space="0" w:color="000000"/>
            </w:tcBorders>
            <w:tcMar>
              <w:top w:w="0" w:type="dxa"/>
              <w:left w:w="108" w:type="dxa"/>
              <w:bottom w:w="0" w:type="dxa"/>
              <w:right w:w="108" w:type="dxa"/>
            </w:tcMar>
            <w:hideMark/>
          </w:tcPr>
          <w:p w14:paraId="390C38FB" w14:textId="77777777" w:rsidR="00B95A6A" w:rsidRDefault="00B95A6A" w:rsidP="00D22F5E">
            <w:pPr>
              <w:rPr>
                <w:rFonts w:ascii="Calibri" w:hAnsi="Calibri" w:cs="宋体"/>
                <w:szCs w:val="21"/>
              </w:rPr>
            </w:pPr>
            <w:r>
              <w:rPr>
                <w:rFonts w:ascii="宋体" w:hAnsi="宋体" w:hint="eastAsia"/>
              </w:rPr>
              <w:t>大方会议</w:t>
            </w:r>
          </w:p>
        </w:tc>
        <w:tc>
          <w:tcPr>
            <w:tcW w:w="4052" w:type="dxa"/>
            <w:tcBorders>
              <w:top w:val="nil"/>
              <w:left w:val="nil"/>
              <w:bottom w:val="single" w:sz="8" w:space="0" w:color="000000"/>
              <w:right w:val="single" w:sz="8" w:space="0" w:color="000000"/>
            </w:tcBorders>
            <w:tcMar>
              <w:top w:w="0" w:type="dxa"/>
              <w:left w:w="108" w:type="dxa"/>
              <w:bottom w:w="0" w:type="dxa"/>
              <w:right w:w="108" w:type="dxa"/>
            </w:tcMar>
            <w:hideMark/>
          </w:tcPr>
          <w:p w14:paraId="24F2C4E9" w14:textId="77777777" w:rsidR="00B95A6A" w:rsidRDefault="00B95A6A" w:rsidP="00D22F5E">
            <w:pPr>
              <w:pStyle w:val="aff5"/>
              <w:rPr>
                <w:rFonts w:ascii="Calibri" w:hAnsi="Calibri" w:cs="宋体"/>
                <w:szCs w:val="21"/>
              </w:rPr>
            </w:pPr>
            <w:r>
              <w:rPr>
                <w:rFonts w:ascii="宋体" w:hAnsi="宋体" w:hint="eastAsia"/>
              </w:rPr>
              <w:t>只有主持人可以替换非主讲人的另一路视频</w:t>
            </w:r>
          </w:p>
          <w:p w14:paraId="1078DC50" w14:textId="77777777" w:rsidR="00B95A6A" w:rsidRDefault="00B95A6A" w:rsidP="00D22F5E">
            <w:pPr>
              <w:pStyle w:val="aff5"/>
            </w:pPr>
            <w:r>
              <w:rPr>
                <w:rFonts w:ascii="宋体" w:hAnsi="宋体" w:hint="eastAsia"/>
              </w:rPr>
              <w:t>参会人看不到其他参会人的视频图标，所以没有此操作</w:t>
            </w:r>
          </w:p>
        </w:tc>
      </w:tr>
    </w:tbl>
    <w:p w14:paraId="6D5BAB57" w14:textId="77777777" w:rsidR="00B95A6A" w:rsidRDefault="00B95A6A" w:rsidP="00B95A6A">
      <w:pPr>
        <w:pStyle w:val="aff5"/>
        <w:ind w:left="420"/>
        <w:rPr>
          <w:rFonts w:ascii="Calibri" w:hAnsi="Calibri"/>
          <w:szCs w:val="21"/>
        </w:rPr>
      </w:pPr>
    </w:p>
    <w:p w14:paraId="70C929C7" w14:textId="77777777" w:rsidR="00B95A6A" w:rsidRDefault="00B95A6A" w:rsidP="00B95A6A">
      <w:pPr>
        <w:pStyle w:val="aff5"/>
        <w:widowControl/>
        <w:numPr>
          <w:ilvl w:val="0"/>
          <w:numId w:val="237"/>
        </w:numPr>
        <w:ind w:firstLineChars="0"/>
      </w:pPr>
      <w:r>
        <w:rPr>
          <w:rFonts w:ascii="宋体" w:hAnsi="宋体" w:hint="eastAsia"/>
        </w:rPr>
        <w:t>举手发言时点击视频图标影响的是视频窗口的视频添加</w:t>
      </w:r>
      <w:r>
        <w:t>/</w:t>
      </w:r>
      <w:r>
        <w:rPr>
          <w:rFonts w:ascii="宋体" w:hAnsi="宋体" w:hint="eastAsia"/>
        </w:rPr>
        <w:t>删除，并不影响举手发言的两路焦点视频</w:t>
      </w:r>
    </w:p>
    <w:p w14:paraId="7054BD30" w14:textId="77777777" w:rsidR="00B95A6A" w:rsidRDefault="00B95A6A" w:rsidP="00B95A6A">
      <w:pPr>
        <w:pStyle w:val="aff5"/>
        <w:ind w:left="420"/>
      </w:pPr>
    </w:p>
    <w:p w14:paraId="7DEACB0D" w14:textId="77777777" w:rsidR="00B95A6A" w:rsidRDefault="00B95A6A" w:rsidP="00B95A6A">
      <w:pPr>
        <w:pStyle w:val="aff5"/>
        <w:widowControl/>
        <w:numPr>
          <w:ilvl w:val="0"/>
          <w:numId w:val="237"/>
        </w:numPr>
        <w:ind w:firstLineChars="0"/>
      </w:pPr>
      <w:r>
        <w:rPr>
          <w:rFonts w:ascii="宋体" w:hAnsi="宋体" w:hint="eastAsia"/>
        </w:rPr>
        <w:t>监控窗口中的视频包含会议中所有已经共享的视频，不能添加、删除（第</w:t>
      </w:r>
      <w:r>
        <w:t>1</w:t>
      </w:r>
      <w:r>
        <w:rPr>
          <w:rFonts w:ascii="宋体" w:hAnsi="宋体" w:hint="eastAsia"/>
        </w:rPr>
        <w:t>个窗口中观看时则从监控窗口删除，不观看时再添加到监控窗口）</w:t>
      </w:r>
    </w:p>
    <w:p w14:paraId="337CB23A" w14:textId="77777777" w:rsidR="00B95A6A" w:rsidRDefault="00B95A6A" w:rsidP="00B95A6A">
      <w:pPr>
        <w:pStyle w:val="aff5"/>
      </w:pPr>
    </w:p>
    <w:p w14:paraId="51CE2254" w14:textId="77777777" w:rsidR="00B95A6A" w:rsidRDefault="00B95A6A" w:rsidP="00B95A6A">
      <w:pPr>
        <w:pStyle w:val="aff5"/>
        <w:widowControl/>
        <w:numPr>
          <w:ilvl w:val="0"/>
          <w:numId w:val="237"/>
        </w:numPr>
        <w:spacing w:after="72"/>
        <w:ind w:firstLineChars="0"/>
      </w:pPr>
      <w:r>
        <w:rPr>
          <w:rFonts w:ascii="宋体" w:hAnsi="宋体" w:hint="eastAsia"/>
        </w:rPr>
        <w:t>与会者列表中的视频图标状态表示的是视频窗口的视频状态，点击时控制的也只是视频窗口的视频添加和删除</w:t>
      </w:r>
    </w:p>
    <w:p w14:paraId="6C07C063" w14:textId="77777777" w:rsidR="00685A7A" w:rsidRPr="00B95A6A" w:rsidRDefault="00685A7A" w:rsidP="00685A7A">
      <w:pPr>
        <w:pStyle w:val="a4"/>
        <w:spacing w:after="72"/>
        <w:ind w:firstLine="480"/>
      </w:pPr>
    </w:p>
    <w:p w14:paraId="006C87EF" w14:textId="77777777" w:rsidR="00CD4D74" w:rsidRPr="00CD4D74" w:rsidRDefault="00CD4D74" w:rsidP="00CD4D74">
      <w:pPr>
        <w:pStyle w:val="a4"/>
        <w:spacing w:after="72"/>
        <w:ind w:firstLine="480"/>
      </w:pPr>
    </w:p>
    <w:p w14:paraId="5EA799F0" w14:textId="77777777" w:rsidR="00CD4D74" w:rsidRPr="00CD4D74" w:rsidRDefault="00CD4D74" w:rsidP="00CD4D74">
      <w:pPr>
        <w:pStyle w:val="a4"/>
        <w:spacing w:after="72"/>
        <w:ind w:firstLine="480"/>
      </w:pPr>
    </w:p>
    <w:p w14:paraId="5EC97C48" w14:textId="77777777" w:rsidR="00CD4D74" w:rsidRDefault="00CD4D74" w:rsidP="00CD4D74">
      <w:pPr>
        <w:pStyle w:val="a4"/>
        <w:spacing w:after="72"/>
        <w:ind w:firstLine="480"/>
      </w:pPr>
    </w:p>
    <w:p w14:paraId="72B1B144" w14:textId="77777777" w:rsidR="00CD4D74" w:rsidRDefault="00CD4D74" w:rsidP="00CD4D74">
      <w:pPr>
        <w:pStyle w:val="a4"/>
        <w:spacing w:after="72"/>
        <w:ind w:firstLine="480"/>
      </w:pPr>
    </w:p>
    <w:p w14:paraId="25EA791D" w14:textId="77777777" w:rsidR="00CD4D74" w:rsidRDefault="00CD4D74" w:rsidP="00CD4D74">
      <w:pPr>
        <w:pStyle w:val="a4"/>
        <w:spacing w:after="72"/>
        <w:ind w:firstLine="480"/>
      </w:pPr>
    </w:p>
    <w:p w14:paraId="2F35074E" w14:textId="77777777" w:rsidR="00CD4D74" w:rsidRDefault="00CD4D74" w:rsidP="00CD4D74">
      <w:pPr>
        <w:pStyle w:val="a4"/>
        <w:spacing w:after="72"/>
        <w:ind w:firstLine="480"/>
      </w:pPr>
    </w:p>
    <w:p w14:paraId="206616E7" w14:textId="77777777" w:rsidR="00CD4D74" w:rsidRDefault="00CD4D74" w:rsidP="00CD4D74">
      <w:pPr>
        <w:pStyle w:val="a4"/>
        <w:spacing w:after="72"/>
        <w:ind w:firstLine="480"/>
      </w:pPr>
    </w:p>
    <w:p w14:paraId="07894E0C" w14:textId="77777777" w:rsidR="00CD4D74" w:rsidRPr="00CD4D74" w:rsidRDefault="00CD4D74" w:rsidP="00CD4D74">
      <w:pPr>
        <w:pStyle w:val="a4"/>
        <w:spacing w:after="72"/>
        <w:ind w:firstLine="480"/>
      </w:pPr>
    </w:p>
    <w:p w14:paraId="3983E9B1" w14:textId="77777777" w:rsidR="007C3605" w:rsidRPr="004F624E" w:rsidRDefault="007C3605" w:rsidP="007C3605">
      <w:pPr>
        <w:pStyle w:val="1"/>
        <w:spacing w:before="48" w:after="48"/>
        <w:rPr>
          <w:rFonts w:ascii="Consolas" w:hAnsi="Consolas"/>
          <w:color w:val="000000"/>
        </w:rPr>
      </w:pPr>
      <w:bookmarkStart w:id="371" w:name="_会议列表"/>
      <w:bookmarkStart w:id="372" w:name="_Ref352323385"/>
      <w:bookmarkStart w:id="373" w:name="_Toc355341013"/>
      <w:bookmarkEnd w:id="371"/>
      <w:r w:rsidRPr="004F624E">
        <w:rPr>
          <w:rFonts w:ascii="Consolas" w:hAnsi="Consolas" w:hint="eastAsia"/>
          <w:color w:val="000000"/>
        </w:rPr>
        <w:lastRenderedPageBreak/>
        <w:t>会议列表</w:t>
      </w:r>
      <w:bookmarkEnd w:id="372"/>
      <w:bookmarkEnd w:id="373"/>
    </w:p>
    <w:p w14:paraId="14A90225" w14:textId="77777777" w:rsidR="00485B4D" w:rsidRPr="004F624E" w:rsidRDefault="005E1044" w:rsidP="00485B4D">
      <w:pPr>
        <w:pStyle w:val="a4"/>
        <w:spacing w:after="72"/>
        <w:ind w:firstLineChars="0" w:firstLine="0"/>
        <w:rPr>
          <w:rFonts w:ascii="Consolas" w:hAnsi="Consolas"/>
        </w:rPr>
      </w:pPr>
      <w:r>
        <w:rPr>
          <w:rFonts w:ascii="Consolas" w:hAnsi="Consolas"/>
          <w:noProof/>
        </w:rPr>
        <w:drawing>
          <wp:inline distT="0" distB="0" distL="0" distR="0" wp14:anchorId="1D2D51F8" wp14:editId="6EAE4B3E">
            <wp:extent cx="5638800" cy="524482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5244823"/>
                    </a:xfrm>
                    <a:prstGeom prst="rect">
                      <a:avLst/>
                    </a:prstGeom>
                    <a:noFill/>
                    <a:ln>
                      <a:noFill/>
                    </a:ln>
                  </pic:spPr>
                </pic:pic>
              </a:graphicData>
            </a:graphic>
          </wp:inline>
        </w:drawing>
      </w:r>
    </w:p>
    <w:p w14:paraId="32C40CED" w14:textId="77777777" w:rsidR="00382032" w:rsidRPr="004F624E" w:rsidRDefault="00382032" w:rsidP="00AB3F99">
      <w:pPr>
        <w:pStyle w:val="a4"/>
        <w:spacing w:after="72"/>
        <w:ind w:firstLineChars="0" w:firstLine="0"/>
        <w:rPr>
          <w:rFonts w:ascii="Consolas" w:hAnsi="Consolas"/>
          <w:caps/>
          <w:sz w:val="21"/>
          <w:szCs w:val="21"/>
        </w:rPr>
      </w:pPr>
      <w:r>
        <w:rPr>
          <w:rFonts w:ascii="Consolas" w:hAnsi="Consolas" w:hint="eastAsia"/>
          <w:caps/>
          <w:sz w:val="21"/>
          <w:szCs w:val="21"/>
        </w:rPr>
        <w:t>会议列表中包含了此账号对应的所有会议，包括自己安排的会议，和受邀参加的别人安排的会议。</w:t>
      </w:r>
    </w:p>
    <w:p w14:paraId="26309E84" w14:textId="77777777" w:rsidR="00420970" w:rsidRPr="004F624E" w:rsidRDefault="00420970" w:rsidP="00CD4D74">
      <w:pPr>
        <w:pStyle w:val="aff5"/>
        <w:keepNext/>
        <w:widowControl/>
        <w:numPr>
          <w:ilvl w:val="0"/>
          <w:numId w:val="14"/>
        </w:numPr>
        <w:spacing w:beforeLines="20" w:before="48" w:afterLines="20" w:after="48" w:line="360" w:lineRule="auto"/>
        <w:ind w:right="210" w:firstLineChars="0"/>
        <w:outlineLvl w:val="1"/>
        <w:rPr>
          <w:rFonts w:ascii="Consolas" w:hAnsi="Consolas"/>
          <w:b/>
          <w:bCs/>
          <w:vanish/>
          <w:sz w:val="32"/>
          <w:szCs w:val="32"/>
        </w:rPr>
      </w:pPr>
      <w:bookmarkStart w:id="374" w:name="_Toc353187004"/>
      <w:bookmarkStart w:id="375" w:name="_Toc353187482"/>
      <w:bookmarkStart w:id="376" w:name="_Toc353194938"/>
      <w:bookmarkStart w:id="377" w:name="_Toc353401368"/>
      <w:bookmarkStart w:id="378" w:name="_Toc353401493"/>
      <w:bookmarkStart w:id="379" w:name="_Toc353804838"/>
      <w:bookmarkStart w:id="380" w:name="_Toc354567210"/>
      <w:bookmarkStart w:id="381" w:name="_Toc354669720"/>
      <w:bookmarkStart w:id="382" w:name="_Toc354857263"/>
      <w:bookmarkStart w:id="383" w:name="_Toc354938249"/>
      <w:bookmarkStart w:id="384" w:name="_Toc355341014"/>
      <w:bookmarkEnd w:id="374"/>
      <w:bookmarkEnd w:id="375"/>
      <w:bookmarkEnd w:id="376"/>
      <w:bookmarkEnd w:id="377"/>
      <w:bookmarkEnd w:id="378"/>
      <w:bookmarkEnd w:id="379"/>
      <w:bookmarkEnd w:id="380"/>
      <w:bookmarkEnd w:id="381"/>
      <w:bookmarkEnd w:id="382"/>
      <w:bookmarkEnd w:id="383"/>
      <w:bookmarkEnd w:id="384"/>
    </w:p>
    <w:p w14:paraId="323DED32" w14:textId="77777777" w:rsidR="00DA4C17" w:rsidRPr="004F624E" w:rsidRDefault="00DA4C17" w:rsidP="00EB0FE1">
      <w:pPr>
        <w:pStyle w:val="2"/>
        <w:numPr>
          <w:ilvl w:val="1"/>
          <w:numId w:val="14"/>
        </w:numPr>
        <w:spacing w:before="48" w:after="48" w:line="360" w:lineRule="auto"/>
        <w:ind w:right="210"/>
        <w:rPr>
          <w:rFonts w:ascii="Consolas" w:hAnsi="Consolas"/>
        </w:rPr>
      </w:pPr>
      <w:bookmarkStart w:id="385" w:name="_Toc355341015"/>
      <w:r w:rsidRPr="004F624E">
        <w:rPr>
          <w:rFonts w:ascii="Consolas" w:hAnsi="Consolas" w:hint="eastAsia"/>
        </w:rPr>
        <w:t>查看会议信息</w:t>
      </w:r>
      <w:bookmarkEnd w:id="385"/>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DA4C17" w:rsidRPr="004F624E" w14:paraId="24F7C296" w14:textId="77777777" w:rsidTr="00AC24C3">
        <w:tc>
          <w:tcPr>
            <w:tcW w:w="2235" w:type="dxa"/>
            <w:shd w:val="clear" w:color="auto" w:fill="auto"/>
          </w:tcPr>
          <w:p w14:paraId="0CC15655" w14:textId="77777777" w:rsidR="00DA4C17" w:rsidRPr="004F624E" w:rsidRDefault="00DA4C17" w:rsidP="00AC24C3">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7019B313" w14:textId="77777777" w:rsidR="00DA4C17" w:rsidRPr="004F624E" w:rsidRDefault="00DA4C17"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查看会议信息</w:t>
            </w:r>
          </w:p>
        </w:tc>
      </w:tr>
      <w:tr w:rsidR="00DA4C17" w:rsidRPr="004F624E" w14:paraId="0B2DAE22" w14:textId="77777777" w:rsidTr="00AC24C3">
        <w:tc>
          <w:tcPr>
            <w:tcW w:w="2235" w:type="dxa"/>
            <w:shd w:val="clear" w:color="auto" w:fill="auto"/>
          </w:tcPr>
          <w:p w14:paraId="4FF0B082" w14:textId="77777777" w:rsidR="00DA4C17" w:rsidRPr="004F624E" w:rsidRDefault="00DA4C17" w:rsidP="00AC24C3">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5FB05805" w14:textId="77777777" w:rsidR="00DA4C17" w:rsidRPr="004F624E" w:rsidRDefault="00DA4C17"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MAX1.0_CLIENT_CONFLIST_SRS_001</w:t>
            </w:r>
          </w:p>
        </w:tc>
      </w:tr>
      <w:tr w:rsidR="00DA4C17" w:rsidRPr="004F624E" w14:paraId="7A9B6101" w14:textId="77777777" w:rsidTr="00AC24C3">
        <w:tc>
          <w:tcPr>
            <w:tcW w:w="2235" w:type="dxa"/>
            <w:shd w:val="clear" w:color="auto" w:fill="auto"/>
          </w:tcPr>
          <w:p w14:paraId="727DFA8E" w14:textId="77777777" w:rsidR="00DA4C17" w:rsidRPr="004F624E" w:rsidRDefault="00DA4C17" w:rsidP="00AC24C3">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6602203B" w14:textId="103F471B" w:rsidR="00DA4C17" w:rsidRPr="004F624E" w:rsidRDefault="00DA4C17" w:rsidP="00AC24C3">
            <w:pPr>
              <w:pStyle w:val="a4"/>
              <w:spacing w:after="72"/>
              <w:ind w:firstLineChars="0" w:firstLine="0"/>
              <w:rPr>
                <w:rFonts w:ascii="Consolas" w:hAnsi="Consolas"/>
                <w:caps/>
                <w:sz w:val="21"/>
                <w:szCs w:val="21"/>
              </w:rPr>
            </w:pPr>
            <w:del w:id="386" w:author="Yu Xu" w:date="2013-06-13T11:10:00Z">
              <w:r w:rsidRPr="004F624E" w:rsidDel="00AF6F30">
                <w:rPr>
                  <w:rFonts w:ascii="Consolas" w:hAnsi="Consolas" w:hint="eastAsia"/>
                  <w:caps/>
                  <w:sz w:val="21"/>
                  <w:szCs w:val="21"/>
                </w:rPr>
                <w:delText>主持人</w:delText>
              </w:r>
            </w:del>
            <w:ins w:id="387" w:author="Yu Xu" w:date="2013-06-13T11:10:00Z">
              <w:r w:rsidR="00AF6F30">
                <w:rPr>
                  <w:rFonts w:ascii="Consolas" w:hAnsi="Consolas" w:hint="eastAsia"/>
                  <w:caps/>
                  <w:sz w:val="21"/>
                  <w:szCs w:val="21"/>
                </w:rPr>
                <w:t>参会者</w:t>
              </w:r>
            </w:ins>
          </w:p>
        </w:tc>
      </w:tr>
      <w:tr w:rsidR="00DA4C17" w:rsidRPr="004F624E" w14:paraId="0C004C8D" w14:textId="77777777" w:rsidTr="00AC24C3">
        <w:tc>
          <w:tcPr>
            <w:tcW w:w="2235" w:type="dxa"/>
            <w:shd w:val="clear" w:color="auto" w:fill="auto"/>
          </w:tcPr>
          <w:p w14:paraId="35E560F2" w14:textId="77777777" w:rsidR="00DA4C17" w:rsidRPr="004F624E" w:rsidRDefault="00DA4C17" w:rsidP="00AC24C3">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3BC4E7E0" w14:textId="4541C160" w:rsidR="00DA4C17" w:rsidRPr="004F624E" w:rsidRDefault="00DA4C17" w:rsidP="00DA4C17">
            <w:pPr>
              <w:pStyle w:val="a4"/>
              <w:spacing w:after="72"/>
              <w:ind w:firstLineChars="0" w:firstLine="0"/>
              <w:rPr>
                <w:rFonts w:ascii="Consolas" w:hAnsi="Consolas"/>
                <w:caps/>
                <w:sz w:val="21"/>
                <w:szCs w:val="21"/>
              </w:rPr>
            </w:pPr>
            <w:del w:id="388" w:author="Yu Xu" w:date="2013-06-13T11:10:00Z">
              <w:r w:rsidRPr="004F624E" w:rsidDel="00AF6F30">
                <w:rPr>
                  <w:rFonts w:ascii="Consolas" w:hAnsi="Consolas" w:hint="eastAsia"/>
                  <w:caps/>
                  <w:sz w:val="21"/>
                  <w:szCs w:val="21"/>
                </w:rPr>
                <w:delText>主持人</w:delText>
              </w:r>
            </w:del>
            <w:ins w:id="389" w:author="Yu Xu" w:date="2013-06-13T11:10:00Z">
              <w:r w:rsidR="00AF6F30">
                <w:rPr>
                  <w:rFonts w:ascii="Consolas" w:hAnsi="Consolas" w:hint="eastAsia"/>
                  <w:caps/>
                  <w:sz w:val="21"/>
                  <w:szCs w:val="21"/>
                </w:rPr>
                <w:t>参会者</w:t>
              </w:r>
            </w:ins>
            <w:r w:rsidRPr="004F624E">
              <w:rPr>
                <w:rFonts w:ascii="Consolas" w:hAnsi="Consolas" w:hint="eastAsia"/>
                <w:caps/>
                <w:sz w:val="21"/>
                <w:szCs w:val="21"/>
              </w:rPr>
              <w:t>点击会议列表中某个会议项来查看该场会议的信息。</w:t>
            </w:r>
          </w:p>
        </w:tc>
      </w:tr>
      <w:tr w:rsidR="00DA4C17" w:rsidRPr="004F624E" w14:paraId="4F6A7885" w14:textId="77777777" w:rsidTr="00AC24C3">
        <w:tc>
          <w:tcPr>
            <w:tcW w:w="2235" w:type="dxa"/>
            <w:shd w:val="clear" w:color="auto" w:fill="auto"/>
          </w:tcPr>
          <w:p w14:paraId="02857E57" w14:textId="77777777" w:rsidR="00DA4C17" w:rsidRPr="004F624E" w:rsidRDefault="00DA4C17" w:rsidP="00AC24C3">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564C7D29" w14:textId="77777777" w:rsidR="00DA4C17" w:rsidRPr="004F624E" w:rsidRDefault="00DA4C17"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DA4C17" w:rsidRPr="004F624E" w14:paraId="75774C1F" w14:textId="77777777" w:rsidTr="00AC24C3">
        <w:tc>
          <w:tcPr>
            <w:tcW w:w="2235" w:type="dxa"/>
            <w:shd w:val="clear" w:color="auto" w:fill="auto"/>
          </w:tcPr>
          <w:p w14:paraId="429E6301" w14:textId="77777777" w:rsidR="00DA4C17" w:rsidRPr="004F624E" w:rsidRDefault="00DA4C17"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5148EB4A" w14:textId="77777777" w:rsidR="00DA4C17" w:rsidRPr="004F624E" w:rsidRDefault="00DA4C17"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至少存在一场已安排的当日会议。</w:t>
            </w:r>
          </w:p>
        </w:tc>
      </w:tr>
      <w:tr w:rsidR="00DA4C17" w:rsidRPr="004F624E" w14:paraId="1130DF87" w14:textId="77777777" w:rsidTr="00AC24C3">
        <w:tc>
          <w:tcPr>
            <w:tcW w:w="9096" w:type="dxa"/>
            <w:gridSpan w:val="2"/>
            <w:shd w:val="clear" w:color="auto" w:fill="auto"/>
          </w:tcPr>
          <w:p w14:paraId="7CB04415" w14:textId="77777777" w:rsidR="00DA4C17" w:rsidRPr="004F624E" w:rsidRDefault="00DA4C17" w:rsidP="00AC24C3">
            <w:pPr>
              <w:pStyle w:val="a4"/>
              <w:spacing w:after="72"/>
              <w:ind w:firstLineChars="0" w:firstLine="0"/>
              <w:rPr>
                <w:rFonts w:ascii="Consolas" w:hAnsi="Consolas"/>
                <w:sz w:val="21"/>
                <w:szCs w:val="21"/>
              </w:rPr>
            </w:pPr>
            <w:r w:rsidRPr="004F624E">
              <w:rPr>
                <w:rFonts w:ascii="Consolas" w:hAnsi="Consolas" w:hint="eastAsia"/>
                <w:b/>
                <w:sz w:val="21"/>
                <w:szCs w:val="21"/>
              </w:rPr>
              <w:lastRenderedPageBreak/>
              <w:t>主事件流程</w:t>
            </w:r>
          </w:p>
        </w:tc>
      </w:tr>
      <w:tr w:rsidR="00DA4C17" w:rsidRPr="004F624E" w14:paraId="29040B25" w14:textId="77777777" w:rsidTr="00AC24C3">
        <w:tc>
          <w:tcPr>
            <w:tcW w:w="9096" w:type="dxa"/>
            <w:gridSpan w:val="2"/>
            <w:shd w:val="clear" w:color="auto" w:fill="auto"/>
          </w:tcPr>
          <w:p w14:paraId="1AFC084D" w14:textId="1D92478C" w:rsidR="00DA4C17" w:rsidRPr="004F624E" w:rsidRDefault="00DA4C17" w:rsidP="00AC5C40">
            <w:pPr>
              <w:pStyle w:val="srs"/>
              <w:numPr>
                <w:ilvl w:val="0"/>
                <w:numId w:val="41"/>
              </w:numPr>
              <w:rPr>
                <w:rFonts w:ascii="Consolas" w:hAnsi="Consolas"/>
                <w:szCs w:val="21"/>
              </w:rPr>
            </w:pPr>
            <w:del w:id="390" w:author="Yu Xu" w:date="2013-06-13T11:10:00Z">
              <w:r w:rsidRPr="004F624E" w:rsidDel="00AF6F30">
                <w:rPr>
                  <w:rFonts w:ascii="Consolas" w:hAnsi="Consolas" w:hint="eastAsia"/>
                  <w:szCs w:val="21"/>
                </w:rPr>
                <w:delText>主持人</w:delText>
              </w:r>
            </w:del>
            <w:ins w:id="391" w:author="Yu Xu" w:date="2013-06-13T11:10:00Z">
              <w:r w:rsidR="00AF6F30">
                <w:rPr>
                  <w:rFonts w:ascii="Consolas" w:hAnsi="Consolas" w:hint="eastAsia"/>
                  <w:szCs w:val="21"/>
                </w:rPr>
                <w:t>参会者</w:t>
              </w:r>
            </w:ins>
            <w:r w:rsidRPr="004F624E">
              <w:rPr>
                <w:rFonts w:ascii="Consolas" w:hAnsi="Consolas" w:hint="eastAsia"/>
                <w:szCs w:val="21"/>
              </w:rPr>
              <w:t>点击会议列表中的某一场会议的主题文字，用例开始。</w:t>
            </w:r>
          </w:p>
          <w:p w14:paraId="51D725AC" w14:textId="77777777" w:rsidR="00DA4C17" w:rsidRPr="004F624E" w:rsidRDefault="00DA4C17" w:rsidP="00AC5C40">
            <w:pPr>
              <w:pStyle w:val="srs"/>
              <w:numPr>
                <w:ilvl w:val="0"/>
                <w:numId w:val="41"/>
              </w:numPr>
              <w:rPr>
                <w:rFonts w:ascii="Consolas" w:hAnsi="Consolas"/>
                <w:szCs w:val="21"/>
              </w:rPr>
            </w:pPr>
            <w:r w:rsidRPr="004F624E">
              <w:rPr>
                <w:rFonts w:ascii="Consolas" w:hAnsi="Consolas" w:hint="eastAsia"/>
                <w:szCs w:val="21"/>
              </w:rPr>
              <w:t>弹出会议信息窗口，窗口包含以下内容：</w:t>
            </w:r>
          </w:p>
          <w:p w14:paraId="45CD1E10" w14:textId="77777777" w:rsidR="00DA4C17" w:rsidRPr="004F624E" w:rsidRDefault="00DA4C17" w:rsidP="00AC5C40">
            <w:pPr>
              <w:pStyle w:val="srs"/>
              <w:numPr>
                <w:ilvl w:val="1"/>
                <w:numId w:val="41"/>
              </w:numPr>
              <w:rPr>
                <w:rFonts w:ascii="Consolas" w:hAnsi="Consolas"/>
                <w:szCs w:val="21"/>
              </w:rPr>
            </w:pPr>
            <w:r w:rsidRPr="004F624E">
              <w:rPr>
                <w:rFonts w:ascii="Consolas" w:hAnsi="Consolas" w:hint="eastAsia"/>
                <w:szCs w:val="21"/>
              </w:rPr>
              <w:t>主题</w:t>
            </w:r>
            <w:r w:rsidR="00812853">
              <w:rPr>
                <w:rFonts w:ascii="Consolas" w:hAnsi="Consolas" w:hint="eastAsia"/>
                <w:szCs w:val="21"/>
              </w:rPr>
              <w:t>（超过窗口最大显示宽度，多余部分显示</w:t>
            </w:r>
            <w:r w:rsidR="00812853">
              <w:rPr>
                <w:rFonts w:ascii="Consolas" w:hAnsi="Consolas"/>
                <w:szCs w:val="21"/>
              </w:rPr>
              <w:t>…</w:t>
            </w:r>
            <w:r w:rsidR="00812853">
              <w:rPr>
                <w:rFonts w:ascii="Consolas" w:hAnsi="Consolas" w:hint="eastAsia"/>
                <w:szCs w:val="21"/>
              </w:rPr>
              <w:t>）</w:t>
            </w:r>
          </w:p>
          <w:p w14:paraId="690718D6" w14:textId="77777777" w:rsidR="00DA4C17" w:rsidRPr="004F624E" w:rsidRDefault="00DA4C17" w:rsidP="00AC5C40">
            <w:pPr>
              <w:pStyle w:val="srs"/>
              <w:numPr>
                <w:ilvl w:val="1"/>
                <w:numId w:val="41"/>
              </w:numPr>
              <w:rPr>
                <w:rFonts w:ascii="Consolas" w:hAnsi="Consolas"/>
                <w:szCs w:val="21"/>
              </w:rPr>
            </w:pPr>
            <w:r w:rsidRPr="004F624E">
              <w:rPr>
                <w:rFonts w:ascii="Consolas" w:hAnsi="Consolas" w:hint="eastAsia"/>
                <w:szCs w:val="21"/>
              </w:rPr>
              <w:t>时间</w:t>
            </w:r>
          </w:p>
          <w:p w14:paraId="5050BF74" w14:textId="3DB4343A" w:rsidR="00DA4C17" w:rsidRPr="004F624E" w:rsidRDefault="00DA4C17" w:rsidP="00AC5C40">
            <w:pPr>
              <w:pStyle w:val="srs"/>
              <w:numPr>
                <w:ilvl w:val="1"/>
                <w:numId w:val="41"/>
              </w:numPr>
              <w:rPr>
                <w:rFonts w:ascii="Consolas" w:hAnsi="Consolas"/>
                <w:szCs w:val="21"/>
              </w:rPr>
            </w:pPr>
            <w:r w:rsidRPr="004F624E">
              <w:rPr>
                <w:rFonts w:ascii="Consolas" w:hAnsi="Consolas" w:hint="eastAsia"/>
                <w:szCs w:val="21"/>
              </w:rPr>
              <w:t>主持人密码</w:t>
            </w:r>
            <w:r w:rsidR="000177E2">
              <w:rPr>
                <w:rFonts w:ascii="Consolas" w:hAnsi="Consolas" w:hint="eastAsia"/>
                <w:szCs w:val="21"/>
              </w:rPr>
              <w:t>（</w:t>
            </w:r>
            <w:r w:rsidR="000177E2">
              <w:rPr>
                <w:rFonts w:ascii="Consolas" w:hAnsi="Consolas"/>
                <w:szCs w:val="21"/>
              </w:rPr>
              <w:t>仅</w:t>
            </w:r>
            <w:del w:id="392" w:author="Yu Xu" w:date="2013-06-13T11:10:00Z">
              <w:r w:rsidR="000177E2" w:rsidDel="00AF6F30">
                <w:rPr>
                  <w:rFonts w:ascii="Consolas" w:hAnsi="Consolas"/>
                  <w:szCs w:val="21"/>
                </w:rPr>
                <w:delText>我</w:delText>
              </w:r>
            </w:del>
            <w:ins w:id="393" w:author="Yu Xu" w:date="2013-06-13T11:10:00Z">
              <w:r w:rsidR="00AF6F30">
                <w:rPr>
                  <w:rFonts w:ascii="Consolas" w:hAnsi="Consolas" w:hint="eastAsia"/>
                  <w:szCs w:val="21"/>
                </w:rPr>
                <w:t>主持人自己</w:t>
              </w:r>
            </w:ins>
            <w:r w:rsidR="000177E2">
              <w:rPr>
                <w:rFonts w:ascii="Consolas" w:hAnsi="Consolas"/>
                <w:szCs w:val="21"/>
              </w:rPr>
              <w:t>安排的会议</w:t>
            </w:r>
            <w:ins w:id="394" w:author="Yu Xu" w:date="2013-06-13T11:11:00Z">
              <w:r w:rsidR="00AF6F30">
                <w:rPr>
                  <w:rFonts w:ascii="Consolas" w:hAnsi="Consolas" w:hint="eastAsia"/>
                  <w:szCs w:val="21"/>
                </w:rPr>
                <w:t>才</w:t>
              </w:r>
              <w:r w:rsidR="00AF6F30">
                <w:rPr>
                  <w:rFonts w:ascii="Consolas" w:hAnsi="Consolas"/>
                  <w:szCs w:val="21"/>
                </w:rPr>
                <w:t>显示</w:t>
              </w:r>
            </w:ins>
            <w:r w:rsidR="000177E2">
              <w:rPr>
                <w:rFonts w:ascii="Consolas" w:hAnsi="Consolas"/>
                <w:szCs w:val="21"/>
              </w:rPr>
              <w:t>）</w:t>
            </w:r>
          </w:p>
          <w:p w14:paraId="44CDACB1" w14:textId="77777777" w:rsidR="00DA4C17" w:rsidRPr="004F624E" w:rsidRDefault="00DA4C17" w:rsidP="00AC5C40">
            <w:pPr>
              <w:pStyle w:val="srs"/>
              <w:numPr>
                <w:ilvl w:val="1"/>
                <w:numId w:val="41"/>
              </w:numPr>
              <w:rPr>
                <w:rFonts w:ascii="Consolas" w:hAnsi="Consolas"/>
                <w:szCs w:val="21"/>
              </w:rPr>
            </w:pPr>
            <w:r w:rsidRPr="004F624E">
              <w:rPr>
                <w:rFonts w:ascii="Consolas" w:hAnsi="Consolas" w:hint="eastAsia"/>
                <w:szCs w:val="21"/>
              </w:rPr>
              <w:t>参会人密码</w:t>
            </w:r>
          </w:p>
          <w:p w14:paraId="2166DD31" w14:textId="69FB995F" w:rsidR="00DA4C17" w:rsidRPr="004F624E" w:rsidRDefault="000177E2" w:rsidP="00AC5C40">
            <w:pPr>
              <w:pStyle w:val="srs"/>
              <w:numPr>
                <w:ilvl w:val="1"/>
                <w:numId w:val="41"/>
              </w:numPr>
              <w:rPr>
                <w:rFonts w:ascii="Consolas" w:hAnsi="Consolas"/>
                <w:szCs w:val="21"/>
              </w:rPr>
            </w:pPr>
            <w:r>
              <w:rPr>
                <w:rFonts w:ascii="Consolas" w:hAnsi="Consolas" w:hint="eastAsia"/>
                <w:szCs w:val="21"/>
              </w:rPr>
              <w:t>会议</w:t>
            </w:r>
            <w:r>
              <w:rPr>
                <w:rFonts w:ascii="Consolas" w:hAnsi="Consolas"/>
                <w:szCs w:val="21"/>
              </w:rPr>
              <w:t>链接复制按钮</w:t>
            </w:r>
            <w:ins w:id="395" w:author="Yu Xu" w:date="2013-06-13T11:10:00Z">
              <w:r w:rsidR="00AF6F30">
                <w:rPr>
                  <w:rFonts w:ascii="Consolas" w:hAnsi="Consolas" w:hint="eastAsia"/>
                  <w:szCs w:val="21"/>
                </w:rPr>
                <w:t>（仅</w:t>
              </w:r>
              <w:r w:rsidR="00AF6F30">
                <w:rPr>
                  <w:rFonts w:ascii="Consolas" w:hAnsi="Consolas"/>
                  <w:szCs w:val="21"/>
                </w:rPr>
                <w:t>主持人自己安排的会议</w:t>
              </w:r>
            </w:ins>
            <w:ins w:id="396" w:author="Yu Xu" w:date="2013-06-13T11:11:00Z">
              <w:r w:rsidR="00AF6F30">
                <w:rPr>
                  <w:rFonts w:ascii="Consolas" w:hAnsi="Consolas" w:hint="eastAsia"/>
                  <w:szCs w:val="21"/>
                </w:rPr>
                <w:t>才</w:t>
              </w:r>
              <w:r w:rsidR="00AF6F30">
                <w:rPr>
                  <w:rFonts w:ascii="Consolas" w:hAnsi="Consolas"/>
                  <w:szCs w:val="21"/>
                </w:rPr>
                <w:t>显示</w:t>
              </w:r>
            </w:ins>
            <w:ins w:id="397" w:author="Yu Xu" w:date="2013-06-13T11:10:00Z">
              <w:r w:rsidR="00AF6F30">
                <w:rPr>
                  <w:rFonts w:ascii="Consolas" w:hAnsi="Consolas"/>
                  <w:szCs w:val="21"/>
                </w:rPr>
                <w:t>）</w:t>
              </w:r>
            </w:ins>
          </w:p>
          <w:p w14:paraId="362D1DDB" w14:textId="77777777" w:rsidR="00773430" w:rsidRDefault="00DA4C17" w:rsidP="00AC5C40">
            <w:pPr>
              <w:pStyle w:val="srs"/>
              <w:numPr>
                <w:ilvl w:val="1"/>
                <w:numId w:val="41"/>
              </w:numPr>
              <w:rPr>
                <w:rFonts w:ascii="Consolas" w:hAnsi="Consolas"/>
                <w:szCs w:val="21"/>
              </w:rPr>
            </w:pPr>
            <w:r w:rsidRPr="004F624E">
              <w:rPr>
                <w:rFonts w:ascii="Consolas" w:hAnsi="Consolas" w:hint="eastAsia"/>
                <w:szCs w:val="21"/>
              </w:rPr>
              <w:t>邀请参会人</w:t>
            </w:r>
            <w:r w:rsidR="00880055" w:rsidRPr="004F624E">
              <w:rPr>
                <w:rFonts w:ascii="Consolas" w:hAnsi="Consolas" w:hint="eastAsia"/>
                <w:szCs w:val="21"/>
              </w:rPr>
              <w:t>总人数</w:t>
            </w:r>
          </w:p>
          <w:p w14:paraId="024060F2" w14:textId="7E6C76F9" w:rsidR="00DA4C17" w:rsidRPr="004F624E" w:rsidRDefault="00773430" w:rsidP="00AC5C40">
            <w:pPr>
              <w:pStyle w:val="srs"/>
              <w:numPr>
                <w:ilvl w:val="1"/>
                <w:numId w:val="41"/>
              </w:numPr>
              <w:rPr>
                <w:rFonts w:ascii="Consolas" w:hAnsi="Consolas"/>
                <w:szCs w:val="21"/>
              </w:rPr>
            </w:pPr>
            <w:r>
              <w:rPr>
                <w:rFonts w:ascii="Consolas" w:hAnsi="Consolas" w:hint="eastAsia"/>
                <w:szCs w:val="21"/>
              </w:rPr>
              <w:t>邀请</w:t>
            </w:r>
            <w:r>
              <w:rPr>
                <w:rFonts w:ascii="Consolas" w:hAnsi="Consolas"/>
                <w:szCs w:val="21"/>
              </w:rPr>
              <w:t>参会人</w:t>
            </w:r>
            <w:r w:rsidR="000177E2">
              <w:rPr>
                <w:rFonts w:ascii="Consolas" w:hAnsi="Consolas" w:hint="eastAsia"/>
                <w:szCs w:val="21"/>
              </w:rPr>
              <w:t>详单</w:t>
            </w:r>
            <w:r w:rsidR="000177E2">
              <w:rPr>
                <w:rFonts w:ascii="Consolas" w:hAnsi="Consolas"/>
                <w:szCs w:val="21"/>
              </w:rPr>
              <w:t>（</w:t>
            </w:r>
            <w:r w:rsidR="000177E2">
              <w:rPr>
                <w:rFonts w:ascii="Consolas" w:hAnsi="Consolas" w:hint="eastAsia"/>
                <w:szCs w:val="21"/>
              </w:rPr>
              <w:t>仅</w:t>
            </w:r>
            <w:del w:id="398" w:author="Yu Xu" w:date="2013-06-13T11:10:00Z">
              <w:r w:rsidR="000177E2" w:rsidDel="00AF6F30">
                <w:rPr>
                  <w:rFonts w:ascii="Consolas" w:hAnsi="Consolas"/>
                  <w:szCs w:val="21"/>
                </w:rPr>
                <w:delText>我</w:delText>
              </w:r>
            </w:del>
            <w:ins w:id="399" w:author="Yu Xu" w:date="2013-06-13T11:10:00Z">
              <w:r w:rsidR="00AF6F30">
                <w:rPr>
                  <w:rFonts w:ascii="Consolas" w:hAnsi="Consolas" w:hint="eastAsia"/>
                  <w:szCs w:val="21"/>
                </w:rPr>
                <w:t>主持人自己</w:t>
              </w:r>
            </w:ins>
            <w:r w:rsidR="000177E2">
              <w:rPr>
                <w:rFonts w:ascii="Consolas" w:hAnsi="Consolas"/>
                <w:szCs w:val="21"/>
              </w:rPr>
              <w:t>安排的会议</w:t>
            </w:r>
            <w:ins w:id="400" w:author="Yu Xu" w:date="2013-06-13T11:11:00Z">
              <w:r w:rsidR="00AF6F30">
                <w:rPr>
                  <w:rFonts w:ascii="Consolas" w:hAnsi="Consolas" w:hint="eastAsia"/>
                  <w:szCs w:val="21"/>
                </w:rPr>
                <w:t>才显示</w:t>
              </w:r>
            </w:ins>
            <w:r w:rsidR="000177E2">
              <w:rPr>
                <w:rFonts w:ascii="Consolas" w:hAnsi="Consolas"/>
                <w:szCs w:val="21"/>
              </w:rPr>
              <w:t>）</w:t>
            </w:r>
          </w:p>
          <w:p w14:paraId="7AD3C39B" w14:textId="77777777" w:rsidR="00DA4C17" w:rsidRPr="004F624E" w:rsidRDefault="00DA4C17" w:rsidP="00AC5C40">
            <w:pPr>
              <w:pStyle w:val="srs"/>
              <w:numPr>
                <w:ilvl w:val="0"/>
                <w:numId w:val="41"/>
              </w:numPr>
              <w:rPr>
                <w:rFonts w:ascii="Consolas" w:hAnsi="Consolas"/>
                <w:szCs w:val="21"/>
              </w:rPr>
            </w:pPr>
            <w:r w:rsidRPr="004F624E">
              <w:rPr>
                <w:rFonts w:ascii="Consolas" w:hAnsi="Consolas" w:hint="eastAsia"/>
                <w:szCs w:val="21"/>
              </w:rPr>
              <w:t>点击窗口右上方的关闭按钮，关闭会议信息对话框。用例结束。</w:t>
            </w:r>
          </w:p>
        </w:tc>
      </w:tr>
      <w:tr w:rsidR="00DA4C17" w:rsidRPr="004F624E" w14:paraId="10C53332" w14:textId="77777777" w:rsidTr="00AC24C3">
        <w:tc>
          <w:tcPr>
            <w:tcW w:w="9096" w:type="dxa"/>
            <w:gridSpan w:val="2"/>
            <w:shd w:val="clear" w:color="auto" w:fill="auto"/>
          </w:tcPr>
          <w:p w14:paraId="1B2C6256" w14:textId="77777777" w:rsidR="00DA4C17" w:rsidRPr="004F624E" w:rsidRDefault="00DA4C17"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DA4C17" w:rsidRPr="004F624E" w14:paraId="148D472C" w14:textId="77777777" w:rsidTr="00AC24C3">
        <w:tc>
          <w:tcPr>
            <w:tcW w:w="9096" w:type="dxa"/>
            <w:gridSpan w:val="2"/>
            <w:shd w:val="clear" w:color="auto" w:fill="auto"/>
          </w:tcPr>
          <w:p w14:paraId="7849B03F" w14:textId="77777777" w:rsidR="00DA4C17" w:rsidRPr="004F624E" w:rsidRDefault="00C66680" w:rsidP="00AC5C40">
            <w:pPr>
              <w:numPr>
                <w:ilvl w:val="0"/>
                <w:numId w:val="42"/>
              </w:numPr>
              <w:spacing w:line="360" w:lineRule="auto"/>
              <w:rPr>
                <w:rFonts w:ascii="Consolas" w:hAnsi="Consolas"/>
              </w:rPr>
            </w:pPr>
            <w:r w:rsidRPr="004F624E">
              <w:rPr>
                <w:rFonts w:ascii="Consolas" w:hAnsi="Consolas" w:hint="eastAsia"/>
              </w:rPr>
              <w:t>复制会议链接</w:t>
            </w:r>
          </w:p>
          <w:p w14:paraId="3DFB4BBC" w14:textId="77777777" w:rsidR="00C66680" w:rsidRPr="004F624E" w:rsidRDefault="00C66680" w:rsidP="00AC5C40">
            <w:pPr>
              <w:numPr>
                <w:ilvl w:val="1"/>
                <w:numId w:val="42"/>
              </w:numPr>
              <w:spacing w:line="360" w:lineRule="auto"/>
              <w:rPr>
                <w:rFonts w:ascii="Consolas" w:hAnsi="Consolas"/>
              </w:rPr>
            </w:pPr>
            <w:r w:rsidRPr="004F624E">
              <w:rPr>
                <w:rFonts w:ascii="Consolas" w:hAnsi="Consolas" w:hint="eastAsia"/>
              </w:rPr>
              <w:t>点击会议链接文字右侧的“复制”按钮</w:t>
            </w:r>
            <w:r w:rsidR="00880055" w:rsidRPr="004F624E">
              <w:rPr>
                <w:rFonts w:ascii="Consolas" w:hAnsi="Consolas" w:hint="eastAsia"/>
              </w:rPr>
              <w:t>，用例开始。</w:t>
            </w:r>
          </w:p>
          <w:p w14:paraId="6C954608" w14:textId="77777777" w:rsidR="00880055" w:rsidRPr="004F624E" w:rsidRDefault="00880055" w:rsidP="00AC5C40">
            <w:pPr>
              <w:numPr>
                <w:ilvl w:val="1"/>
                <w:numId w:val="42"/>
              </w:numPr>
              <w:spacing w:line="360" w:lineRule="auto"/>
              <w:rPr>
                <w:rFonts w:ascii="Consolas" w:hAnsi="Consolas"/>
              </w:rPr>
            </w:pPr>
            <w:r w:rsidRPr="004F624E">
              <w:rPr>
                <w:rFonts w:ascii="Consolas" w:hAnsi="Consolas" w:hint="eastAsia"/>
              </w:rPr>
              <w:t>系统自动将会议链接文字放置在系统剪贴板，原“复制”文字变为“复制成功”，</w:t>
            </w:r>
            <w:r w:rsidRPr="004F624E">
              <w:rPr>
                <w:rFonts w:ascii="Consolas" w:hAnsi="Consolas" w:hint="eastAsia"/>
              </w:rPr>
              <w:t>3</w:t>
            </w:r>
            <w:r w:rsidRPr="004F624E">
              <w:rPr>
                <w:rFonts w:ascii="Consolas" w:hAnsi="Consolas" w:hint="eastAsia"/>
              </w:rPr>
              <w:t>秒后恢复显示“复制”。</w:t>
            </w:r>
          </w:p>
          <w:p w14:paraId="35AC9FD6" w14:textId="77777777" w:rsidR="00880055" w:rsidRPr="004F624E" w:rsidRDefault="00880055" w:rsidP="00AC5C40">
            <w:pPr>
              <w:numPr>
                <w:ilvl w:val="1"/>
                <w:numId w:val="42"/>
              </w:numPr>
              <w:spacing w:line="360" w:lineRule="auto"/>
              <w:rPr>
                <w:rFonts w:ascii="Consolas" w:hAnsi="Consolas"/>
              </w:rPr>
            </w:pPr>
            <w:r w:rsidRPr="004F624E">
              <w:rPr>
                <w:rFonts w:ascii="Consolas" w:hAnsi="Consolas" w:hint="eastAsia"/>
              </w:rPr>
              <w:t>在任意可粘贴文字的地方，进行粘贴操作（如使用系统标准组合键</w:t>
            </w:r>
            <w:r w:rsidRPr="004F624E">
              <w:rPr>
                <w:rFonts w:ascii="Consolas" w:hAnsi="Consolas" w:hint="eastAsia"/>
              </w:rPr>
              <w:t>Ctrl+V</w:t>
            </w:r>
            <w:r w:rsidRPr="004F624E">
              <w:rPr>
                <w:rFonts w:ascii="Consolas" w:hAnsi="Consolas" w:hint="eastAsia"/>
              </w:rPr>
              <w:t>），可将会议链接粘贴到目标控件内。用例结束。</w:t>
            </w:r>
          </w:p>
          <w:p w14:paraId="3A7CA331" w14:textId="77777777" w:rsidR="00C66680" w:rsidRPr="004F624E" w:rsidRDefault="00880055" w:rsidP="00AC5C40">
            <w:pPr>
              <w:numPr>
                <w:ilvl w:val="0"/>
                <w:numId w:val="42"/>
              </w:numPr>
              <w:spacing w:line="360" w:lineRule="auto"/>
              <w:rPr>
                <w:rFonts w:ascii="Consolas" w:hAnsi="Consolas"/>
              </w:rPr>
            </w:pPr>
            <w:r w:rsidRPr="004F624E">
              <w:rPr>
                <w:rFonts w:ascii="Consolas" w:hAnsi="Consolas" w:hint="eastAsia"/>
              </w:rPr>
              <w:t>查看邀请参会人</w:t>
            </w:r>
          </w:p>
          <w:p w14:paraId="5A8D6F75" w14:textId="77777777" w:rsidR="00880055" w:rsidRPr="004F624E" w:rsidRDefault="00880055" w:rsidP="00AC5C40">
            <w:pPr>
              <w:numPr>
                <w:ilvl w:val="1"/>
                <w:numId w:val="42"/>
              </w:numPr>
              <w:spacing w:line="360" w:lineRule="auto"/>
              <w:rPr>
                <w:rFonts w:ascii="Consolas" w:hAnsi="Consolas"/>
              </w:rPr>
            </w:pPr>
            <w:r w:rsidRPr="004F624E">
              <w:rPr>
                <w:rFonts w:ascii="Consolas" w:hAnsi="Consolas" w:hint="eastAsia"/>
              </w:rPr>
              <w:t>点击邀请参会人右侧的“查看”按钮，用例开始。</w:t>
            </w:r>
          </w:p>
          <w:p w14:paraId="7EF9C17A" w14:textId="77777777" w:rsidR="00880055" w:rsidRPr="004F624E" w:rsidRDefault="00880055" w:rsidP="00AC5C40">
            <w:pPr>
              <w:numPr>
                <w:ilvl w:val="1"/>
                <w:numId w:val="42"/>
              </w:numPr>
              <w:spacing w:line="360" w:lineRule="auto"/>
              <w:rPr>
                <w:rFonts w:ascii="Consolas" w:hAnsi="Consolas"/>
              </w:rPr>
            </w:pPr>
            <w:r w:rsidRPr="004F624E">
              <w:rPr>
                <w:rFonts w:ascii="Consolas" w:hAnsi="Consolas" w:hint="eastAsia"/>
              </w:rPr>
              <w:t>在窗口下方出现一个文本框（只读），内容为该场会议已经邀请的参会人名单</w:t>
            </w:r>
            <w:r w:rsidR="000F1455">
              <w:rPr>
                <w:rFonts w:ascii="Consolas" w:hAnsi="Consolas" w:hint="eastAsia"/>
              </w:rPr>
              <w:t>（显示内容为参会人姓名）</w:t>
            </w:r>
            <w:r w:rsidRPr="004F624E">
              <w:rPr>
                <w:rFonts w:ascii="Consolas" w:hAnsi="Consolas" w:hint="eastAsia"/>
              </w:rPr>
              <w:t>。</w:t>
            </w:r>
          </w:p>
          <w:p w14:paraId="4E806DB0" w14:textId="77777777" w:rsidR="00880055" w:rsidRPr="004F624E" w:rsidRDefault="00880055" w:rsidP="00AC5C40">
            <w:pPr>
              <w:numPr>
                <w:ilvl w:val="1"/>
                <w:numId w:val="42"/>
              </w:numPr>
              <w:spacing w:line="360" w:lineRule="auto"/>
              <w:rPr>
                <w:rFonts w:ascii="Consolas" w:hAnsi="Consolas"/>
              </w:rPr>
            </w:pPr>
            <w:r w:rsidRPr="004F624E">
              <w:rPr>
                <w:rFonts w:ascii="Consolas" w:hAnsi="Consolas" w:hint="eastAsia"/>
              </w:rPr>
              <w:t>原“查看”文字变为“收起”。</w:t>
            </w:r>
          </w:p>
          <w:p w14:paraId="2FFCE942" w14:textId="77777777" w:rsidR="00880055" w:rsidRPr="004F624E" w:rsidRDefault="00880055" w:rsidP="00AC5C40">
            <w:pPr>
              <w:numPr>
                <w:ilvl w:val="1"/>
                <w:numId w:val="42"/>
              </w:numPr>
              <w:spacing w:line="360" w:lineRule="auto"/>
              <w:rPr>
                <w:rFonts w:ascii="Consolas" w:hAnsi="Consolas"/>
              </w:rPr>
            </w:pPr>
            <w:r w:rsidRPr="004F624E">
              <w:rPr>
                <w:rFonts w:ascii="Consolas" w:hAnsi="Consolas" w:hint="eastAsia"/>
              </w:rPr>
              <w:t>点击“收起”，文本框隐藏。用例结束。</w:t>
            </w:r>
          </w:p>
        </w:tc>
      </w:tr>
      <w:tr w:rsidR="00DA4C17" w:rsidRPr="004F624E" w14:paraId="2F66D6DD" w14:textId="77777777" w:rsidTr="00AC24C3">
        <w:tc>
          <w:tcPr>
            <w:tcW w:w="2235" w:type="dxa"/>
            <w:shd w:val="clear" w:color="auto" w:fill="auto"/>
          </w:tcPr>
          <w:p w14:paraId="0AF00D53" w14:textId="77777777" w:rsidR="00DA4C17" w:rsidRPr="004F624E" w:rsidRDefault="00DA4C17"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363BCE51" w14:textId="77777777" w:rsidR="00DA4C17" w:rsidRPr="004F624E" w:rsidRDefault="007250A6" w:rsidP="00AC24C3">
            <w:pPr>
              <w:pStyle w:val="a4"/>
              <w:spacing w:after="72"/>
              <w:ind w:firstLineChars="0" w:firstLine="0"/>
              <w:rPr>
                <w:rFonts w:ascii="Consolas" w:hAnsi="Consolas"/>
                <w:sz w:val="21"/>
                <w:szCs w:val="21"/>
              </w:rPr>
            </w:pPr>
            <w:r w:rsidRPr="004F624E">
              <w:rPr>
                <w:rFonts w:ascii="Consolas" w:hAnsi="Consolas" w:hint="eastAsia"/>
                <w:sz w:val="21"/>
                <w:szCs w:val="21"/>
              </w:rPr>
              <w:t>会议信息窗口中的各项信息均正常显示，且内容正确。</w:t>
            </w:r>
          </w:p>
        </w:tc>
      </w:tr>
      <w:tr w:rsidR="00DA4C17" w:rsidRPr="004F624E" w14:paraId="32180678" w14:textId="77777777" w:rsidTr="00AC24C3">
        <w:tc>
          <w:tcPr>
            <w:tcW w:w="2235" w:type="dxa"/>
            <w:shd w:val="clear" w:color="auto" w:fill="auto"/>
          </w:tcPr>
          <w:p w14:paraId="174DA32C" w14:textId="77777777" w:rsidR="00DA4C17" w:rsidRPr="004F624E" w:rsidRDefault="00DA4C17" w:rsidP="00AC24C3">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18797C05" w14:textId="77777777" w:rsidR="006772BC" w:rsidRDefault="00066251" w:rsidP="00AC5C40">
            <w:pPr>
              <w:pStyle w:val="srs"/>
              <w:numPr>
                <w:ilvl w:val="0"/>
                <w:numId w:val="43"/>
              </w:numPr>
              <w:rPr>
                <w:rFonts w:ascii="Consolas" w:hAnsi="Consolas"/>
              </w:rPr>
            </w:pPr>
            <w:r w:rsidRPr="004F624E">
              <w:rPr>
                <w:rFonts w:ascii="Consolas" w:hAnsi="Consolas" w:hint="eastAsia"/>
              </w:rPr>
              <w:t>会议信息窗口中的所有内容均</w:t>
            </w:r>
            <w:r w:rsidR="0038197B" w:rsidRPr="004F624E">
              <w:rPr>
                <w:rFonts w:ascii="Consolas" w:hAnsi="Consolas" w:hint="eastAsia"/>
              </w:rPr>
              <w:t>为</w:t>
            </w:r>
            <w:r w:rsidRPr="004F624E">
              <w:rPr>
                <w:rFonts w:ascii="Consolas" w:hAnsi="Consolas" w:hint="eastAsia"/>
              </w:rPr>
              <w:t>只读</w:t>
            </w:r>
            <w:r w:rsidR="00781DC9" w:rsidRPr="004F624E">
              <w:rPr>
                <w:rFonts w:ascii="Consolas" w:hAnsi="Consolas" w:hint="eastAsia"/>
              </w:rPr>
              <w:t>不可编辑</w:t>
            </w:r>
            <w:r w:rsidRPr="004F624E">
              <w:rPr>
                <w:rFonts w:ascii="Consolas" w:hAnsi="Consolas" w:hint="eastAsia"/>
              </w:rPr>
              <w:t>。</w:t>
            </w:r>
          </w:p>
          <w:p w14:paraId="079785AA" w14:textId="77777777" w:rsidR="00D03A86" w:rsidRDefault="00D03A86" w:rsidP="00AC5C40">
            <w:pPr>
              <w:pStyle w:val="srs"/>
              <w:numPr>
                <w:ilvl w:val="0"/>
                <w:numId w:val="43"/>
              </w:numPr>
              <w:rPr>
                <w:rFonts w:ascii="Consolas" w:hAnsi="Consolas"/>
              </w:rPr>
            </w:pPr>
            <w:r>
              <w:rPr>
                <w:rFonts w:ascii="Consolas" w:hAnsi="Consolas" w:hint="eastAsia"/>
              </w:rPr>
              <w:t>参会人名单显示格式为：姓名</w:t>
            </w:r>
            <w:r>
              <w:rPr>
                <w:rFonts w:ascii="Consolas" w:hAnsi="Consolas" w:hint="eastAsia"/>
              </w:rPr>
              <w:t>+</w:t>
            </w:r>
            <w:r>
              <w:rPr>
                <w:rFonts w:ascii="Consolas" w:hAnsi="Consolas" w:hint="eastAsia"/>
              </w:rPr>
              <w:t>半角分号</w:t>
            </w:r>
            <w:r>
              <w:rPr>
                <w:rFonts w:ascii="Consolas" w:hAnsi="Consolas" w:hint="eastAsia"/>
              </w:rPr>
              <w:t>+1</w:t>
            </w:r>
            <w:r>
              <w:rPr>
                <w:rFonts w:ascii="Consolas" w:hAnsi="Consolas" w:hint="eastAsia"/>
              </w:rPr>
              <w:t>个空格</w:t>
            </w:r>
          </w:p>
          <w:p w14:paraId="5AEF86ED" w14:textId="77777777" w:rsidR="00D03A86" w:rsidRPr="004316FD" w:rsidRDefault="00D03A86" w:rsidP="00AC5C40">
            <w:pPr>
              <w:pStyle w:val="srs"/>
              <w:numPr>
                <w:ilvl w:val="0"/>
                <w:numId w:val="43"/>
              </w:numPr>
              <w:spacing w:line="240" w:lineRule="auto"/>
              <w:rPr>
                <w:rFonts w:ascii="Consolas" w:hAnsi="Consolas"/>
              </w:rPr>
            </w:pPr>
            <w:r>
              <w:rPr>
                <w:rFonts w:ascii="Consolas" w:hAnsi="Consolas" w:hint="eastAsia"/>
              </w:rPr>
              <w:t>参会人名单不包含会中邀请的</w:t>
            </w:r>
            <w:r w:rsidR="00EB5DEC">
              <w:rPr>
                <w:rFonts w:ascii="Consolas" w:hAnsi="Consolas" w:hint="eastAsia"/>
              </w:rPr>
              <w:t>参会</w:t>
            </w:r>
            <w:r>
              <w:rPr>
                <w:rFonts w:ascii="Consolas" w:hAnsi="Consolas" w:hint="eastAsia"/>
              </w:rPr>
              <w:t>人。</w:t>
            </w:r>
          </w:p>
        </w:tc>
      </w:tr>
      <w:tr w:rsidR="00DA4C17" w:rsidRPr="004F624E" w14:paraId="4006187C" w14:textId="77777777" w:rsidTr="00AC24C3">
        <w:tc>
          <w:tcPr>
            <w:tcW w:w="2235" w:type="dxa"/>
            <w:shd w:val="clear" w:color="auto" w:fill="auto"/>
          </w:tcPr>
          <w:p w14:paraId="5EBCF14C" w14:textId="77777777" w:rsidR="00DA4C17" w:rsidRPr="004F624E" w:rsidRDefault="00DA4C17" w:rsidP="00AC24C3">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1181EA4C" w14:textId="77777777" w:rsidR="00DA4C17" w:rsidRPr="004F624E" w:rsidRDefault="00DA4C17" w:rsidP="00AC24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DA4C17" w:rsidRPr="004F624E" w14:paraId="74A46768" w14:textId="77777777" w:rsidTr="00AC24C3">
        <w:tc>
          <w:tcPr>
            <w:tcW w:w="2235" w:type="dxa"/>
            <w:shd w:val="clear" w:color="auto" w:fill="auto"/>
          </w:tcPr>
          <w:p w14:paraId="44E633B3" w14:textId="77777777" w:rsidR="00DA4C17" w:rsidRPr="004F624E" w:rsidRDefault="00DA4C17"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4E5A2E05" w14:textId="77777777" w:rsidR="00DA4C17" w:rsidRPr="004F624E" w:rsidRDefault="00DA4C17" w:rsidP="00AC24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DA4C17" w:rsidRPr="004F624E" w14:paraId="18983A08" w14:textId="77777777" w:rsidTr="00AC24C3">
        <w:tc>
          <w:tcPr>
            <w:tcW w:w="2235" w:type="dxa"/>
            <w:shd w:val="clear" w:color="auto" w:fill="auto"/>
          </w:tcPr>
          <w:p w14:paraId="621FE8B4" w14:textId="77777777" w:rsidR="00DA4C17" w:rsidRPr="004F624E" w:rsidRDefault="00DA4C17" w:rsidP="00AC24C3">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7D2F3F31" w14:textId="77777777" w:rsidR="00DA4C17" w:rsidRPr="004F624E" w:rsidRDefault="00DA4C17" w:rsidP="00AC24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22F708DE" w14:textId="77777777" w:rsidR="00DA4C17" w:rsidRPr="004F624E" w:rsidRDefault="00DA4C17" w:rsidP="00EB0FE1">
      <w:pPr>
        <w:pStyle w:val="2"/>
        <w:numPr>
          <w:ilvl w:val="1"/>
          <w:numId w:val="14"/>
        </w:numPr>
        <w:spacing w:before="48" w:after="48" w:line="360" w:lineRule="auto"/>
        <w:ind w:right="210"/>
        <w:rPr>
          <w:rFonts w:ascii="Consolas" w:hAnsi="Consolas"/>
        </w:rPr>
      </w:pPr>
      <w:bookmarkStart w:id="401" w:name="_Toc355341016"/>
      <w:r w:rsidRPr="004F624E">
        <w:rPr>
          <w:rFonts w:ascii="Consolas" w:hAnsi="Consolas" w:hint="eastAsia"/>
        </w:rPr>
        <w:lastRenderedPageBreak/>
        <w:t>立即入会</w:t>
      </w:r>
      <w:bookmarkEnd w:id="401"/>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89764F" w:rsidRPr="004F624E" w14:paraId="1D679233" w14:textId="77777777" w:rsidTr="00AC24C3">
        <w:tc>
          <w:tcPr>
            <w:tcW w:w="2235" w:type="dxa"/>
            <w:shd w:val="clear" w:color="auto" w:fill="auto"/>
          </w:tcPr>
          <w:p w14:paraId="7A1BFCD2" w14:textId="77777777" w:rsidR="0089764F" w:rsidRPr="004F624E" w:rsidRDefault="0089764F" w:rsidP="00AC24C3">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1EBEEBC4" w14:textId="77777777" w:rsidR="0089764F" w:rsidRPr="004F624E" w:rsidRDefault="0089764F"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立即入会</w:t>
            </w:r>
          </w:p>
        </w:tc>
      </w:tr>
      <w:tr w:rsidR="0089764F" w:rsidRPr="004F624E" w14:paraId="2BCC5C00" w14:textId="77777777" w:rsidTr="00AC24C3">
        <w:tc>
          <w:tcPr>
            <w:tcW w:w="2235" w:type="dxa"/>
            <w:shd w:val="clear" w:color="auto" w:fill="auto"/>
          </w:tcPr>
          <w:p w14:paraId="296079C2" w14:textId="77777777" w:rsidR="0089764F" w:rsidRPr="004F624E" w:rsidRDefault="0089764F" w:rsidP="00AC24C3">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752BC909" w14:textId="77777777" w:rsidR="0089764F" w:rsidRPr="004F624E" w:rsidRDefault="0089764F"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MAX1.0_CLIENT_CONFLIST_SRS_002</w:t>
            </w:r>
          </w:p>
        </w:tc>
      </w:tr>
      <w:tr w:rsidR="0089764F" w:rsidRPr="004F624E" w14:paraId="546B190D" w14:textId="77777777" w:rsidTr="00AC24C3">
        <w:tc>
          <w:tcPr>
            <w:tcW w:w="2235" w:type="dxa"/>
            <w:shd w:val="clear" w:color="auto" w:fill="auto"/>
          </w:tcPr>
          <w:p w14:paraId="59F23E0C" w14:textId="77777777" w:rsidR="0089764F" w:rsidRPr="004F624E" w:rsidRDefault="0089764F" w:rsidP="00AC24C3">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3D43283A" w14:textId="77777777" w:rsidR="0089764F" w:rsidRPr="004F624E" w:rsidRDefault="0089764F"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89764F" w:rsidRPr="004F624E" w14:paraId="338752C7" w14:textId="77777777" w:rsidTr="00AC24C3">
        <w:tc>
          <w:tcPr>
            <w:tcW w:w="2235" w:type="dxa"/>
            <w:shd w:val="clear" w:color="auto" w:fill="auto"/>
          </w:tcPr>
          <w:p w14:paraId="2BACFBB7" w14:textId="77777777" w:rsidR="0089764F" w:rsidRPr="004F624E" w:rsidRDefault="0089764F" w:rsidP="00AC24C3">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264155DA" w14:textId="77777777" w:rsidR="0089764F" w:rsidRPr="004F624E" w:rsidRDefault="0089764F" w:rsidP="0053418D">
            <w:pPr>
              <w:pStyle w:val="a4"/>
              <w:spacing w:after="72"/>
              <w:ind w:firstLineChars="0" w:firstLine="0"/>
              <w:rPr>
                <w:rFonts w:ascii="Consolas" w:hAnsi="Consolas"/>
                <w:caps/>
                <w:sz w:val="21"/>
                <w:szCs w:val="21"/>
              </w:rPr>
            </w:pPr>
            <w:r w:rsidRPr="004F624E">
              <w:rPr>
                <w:rFonts w:ascii="Consolas" w:hAnsi="Consolas" w:hint="eastAsia"/>
                <w:caps/>
                <w:sz w:val="21"/>
                <w:szCs w:val="21"/>
              </w:rPr>
              <w:t>主持人点击会议列表中</w:t>
            </w:r>
            <w:r w:rsidR="0053418D" w:rsidRPr="004F624E">
              <w:rPr>
                <w:rFonts w:ascii="Consolas" w:hAnsi="Consolas" w:hint="eastAsia"/>
                <w:caps/>
                <w:sz w:val="21"/>
                <w:szCs w:val="21"/>
              </w:rPr>
              <w:t>某个会议项的“</w:t>
            </w:r>
            <w:r w:rsidR="007F30A4" w:rsidRPr="004F624E">
              <w:rPr>
                <w:rFonts w:ascii="Consolas" w:hAnsi="Consolas" w:hint="eastAsia"/>
                <w:caps/>
                <w:sz w:val="21"/>
                <w:szCs w:val="21"/>
              </w:rPr>
              <w:t>立即入会</w:t>
            </w:r>
            <w:r w:rsidR="0053418D" w:rsidRPr="004F624E">
              <w:rPr>
                <w:rFonts w:ascii="Consolas" w:hAnsi="Consolas" w:hint="eastAsia"/>
                <w:caps/>
                <w:sz w:val="21"/>
                <w:szCs w:val="21"/>
              </w:rPr>
              <w:t>”按钮，可直接进入该场会议。</w:t>
            </w:r>
          </w:p>
        </w:tc>
      </w:tr>
      <w:tr w:rsidR="0089764F" w:rsidRPr="004F624E" w14:paraId="5557BDAA" w14:textId="77777777" w:rsidTr="00AC24C3">
        <w:tc>
          <w:tcPr>
            <w:tcW w:w="2235" w:type="dxa"/>
            <w:shd w:val="clear" w:color="auto" w:fill="auto"/>
          </w:tcPr>
          <w:p w14:paraId="697F7A2D" w14:textId="77777777" w:rsidR="0089764F" w:rsidRPr="004F624E" w:rsidRDefault="0089764F" w:rsidP="00AC24C3">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5A7F010A" w14:textId="77777777" w:rsidR="0089764F" w:rsidRPr="004F624E" w:rsidRDefault="0089764F"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89764F" w:rsidRPr="004F624E" w14:paraId="55CB676E" w14:textId="77777777" w:rsidTr="00AC24C3">
        <w:tc>
          <w:tcPr>
            <w:tcW w:w="2235" w:type="dxa"/>
            <w:shd w:val="clear" w:color="auto" w:fill="auto"/>
          </w:tcPr>
          <w:p w14:paraId="22140537" w14:textId="77777777" w:rsidR="0089764F" w:rsidRPr="004F624E" w:rsidRDefault="0089764F"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7518DC61" w14:textId="77777777" w:rsidR="0089764F" w:rsidRPr="004F624E" w:rsidRDefault="0053418D" w:rsidP="0053418D">
            <w:pPr>
              <w:pStyle w:val="a4"/>
              <w:spacing w:after="72"/>
              <w:ind w:firstLineChars="0" w:firstLine="0"/>
              <w:rPr>
                <w:rFonts w:ascii="Consolas" w:hAnsi="Consolas"/>
                <w:caps/>
                <w:sz w:val="21"/>
                <w:szCs w:val="21"/>
              </w:rPr>
            </w:pPr>
            <w:r w:rsidRPr="004F624E">
              <w:rPr>
                <w:rFonts w:ascii="Consolas" w:hAnsi="Consolas" w:hint="eastAsia"/>
                <w:caps/>
                <w:sz w:val="21"/>
                <w:szCs w:val="21"/>
              </w:rPr>
              <w:t>会议列表中</w:t>
            </w:r>
            <w:r w:rsidR="0089764F" w:rsidRPr="004F624E">
              <w:rPr>
                <w:rFonts w:ascii="Consolas" w:hAnsi="Consolas" w:hint="eastAsia"/>
                <w:caps/>
                <w:sz w:val="21"/>
                <w:szCs w:val="21"/>
              </w:rPr>
              <w:t>至少存在一场</w:t>
            </w:r>
            <w:r w:rsidRPr="004F624E">
              <w:rPr>
                <w:rFonts w:ascii="Consolas" w:hAnsi="Consolas" w:hint="eastAsia"/>
                <w:caps/>
                <w:sz w:val="21"/>
                <w:szCs w:val="21"/>
              </w:rPr>
              <w:t>已满足进入会议条件的会议项。</w:t>
            </w:r>
          </w:p>
        </w:tc>
      </w:tr>
      <w:tr w:rsidR="0089764F" w:rsidRPr="004F624E" w14:paraId="2F27D60B" w14:textId="77777777" w:rsidTr="00AC24C3">
        <w:tc>
          <w:tcPr>
            <w:tcW w:w="9096" w:type="dxa"/>
            <w:gridSpan w:val="2"/>
            <w:shd w:val="clear" w:color="auto" w:fill="auto"/>
          </w:tcPr>
          <w:p w14:paraId="774BB9E7" w14:textId="77777777" w:rsidR="0089764F" w:rsidRPr="004F624E" w:rsidRDefault="0089764F" w:rsidP="00AC24C3">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89764F" w:rsidRPr="004F624E" w14:paraId="329E9EE5" w14:textId="77777777" w:rsidTr="00AC24C3">
        <w:tc>
          <w:tcPr>
            <w:tcW w:w="9096" w:type="dxa"/>
            <w:gridSpan w:val="2"/>
            <w:shd w:val="clear" w:color="auto" w:fill="auto"/>
          </w:tcPr>
          <w:p w14:paraId="264B390B" w14:textId="77777777" w:rsidR="0089764F" w:rsidRPr="004F624E" w:rsidRDefault="0089764F" w:rsidP="00AC5C40">
            <w:pPr>
              <w:pStyle w:val="srs"/>
              <w:numPr>
                <w:ilvl w:val="0"/>
                <w:numId w:val="44"/>
              </w:numPr>
              <w:rPr>
                <w:rFonts w:ascii="Consolas" w:hAnsi="Consolas"/>
                <w:szCs w:val="21"/>
              </w:rPr>
            </w:pPr>
            <w:r w:rsidRPr="004F624E">
              <w:rPr>
                <w:rFonts w:ascii="Consolas" w:hAnsi="Consolas" w:hint="eastAsia"/>
                <w:szCs w:val="21"/>
              </w:rPr>
              <w:t>主持人点击会议列表中的某一场会议的</w:t>
            </w:r>
            <w:r w:rsidR="0053418D" w:rsidRPr="004F624E">
              <w:rPr>
                <w:rFonts w:ascii="Consolas" w:hAnsi="Consolas" w:hint="eastAsia"/>
                <w:szCs w:val="21"/>
              </w:rPr>
              <w:t>“立即入会”按钮</w:t>
            </w:r>
            <w:r w:rsidRPr="004F624E">
              <w:rPr>
                <w:rFonts w:ascii="Consolas" w:hAnsi="Consolas" w:hint="eastAsia"/>
                <w:szCs w:val="21"/>
              </w:rPr>
              <w:t>，用例开始。</w:t>
            </w:r>
          </w:p>
          <w:p w14:paraId="2ED814B1" w14:textId="77777777" w:rsidR="0089764F" w:rsidRPr="004F624E" w:rsidRDefault="002E33E8" w:rsidP="00AC5C40">
            <w:pPr>
              <w:pStyle w:val="srs"/>
              <w:numPr>
                <w:ilvl w:val="0"/>
                <w:numId w:val="44"/>
              </w:numPr>
              <w:rPr>
                <w:rFonts w:ascii="Consolas" w:hAnsi="Consolas"/>
                <w:szCs w:val="21"/>
              </w:rPr>
            </w:pPr>
            <w:r w:rsidRPr="004F624E">
              <w:rPr>
                <w:rFonts w:ascii="Consolas" w:hAnsi="Consolas" w:hint="eastAsia"/>
                <w:szCs w:val="21"/>
              </w:rPr>
              <w:t>会议列表窗口关闭，显示入会加载窗口，继而显示会议遥控器</w:t>
            </w:r>
            <w:r w:rsidR="0089764F" w:rsidRPr="004F624E">
              <w:rPr>
                <w:rFonts w:ascii="Consolas" w:hAnsi="Consolas" w:hint="eastAsia"/>
                <w:szCs w:val="21"/>
              </w:rPr>
              <w:t>。</w:t>
            </w:r>
            <w:r w:rsidRPr="004F624E">
              <w:rPr>
                <w:rFonts w:ascii="Consolas" w:hAnsi="Consolas" w:hint="eastAsia"/>
                <w:szCs w:val="21"/>
              </w:rPr>
              <w:t>用例结束。</w:t>
            </w:r>
          </w:p>
        </w:tc>
      </w:tr>
      <w:tr w:rsidR="0089764F" w:rsidRPr="004F624E" w14:paraId="372D0CCB" w14:textId="77777777" w:rsidTr="00AC24C3">
        <w:tc>
          <w:tcPr>
            <w:tcW w:w="9096" w:type="dxa"/>
            <w:gridSpan w:val="2"/>
            <w:shd w:val="clear" w:color="auto" w:fill="auto"/>
          </w:tcPr>
          <w:p w14:paraId="0A4293CE" w14:textId="77777777" w:rsidR="0089764F" w:rsidRPr="004F624E" w:rsidRDefault="0089764F"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89764F" w:rsidRPr="004F624E" w14:paraId="6E67E842" w14:textId="77777777" w:rsidTr="00AC24C3">
        <w:tc>
          <w:tcPr>
            <w:tcW w:w="9096" w:type="dxa"/>
            <w:gridSpan w:val="2"/>
            <w:shd w:val="clear" w:color="auto" w:fill="auto"/>
          </w:tcPr>
          <w:p w14:paraId="5650A21C" w14:textId="77777777" w:rsidR="0089764F" w:rsidRPr="004F624E" w:rsidRDefault="002E33E8" w:rsidP="002E33E8">
            <w:pPr>
              <w:spacing w:line="360" w:lineRule="auto"/>
              <w:rPr>
                <w:rFonts w:ascii="Consolas" w:hAnsi="Consolas"/>
              </w:rPr>
            </w:pPr>
            <w:r w:rsidRPr="004F624E">
              <w:rPr>
                <w:rFonts w:ascii="Consolas" w:hAnsi="Consolas" w:hint="eastAsia"/>
              </w:rPr>
              <w:t>N/A</w:t>
            </w:r>
          </w:p>
        </w:tc>
      </w:tr>
      <w:tr w:rsidR="0089764F" w:rsidRPr="004F624E" w14:paraId="455177BE" w14:textId="77777777" w:rsidTr="00AC24C3">
        <w:tc>
          <w:tcPr>
            <w:tcW w:w="2235" w:type="dxa"/>
            <w:shd w:val="clear" w:color="auto" w:fill="auto"/>
          </w:tcPr>
          <w:p w14:paraId="23460EE2" w14:textId="77777777" w:rsidR="0089764F" w:rsidRPr="004F624E" w:rsidRDefault="0089764F"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51B5C4F3" w14:textId="77777777" w:rsidR="0089764F" w:rsidRPr="004F624E" w:rsidRDefault="00075EAB" w:rsidP="00AC24C3">
            <w:pPr>
              <w:pStyle w:val="a4"/>
              <w:spacing w:after="72"/>
              <w:ind w:firstLineChars="0" w:firstLine="0"/>
              <w:rPr>
                <w:rFonts w:ascii="Consolas" w:hAnsi="Consolas"/>
                <w:sz w:val="21"/>
                <w:szCs w:val="21"/>
              </w:rPr>
            </w:pPr>
            <w:r w:rsidRPr="004F624E">
              <w:rPr>
                <w:rFonts w:ascii="Consolas" w:hAnsi="Consolas" w:hint="eastAsia"/>
                <w:sz w:val="21"/>
                <w:szCs w:val="21"/>
              </w:rPr>
              <w:t>显示会议遥控器，并成功进入会议。</w:t>
            </w:r>
          </w:p>
        </w:tc>
      </w:tr>
      <w:tr w:rsidR="0089764F" w:rsidRPr="004F624E" w14:paraId="78D4CC4A" w14:textId="77777777" w:rsidTr="00AC24C3">
        <w:tc>
          <w:tcPr>
            <w:tcW w:w="2235" w:type="dxa"/>
            <w:shd w:val="clear" w:color="auto" w:fill="auto"/>
          </w:tcPr>
          <w:p w14:paraId="616B8937" w14:textId="77777777" w:rsidR="0089764F" w:rsidRPr="004F624E" w:rsidRDefault="0089764F" w:rsidP="00AC24C3">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757BF0F9" w14:textId="77777777" w:rsidR="0089764F" w:rsidRPr="004F624E" w:rsidRDefault="00075EAB" w:rsidP="00AC5C40">
            <w:pPr>
              <w:pStyle w:val="srs"/>
              <w:numPr>
                <w:ilvl w:val="0"/>
                <w:numId w:val="45"/>
              </w:numPr>
              <w:rPr>
                <w:rFonts w:ascii="Consolas" w:hAnsi="Consolas"/>
              </w:rPr>
            </w:pPr>
            <w:r w:rsidRPr="004F624E">
              <w:rPr>
                <w:rFonts w:ascii="Consolas" w:hAnsi="Consolas" w:hint="eastAsia"/>
              </w:rPr>
              <w:t>按照服务器时间为准，到达会议开始时间前</w:t>
            </w:r>
            <w:r w:rsidRPr="004F624E">
              <w:rPr>
                <w:rFonts w:ascii="Consolas" w:hAnsi="Consolas" w:hint="eastAsia"/>
              </w:rPr>
              <w:t>45</w:t>
            </w:r>
            <w:r w:rsidRPr="004F624E">
              <w:rPr>
                <w:rFonts w:ascii="Consolas" w:hAnsi="Consolas" w:hint="eastAsia"/>
              </w:rPr>
              <w:t>分钟，才会显示“立即入会”按钮。</w:t>
            </w:r>
          </w:p>
          <w:p w14:paraId="2ED8732C" w14:textId="77777777" w:rsidR="00075EAB" w:rsidRPr="004F624E" w:rsidRDefault="00075EAB" w:rsidP="00AC5C40">
            <w:pPr>
              <w:pStyle w:val="srs"/>
              <w:numPr>
                <w:ilvl w:val="0"/>
                <w:numId w:val="45"/>
              </w:numPr>
              <w:rPr>
                <w:rFonts w:ascii="Consolas" w:hAnsi="Consolas"/>
              </w:rPr>
            </w:pPr>
            <w:r w:rsidRPr="004F624E">
              <w:rPr>
                <w:rFonts w:ascii="Consolas" w:hAnsi="Consolas" w:hint="eastAsia"/>
              </w:rPr>
              <w:t>会议列表每</w:t>
            </w:r>
            <w:r w:rsidRPr="004F624E">
              <w:rPr>
                <w:rFonts w:ascii="Consolas" w:hAnsi="Consolas" w:hint="eastAsia"/>
              </w:rPr>
              <w:t>15</w:t>
            </w:r>
            <w:r w:rsidRPr="004F624E">
              <w:rPr>
                <w:rFonts w:ascii="Consolas" w:hAnsi="Consolas" w:hint="eastAsia"/>
              </w:rPr>
              <w:t>分钟自动刷新一次</w:t>
            </w:r>
            <w:r w:rsidR="0033200F" w:rsidRPr="004F624E">
              <w:rPr>
                <w:rFonts w:ascii="Consolas" w:hAnsi="Consolas" w:hint="eastAsia"/>
              </w:rPr>
              <w:t>。因此，可能存在某些会议项的状态显示不是实时的。</w:t>
            </w:r>
          </w:p>
          <w:p w14:paraId="40C73C6C" w14:textId="77777777" w:rsidR="001F0C65" w:rsidRDefault="00514E19" w:rsidP="00AC5C40">
            <w:pPr>
              <w:pStyle w:val="srs"/>
              <w:numPr>
                <w:ilvl w:val="0"/>
                <w:numId w:val="45"/>
              </w:numPr>
              <w:rPr>
                <w:rFonts w:ascii="Consolas" w:hAnsi="Consolas"/>
              </w:rPr>
            </w:pPr>
            <w:r w:rsidRPr="004F624E">
              <w:rPr>
                <w:rFonts w:ascii="Consolas" w:hAnsi="Consolas" w:hint="eastAsia"/>
              </w:rPr>
              <w:t>入会时，对可能产生的某些异常情况（如网络不通、服务器异常等），要弹出提示对话框。提示文字请参考</w:t>
            </w:r>
            <w:hyperlink w:anchor="_立即入会验证" w:history="1">
              <w:r w:rsidR="00331FC8" w:rsidRPr="004F624E">
                <w:rPr>
                  <w:rStyle w:val="af2"/>
                  <w:rFonts w:ascii="Consolas" w:hAnsi="Consolas" w:hint="eastAsia"/>
                </w:rPr>
                <w:t>立即入会验证</w:t>
              </w:r>
            </w:hyperlink>
            <w:r w:rsidR="00331FC8" w:rsidRPr="004F624E">
              <w:rPr>
                <w:rFonts w:ascii="Consolas" w:hAnsi="Consolas" w:hint="eastAsia"/>
              </w:rPr>
              <w:t>。</w:t>
            </w:r>
          </w:p>
          <w:p w14:paraId="17DA36B4" w14:textId="77777777" w:rsidR="00542480" w:rsidRDefault="00542480" w:rsidP="00AC5C40">
            <w:pPr>
              <w:pStyle w:val="srs"/>
              <w:numPr>
                <w:ilvl w:val="0"/>
                <w:numId w:val="45"/>
              </w:numPr>
              <w:rPr>
                <w:ins w:id="402" w:author="Yu Xu" w:date="2013-06-13T11:13:00Z"/>
                <w:rFonts w:ascii="Consolas" w:hAnsi="Consolas"/>
              </w:rPr>
            </w:pPr>
            <w:r>
              <w:rPr>
                <w:rFonts w:ascii="Consolas" w:hAnsi="Consolas" w:hint="eastAsia"/>
              </w:rPr>
              <w:t>在</w:t>
            </w:r>
            <w:r>
              <w:rPr>
                <w:rFonts w:ascii="Consolas" w:hAnsi="Consolas"/>
              </w:rPr>
              <w:t>会议列表未刷新情况下，</w:t>
            </w:r>
            <w:r>
              <w:rPr>
                <w:rFonts w:ascii="Consolas" w:hAnsi="Consolas" w:hint="eastAsia"/>
              </w:rPr>
              <w:t>如果</w:t>
            </w:r>
            <w:r>
              <w:rPr>
                <w:rFonts w:ascii="Consolas" w:hAnsi="Consolas"/>
              </w:rPr>
              <w:t>会议变为无法进入</w:t>
            </w:r>
            <w:r>
              <w:rPr>
                <w:rFonts w:ascii="Consolas" w:hAnsi="Consolas" w:hint="eastAsia"/>
              </w:rPr>
              <w:t>，</w:t>
            </w:r>
            <w:r>
              <w:rPr>
                <w:rFonts w:ascii="Consolas" w:hAnsi="Consolas"/>
              </w:rPr>
              <w:t>如</w:t>
            </w:r>
            <w:r>
              <w:rPr>
                <w:rFonts w:ascii="Consolas" w:hAnsi="Consolas" w:hint="eastAsia"/>
              </w:rPr>
              <w:t>被</w:t>
            </w:r>
            <w:r>
              <w:rPr>
                <w:rFonts w:ascii="Consolas" w:hAnsi="Consolas"/>
              </w:rPr>
              <w:t>删除、</w:t>
            </w:r>
            <w:r>
              <w:rPr>
                <w:rFonts w:ascii="Consolas" w:hAnsi="Consolas" w:hint="eastAsia"/>
              </w:rPr>
              <w:t>已过期</w:t>
            </w:r>
            <w:r>
              <w:rPr>
                <w:rFonts w:ascii="Consolas" w:hAnsi="Consolas"/>
              </w:rPr>
              <w:t>、</w:t>
            </w:r>
            <w:r>
              <w:rPr>
                <w:rFonts w:ascii="Consolas" w:hAnsi="Consolas" w:hint="eastAsia"/>
              </w:rPr>
              <w:t>已结束</w:t>
            </w:r>
            <w:r>
              <w:rPr>
                <w:rFonts w:ascii="Consolas" w:hAnsi="Consolas"/>
              </w:rPr>
              <w:t>等，当参会人尝试</w:t>
            </w:r>
            <w:r>
              <w:rPr>
                <w:rFonts w:ascii="Consolas" w:hAnsi="Consolas" w:hint="eastAsia"/>
              </w:rPr>
              <w:t>点击</w:t>
            </w:r>
            <w:r>
              <w:rPr>
                <w:rFonts w:ascii="Consolas" w:hAnsi="Consolas"/>
              </w:rPr>
              <w:t>立即入会按钮入会时，</w:t>
            </w:r>
            <w:r>
              <w:rPr>
                <w:rFonts w:ascii="Consolas" w:hAnsi="Consolas" w:hint="eastAsia"/>
              </w:rPr>
              <w:t>会</w:t>
            </w:r>
            <w:r>
              <w:rPr>
                <w:rFonts w:ascii="Consolas" w:hAnsi="Consolas"/>
              </w:rPr>
              <w:t>弹出提示对话框</w:t>
            </w:r>
            <w:r>
              <w:rPr>
                <w:rFonts w:ascii="Consolas" w:hAnsi="Consolas" w:hint="eastAsia"/>
              </w:rPr>
              <w:t>。</w:t>
            </w:r>
            <w:r>
              <w:rPr>
                <w:rFonts w:ascii="Consolas" w:hAnsi="Consolas"/>
              </w:rPr>
              <w:t>关闭</w:t>
            </w:r>
            <w:r>
              <w:rPr>
                <w:rFonts w:ascii="Consolas" w:hAnsi="Consolas" w:hint="eastAsia"/>
              </w:rPr>
              <w:t>提示</w:t>
            </w:r>
            <w:r>
              <w:rPr>
                <w:rFonts w:ascii="Consolas" w:hAnsi="Consolas"/>
              </w:rPr>
              <w:t>对话框后，会议列表会自动刷新</w:t>
            </w:r>
            <w:r>
              <w:rPr>
                <w:rFonts w:ascii="Consolas" w:hAnsi="Consolas" w:hint="eastAsia"/>
              </w:rPr>
              <w:t>。</w:t>
            </w:r>
          </w:p>
          <w:p w14:paraId="3665C21E" w14:textId="753130CE" w:rsidR="00A72232" w:rsidRPr="004F624E" w:rsidRDefault="00A72232" w:rsidP="00AC5C40">
            <w:pPr>
              <w:pStyle w:val="srs"/>
              <w:numPr>
                <w:ilvl w:val="0"/>
                <w:numId w:val="45"/>
              </w:numPr>
              <w:rPr>
                <w:rFonts w:ascii="Consolas" w:hAnsi="Consolas"/>
              </w:rPr>
            </w:pPr>
            <w:ins w:id="403" w:author="Yu Xu" w:date="2013-06-13T11:13:00Z">
              <w:r>
                <w:rPr>
                  <w:rFonts w:ascii="Consolas" w:hAnsi="Consolas" w:hint="eastAsia"/>
                </w:rPr>
                <w:t>特别地</w:t>
              </w:r>
              <w:r>
                <w:rPr>
                  <w:rFonts w:ascii="Consolas" w:hAnsi="Consolas"/>
                </w:rPr>
                <w:t>，</w:t>
              </w:r>
              <w:r>
                <w:rPr>
                  <w:rFonts w:ascii="Consolas" w:hAnsi="Consolas" w:hint="eastAsia"/>
                </w:rPr>
                <w:t>如果两场</w:t>
              </w:r>
              <w:r>
                <w:rPr>
                  <w:rFonts w:ascii="Consolas" w:hAnsi="Consolas"/>
                </w:rPr>
                <w:t>会议的</w:t>
              </w:r>
              <w:r>
                <w:rPr>
                  <w:rFonts w:ascii="Consolas" w:hAnsi="Consolas" w:hint="eastAsia"/>
                </w:rPr>
                <w:t>时间</w:t>
              </w:r>
              <w:r>
                <w:rPr>
                  <w:rFonts w:ascii="Consolas" w:hAnsi="Consolas"/>
                </w:rPr>
                <w:t>有交叉，则</w:t>
              </w:r>
              <w:r>
                <w:rPr>
                  <w:rFonts w:ascii="Consolas" w:hAnsi="Consolas" w:hint="eastAsia"/>
                </w:rPr>
                <w:t>第二场</w:t>
              </w:r>
              <w:r>
                <w:rPr>
                  <w:rFonts w:ascii="Consolas" w:hAnsi="Consolas"/>
                </w:rPr>
                <w:t>会议</w:t>
              </w:r>
              <w:r>
                <w:rPr>
                  <w:rFonts w:ascii="Consolas" w:hAnsi="Consolas" w:hint="eastAsia"/>
                </w:rPr>
                <w:t>的</w:t>
              </w:r>
              <w:r>
                <w:rPr>
                  <w:rFonts w:ascii="Consolas" w:hAnsi="Consolas"/>
                </w:rPr>
                <w:t>人</w:t>
              </w:r>
              <w:r>
                <w:rPr>
                  <w:rFonts w:ascii="Consolas" w:hAnsi="Consolas" w:hint="eastAsia"/>
                </w:rPr>
                <w:t>无论</w:t>
              </w:r>
              <w:r>
                <w:rPr>
                  <w:rFonts w:ascii="Consolas" w:hAnsi="Consolas"/>
                </w:rPr>
                <w:t>从网络还是电话入会，</w:t>
              </w:r>
            </w:ins>
            <w:ins w:id="404" w:author="Yu Xu" w:date="2013-06-13T11:14:00Z">
              <w:r>
                <w:rPr>
                  <w:rFonts w:ascii="Consolas" w:hAnsi="Consolas" w:hint="eastAsia"/>
                </w:rPr>
                <w:t>都会</w:t>
              </w:r>
              <w:r>
                <w:rPr>
                  <w:rFonts w:ascii="Consolas" w:hAnsi="Consolas"/>
                </w:rPr>
                <w:t>进入第一场会</w:t>
              </w:r>
              <w:r>
                <w:rPr>
                  <w:rFonts w:ascii="Consolas" w:hAnsi="Consolas" w:hint="eastAsia"/>
                </w:rPr>
                <w:t>。</w:t>
              </w:r>
            </w:ins>
          </w:p>
        </w:tc>
      </w:tr>
      <w:tr w:rsidR="0089764F" w:rsidRPr="004F624E" w14:paraId="691D0FDA" w14:textId="77777777" w:rsidTr="00AC24C3">
        <w:tc>
          <w:tcPr>
            <w:tcW w:w="2235" w:type="dxa"/>
            <w:shd w:val="clear" w:color="auto" w:fill="auto"/>
          </w:tcPr>
          <w:p w14:paraId="16AE3975" w14:textId="77777777" w:rsidR="0089764F" w:rsidRPr="004F624E" w:rsidRDefault="0089764F" w:rsidP="00AC24C3">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34DEF9AC" w14:textId="77777777" w:rsidR="0089764F" w:rsidRPr="004F624E" w:rsidRDefault="0089764F" w:rsidP="00AC24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89764F" w:rsidRPr="004F624E" w14:paraId="230D9F6C" w14:textId="77777777" w:rsidTr="00AC24C3">
        <w:tc>
          <w:tcPr>
            <w:tcW w:w="2235" w:type="dxa"/>
            <w:shd w:val="clear" w:color="auto" w:fill="auto"/>
          </w:tcPr>
          <w:p w14:paraId="1AF60C44" w14:textId="77777777" w:rsidR="0089764F" w:rsidRPr="004F624E" w:rsidRDefault="0089764F"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6C416005" w14:textId="77777777" w:rsidR="0089764F" w:rsidRPr="004F624E" w:rsidRDefault="0089764F" w:rsidP="00AC24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89764F" w:rsidRPr="004F624E" w14:paraId="1E782BF8" w14:textId="77777777" w:rsidTr="00AC24C3">
        <w:tc>
          <w:tcPr>
            <w:tcW w:w="2235" w:type="dxa"/>
            <w:shd w:val="clear" w:color="auto" w:fill="auto"/>
          </w:tcPr>
          <w:p w14:paraId="5CA9B299" w14:textId="77777777" w:rsidR="0089764F" w:rsidRPr="004F624E" w:rsidRDefault="0089764F" w:rsidP="00AC24C3">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7535728B" w14:textId="77777777" w:rsidR="0089764F" w:rsidRPr="004F624E" w:rsidRDefault="0089764F" w:rsidP="00AC24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033B8B1C" w14:textId="77777777" w:rsidR="00DA4C17" w:rsidRPr="004F624E" w:rsidRDefault="00DA4C17" w:rsidP="00EB0FE1">
      <w:pPr>
        <w:pStyle w:val="2"/>
        <w:numPr>
          <w:ilvl w:val="1"/>
          <w:numId w:val="14"/>
        </w:numPr>
        <w:spacing w:before="48" w:after="48" w:line="360" w:lineRule="auto"/>
        <w:ind w:right="210"/>
        <w:rPr>
          <w:rFonts w:ascii="Consolas" w:hAnsi="Consolas"/>
        </w:rPr>
      </w:pPr>
      <w:bookmarkStart w:id="405" w:name="_Toc355341017"/>
      <w:r w:rsidRPr="004F624E">
        <w:rPr>
          <w:rFonts w:ascii="Consolas" w:hAnsi="Consolas" w:hint="eastAsia"/>
        </w:rPr>
        <w:t>编辑会议</w:t>
      </w:r>
      <w:bookmarkEnd w:id="405"/>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A76349" w:rsidRPr="004F624E" w14:paraId="63D398CA" w14:textId="77777777" w:rsidTr="00AC24C3">
        <w:tc>
          <w:tcPr>
            <w:tcW w:w="2235" w:type="dxa"/>
            <w:shd w:val="clear" w:color="auto" w:fill="auto"/>
          </w:tcPr>
          <w:p w14:paraId="1E5465A0" w14:textId="77777777" w:rsidR="00A76349" w:rsidRPr="004F624E" w:rsidRDefault="00A76349" w:rsidP="00AC24C3">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26CB644D" w14:textId="77777777" w:rsidR="00A76349" w:rsidRPr="004F624E" w:rsidRDefault="00A76349"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编辑会议</w:t>
            </w:r>
          </w:p>
        </w:tc>
      </w:tr>
      <w:tr w:rsidR="00A76349" w:rsidRPr="004F624E" w14:paraId="1BF09EB8" w14:textId="77777777" w:rsidTr="00AC24C3">
        <w:tc>
          <w:tcPr>
            <w:tcW w:w="2235" w:type="dxa"/>
            <w:shd w:val="clear" w:color="auto" w:fill="auto"/>
          </w:tcPr>
          <w:p w14:paraId="47996DC6" w14:textId="77777777" w:rsidR="00A76349" w:rsidRPr="004F624E" w:rsidRDefault="00A76349" w:rsidP="00AC24C3">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64153073" w14:textId="77777777" w:rsidR="00A76349" w:rsidRPr="004F624E" w:rsidRDefault="00A76349"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MAX1.0_CLIENT_CONFLIST_SRS_003</w:t>
            </w:r>
          </w:p>
        </w:tc>
      </w:tr>
      <w:tr w:rsidR="00A76349" w:rsidRPr="004F624E" w14:paraId="245A3B9D" w14:textId="77777777" w:rsidTr="00AC24C3">
        <w:tc>
          <w:tcPr>
            <w:tcW w:w="2235" w:type="dxa"/>
            <w:shd w:val="clear" w:color="auto" w:fill="auto"/>
          </w:tcPr>
          <w:p w14:paraId="7905C4BE" w14:textId="77777777" w:rsidR="00A76349" w:rsidRPr="004F624E" w:rsidRDefault="00A76349" w:rsidP="00AC24C3">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角色</w:t>
            </w:r>
          </w:p>
        </w:tc>
        <w:tc>
          <w:tcPr>
            <w:tcW w:w="6861" w:type="dxa"/>
            <w:shd w:val="clear" w:color="auto" w:fill="auto"/>
          </w:tcPr>
          <w:p w14:paraId="6D59AD4C" w14:textId="77777777" w:rsidR="00A76349" w:rsidRPr="004F624E" w:rsidRDefault="00A76349"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A76349" w:rsidRPr="004F624E" w14:paraId="24645250" w14:textId="77777777" w:rsidTr="00AC24C3">
        <w:tc>
          <w:tcPr>
            <w:tcW w:w="2235" w:type="dxa"/>
            <w:shd w:val="clear" w:color="auto" w:fill="auto"/>
          </w:tcPr>
          <w:p w14:paraId="34ADCB61" w14:textId="77777777" w:rsidR="00A76349" w:rsidRPr="004F624E" w:rsidRDefault="00A76349" w:rsidP="00AC24C3">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0A601DCF" w14:textId="77777777" w:rsidR="00A76349" w:rsidRPr="004F624E" w:rsidRDefault="00A76349" w:rsidP="00A76349">
            <w:pPr>
              <w:pStyle w:val="a4"/>
              <w:spacing w:after="72"/>
              <w:ind w:firstLineChars="0" w:firstLine="0"/>
              <w:rPr>
                <w:rFonts w:ascii="Consolas" w:hAnsi="Consolas"/>
                <w:caps/>
                <w:sz w:val="21"/>
                <w:szCs w:val="21"/>
              </w:rPr>
            </w:pPr>
            <w:r w:rsidRPr="004F624E">
              <w:rPr>
                <w:rFonts w:ascii="Consolas" w:hAnsi="Consolas" w:hint="eastAsia"/>
                <w:caps/>
                <w:sz w:val="21"/>
                <w:szCs w:val="21"/>
              </w:rPr>
              <w:t>主持人点击会议列表中某个会议项的“编辑”按钮，可修改该会议的各项会议属性。</w:t>
            </w:r>
          </w:p>
        </w:tc>
      </w:tr>
      <w:tr w:rsidR="00A76349" w:rsidRPr="004F624E" w14:paraId="793638FD" w14:textId="77777777" w:rsidTr="00AC24C3">
        <w:tc>
          <w:tcPr>
            <w:tcW w:w="2235" w:type="dxa"/>
            <w:shd w:val="clear" w:color="auto" w:fill="auto"/>
          </w:tcPr>
          <w:p w14:paraId="37B67ECF" w14:textId="77777777" w:rsidR="00A76349" w:rsidRPr="004F624E" w:rsidRDefault="00A76349" w:rsidP="00AC24C3">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6F2BAA6E" w14:textId="77777777" w:rsidR="00A76349" w:rsidRPr="004F624E" w:rsidRDefault="00A76349" w:rsidP="00AC24C3">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A76349" w:rsidRPr="004F624E" w14:paraId="42695815" w14:textId="77777777" w:rsidTr="00AC24C3">
        <w:tc>
          <w:tcPr>
            <w:tcW w:w="2235" w:type="dxa"/>
            <w:shd w:val="clear" w:color="auto" w:fill="auto"/>
          </w:tcPr>
          <w:p w14:paraId="30354C01" w14:textId="77777777" w:rsidR="00A76349" w:rsidRPr="004F624E" w:rsidRDefault="00A76349"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07B19337" w14:textId="77777777" w:rsidR="00A76349" w:rsidRPr="004F624E" w:rsidRDefault="00A76349" w:rsidP="00A76349">
            <w:pPr>
              <w:pStyle w:val="a4"/>
              <w:spacing w:after="72"/>
              <w:ind w:firstLineChars="0" w:firstLine="0"/>
              <w:rPr>
                <w:rFonts w:ascii="Consolas" w:hAnsi="Consolas"/>
                <w:caps/>
                <w:sz w:val="21"/>
                <w:szCs w:val="21"/>
              </w:rPr>
            </w:pPr>
            <w:r w:rsidRPr="004F624E">
              <w:rPr>
                <w:rFonts w:ascii="Consolas" w:hAnsi="Consolas" w:hint="eastAsia"/>
                <w:caps/>
                <w:sz w:val="21"/>
                <w:szCs w:val="21"/>
              </w:rPr>
              <w:t>会议列表中至少存在一场可编辑的会议项。</w:t>
            </w:r>
          </w:p>
        </w:tc>
      </w:tr>
      <w:tr w:rsidR="00A76349" w:rsidRPr="004F624E" w14:paraId="61C45048" w14:textId="77777777" w:rsidTr="00AC24C3">
        <w:tc>
          <w:tcPr>
            <w:tcW w:w="9096" w:type="dxa"/>
            <w:gridSpan w:val="2"/>
            <w:shd w:val="clear" w:color="auto" w:fill="auto"/>
          </w:tcPr>
          <w:p w14:paraId="5E64F2D2" w14:textId="77777777" w:rsidR="00A76349" w:rsidRPr="004F624E" w:rsidRDefault="00A76349" w:rsidP="00AC24C3">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A76349" w:rsidRPr="004F624E" w14:paraId="4F122963" w14:textId="77777777" w:rsidTr="00AC24C3">
        <w:tc>
          <w:tcPr>
            <w:tcW w:w="9096" w:type="dxa"/>
            <w:gridSpan w:val="2"/>
            <w:shd w:val="clear" w:color="auto" w:fill="auto"/>
          </w:tcPr>
          <w:p w14:paraId="4348CCDF" w14:textId="77777777" w:rsidR="00A76349" w:rsidRPr="004F624E" w:rsidRDefault="00A76349" w:rsidP="00AC5C40">
            <w:pPr>
              <w:pStyle w:val="srs"/>
              <w:numPr>
                <w:ilvl w:val="0"/>
                <w:numId w:val="46"/>
              </w:numPr>
              <w:rPr>
                <w:rFonts w:ascii="Consolas" w:hAnsi="Consolas"/>
                <w:szCs w:val="21"/>
              </w:rPr>
            </w:pPr>
            <w:r w:rsidRPr="004F624E">
              <w:rPr>
                <w:rFonts w:ascii="Consolas" w:hAnsi="Consolas" w:hint="eastAsia"/>
                <w:szCs w:val="21"/>
              </w:rPr>
              <w:t>主持人点击会议列表中的某一场会议的“</w:t>
            </w:r>
            <w:r w:rsidR="006916A0" w:rsidRPr="004F624E">
              <w:rPr>
                <w:rFonts w:ascii="Consolas" w:hAnsi="Consolas" w:hint="eastAsia"/>
                <w:szCs w:val="21"/>
              </w:rPr>
              <w:t>编辑</w:t>
            </w:r>
            <w:r w:rsidRPr="004F624E">
              <w:rPr>
                <w:rFonts w:ascii="Consolas" w:hAnsi="Consolas" w:hint="eastAsia"/>
                <w:szCs w:val="21"/>
              </w:rPr>
              <w:t>”按钮，用例开始。</w:t>
            </w:r>
          </w:p>
          <w:p w14:paraId="5AE8645F" w14:textId="77777777" w:rsidR="00A76349" w:rsidRPr="004F624E" w:rsidRDefault="006916A0" w:rsidP="00AC5C40">
            <w:pPr>
              <w:pStyle w:val="srs"/>
              <w:numPr>
                <w:ilvl w:val="0"/>
                <w:numId w:val="46"/>
              </w:numPr>
              <w:rPr>
                <w:rFonts w:ascii="Consolas" w:hAnsi="Consolas"/>
                <w:szCs w:val="21"/>
              </w:rPr>
            </w:pPr>
            <w:r w:rsidRPr="004F624E">
              <w:rPr>
                <w:rFonts w:ascii="Consolas" w:hAnsi="Consolas" w:hint="eastAsia"/>
                <w:szCs w:val="21"/>
              </w:rPr>
              <w:t>弹出</w:t>
            </w:r>
            <w:hyperlink w:anchor="_发送邀约界面A" w:history="1">
              <w:r w:rsidRPr="004F624E">
                <w:rPr>
                  <w:rStyle w:val="af2"/>
                  <w:rFonts w:ascii="Consolas" w:hAnsi="Consolas" w:hint="eastAsia"/>
                  <w:szCs w:val="21"/>
                </w:rPr>
                <w:t>发送邀约界面</w:t>
              </w:r>
            </w:hyperlink>
            <w:r w:rsidR="00A76349" w:rsidRPr="004F624E">
              <w:rPr>
                <w:rFonts w:ascii="Consolas" w:hAnsi="Consolas" w:hint="eastAsia"/>
                <w:szCs w:val="21"/>
              </w:rPr>
              <w:t>。</w:t>
            </w:r>
            <w:r w:rsidRPr="004F624E">
              <w:rPr>
                <w:rFonts w:ascii="Consolas" w:hAnsi="Consolas" w:hint="eastAsia"/>
                <w:szCs w:val="21"/>
              </w:rPr>
              <w:t>界面中自动还原显示该会议的各项会议属性。</w:t>
            </w:r>
          </w:p>
          <w:p w14:paraId="205F76CB" w14:textId="77777777" w:rsidR="00B507EB" w:rsidRPr="004F624E" w:rsidRDefault="004C5014" w:rsidP="00AC5C40">
            <w:pPr>
              <w:pStyle w:val="srs"/>
              <w:numPr>
                <w:ilvl w:val="0"/>
                <w:numId w:val="46"/>
              </w:numPr>
              <w:rPr>
                <w:rFonts w:ascii="Consolas" w:hAnsi="Consolas"/>
                <w:szCs w:val="21"/>
              </w:rPr>
            </w:pPr>
            <w:r w:rsidRPr="004F624E">
              <w:rPr>
                <w:rFonts w:ascii="Consolas" w:hAnsi="Consolas" w:hint="eastAsia"/>
                <w:szCs w:val="21"/>
              </w:rPr>
              <w:t>主持人修改会议属性后，点击“发送邀约”按钮，</w:t>
            </w:r>
            <w:r w:rsidR="00B507EB" w:rsidRPr="004F624E">
              <w:rPr>
                <w:rFonts w:ascii="Consolas" w:hAnsi="Consolas" w:hint="eastAsia"/>
                <w:szCs w:val="21"/>
              </w:rPr>
              <w:t>更新本场会议信息，并按照发送通知规则发送会议通知。</w:t>
            </w:r>
          </w:p>
          <w:p w14:paraId="095CFAE7" w14:textId="77777777" w:rsidR="004C5014" w:rsidRPr="004F624E" w:rsidRDefault="00B507EB" w:rsidP="00AC5C40">
            <w:pPr>
              <w:pStyle w:val="srs"/>
              <w:numPr>
                <w:ilvl w:val="0"/>
                <w:numId w:val="46"/>
              </w:numPr>
              <w:rPr>
                <w:rFonts w:ascii="Consolas" w:hAnsi="Consolas"/>
                <w:szCs w:val="21"/>
              </w:rPr>
            </w:pPr>
            <w:r w:rsidRPr="004F624E">
              <w:rPr>
                <w:rFonts w:ascii="Consolas" w:hAnsi="Consolas" w:hint="eastAsia"/>
                <w:szCs w:val="21"/>
              </w:rPr>
              <w:t>关闭</w:t>
            </w:r>
            <w:r w:rsidR="00EF684D" w:rsidRPr="004F624E">
              <w:rPr>
                <w:rFonts w:ascii="Consolas" w:hAnsi="Consolas" w:hint="eastAsia"/>
                <w:szCs w:val="21"/>
              </w:rPr>
              <w:t>邀约界面</w:t>
            </w:r>
            <w:r w:rsidR="0005752D" w:rsidRPr="004F624E">
              <w:rPr>
                <w:rFonts w:ascii="Consolas" w:hAnsi="Consolas" w:hint="eastAsia"/>
                <w:szCs w:val="21"/>
              </w:rPr>
              <w:t>，</w:t>
            </w:r>
            <w:r w:rsidR="00EF684D" w:rsidRPr="004F624E">
              <w:rPr>
                <w:rFonts w:ascii="Consolas" w:hAnsi="Consolas" w:hint="eastAsia"/>
                <w:szCs w:val="21"/>
              </w:rPr>
              <w:t>用例结束。</w:t>
            </w:r>
          </w:p>
        </w:tc>
      </w:tr>
      <w:tr w:rsidR="00A76349" w:rsidRPr="004F624E" w14:paraId="268FFF6E" w14:textId="77777777" w:rsidTr="00AC24C3">
        <w:tc>
          <w:tcPr>
            <w:tcW w:w="9096" w:type="dxa"/>
            <w:gridSpan w:val="2"/>
            <w:shd w:val="clear" w:color="auto" w:fill="auto"/>
          </w:tcPr>
          <w:p w14:paraId="06CAA105" w14:textId="77777777" w:rsidR="00A76349" w:rsidRPr="004F624E" w:rsidRDefault="00A76349"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A76349" w:rsidRPr="004F624E" w14:paraId="58683243" w14:textId="77777777" w:rsidTr="00AC24C3">
        <w:tc>
          <w:tcPr>
            <w:tcW w:w="9096" w:type="dxa"/>
            <w:gridSpan w:val="2"/>
            <w:shd w:val="clear" w:color="auto" w:fill="auto"/>
          </w:tcPr>
          <w:p w14:paraId="7D46E4CA" w14:textId="77777777" w:rsidR="00B507EB" w:rsidRPr="004F624E" w:rsidRDefault="00B507EB" w:rsidP="00AC5C40">
            <w:pPr>
              <w:numPr>
                <w:ilvl w:val="0"/>
                <w:numId w:val="47"/>
              </w:numPr>
              <w:spacing w:line="360" w:lineRule="auto"/>
              <w:rPr>
                <w:rFonts w:ascii="Consolas" w:hAnsi="Consolas"/>
              </w:rPr>
            </w:pPr>
            <w:r w:rsidRPr="004F624E">
              <w:rPr>
                <w:rFonts w:ascii="Consolas" w:hAnsi="Consolas" w:hint="eastAsia"/>
              </w:rPr>
              <w:t>主持人关闭会议编辑窗口时的处理：</w:t>
            </w:r>
          </w:p>
          <w:p w14:paraId="23C424AD" w14:textId="77777777" w:rsidR="00A76349" w:rsidRPr="004F624E" w:rsidRDefault="00B507EB" w:rsidP="00AC5C40">
            <w:pPr>
              <w:numPr>
                <w:ilvl w:val="1"/>
                <w:numId w:val="47"/>
              </w:numPr>
              <w:spacing w:line="360" w:lineRule="auto"/>
              <w:rPr>
                <w:rFonts w:ascii="Consolas" w:hAnsi="Consolas"/>
              </w:rPr>
            </w:pPr>
            <w:r w:rsidRPr="004F624E">
              <w:rPr>
                <w:rFonts w:ascii="Consolas" w:hAnsi="Consolas" w:hint="eastAsia"/>
              </w:rPr>
              <w:t>主持人修改了会议的某一项或若干项属性（如主题文字、时间等），用例开始。</w:t>
            </w:r>
          </w:p>
          <w:p w14:paraId="36BFCE1A" w14:textId="77777777" w:rsidR="006B66B3" w:rsidRPr="004F624E" w:rsidRDefault="00B507EB" w:rsidP="00AC5C40">
            <w:pPr>
              <w:numPr>
                <w:ilvl w:val="1"/>
                <w:numId w:val="47"/>
              </w:numPr>
              <w:spacing w:line="360" w:lineRule="auto"/>
              <w:rPr>
                <w:rFonts w:ascii="Consolas" w:hAnsi="Consolas"/>
              </w:rPr>
            </w:pPr>
            <w:r w:rsidRPr="004F624E">
              <w:rPr>
                <w:rFonts w:ascii="Consolas" w:hAnsi="Consolas" w:hint="eastAsia"/>
              </w:rPr>
              <w:t>主持人点击窗口右上角的关闭按钮，弹出对话框，询问是否保存修改的内容，其中：</w:t>
            </w:r>
          </w:p>
          <w:p w14:paraId="77527955" w14:textId="77777777" w:rsidR="00B507EB" w:rsidRPr="004F624E" w:rsidRDefault="00B507EB" w:rsidP="00AC5C40">
            <w:pPr>
              <w:numPr>
                <w:ilvl w:val="2"/>
                <w:numId w:val="47"/>
              </w:numPr>
              <w:spacing w:line="360" w:lineRule="auto"/>
              <w:rPr>
                <w:rFonts w:ascii="Consolas" w:hAnsi="Consolas"/>
              </w:rPr>
            </w:pPr>
            <w:r w:rsidRPr="004F624E">
              <w:rPr>
                <w:rFonts w:ascii="Consolas" w:hAnsi="Consolas" w:hint="eastAsia"/>
              </w:rPr>
              <w:t>选择了保存：则更新本次会议的信息，并按照发送通知规则发送通知，并关闭编辑对话框。</w:t>
            </w:r>
          </w:p>
          <w:p w14:paraId="3205B36E" w14:textId="77777777" w:rsidR="00B507EB" w:rsidRPr="004F624E" w:rsidRDefault="00B507EB" w:rsidP="00AC5C40">
            <w:pPr>
              <w:numPr>
                <w:ilvl w:val="2"/>
                <w:numId w:val="47"/>
              </w:numPr>
              <w:spacing w:line="360" w:lineRule="auto"/>
              <w:rPr>
                <w:rFonts w:ascii="Consolas" w:hAnsi="Consolas"/>
              </w:rPr>
            </w:pPr>
            <w:r w:rsidRPr="004F624E">
              <w:rPr>
                <w:rFonts w:ascii="Consolas" w:hAnsi="Consolas" w:hint="eastAsia"/>
              </w:rPr>
              <w:t>选择了放弃：则不更新本场会议信息，直接关闭编辑对话框。</w:t>
            </w:r>
          </w:p>
          <w:p w14:paraId="1FC15F0D" w14:textId="77777777" w:rsidR="006B66B3" w:rsidRPr="004F624E" w:rsidRDefault="006B66B3" w:rsidP="00AC5C40">
            <w:pPr>
              <w:numPr>
                <w:ilvl w:val="1"/>
                <w:numId w:val="47"/>
              </w:numPr>
              <w:spacing w:line="360" w:lineRule="auto"/>
              <w:rPr>
                <w:rFonts w:ascii="Consolas" w:hAnsi="Consolas"/>
              </w:rPr>
            </w:pPr>
            <w:r w:rsidRPr="004F624E">
              <w:rPr>
                <w:rFonts w:ascii="Consolas" w:hAnsi="Consolas" w:hint="eastAsia"/>
              </w:rPr>
              <w:t>用例结束</w:t>
            </w:r>
          </w:p>
        </w:tc>
      </w:tr>
      <w:tr w:rsidR="00A76349" w:rsidRPr="004F624E" w14:paraId="5880CA21" w14:textId="77777777" w:rsidTr="00AC24C3">
        <w:tc>
          <w:tcPr>
            <w:tcW w:w="2235" w:type="dxa"/>
            <w:shd w:val="clear" w:color="auto" w:fill="auto"/>
          </w:tcPr>
          <w:p w14:paraId="305D2B8D" w14:textId="77777777" w:rsidR="00A76349" w:rsidRPr="004F624E" w:rsidRDefault="00A76349"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015C99B1" w14:textId="77777777" w:rsidR="00A76349" w:rsidRPr="004F624E" w:rsidRDefault="000457F1" w:rsidP="00AC24C3">
            <w:pPr>
              <w:pStyle w:val="a4"/>
              <w:spacing w:after="72"/>
              <w:ind w:firstLineChars="0" w:firstLine="0"/>
              <w:rPr>
                <w:rFonts w:ascii="Consolas" w:hAnsi="Consolas"/>
                <w:sz w:val="21"/>
                <w:szCs w:val="21"/>
              </w:rPr>
            </w:pPr>
            <w:r w:rsidRPr="004F624E">
              <w:rPr>
                <w:rFonts w:ascii="Consolas" w:hAnsi="Consolas" w:hint="eastAsia"/>
                <w:sz w:val="21"/>
                <w:szCs w:val="21"/>
              </w:rPr>
              <w:t>会议列表中，可查看到该会议项的信息已自动更新。</w:t>
            </w:r>
          </w:p>
        </w:tc>
      </w:tr>
      <w:tr w:rsidR="00A76349" w:rsidRPr="004F624E" w14:paraId="42411918" w14:textId="77777777" w:rsidTr="00AC24C3">
        <w:tc>
          <w:tcPr>
            <w:tcW w:w="2235" w:type="dxa"/>
            <w:shd w:val="clear" w:color="auto" w:fill="auto"/>
          </w:tcPr>
          <w:p w14:paraId="5FD741FC" w14:textId="77777777" w:rsidR="00A76349" w:rsidRPr="004F624E" w:rsidRDefault="00A76349" w:rsidP="00AC24C3">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600B385C" w14:textId="77777777" w:rsidR="00A76349" w:rsidRPr="004F624E" w:rsidRDefault="00F952B9" w:rsidP="00AC5C40">
            <w:pPr>
              <w:pStyle w:val="srs"/>
              <w:numPr>
                <w:ilvl w:val="0"/>
                <w:numId w:val="48"/>
              </w:numPr>
              <w:rPr>
                <w:rFonts w:ascii="Consolas" w:hAnsi="Consolas"/>
              </w:rPr>
            </w:pPr>
            <w:hyperlink w:anchor="_发送邀约界面A" w:history="1">
              <w:r w:rsidR="00EF684D" w:rsidRPr="004F624E">
                <w:rPr>
                  <w:rStyle w:val="af2"/>
                  <w:rFonts w:ascii="Consolas" w:hAnsi="Consolas" w:hint="eastAsia"/>
                </w:rPr>
                <w:t>发送邀约界面</w:t>
              </w:r>
            </w:hyperlink>
            <w:r w:rsidR="00EF684D" w:rsidRPr="004F624E">
              <w:rPr>
                <w:rFonts w:ascii="Consolas" w:hAnsi="Consolas" w:hint="eastAsia"/>
              </w:rPr>
              <w:t>窗口弹出后，会议列表窗口处于锁定不可操作状态。</w:t>
            </w:r>
          </w:p>
          <w:p w14:paraId="297E1D21" w14:textId="77777777" w:rsidR="00A76349" w:rsidRPr="004F624E" w:rsidRDefault="00E660FB" w:rsidP="00AC5C40">
            <w:pPr>
              <w:pStyle w:val="srs"/>
              <w:numPr>
                <w:ilvl w:val="0"/>
                <w:numId w:val="48"/>
              </w:numPr>
              <w:rPr>
                <w:rFonts w:ascii="Consolas" w:hAnsi="Consolas"/>
              </w:rPr>
            </w:pPr>
            <w:r w:rsidRPr="004F624E">
              <w:rPr>
                <w:rFonts w:ascii="Consolas" w:hAnsi="Consolas" w:hint="eastAsia"/>
              </w:rPr>
              <w:t>编辑会议进行的会议表单数据有效性验证，与会议安排时相同，请参考</w:t>
            </w:r>
            <w:hyperlink w:anchor="_会议安排" w:history="1">
              <w:r w:rsidRPr="004F624E">
                <w:rPr>
                  <w:rStyle w:val="af2"/>
                  <w:rFonts w:ascii="Consolas" w:hAnsi="Consolas" w:hint="eastAsia"/>
                </w:rPr>
                <w:t>会议安排</w:t>
              </w:r>
            </w:hyperlink>
            <w:r w:rsidRPr="004F624E">
              <w:rPr>
                <w:rFonts w:ascii="Consolas" w:hAnsi="Consolas" w:hint="eastAsia"/>
              </w:rPr>
              <w:t>及</w:t>
            </w:r>
            <w:hyperlink w:anchor="_发送邀约界面A" w:history="1">
              <w:r w:rsidR="000A7E53" w:rsidRPr="004F624E">
                <w:rPr>
                  <w:rStyle w:val="af2"/>
                  <w:rFonts w:ascii="Consolas" w:hAnsi="Consolas" w:hint="eastAsia"/>
                </w:rPr>
                <w:t>发送邀约界面</w:t>
              </w:r>
            </w:hyperlink>
            <w:r w:rsidRPr="004F624E">
              <w:rPr>
                <w:rFonts w:ascii="Consolas" w:hAnsi="Consolas" w:hint="eastAsia"/>
              </w:rPr>
              <w:t>两节的说明。</w:t>
            </w:r>
          </w:p>
          <w:p w14:paraId="6630508E" w14:textId="77777777" w:rsidR="00AF0E89" w:rsidRPr="004F624E" w:rsidRDefault="00AF0E89" w:rsidP="00AC5C40">
            <w:pPr>
              <w:pStyle w:val="srs"/>
              <w:numPr>
                <w:ilvl w:val="0"/>
                <w:numId w:val="48"/>
              </w:numPr>
              <w:rPr>
                <w:rFonts w:ascii="Consolas" w:hAnsi="Consolas"/>
              </w:rPr>
            </w:pPr>
            <w:r w:rsidRPr="004F624E">
              <w:rPr>
                <w:rFonts w:ascii="Consolas" w:hAnsi="Consolas" w:hint="eastAsia"/>
              </w:rPr>
              <w:t>对已经获取到入会链接，但又被主持人从参会人列表中去除的参会人，使用该入会链接仍然可入会。</w:t>
            </w:r>
          </w:p>
          <w:p w14:paraId="668F420F" w14:textId="77777777" w:rsidR="00AF0E89" w:rsidRPr="004F624E" w:rsidRDefault="00AF0E89" w:rsidP="00AC5C40">
            <w:pPr>
              <w:pStyle w:val="srs"/>
              <w:numPr>
                <w:ilvl w:val="0"/>
                <w:numId w:val="48"/>
              </w:numPr>
              <w:rPr>
                <w:rFonts w:ascii="Consolas" w:hAnsi="Consolas"/>
              </w:rPr>
            </w:pPr>
            <w:r w:rsidRPr="004F624E">
              <w:rPr>
                <w:rFonts w:ascii="Consolas" w:hAnsi="Consolas" w:hint="eastAsia"/>
              </w:rPr>
              <w:t>对不属于新增或删除的参会人，将会收到会议更新通知（邮件或短信，依据设置中选项勾选而定）。</w:t>
            </w:r>
          </w:p>
          <w:p w14:paraId="20E61790" w14:textId="77777777" w:rsidR="00575E2E" w:rsidRDefault="00575E2E" w:rsidP="00AC5C40">
            <w:pPr>
              <w:pStyle w:val="srs"/>
              <w:numPr>
                <w:ilvl w:val="0"/>
                <w:numId w:val="48"/>
              </w:numPr>
              <w:rPr>
                <w:rFonts w:ascii="Consolas" w:hAnsi="Consolas"/>
              </w:rPr>
            </w:pPr>
            <w:r w:rsidRPr="004F624E">
              <w:rPr>
                <w:rFonts w:ascii="Consolas" w:hAnsi="Consolas" w:hint="eastAsia"/>
              </w:rPr>
              <w:t>主题文字、时间变更的情况下，已邀请的参会人收到会议变更通知、新增的参会人收到会议邀请通知、删除的人收到取消会议通知。（邮件或短信，依据设置中选项勾选而定）</w:t>
            </w:r>
          </w:p>
          <w:p w14:paraId="3622A82F" w14:textId="77777777" w:rsidR="00290824" w:rsidRPr="004F624E" w:rsidRDefault="00290824" w:rsidP="00AC5C40">
            <w:pPr>
              <w:pStyle w:val="srs"/>
              <w:numPr>
                <w:ilvl w:val="0"/>
                <w:numId w:val="48"/>
              </w:numPr>
              <w:rPr>
                <w:rFonts w:ascii="Consolas" w:hAnsi="Consolas"/>
              </w:rPr>
            </w:pPr>
            <w:r>
              <w:rPr>
                <w:rFonts w:ascii="Consolas" w:hAnsi="Consolas" w:hint="eastAsia"/>
              </w:rPr>
              <w:t>仅变动</w:t>
            </w:r>
            <w:r>
              <w:rPr>
                <w:rFonts w:ascii="Consolas" w:hAnsi="Consolas"/>
              </w:rPr>
              <w:t>参会人名单的情况下（如增加或删除参会人），则</w:t>
            </w:r>
            <w:r w:rsidRPr="004F624E">
              <w:rPr>
                <w:rFonts w:ascii="Consolas" w:hAnsi="Consolas" w:hint="eastAsia"/>
              </w:rPr>
              <w:t>新增的参会人收到会议邀请通知、删除的人</w:t>
            </w:r>
            <w:r>
              <w:rPr>
                <w:rFonts w:ascii="Consolas" w:hAnsi="Consolas" w:hint="eastAsia"/>
              </w:rPr>
              <w:t>会</w:t>
            </w:r>
            <w:r w:rsidRPr="004F624E">
              <w:rPr>
                <w:rFonts w:ascii="Consolas" w:hAnsi="Consolas" w:hint="eastAsia"/>
              </w:rPr>
              <w:t>收到取消会议通知。（邮件或</w:t>
            </w:r>
            <w:r w:rsidRPr="004F624E">
              <w:rPr>
                <w:rFonts w:ascii="Consolas" w:hAnsi="Consolas" w:hint="eastAsia"/>
              </w:rPr>
              <w:lastRenderedPageBreak/>
              <w:t>短信，依据设置中选项勾选而定）</w:t>
            </w:r>
          </w:p>
          <w:p w14:paraId="6A9AE7BE" w14:textId="77777777" w:rsidR="00AF0E89" w:rsidRDefault="00AF0E89" w:rsidP="00AC5C40">
            <w:pPr>
              <w:pStyle w:val="srs"/>
              <w:numPr>
                <w:ilvl w:val="0"/>
                <w:numId w:val="48"/>
              </w:numPr>
              <w:rPr>
                <w:rFonts w:ascii="Consolas" w:hAnsi="Consolas"/>
              </w:rPr>
            </w:pPr>
            <w:r w:rsidRPr="004F624E">
              <w:rPr>
                <w:rFonts w:ascii="Consolas" w:hAnsi="Consolas" w:hint="eastAsia"/>
              </w:rPr>
              <w:t>如果会议</w:t>
            </w:r>
            <w:r w:rsidR="00290824">
              <w:rPr>
                <w:rFonts w:ascii="Consolas" w:hAnsi="Consolas" w:hint="eastAsia"/>
              </w:rPr>
              <w:t>中</w:t>
            </w:r>
            <w:r w:rsidR="00290824">
              <w:rPr>
                <w:rFonts w:ascii="Consolas" w:hAnsi="Consolas"/>
              </w:rPr>
              <w:t>已经</w:t>
            </w:r>
            <w:r w:rsidR="00290824">
              <w:rPr>
                <w:rFonts w:ascii="Consolas" w:hAnsi="Consolas" w:hint="eastAsia"/>
              </w:rPr>
              <w:t>有</w:t>
            </w:r>
            <w:r w:rsidR="00290824">
              <w:rPr>
                <w:rFonts w:ascii="Consolas" w:hAnsi="Consolas"/>
              </w:rPr>
              <w:t>人进入</w:t>
            </w:r>
            <w:r w:rsidR="00907008" w:rsidRPr="004F624E">
              <w:rPr>
                <w:rFonts w:ascii="Consolas" w:hAnsi="Consolas" w:hint="eastAsia"/>
              </w:rPr>
              <w:t>，</w:t>
            </w:r>
            <w:r w:rsidR="00290824">
              <w:rPr>
                <w:rFonts w:ascii="Consolas" w:hAnsi="Consolas" w:hint="eastAsia"/>
              </w:rPr>
              <w:t>无论</w:t>
            </w:r>
            <w:r w:rsidR="00290824">
              <w:rPr>
                <w:rFonts w:ascii="Consolas" w:hAnsi="Consolas"/>
              </w:rPr>
              <w:t>是主持人还是参会人，</w:t>
            </w:r>
            <w:r w:rsidR="00907008" w:rsidRPr="004F624E">
              <w:rPr>
                <w:rFonts w:ascii="Consolas" w:hAnsi="Consolas" w:hint="eastAsia"/>
              </w:rPr>
              <w:t>则会议的开始</w:t>
            </w:r>
            <w:r w:rsidR="000A7E53" w:rsidRPr="004F624E">
              <w:rPr>
                <w:rFonts w:ascii="Consolas" w:hAnsi="Consolas" w:hint="eastAsia"/>
              </w:rPr>
              <w:t>日期与时间</w:t>
            </w:r>
            <w:r w:rsidR="00907008" w:rsidRPr="004F624E">
              <w:rPr>
                <w:rFonts w:ascii="Consolas" w:hAnsi="Consolas" w:hint="eastAsia"/>
              </w:rPr>
              <w:t>将不可修改。</w:t>
            </w:r>
          </w:p>
          <w:p w14:paraId="53B9479A" w14:textId="77777777" w:rsidR="003E331D" w:rsidRPr="004F624E" w:rsidRDefault="003E331D" w:rsidP="00AC5C40">
            <w:pPr>
              <w:pStyle w:val="srs"/>
              <w:numPr>
                <w:ilvl w:val="0"/>
                <w:numId w:val="48"/>
              </w:numPr>
              <w:rPr>
                <w:rFonts w:ascii="Consolas" w:hAnsi="Consolas"/>
              </w:rPr>
            </w:pPr>
            <w:r>
              <w:rPr>
                <w:rFonts w:ascii="Consolas" w:hAnsi="Consolas" w:hint="eastAsia"/>
              </w:rPr>
              <w:t>如果参会人先于主持人入会，此时主持人对会议的开始日期与时间进行修改，将提示修改失败。</w:t>
            </w:r>
          </w:p>
          <w:p w14:paraId="05FCC826" w14:textId="77777777" w:rsidR="00F55503" w:rsidRPr="004F624E" w:rsidRDefault="00F55503" w:rsidP="00AC5C40">
            <w:pPr>
              <w:pStyle w:val="srs"/>
              <w:numPr>
                <w:ilvl w:val="0"/>
                <w:numId w:val="48"/>
              </w:numPr>
              <w:rPr>
                <w:rFonts w:ascii="Consolas" w:hAnsi="Consolas"/>
              </w:rPr>
            </w:pPr>
            <w:r w:rsidRPr="004F624E">
              <w:rPr>
                <w:rFonts w:ascii="Consolas" w:hAnsi="Consolas" w:hint="eastAsia"/>
              </w:rPr>
              <w:t>没有更改任何会议属性的情况下，点击“发送邀约”按钮，不进行任何会议属性修改，也不重复发送会议通知。</w:t>
            </w:r>
          </w:p>
          <w:p w14:paraId="4D970E2E" w14:textId="77777777" w:rsidR="00575E2E" w:rsidRPr="004F624E" w:rsidRDefault="00575E2E" w:rsidP="00AC5C40">
            <w:pPr>
              <w:pStyle w:val="srs"/>
              <w:numPr>
                <w:ilvl w:val="0"/>
                <w:numId w:val="48"/>
              </w:numPr>
              <w:rPr>
                <w:rFonts w:ascii="Consolas" w:hAnsi="Consolas"/>
              </w:rPr>
            </w:pPr>
            <w:r w:rsidRPr="004F624E">
              <w:rPr>
                <w:rFonts w:ascii="Consolas" w:hAnsi="Consolas" w:hint="eastAsia"/>
              </w:rPr>
              <w:t>主持人不受通知方式勾选影响，除变动参会人以外，其他对会议的变更，均按照标准的发送通知规则进行通知，包括邮件和短信。</w:t>
            </w:r>
          </w:p>
          <w:p w14:paraId="3707D347" w14:textId="77777777" w:rsidR="00E949DB" w:rsidRPr="004F624E" w:rsidRDefault="00E949DB" w:rsidP="00AC5C40">
            <w:pPr>
              <w:pStyle w:val="srs"/>
              <w:numPr>
                <w:ilvl w:val="0"/>
                <w:numId w:val="48"/>
              </w:numPr>
              <w:rPr>
                <w:rFonts w:ascii="Consolas" w:hAnsi="Consolas"/>
              </w:rPr>
            </w:pPr>
            <w:r w:rsidRPr="004F624E">
              <w:rPr>
                <w:rFonts w:ascii="Consolas" w:hAnsi="Consolas" w:hint="eastAsia"/>
              </w:rPr>
              <w:t>会议密码</w:t>
            </w:r>
            <w:r w:rsidR="000F3226">
              <w:rPr>
                <w:rFonts w:ascii="Consolas" w:hAnsi="Consolas" w:hint="eastAsia"/>
              </w:rPr>
              <w:t>方式</w:t>
            </w:r>
            <w:r w:rsidRPr="004F624E">
              <w:rPr>
                <w:rFonts w:ascii="Consolas" w:hAnsi="Consolas" w:hint="eastAsia"/>
              </w:rPr>
              <w:t>不能变更</w:t>
            </w:r>
            <w:r w:rsidR="000B6A48">
              <w:rPr>
                <w:rFonts w:ascii="Consolas" w:hAnsi="Consolas" w:hint="eastAsia"/>
              </w:rPr>
              <w:t>，窗口中的密码选择方式仅显示用户安排会议时选取的密码选项。</w:t>
            </w:r>
          </w:p>
        </w:tc>
      </w:tr>
      <w:tr w:rsidR="00A76349" w:rsidRPr="004F624E" w14:paraId="53AF438A" w14:textId="77777777" w:rsidTr="00AC24C3">
        <w:tc>
          <w:tcPr>
            <w:tcW w:w="2235" w:type="dxa"/>
            <w:shd w:val="clear" w:color="auto" w:fill="auto"/>
          </w:tcPr>
          <w:p w14:paraId="566C8070" w14:textId="77777777" w:rsidR="00A76349" w:rsidRPr="004F624E" w:rsidRDefault="00A76349" w:rsidP="00AC24C3">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1B8836E9" w14:textId="77777777" w:rsidR="00A76349" w:rsidRPr="004F624E" w:rsidRDefault="00A76349" w:rsidP="00AC24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76349" w:rsidRPr="004F624E" w14:paraId="27A1A448" w14:textId="77777777" w:rsidTr="00AC24C3">
        <w:tc>
          <w:tcPr>
            <w:tcW w:w="2235" w:type="dxa"/>
            <w:shd w:val="clear" w:color="auto" w:fill="auto"/>
          </w:tcPr>
          <w:p w14:paraId="05BED622" w14:textId="77777777" w:rsidR="00A76349" w:rsidRPr="004F624E" w:rsidRDefault="00A76349" w:rsidP="00AC24C3">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05299765" w14:textId="77777777" w:rsidR="00A76349" w:rsidRPr="004F624E" w:rsidRDefault="00A76349" w:rsidP="00AC24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76349" w:rsidRPr="004F624E" w14:paraId="41EA66A4" w14:textId="77777777" w:rsidTr="00AC24C3">
        <w:tc>
          <w:tcPr>
            <w:tcW w:w="2235" w:type="dxa"/>
            <w:shd w:val="clear" w:color="auto" w:fill="auto"/>
          </w:tcPr>
          <w:p w14:paraId="7F282689" w14:textId="77777777" w:rsidR="00A76349" w:rsidRPr="004F624E" w:rsidRDefault="00A76349" w:rsidP="00AC24C3">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425B4171" w14:textId="77777777" w:rsidR="00A76349" w:rsidRPr="004F624E" w:rsidRDefault="00A76349" w:rsidP="00AC24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58706C35" w14:textId="77777777" w:rsidR="00B507EB" w:rsidRPr="004F624E" w:rsidRDefault="00B507EB" w:rsidP="00EB0FE1">
      <w:pPr>
        <w:pStyle w:val="2"/>
        <w:numPr>
          <w:ilvl w:val="1"/>
          <w:numId w:val="14"/>
        </w:numPr>
        <w:spacing w:before="48" w:after="48" w:line="360" w:lineRule="auto"/>
        <w:ind w:right="210"/>
        <w:rPr>
          <w:rFonts w:ascii="Consolas" w:hAnsi="Consolas"/>
        </w:rPr>
      </w:pPr>
      <w:bookmarkStart w:id="406" w:name="_Toc355341018"/>
      <w:r w:rsidRPr="004F624E">
        <w:rPr>
          <w:rFonts w:ascii="Consolas" w:hAnsi="Consolas" w:hint="eastAsia"/>
        </w:rPr>
        <w:t>重新</w:t>
      </w:r>
      <w:r w:rsidR="0007132E">
        <w:rPr>
          <w:rFonts w:ascii="Consolas" w:hAnsi="Consolas" w:hint="eastAsia"/>
        </w:rPr>
        <w:t>召开</w:t>
      </w:r>
      <w:bookmarkEnd w:id="406"/>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D24828" w:rsidRPr="004F624E" w14:paraId="1078A3AE" w14:textId="77777777" w:rsidTr="00EF77AA">
        <w:tc>
          <w:tcPr>
            <w:tcW w:w="2235" w:type="dxa"/>
            <w:shd w:val="clear" w:color="auto" w:fill="auto"/>
          </w:tcPr>
          <w:p w14:paraId="6BF403CB" w14:textId="77777777" w:rsidR="00D24828" w:rsidRPr="004F624E" w:rsidRDefault="00D24828" w:rsidP="00EF77AA">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0B427B16" w14:textId="77777777" w:rsidR="00D24828" w:rsidRPr="004F624E" w:rsidRDefault="00F91BC4" w:rsidP="00EF77AA">
            <w:pPr>
              <w:pStyle w:val="a4"/>
              <w:spacing w:after="72"/>
              <w:ind w:firstLineChars="0" w:firstLine="0"/>
              <w:rPr>
                <w:rFonts w:ascii="Consolas" w:hAnsi="Consolas"/>
                <w:caps/>
                <w:sz w:val="21"/>
                <w:szCs w:val="21"/>
              </w:rPr>
            </w:pPr>
            <w:r>
              <w:rPr>
                <w:rFonts w:ascii="Consolas" w:hAnsi="Consolas" w:hint="eastAsia"/>
                <w:caps/>
                <w:sz w:val="21"/>
                <w:szCs w:val="21"/>
              </w:rPr>
              <w:t>重新</w:t>
            </w:r>
            <w:r w:rsidR="0007132E">
              <w:rPr>
                <w:rFonts w:ascii="Consolas" w:hAnsi="Consolas" w:hint="eastAsia"/>
                <w:caps/>
                <w:sz w:val="21"/>
                <w:szCs w:val="21"/>
              </w:rPr>
              <w:t>召开</w:t>
            </w:r>
          </w:p>
        </w:tc>
      </w:tr>
      <w:tr w:rsidR="00D24828" w:rsidRPr="004F624E" w14:paraId="02D146D3" w14:textId="77777777" w:rsidTr="00EF77AA">
        <w:tc>
          <w:tcPr>
            <w:tcW w:w="2235" w:type="dxa"/>
            <w:shd w:val="clear" w:color="auto" w:fill="auto"/>
          </w:tcPr>
          <w:p w14:paraId="7F2C15E3" w14:textId="77777777" w:rsidR="00D24828" w:rsidRPr="004F624E" w:rsidRDefault="00D24828" w:rsidP="00EF77AA">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595090D6" w14:textId="77777777" w:rsidR="00D24828" w:rsidRPr="004F624E" w:rsidRDefault="00D24828" w:rsidP="00EF77AA">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MAX1.0_CLIENT_CONFLIST_SRS_004</w:t>
            </w:r>
          </w:p>
        </w:tc>
      </w:tr>
      <w:tr w:rsidR="00D24828" w:rsidRPr="004F624E" w14:paraId="6155E2ED" w14:textId="77777777" w:rsidTr="00EF77AA">
        <w:tc>
          <w:tcPr>
            <w:tcW w:w="2235" w:type="dxa"/>
            <w:shd w:val="clear" w:color="auto" w:fill="auto"/>
          </w:tcPr>
          <w:p w14:paraId="3196C167" w14:textId="77777777" w:rsidR="00D24828" w:rsidRPr="004F624E" w:rsidRDefault="00D24828" w:rsidP="00EF77AA">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7F866176" w14:textId="77777777" w:rsidR="00D24828" w:rsidRPr="004F624E" w:rsidRDefault="00D24828" w:rsidP="00EF77AA">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D24828" w:rsidRPr="004F624E" w14:paraId="2407191B" w14:textId="77777777" w:rsidTr="00EF77AA">
        <w:tc>
          <w:tcPr>
            <w:tcW w:w="2235" w:type="dxa"/>
            <w:shd w:val="clear" w:color="auto" w:fill="auto"/>
          </w:tcPr>
          <w:p w14:paraId="36EF9011" w14:textId="77777777" w:rsidR="00D24828" w:rsidRPr="004F624E" w:rsidRDefault="00D24828" w:rsidP="00EF77AA">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1F769A38" w14:textId="77777777" w:rsidR="00D24828" w:rsidRPr="004F624E" w:rsidRDefault="00D24828" w:rsidP="00D24828">
            <w:pPr>
              <w:pStyle w:val="a4"/>
              <w:spacing w:after="72"/>
              <w:ind w:firstLineChars="0" w:firstLine="0"/>
              <w:rPr>
                <w:rFonts w:ascii="Consolas" w:hAnsi="Consolas"/>
                <w:caps/>
                <w:sz w:val="21"/>
                <w:szCs w:val="21"/>
              </w:rPr>
            </w:pPr>
            <w:r w:rsidRPr="004F624E">
              <w:rPr>
                <w:rFonts w:ascii="Consolas" w:hAnsi="Consolas" w:hint="eastAsia"/>
                <w:caps/>
                <w:sz w:val="21"/>
                <w:szCs w:val="21"/>
              </w:rPr>
              <w:t>主持人可以对当前时间过去</w:t>
            </w:r>
            <w:r w:rsidRPr="004F624E">
              <w:rPr>
                <w:rFonts w:ascii="Consolas" w:hAnsi="Consolas" w:hint="eastAsia"/>
                <w:caps/>
                <w:sz w:val="21"/>
                <w:szCs w:val="21"/>
              </w:rPr>
              <w:t>1</w:t>
            </w:r>
            <w:r w:rsidRPr="004F624E">
              <w:rPr>
                <w:rFonts w:ascii="Consolas" w:hAnsi="Consolas" w:hint="eastAsia"/>
                <w:caps/>
                <w:sz w:val="21"/>
                <w:szCs w:val="21"/>
              </w:rPr>
              <w:t>小时内，从未开始过的会议执行重新召开功能。</w:t>
            </w:r>
          </w:p>
        </w:tc>
      </w:tr>
      <w:tr w:rsidR="00D24828" w:rsidRPr="004F624E" w14:paraId="1AE26612" w14:textId="77777777" w:rsidTr="00EF77AA">
        <w:tc>
          <w:tcPr>
            <w:tcW w:w="2235" w:type="dxa"/>
            <w:shd w:val="clear" w:color="auto" w:fill="auto"/>
          </w:tcPr>
          <w:p w14:paraId="3F5AF494" w14:textId="77777777" w:rsidR="00D24828" w:rsidRPr="004F624E" w:rsidRDefault="00D24828" w:rsidP="00EF77AA">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1F65AE74" w14:textId="77777777" w:rsidR="00D24828" w:rsidRPr="004F624E" w:rsidRDefault="00D24828" w:rsidP="00EF77AA">
            <w:pPr>
              <w:pStyle w:val="a4"/>
              <w:spacing w:after="72"/>
              <w:ind w:firstLineChars="0" w:firstLine="0"/>
              <w:rPr>
                <w:rFonts w:ascii="Consolas" w:hAnsi="Consolas"/>
                <w:caps/>
                <w:sz w:val="21"/>
                <w:szCs w:val="21"/>
              </w:rPr>
            </w:pPr>
            <w:r w:rsidRPr="004F624E">
              <w:rPr>
                <w:rFonts w:ascii="Consolas" w:hAnsi="Consolas" w:hint="eastAsia"/>
                <w:caps/>
                <w:sz w:val="21"/>
                <w:szCs w:val="21"/>
              </w:rPr>
              <w:t>中</w:t>
            </w:r>
          </w:p>
        </w:tc>
      </w:tr>
      <w:tr w:rsidR="00D24828" w:rsidRPr="004F624E" w14:paraId="6F20BD69" w14:textId="77777777" w:rsidTr="00EF77AA">
        <w:tc>
          <w:tcPr>
            <w:tcW w:w="2235" w:type="dxa"/>
            <w:shd w:val="clear" w:color="auto" w:fill="auto"/>
          </w:tcPr>
          <w:p w14:paraId="7A72706A" w14:textId="77777777" w:rsidR="00D24828" w:rsidRPr="004F624E" w:rsidRDefault="00D24828" w:rsidP="00EF77AA">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134F9556" w14:textId="77777777" w:rsidR="00D24828" w:rsidRPr="004F624E" w:rsidRDefault="00D24828" w:rsidP="0007132E">
            <w:pPr>
              <w:pStyle w:val="a4"/>
              <w:spacing w:after="72"/>
              <w:ind w:firstLineChars="0" w:firstLine="0"/>
              <w:rPr>
                <w:rFonts w:ascii="Consolas" w:hAnsi="Consolas"/>
                <w:caps/>
                <w:sz w:val="21"/>
                <w:szCs w:val="21"/>
              </w:rPr>
            </w:pPr>
            <w:r w:rsidRPr="004F624E">
              <w:rPr>
                <w:rFonts w:ascii="Consolas" w:hAnsi="Consolas" w:hint="eastAsia"/>
                <w:caps/>
                <w:sz w:val="21"/>
                <w:szCs w:val="21"/>
              </w:rPr>
              <w:t>会议列表中至少存在一场</w:t>
            </w:r>
            <w:r w:rsidR="0007132E">
              <w:rPr>
                <w:rFonts w:ascii="Consolas" w:hAnsi="Consolas" w:hint="eastAsia"/>
                <w:caps/>
                <w:sz w:val="21"/>
                <w:szCs w:val="21"/>
              </w:rPr>
              <w:t>满足重新</w:t>
            </w:r>
            <w:r w:rsidR="0007132E">
              <w:rPr>
                <w:rFonts w:ascii="Consolas" w:hAnsi="Consolas"/>
                <w:caps/>
                <w:sz w:val="21"/>
                <w:szCs w:val="21"/>
              </w:rPr>
              <w:t>召开条件</w:t>
            </w:r>
            <w:r w:rsidRPr="004F624E">
              <w:rPr>
                <w:rFonts w:ascii="Consolas" w:hAnsi="Consolas" w:hint="eastAsia"/>
                <w:caps/>
                <w:sz w:val="21"/>
                <w:szCs w:val="21"/>
              </w:rPr>
              <w:t>的会议。</w:t>
            </w:r>
          </w:p>
        </w:tc>
      </w:tr>
      <w:tr w:rsidR="00D24828" w:rsidRPr="004F624E" w14:paraId="2557142F" w14:textId="77777777" w:rsidTr="00EF77AA">
        <w:tc>
          <w:tcPr>
            <w:tcW w:w="9096" w:type="dxa"/>
            <w:gridSpan w:val="2"/>
            <w:shd w:val="clear" w:color="auto" w:fill="auto"/>
          </w:tcPr>
          <w:p w14:paraId="560F55B0" w14:textId="77777777" w:rsidR="00D24828" w:rsidRPr="004F624E" w:rsidRDefault="00D24828" w:rsidP="00EF77AA">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D24828" w:rsidRPr="004F624E" w14:paraId="3DC4E378" w14:textId="77777777" w:rsidTr="00EF77AA">
        <w:tc>
          <w:tcPr>
            <w:tcW w:w="9096" w:type="dxa"/>
            <w:gridSpan w:val="2"/>
            <w:shd w:val="clear" w:color="auto" w:fill="auto"/>
          </w:tcPr>
          <w:p w14:paraId="18AE2159" w14:textId="77777777" w:rsidR="00D24828" w:rsidRPr="004F624E" w:rsidRDefault="00D24828" w:rsidP="00AC5C40">
            <w:pPr>
              <w:pStyle w:val="srs"/>
              <w:numPr>
                <w:ilvl w:val="0"/>
                <w:numId w:val="98"/>
              </w:numPr>
              <w:rPr>
                <w:rFonts w:ascii="Consolas" w:hAnsi="Consolas"/>
                <w:szCs w:val="21"/>
              </w:rPr>
            </w:pPr>
            <w:r w:rsidRPr="004F624E">
              <w:rPr>
                <w:rFonts w:ascii="Consolas" w:hAnsi="Consolas" w:hint="eastAsia"/>
                <w:szCs w:val="21"/>
              </w:rPr>
              <w:t>主持人点击会议列表中的某一场符合规则的会议的“重新召开”按钮，用例开始。</w:t>
            </w:r>
          </w:p>
          <w:p w14:paraId="6B4217BD" w14:textId="77777777" w:rsidR="00D24828" w:rsidRPr="004F624E" w:rsidRDefault="00D24828" w:rsidP="00AC5C40">
            <w:pPr>
              <w:pStyle w:val="srs"/>
              <w:numPr>
                <w:ilvl w:val="0"/>
                <w:numId w:val="98"/>
              </w:numPr>
              <w:rPr>
                <w:rFonts w:ascii="Consolas" w:hAnsi="Consolas"/>
                <w:szCs w:val="21"/>
              </w:rPr>
            </w:pPr>
            <w:r w:rsidRPr="004F624E">
              <w:rPr>
                <w:rFonts w:ascii="Consolas" w:hAnsi="Consolas" w:hint="eastAsia"/>
                <w:szCs w:val="21"/>
              </w:rPr>
              <w:t>弹出</w:t>
            </w:r>
            <w:hyperlink w:anchor="_发送邀约界面A" w:history="1">
              <w:r w:rsidRPr="004F624E">
                <w:rPr>
                  <w:rStyle w:val="af2"/>
                  <w:rFonts w:ascii="Consolas" w:hAnsi="Consolas" w:hint="eastAsia"/>
                  <w:szCs w:val="21"/>
                </w:rPr>
                <w:t>发送邀约界面</w:t>
              </w:r>
            </w:hyperlink>
            <w:r w:rsidRPr="004F624E">
              <w:rPr>
                <w:rFonts w:ascii="Consolas" w:hAnsi="Consolas" w:hint="eastAsia"/>
                <w:szCs w:val="21"/>
              </w:rPr>
              <w:t>。界面中自动还原显示该会议的各项会议属性。</w:t>
            </w:r>
          </w:p>
          <w:p w14:paraId="6195A7A4" w14:textId="77777777" w:rsidR="00D24828" w:rsidRPr="004F624E" w:rsidRDefault="00D24828" w:rsidP="00AC5C40">
            <w:pPr>
              <w:pStyle w:val="srs"/>
              <w:numPr>
                <w:ilvl w:val="0"/>
                <w:numId w:val="98"/>
              </w:numPr>
              <w:rPr>
                <w:rFonts w:ascii="Consolas" w:hAnsi="Consolas"/>
                <w:szCs w:val="21"/>
              </w:rPr>
            </w:pPr>
            <w:r w:rsidRPr="004F624E">
              <w:rPr>
                <w:rFonts w:ascii="Consolas" w:hAnsi="Consolas" w:hint="eastAsia"/>
                <w:szCs w:val="21"/>
              </w:rPr>
              <w:t>主持人修改会议属性后，点击“发送邀约”按钮，更新本场会议信息，并按照发送通知规则发送会议通知。</w:t>
            </w:r>
          </w:p>
          <w:p w14:paraId="454D33B1" w14:textId="77777777" w:rsidR="00D24828" w:rsidRPr="004F624E" w:rsidRDefault="00D24828" w:rsidP="00AC5C40">
            <w:pPr>
              <w:pStyle w:val="srs"/>
              <w:numPr>
                <w:ilvl w:val="0"/>
                <w:numId w:val="98"/>
              </w:numPr>
              <w:rPr>
                <w:rFonts w:ascii="Consolas" w:hAnsi="Consolas"/>
                <w:szCs w:val="21"/>
              </w:rPr>
            </w:pPr>
            <w:r w:rsidRPr="004F624E">
              <w:rPr>
                <w:rFonts w:ascii="Consolas" w:hAnsi="Consolas" w:hint="eastAsia"/>
                <w:szCs w:val="21"/>
              </w:rPr>
              <w:t>关闭邀约界面，用例结束。</w:t>
            </w:r>
          </w:p>
        </w:tc>
      </w:tr>
      <w:tr w:rsidR="00D24828" w:rsidRPr="004F624E" w14:paraId="4075577F" w14:textId="77777777" w:rsidTr="00EF77AA">
        <w:tc>
          <w:tcPr>
            <w:tcW w:w="9096" w:type="dxa"/>
            <w:gridSpan w:val="2"/>
            <w:shd w:val="clear" w:color="auto" w:fill="auto"/>
          </w:tcPr>
          <w:p w14:paraId="45574816" w14:textId="77777777" w:rsidR="00D24828" w:rsidRPr="004F624E" w:rsidRDefault="00D24828" w:rsidP="00EF77AA">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D24828" w:rsidRPr="004F624E" w14:paraId="58CB4602" w14:textId="77777777" w:rsidTr="00EF77AA">
        <w:tc>
          <w:tcPr>
            <w:tcW w:w="9096" w:type="dxa"/>
            <w:gridSpan w:val="2"/>
            <w:shd w:val="clear" w:color="auto" w:fill="auto"/>
          </w:tcPr>
          <w:p w14:paraId="70AA855D" w14:textId="77777777" w:rsidR="00D24828" w:rsidRPr="004F624E" w:rsidRDefault="00D24828" w:rsidP="00D24828">
            <w:pPr>
              <w:spacing w:line="360" w:lineRule="auto"/>
              <w:rPr>
                <w:rFonts w:ascii="Consolas" w:hAnsi="Consolas"/>
              </w:rPr>
            </w:pPr>
            <w:r w:rsidRPr="004F624E">
              <w:rPr>
                <w:rFonts w:ascii="Consolas" w:hAnsi="Consolas" w:hint="eastAsia"/>
              </w:rPr>
              <w:t>N/A</w:t>
            </w:r>
          </w:p>
        </w:tc>
      </w:tr>
      <w:tr w:rsidR="00D24828" w:rsidRPr="004F624E" w14:paraId="02F7F9EA" w14:textId="77777777" w:rsidTr="00EF77AA">
        <w:tc>
          <w:tcPr>
            <w:tcW w:w="2235" w:type="dxa"/>
            <w:shd w:val="clear" w:color="auto" w:fill="auto"/>
          </w:tcPr>
          <w:p w14:paraId="09499312" w14:textId="77777777" w:rsidR="00D24828" w:rsidRPr="004F624E" w:rsidRDefault="00D24828" w:rsidP="00EF77AA">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669BD2EF" w14:textId="77777777" w:rsidR="00D24828" w:rsidRPr="004F624E" w:rsidRDefault="00D24828" w:rsidP="00D24828">
            <w:pPr>
              <w:pStyle w:val="a4"/>
              <w:spacing w:after="72"/>
              <w:ind w:firstLineChars="0" w:firstLine="0"/>
              <w:rPr>
                <w:rFonts w:ascii="Consolas" w:hAnsi="Consolas"/>
                <w:sz w:val="21"/>
                <w:szCs w:val="21"/>
              </w:rPr>
            </w:pPr>
            <w:r w:rsidRPr="004F624E">
              <w:rPr>
                <w:rFonts w:ascii="Consolas" w:hAnsi="Consolas" w:hint="eastAsia"/>
                <w:sz w:val="21"/>
                <w:szCs w:val="21"/>
              </w:rPr>
              <w:t>会议列表中，可查看原来的会议变为一场新的会议。</w:t>
            </w:r>
          </w:p>
        </w:tc>
      </w:tr>
      <w:tr w:rsidR="00D24828" w:rsidRPr="004F624E" w14:paraId="34899646" w14:textId="77777777" w:rsidTr="00EF77AA">
        <w:tc>
          <w:tcPr>
            <w:tcW w:w="2235" w:type="dxa"/>
            <w:shd w:val="clear" w:color="auto" w:fill="auto"/>
          </w:tcPr>
          <w:p w14:paraId="7E3B2660" w14:textId="77777777" w:rsidR="00D24828" w:rsidRPr="004F624E" w:rsidRDefault="00D24828" w:rsidP="00EF77AA">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业务规则</w:t>
            </w:r>
          </w:p>
        </w:tc>
        <w:tc>
          <w:tcPr>
            <w:tcW w:w="6861" w:type="dxa"/>
            <w:shd w:val="clear" w:color="auto" w:fill="auto"/>
          </w:tcPr>
          <w:p w14:paraId="3E3C1CB3" w14:textId="77777777" w:rsidR="00D24828" w:rsidRDefault="00105D49" w:rsidP="00AC5C40">
            <w:pPr>
              <w:pStyle w:val="srs"/>
              <w:numPr>
                <w:ilvl w:val="0"/>
                <w:numId w:val="191"/>
              </w:numPr>
              <w:rPr>
                <w:rFonts w:ascii="Consolas" w:hAnsi="Consolas"/>
                <w:color w:val="000000"/>
              </w:rPr>
            </w:pPr>
            <w:r>
              <w:rPr>
                <w:rFonts w:ascii="Consolas" w:hAnsi="Consolas" w:hint="eastAsia"/>
              </w:rPr>
              <w:t>可以重新开始的会议仅限于</w:t>
            </w:r>
            <w:r w:rsidR="004833D2">
              <w:rPr>
                <w:rFonts w:ascii="Consolas" w:hAnsi="Consolas" w:hint="eastAsia"/>
              </w:rPr>
              <w:t>以下情况：</w:t>
            </w:r>
            <w:r w:rsidR="0007132E">
              <w:rPr>
                <w:rFonts w:ascii="Consolas" w:hAnsi="Consolas" w:hint="eastAsia"/>
              </w:rPr>
              <w:t>主持人未入会且</w:t>
            </w:r>
            <w:r w:rsidR="0007132E">
              <w:rPr>
                <w:rFonts w:ascii="Consolas" w:hAnsi="Consolas"/>
              </w:rPr>
              <w:t>会议结束时间在</w:t>
            </w:r>
            <w:r w:rsidR="0007132E">
              <w:rPr>
                <w:rFonts w:ascii="Consolas" w:hAnsi="Consolas" w:hint="eastAsia"/>
              </w:rPr>
              <w:t>1</w:t>
            </w:r>
            <w:r w:rsidR="0007132E">
              <w:rPr>
                <w:rFonts w:ascii="Consolas" w:hAnsi="Consolas" w:hint="eastAsia"/>
              </w:rPr>
              <w:t>小时</w:t>
            </w:r>
            <w:r w:rsidR="0007132E">
              <w:rPr>
                <w:rFonts w:ascii="Consolas" w:hAnsi="Consolas"/>
              </w:rPr>
              <w:t>以内的（以服务器时间为准）</w:t>
            </w:r>
            <w:r w:rsidR="0007132E">
              <w:rPr>
                <w:rFonts w:ascii="Consolas" w:hAnsi="Consolas" w:hint="eastAsia"/>
              </w:rPr>
              <w:t>会议</w:t>
            </w:r>
            <w:r w:rsidR="0007132E">
              <w:rPr>
                <w:rFonts w:ascii="Consolas" w:hAnsi="Consolas"/>
              </w:rPr>
              <w:t>。</w:t>
            </w:r>
          </w:p>
          <w:p w14:paraId="2325D81F" w14:textId="77777777" w:rsidR="00FD3C89" w:rsidRPr="00196994" w:rsidRDefault="00FD3C89" w:rsidP="00AC5C40">
            <w:pPr>
              <w:pStyle w:val="srs"/>
              <w:numPr>
                <w:ilvl w:val="0"/>
                <w:numId w:val="191"/>
              </w:numPr>
              <w:rPr>
                <w:rFonts w:ascii="Consolas" w:hAnsi="Consolas"/>
                <w:color w:val="000000"/>
              </w:rPr>
            </w:pPr>
            <w:r>
              <w:rPr>
                <w:rFonts w:ascii="Consolas" w:hAnsi="Consolas" w:hint="eastAsia"/>
              </w:rPr>
              <w:t>重新</w:t>
            </w:r>
            <w:r>
              <w:rPr>
                <w:rFonts w:ascii="Consolas" w:hAnsi="Consolas"/>
              </w:rPr>
              <w:t>召开的会议，会议密码</w:t>
            </w:r>
            <w:r w:rsidR="00831C00">
              <w:rPr>
                <w:rFonts w:ascii="Consolas" w:hAnsi="Consolas" w:hint="eastAsia"/>
              </w:rPr>
              <w:t>方式不</w:t>
            </w:r>
            <w:r>
              <w:rPr>
                <w:rFonts w:ascii="Consolas" w:hAnsi="Consolas"/>
              </w:rPr>
              <w:t>可以修改</w:t>
            </w:r>
            <w:r w:rsidR="00831C00">
              <w:rPr>
                <w:rFonts w:ascii="Consolas" w:hAnsi="Consolas" w:hint="eastAsia"/>
              </w:rPr>
              <w:t>（</w:t>
            </w:r>
            <w:r w:rsidR="00831C00">
              <w:rPr>
                <w:rFonts w:ascii="Consolas" w:hAnsi="Consolas"/>
              </w:rPr>
              <w:t>同编辑会议）</w:t>
            </w:r>
            <w:r>
              <w:rPr>
                <w:rFonts w:ascii="Consolas" w:hAnsi="Consolas"/>
              </w:rPr>
              <w:t>，会议的开始日期时间按照新建会议安排为准，即以当前本地时间的下一个半点为准。</w:t>
            </w:r>
          </w:p>
          <w:p w14:paraId="7DE0CF9C" w14:textId="77777777" w:rsidR="00140D54" w:rsidRPr="004F624E" w:rsidRDefault="00140D54" w:rsidP="00AC5C40">
            <w:pPr>
              <w:pStyle w:val="srs"/>
              <w:numPr>
                <w:ilvl w:val="0"/>
                <w:numId w:val="191"/>
              </w:numPr>
              <w:rPr>
                <w:rFonts w:ascii="Consolas" w:hAnsi="Consolas"/>
                <w:color w:val="000000"/>
              </w:rPr>
            </w:pPr>
            <w:r>
              <w:rPr>
                <w:rFonts w:ascii="Consolas" w:hAnsi="Consolas" w:hint="eastAsia"/>
              </w:rPr>
              <w:t>重新召开</w:t>
            </w:r>
            <w:r>
              <w:rPr>
                <w:rFonts w:ascii="Consolas" w:hAnsi="Consolas"/>
              </w:rPr>
              <w:t>的会议在设定好会议各项属性后，成功发送邀约，通知</w:t>
            </w:r>
            <w:r>
              <w:rPr>
                <w:rFonts w:ascii="Consolas" w:hAnsi="Consolas" w:hint="eastAsia"/>
              </w:rPr>
              <w:t>方式</w:t>
            </w:r>
            <w:r>
              <w:rPr>
                <w:rFonts w:ascii="Consolas" w:hAnsi="Consolas"/>
              </w:rPr>
              <w:t>按照新安排会议为准。</w:t>
            </w:r>
          </w:p>
        </w:tc>
      </w:tr>
      <w:tr w:rsidR="00D24828" w:rsidRPr="004F624E" w14:paraId="11D48F5C" w14:textId="77777777" w:rsidTr="00EF77AA">
        <w:tc>
          <w:tcPr>
            <w:tcW w:w="2235" w:type="dxa"/>
            <w:shd w:val="clear" w:color="auto" w:fill="auto"/>
          </w:tcPr>
          <w:p w14:paraId="1D56C5FC" w14:textId="77777777" w:rsidR="00D24828" w:rsidRPr="004F624E" w:rsidRDefault="00D24828" w:rsidP="00EF77AA">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24F6241F" w14:textId="77777777" w:rsidR="00D24828" w:rsidRPr="004F624E" w:rsidRDefault="00D24828" w:rsidP="00EF77AA">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D24828" w:rsidRPr="004F624E" w14:paraId="13C6C0F9" w14:textId="77777777" w:rsidTr="00EF77AA">
        <w:tc>
          <w:tcPr>
            <w:tcW w:w="2235" w:type="dxa"/>
            <w:shd w:val="clear" w:color="auto" w:fill="auto"/>
          </w:tcPr>
          <w:p w14:paraId="228C6496" w14:textId="77777777" w:rsidR="00D24828" w:rsidRPr="004F624E" w:rsidRDefault="00D24828" w:rsidP="00EF77AA">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7EFB8FC0" w14:textId="77777777" w:rsidR="00D24828" w:rsidRPr="004F624E" w:rsidRDefault="00D24828" w:rsidP="00EF77AA">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D24828" w:rsidRPr="004F624E" w14:paraId="181BD1D9" w14:textId="77777777" w:rsidTr="00EF77AA">
        <w:tc>
          <w:tcPr>
            <w:tcW w:w="2235" w:type="dxa"/>
            <w:shd w:val="clear" w:color="auto" w:fill="auto"/>
          </w:tcPr>
          <w:p w14:paraId="4AE5CCA0" w14:textId="77777777" w:rsidR="00D24828" w:rsidRPr="004F624E" w:rsidRDefault="00D24828" w:rsidP="00EF77AA">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6CE7EA7E" w14:textId="77777777" w:rsidR="00D24828" w:rsidRPr="004F624E" w:rsidRDefault="00D24828" w:rsidP="00EF77AA">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7E4E1EDC" w14:textId="77777777" w:rsidR="00D24828" w:rsidRPr="004F624E" w:rsidRDefault="00D24828" w:rsidP="00D24828">
      <w:pPr>
        <w:pStyle w:val="a4"/>
        <w:spacing w:after="72"/>
        <w:ind w:firstLine="480"/>
        <w:rPr>
          <w:rFonts w:ascii="Consolas" w:hAnsi="Consolas"/>
        </w:rPr>
      </w:pPr>
    </w:p>
    <w:p w14:paraId="1602E47F" w14:textId="77777777" w:rsidR="00765175" w:rsidRPr="004F624E" w:rsidRDefault="00DA4C17" w:rsidP="00EB0FE1">
      <w:pPr>
        <w:pStyle w:val="2"/>
        <w:numPr>
          <w:ilvl w:val="1"/>
          <w:numId w:val="14"/>
        </w:numPr>
        <w:spacing w:before="48" w:after="48" w:line="360" w:lineRule="auto"/>
        <w:ind w:right="210"/>
        <w:rPr>
          <w:rFonts w:ascii="Consolas" w:hAnsi="Consolas"/>
        </w:rPr>
      </w:pPr>
      <w:bookmarkStart w:id="407" w:name="_Toc355341019"/>
      <w:r w:rsidRPr="004F624E">
        <w:rPr>
          <w:rFonts w:ascii="Consolas" w:hAnsi="Consolas" w:hint="eastAsia"/>
        </w:rPr>
        <w:t>删除会议</w:t>
      </w:r>
      <w:bookmarkEnd w:id="407"/>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8B6CD0" w:rsidRPr="004F624E" w14:paraId="2E7B3376" w14:textId="77777777" w:rsidTr="005D7285">
        <w:tc>
          <w:tcPr>
            <w:tcW w:w="2235" w:type="dxa"/>
            <w:shd w:val="clear" w:color="auto" w:fill="auto"/>
          </w:tcPr>
          <w:p w14:paraId="0804984F" w14:textId="77777777" w:rsidR="008B6CD0" w:rsidRPr="004F624E" w:rsidRDefault="008B6CD0" w:rsidP="005D7285">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3353BCB5" w14:textId="77777777" w:rsidR="008B6CD0" w:rsidRPr="004F624E" w:rsidRDefault="008B6CD0"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删除会议</w:t>
            </w:r>
          </w:p>
        </w:tc>
      </w:tr>
      <w:tr w:rsidR="008B6CD0" w:rsidRPr="004F624E" w14:paraId="6B18867F" w14:textId="77777777" w:rsidTr="005D7285">
        <w:tc>
          <w:tcPr>
            <w:tcW w:w="2235" w:type="dxa"/>
            <w:shd w:val="clear" w:color="auto" w:fill="auto"/>
          </w:tcPr>
          <w:p w14:paraId="47720930" w14:textId="77777777" w:rsidR="008B6CD0" w:rsidRPr="004F624E" w:rsidRDefault="008B6CD0" w:rsidP="005D7285">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7CD74FAC" w14:textId="77777777" w:rsidR="008B6CD0" w:rsidRPr="004F624E" w:rsidRDefault="008B6CD0"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MAX1.0_CLIENT_CONFLIST_SRS_00</w:t>
            </w:r>
            <w:r w:rsidR="00D24828" w:rsidRPr="004F624E">
              <w:rPr>
                <w:rFonts w:ascii="Consolas" w:hAnsi="Consolas" w:hint="eastAsia"/>
                <w:caps/>
                <w:sz w:val="21"/>
                <w:szCs w:val="21"/>
              </w:rPr>
              <w:t>5</w:t>
            </w:r>
          </w:p>
        </w:tc>
      </w:tr>
      <w:tr w:rsidR="008B6CD0" w:rsidRPr="004F624E" w14:paraId="2952625D" w14:textId="77777777" w:rsidTr="005D7285">
        <w:tc>
          <w:tcPr>
            <w:tcW w:w="2235" w:type="dxa"/>
            <w:shd w:val="clear" w:color="auto" w:fill="auto"/>
          </w:tcPr>
          <w:p w14:paraId="26ECB0A5" w14:textId="77777777" w:rsidR="008B6CD0" w:rsidRPr="004F624E" w:rsidRDefault="008B6CD0" w:rsidP="005D7285">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6141832E" w14:textId="77777777" w:rsidR="008B6CD0" w:rsidRPr="004F624E" w:rsidRDefault="008B6CD0"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8B6CD0" w:rsidRPr="004F624E" w14:paraId="4ACFA207" w14:textId="77777777" w:rsidTr="005D7285">
        <w:tc>
          <w:tcPr>
            <w:tcW w:w="2235" w:type="dxa"/>
            <w:shd w:val="clear" w:color="auto" w:fill="auto"/>
          </w:tcPr>
          <w:p w14:paraId="58945DC7" w14:textId="77777777" w:rsidR="008B6CD0" w:rsidRPr="004F624E" w:rsidRDefault="008B6CD0" w:rsidP="005D7285">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4EDE8CE2" w14:textId="77777777" w:rsidR="008B6CD0" w:rsidRPr="004F624E" w:rsidRDefault="008B6CD0" w:rsidP="008B6CD0">
            <w:pPr>
              <w:pStyle w:val="a4"/>
              <w:spacing w:after="72"/>
              <w:ind w:firstLineChars="0" w:firstLine="0"/>
              <w:rPr>
                <w:rFonts w:ascii="Consolas" w:hAnsi="Consolas"/>
                <w:caps/>
                <w:sz w:val="21"/>
                <w:szCs w:val="21"/>
              </w:rPr>
            </w:pPr>
            <w:r w:rsidRPr="004F624E">
              <w:rPr>
                <w:rFonts w:ascii="Consolas" w:hAnsi="Consolas" w:hint="eastAsia"/>
                <w:caps/>
                <w:sz w:val="21"/>
                <w:szCs w:val="21"/>
              </w:rPr>
              <w:t>主持人点击会议列表中某个会议项的“删除”按钮，可删除该会议。</w:t>
            </w:r>
          </w:p>
        </w:tc>
      </w:tr>
      <w:tr w:rsidR="008B6CD0" w:rsidRPr="004F624E" w14:paraId="1F7D4D6E" w14:textId="77777777" w:rsidTr="005D7285">
        <w:tc>
          <w:tcPr>
            <w:tcW w:w="2235" w:type="dxa"/>
            <w:shd w:val="clear" w:color="auto" w:fill="auto"/>
          </w:tcPr>
          <w:p w14:paraId="1A87BDE9" w14:textId="77777777" w:rsidR="008B6CD0" w:rsidRPr="004F624E" w:rsidRDefault="008B6CD0" w:rsidP="005D7285">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648D658A" w14:textId="77777777" w:rsidR="008B6CD0" w:rsidRPr="004F624E" w:rsidRDefault="008B6CD0"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8B6CD0" w:rsidRPr="004F624E" w14:paraId="6DBE67D1" w14:textId="77777777" w:rsidTr="005D7285">
        <w:tc>
          <w:tcPr>
            <w:tcW w:w="2235" w:type="dxa"/>
            <w:shd w:val="clear" w:color="auto" w:fill="auto"/>
          </w:tcPr>
          <w:p w14:paraId="251036D3" w14:textId="77777777" w:rsidR="008B6CD0" w:rsidRPr="004F624E" w:rsidRDefault="008B6CD0"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7A140987" w14:textId="77777777" w:rsidR="008B6CD0" w:rsidRPr="004F624E" w:rsidRDefault="008B6CD0" w:rsidP="004B7089">
            <w:pPr>
              <w:pStyle w:val="a4"/>
              <w:spacing w:after="72"/>
              <w:ind w:firstLineChars="0" w:firstLine="0"/>
              <w:rPr>
                <w:rFonts w:ascii="Consolas" w:hAnsi="Consolas"/>
                <w:caps/>
                <w:sz w:val="21"/>
                <w:szCs w:val="21"/>
              </w:rPr>
            </w:pPr>
            <w:r w:rsidRPr="004F624E">
              <w:rPr>
                <w:rFonts w:ascii="Consolas" w:hAnsi="Consolas" w:hint="eastAsia"/>
                <w:caps/>
                <w:sz w:val="21"/>
                <w:szCs w:val="21"/>
              </w:rPr>
              <w:t>会议列表中至少存在一场可</w:t>
            </w:r>
            <w:r w:rsidR="004B7089" w:rsidRPr="004F624E">
              <w:rPr>
                <w:rFonts w:ascii="Consolas" w:hAnsi="Consolas" w:hint="eastAsia"/>
                <w:caps/>
                <w:sz w:val="21"/>
                <w:szCs w:val="21"/>
              </w:rPr>
              <w:t>删除</w:t>
            </w:r>
            <w:r w:rsidRPr="004F624E">
              <w:rPr>
                <w:rFonts w:ascii="Consolas" w:hAnsi="Consolas" w:hint="eastAsia"/>
                <w:caps/>
                <w:sz w:val="21"/>
                <w:szCs w:val="21"/>
              </w:rPr>
              <w:t>的会议项。</w:t>
            </w:r>
          </w:p>
        </w:tc>
      </w:tr>
      <w:tr w:rsidR="008B6CD0" w:rsidRPr="004F624E" w14:paraId="216EC8EE" w14:textId="77777777" w:rsidTr="005D7285">
        <w:tc>
          <w:tcPr>
            <w:tcW w:w="9096" w:type="dxa"/>
            <w:gridSpan w:val="2"/>
            <w:shd w:val="clear" w:color="auto" w:fill="auto"/>
          </w:tcPr>
          <w:p w14:paraId="3CA1ACCB" w14:textId="77777777" w:rsidR="008B6CD0" w:rsidRPr="004F624E" w:rsidRDefault="008B6CD0" w:rsidP="005D7285">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8B6CD0" w:rsidRPr="004F624E" w14:paraId="025A32D1" w14:textId="77777777" w:rsidTr="005D7285">
        <w:tc>
          <w:tcPr>
            <w:tcW w:w="9096" w:type="dxa"/>
            <w:gridSpan w:val="2"/>
            <w:shd w:val="clear" w:color="auto" w:fill="auto"/>
          </w:tcPr>
          <w:p w14:paraId="321F1C7E" w14:textId="77777777" w:rsidR="008B6CD0" w:rsidRPr="004F624E" w:rsidRDefault="008B6CD0" w:rsidP="00AC5C40">
            <w:pPr>
              <w:pStyle w:val="srs"/>
              <w:numPr>
                <w:ilvl w:val="0"/>
                <w:numId w:val="49"/>
              </w:numPr>
              <w:rPr>
                <w:rFonts w:ascii="Consolas" w:hAnsi="Consolas"/>
                <w:szCs w:val="21"/>
              </w:rPr>
            </w:pPr>
            <w:r w:rsidRPr="004F624E">
              <w:rPr>
                <w:rFonts w:ascii="Consolas" w:hAnsi="Consolas" w:hint="eastAsia"/>
                <w:szCs w:val="21"/>
              </w:rPr>
              <w:t>主持人点击会议列表中的某一场会议的“</w:t>
            </w:r>
            <w:r w:rsidR="00E27431" w:rsidRPr="004F624E">
              <w:rPr>
                <w:rFonts w:ascii="Consolas" w:hAnsi="Consolas" w:hint="eastAsia"/>
                <w:szCs w:val="21"/>
              </w:rPr>
              <w:t>删除</w:t>
            </w:r>
            <w:r w:rsidRPr="004F624E">
              <w:rPr>
                <w:rFonts w:ascii="Consolas" w:hAnsi="Consolas" w:hint="eastAsia"/>
                <w:szCs w:val="21"/>
              </w:rPr>
              <w:t>”按钮，用例开始。</w:t>
            </w:r>
          </w:p>
          <w:p w14:paraId="6E94D2EE" w14:textId="77777777" w:rsidR="008B6CD0" w:rsidRPr="004F624E" w:rsidRDefault="008B6CD0" w:rsidP="00AC5C40">
            <w:pPr>
              <w:pStyle w:val="srs"/>
              <w:numPr>
                <w:ilvl w:val="0"/>
                <w:numId w:val="49"/>
              </w:numPr>
              <w:rPr>
                <w:rFonts w:ascii="Consolas" w:hAnsi="Consolas"/>
                <w:szCs w:val="21"/>
              </w:rPr>
            </w:pPr>
            <w:r w:rsidRPr="004F624E">
              <w:rPr>
                <w:rFonts w:ascii="Consolas" w:hAnsi="Consolas" w:hint="eastAsia"/>
                <w:szCs w:val="21"/>
              </w:rPr>
              <w:t>弹出</w:t>
            </w:r>
            <w:r w:rsidR="00E27431" w:rsidRPr="004F624E">
              <w:rPr>
                <w:rFonts w:ascii="Consolas" w:hAnsi="Consolas" w:hint="eastAsia"/>
                <w:szCs w:val="21"/>
              </w:rPr>
              <w:t>确认对话框“确认删除此会议吗？”</w:t>
            </w:r>
            <w:r w:rsidR="00907008" w:rsidRPr="004F624E">
              <w:rPr>
                <w:rFonts w:ascii="Consolas" w:hAnsi="Consolas" w:hint="eastAsia"/>
                <w:szCs w:val="21"/>
              </w:rPr>
              <w:t>，此对话框为模态窗口。</w:t>
            </w:r>
          </w:p>
          <w:p w14:paraId="5E6CE766" w14:textId="77777777" w:rsidR="00E27431" w:rsidRPr="004F624E" w:rsidRDefault="00E27431" w:rsidP="00AC5C40">
            <w:pPr>
              <w:pStyle w:val="srs"/>
              <w:numPr>
                <w:ilvl w:val="1"/>
                <w:numId w:val="49"/>
              </w:numPr>
              <w:rPr>
                <w:rFonts w:ascii="Consolas" w:hAnsi="Consolas"/>
                <w:szCs w:val="21"/>
              </w:rPr>
            </w:pPr>
            <w:r w:rsidRPr="004F624E">
              <w:rPr>
                <w:rFonts w:ascii="Consolas" w:hAnsi="Consolas" w:hint="eastAsia"/>
                <w:szCs w:val="21"/>
              </w:rPr>
              <w:t>选择“确定”，该会议从会议列表中消失</w:t>
            </w:r>
            <w:r w:rsidR="008B6CD0" w:rsidRPr="004F624E">
              <w:rPr>
                <w:rFonts w:ascii="Consolas" w:hAnsi="Consolas" w:hint="eastAsia"/>
                <w:szCs w:val="21"/>
              </w:rPr>
              <w:t>。</w:t>
            </w:r>
            <w:r w:rsidRPr="004F624E">
              <w:rPr>
                <w:rFonts w:ascii="Consolas" w:hAnsi="Consolas" w:hint="eastAsia"/>
                <w:szCs w:val="21"/>
              </w:rPr>
              <w:t>根据会议属性中通知方式的勾选情况，向所有参会人发送取消会议通知。主持人不受通知方式勾选影响，恒定会收到通知的邮件及短信。</w:t>
            </w:r>
          </w:p>
          <w:p w14:paraId="12F62679" w14:textId="77777777" w:rsidR="00E27431" w:rsidRPr="004F624E" w:rsidRDefault="00E27431" w:rsidP="00AC5C40">
            <w:pPr>
              <w:pStyle w:val="srs"/>
              <w:numPr>
                <w:ilvl w:val="1"/>
                <w:numId w:val="49"/>
              </w:numPr>
              <w:rPr>
                <w:rFonts w:ascii="Consolas" w:hAnsi="Consolas"/>
                <w:szCs w:val="21"/>
              </w:rPr>
            </w:pPr>
            <w:r w:rsidRPr="004F624E">
              <w:rPr>
                <w:rFonts w:ascii="Consolas" w:hAnsi="Consolas" w:hint="eastAsia"/>
                <w:szCs w:val="21"/>
              </w:rPr>
              <w:t>选择“取消”，关闭对话框，回到会议列表，该会议仍然存在。</w:t>
            </w:r>
          </w:p>
          <w:p w14:paraId="082EB173" w14:textId="77777777" w:rsidR="008B6CD0" w:rsidRPr="004F624E" w:rsidRDefault="008B6CD0" w:rsidP="00AC5C40">
            <w:pPr>
              <w:pStyle w:val="srs"/>
              <w:numPr>
                <w:ilvl w:val="0"/>
                <w:numId w:val="49"/>
              </w:numPr>
              <w:rPr>
                <w:rFonts w:ascii="Consolas" w:hAnsi="Consolas"/>
                <w:szCs w:val="21"/>
              </w:rPr>
            </w:pPr>
            <w:r w:rsidRPr="004F624E">
              <w:rPr>
                <w:rFonts w:ascii="Consolas" w:hAnsi="Consolas" w:hint="eastAsia"/>
                <w:szCs w:val="21"/>
              </w:rPr>
              <w:t>用例结束。</w:t>
            </w:r>
          </w:p>
        </w:tc>
      </w:tr>
      <w:tr w:rsidR="008B6CD0" w:rsidRPr="004F624E" w14:paraId="4000BAB0" w14:textId="77777777" w:rsidTr="005D7285">
        <w:tc>
          <w:tcPr>
            <w:tcW w:w="9096" w:type="dxa"/>
            <w:gridSpan w:val="2"/>
            <w:shd w:val="clear" w:color="auto" w:fill="auto"/>
          </w:tcPr>
          <w:p w14:paraId="595C2B94" w14:textId="77777777" w:rsidR="008B6CD0" w:rsidRPr="004F624E" w:rsidRDefault="008B6CD0"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8B6CD0" w:rsidRPr="004F624E" w14:paraId="6E9A57B5" w14:textId="77777777" w:rsidTr="005D7285">
        <w:tc>
          <w:tcPr>
            <w:tcW w:w="9096" w:type="dxa"/>
            <w:gridSpan w:val="2"/>
            <w:shd w:val="clear" w:color="auto" w:fill="auto"/>
          </w:tcPr>
          <w:p w14:paraId="7706CE52" w14:textId="77777777" w:rsidR="008B6CD0" w:rsidRPr="004F624E" w:rsidRDefault="00907008" w:rsidP="00AC5C40">
            <w:pPr>
              <w:numPr>
                <w:ilvl w:val="0"/>
                <w:numId w:val="50"/>
              </w:numPr>
              <w:spacing w:line="360" w:lineRule="auto"/>
              <w:rPr>
                <w:rFonts w:ascii="Consolas" w:hAnsi="Consolas"/>
              </w:rPr>
            </w:pPr>
            <w:r w:rsidRPr="004F624E">
              <w:rPr>
                <w:rFonts w:ascii="Consolas" w:hAnsi="Consolas" w:hint="eastAsia"/>
              </w:rPr>
              <w:t>尝试删除已经开始的会议</w:t>
            </w:r>
          </w:p>
          <w:p w14:paraId="5B261E91" w14:textId="77777777" w:rsidR="00907008" w:rsidRPr="004F624E" w:rsidRDefault="00907008" w:rsidP="00AC5C40">
            <w:pPr>
              <w:numPr>
                <w:ilvl w:val="1"/>
                <w:numId w:val="50"/>
              </w:numPr>
              <w:spacing w:line="360" w:lineRule="auto"/>
              <w:rPr>
                <w:rFonts w:ascii="Consolas" w:hAnsi="Consolas"/>
              </w:rPr>
            </w:pPr>
            <w:r w:rsidRPr="004F624E">
              <w:rPr>
                <w:rFonts w:ascii="Consolas" w:hAnsi="Consolas" w:hint="eastAsia"/>
              </w:rPr>
              <w:t>参会人已入会，主持人登录后显示会议列表，用例开始。</w:t>
            </w:r>
          </w:p>
          <w:p w14:paraId="606F8767" w14:textId="77777777" w:rsidR="00907008" w:rsidRPr="004F624E" w:rsidRDefault="00907008" w:rsidP="00AC5C40">
            <w:pPr>
              <w:numPr>
                <w:ilvl w:val="1"/>
                <w:numId w:val="50"/>
              </w:numPr>
              <w:spacing w:line="360" w:lineRule="auto"/>
              <w:rPr>
                <w:rFonts w:ascii="Consolas" w:hAnsi="Consolas"/>
              </w:rPr>
            </w:pPr>
            <w:r w:rsidRPr="004F624E">
              <w:rPr>
                <w:rFonts w:ascii="Consolas" w:hAnsi="Consolas" w:hint="eastAsia"/>
              </w:rPr>
              <w:t>主持人点击</w:t>
            </w:r>
            <w:r w:rsidR="00E606CF">
              <w:rPr>
                <w:rFonts w:ascii="Consolas" w:hAnsi="Consolas" w:hint="eastAsia"/>
              </w:rPr>
              <w:t>某</w:t>
            </w:r>
            <w:r w:rsidRPr="004F624E">
              <w:rPr>
                <w:rFonts w:ascii="Consolas" w:hAnsi="Consolas" w:hint="eastAsia"/>
              </w:rPr>
              <w:t>一场会议项的“删除”按钮。</w:t>
            </w:r>
          </w:p>
          <w:p w14:paraId="31AA5562" w14:textId="77777777" w:rsidR="00907008" w:rsidRPr="004F624E" w:rsidRDefault="00907008" w:rsidP="00AC5C40">
            <w:pPr>
              <w:numPr>
                <w:ilvl w:val="1"/>
                <w:numId w:val="50"/>
              </w:numPr>
              <w:spacing w:line="360" w:lineRule="auto"/>
              <w:rPr>
                <w:rFonts w:ascii="Consolas" w:hAnsi="Consolas"/>
              </w:rPr>
            </w:pPr>
            <w:r w:rsidRPr="004F624E">
              <w:rPr>
                <w:rFonts w:ascii="Consolas" w:hAnsi="Consolas" w:hint="eastAsia"/>
              </w:rPr>
              <w:t>系统检测到该会议已开始，弹出对话框“会议已开始，不能做删除操作。”用例结束。</w:t>
            </w:r>
          </w:p>
        </w:tc>
      </w:tr>
      <w:tr w:rsidR="008B6CD0" w:rsidRPr="004F624E" w14:paraId="70F6451D" w14:textId="77777777" w:rsidTr="005D7285">
        <w:tc>
          <w:tcPr>
            <w:tcW w:w="2235" w:type="dxa"/>
            <w:shd w:val="clear" w:color="auto" w:fill="auto"/>
          </w:tcPr>
          <w:p w14:paraId="3223A30E" w14:textId="77777777" w:rsidR="008B6CD0" w:rsidRPr="004F624E" w:rsidRDefault="008B6CD0" w:rsidP="005D7285">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后置条件</w:t>
            </w:r>
          </w:p>
        </w:tc>
        <w:tc>
          <w:tcPr>
            <w:tcW w:w="6861" w:type="dxa"/>
            <w:shd w:val="clear" w:color="auto" w:fill="auto"/>
          </w:tcPr>
          <w:p w14:paraId="1C3323EF" w14:textId="77777777" w:rsidR="008B6CD0" w:rsidRPr="004F624E" w:rsidRDefault="008B6CD0" w:rsidP="004B7089">
            <w:pPr>
              <w:pStyle w:val="a4"/>
              <w:spacing w:after="72"/>
              <w:ind w:firstLineChars="0" w:firstLine="0"/>
              <w:rPr>
                <w:rFonts w:ascii="Consolas" w:hAnsi="Consolas"/>
                <w:sz w:val="21"/>
                <w:szCs w:val="21"/>
              </w:rPr>
            </w:pPr>
            <w:r w:rsidRPr="004F624E">
              <w:rPr>
                <w:rFonts w:ascii="Consolas" w:hAnsi="Consolas" w:hint="eastAsia"/>
                <w:sz w:val="21"/>
                <w:szCs w:val="21"/>
              </w:rPr>
              <w:t>会议列表中，</w:t>
            </w:r>
            <w:r w:rsidR="004B7089" w:rsidRPr="004F624E">
              <w:rPr>
                <w:rFonts w:ascii="Consolas" w:hAnsi="Consolas" w:hint="eastAsia"/>
                <w:sz w:val="21"/>
                <w:szCs w:val="21"/>
              </w:rPr>
              <w:t>该会议项自动消失</w:t>
            </w:r>
            <w:r w:rsidRPr="004F624E">
              <w:rPr>
                <w:rFonts w:ascii="Consolas" w:hAnsi="Consolas" w:hint="eastAsia"/>
                <w:sz w:val="21"/>
                <w:szCs w:val="21"/>
              </w:rPr>
              <w:t>。</w:t>
            </w:r>
          </w:p>
        </w:tc>
      </w:tr>
      <w:tr w:rsidR="008B6CD0" w:rsidRPr="004F624E" w14:paraId="2FD3F43D" w14:textId="77777777" w:rsidTr="005D7285">
        <w:tc>
          <w:tcPr>
            <w:tcW w:w="2235" w:type="dxa"/>
            <w:shd w:val="clear" w:color="auto" w:fill="auto"/>
          </w:tcPr>
          <w:p w14:paraId="32C659B4" w14:textId="77777777" w:rsidR="008B6CD0" w:rsidRPr="004F624E" w:rsidRDefault="008B6CD0" w:rsidP="005D7285">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7E6C2514" w14:textId="77777777" w:rsidR="008B6CD0" w:rsidRPr="00F91BC4" w:rsidRDefault="005B24DD" w:rsidP="00AC5C40">
            <w:pPr>
              <w:pStyle w:val="srs"/>
              <w:numPr>
                <w:ilvl w:val="0"/>
                <w:numId w:val="153"/>
              </w:numPr>
              <w:rPr>
                <w:rFonts w:ascii="Consolas" w:hAnsi="Consolas"/>
                <w:szCs w:val="21"/>
              </w:rPr>
            </w:pPr>
            <w:r w:rsidRPr="00F91BC4">
              <w:rPr>
                <w:rFonts w:ascii="Consolas" w:hAnsi="Consolas" w:hint="eastAsia"/>
                <w:szCs w:val="21"/>
              </w:rPr>
              <w:t>删除会议</w:t>
            </w:r>
            <w:r w:rsidR="004A6474" w:rsidRPr="00F91BC4">
              <w:rPr>
                <w:rFonts w:ascii="Consolas" w:hAnsi="Consolas" w:hint="eastAsia"/>
                <w:szCs w:val="21"/>
              </w:rPr>
              <w:t>失败时</w:t>
            </w:r>
            <w:r w:rsidRPr="00F91BC4">
              <w:rPr>
                <w:rFonts w:ascii="Consolas" w:hAnsi="Consolas" w:hint="eastAsia"/>
                <w:szCs w:val="21"/>
              </w:rPr>
              <w:t>，将弹出对话框</w:t>
            </w:r>
            <w:r w:rsidR="004A6474" w:rsidRPr="00F91BC4">
              <w:rPr>
                <w:rFonts w:ascii="Consolas" w:hAnsi="Consolas" w:hint="eastAsia"/>
                <w:szCs w:val="21"/>
              </w:rPr>
              <w:t>“会议删除失败，请联系客服人员”。</w:t>
            </w:r>
          </w:p>
          <w:p w14:paraId="15D7768A" w14:textId="77777777" w:rsidR="00F91BC4" w:rsidRPr="00B34C12" w:rsidRDefault="00F91BC4" w:rsidP="00AC5C40">
            <w:pPr>
              <w:pStyle w:val="srs"/>
              <w:numPr>
                <w:ilvl w:val="0"/>
                <w:numId w:val="153"/>
              </w:numPr>
              <w:spacing w:before="100" w:beforeAutospacing="1" w:afterAutospacing="1"/>
              <w:rPr>
                <w:rFonts w:ascii="Consolas" w:hAnsi="Consolas"/>
              </w:rPr>
            </w:pPr>
            <w:r>
              <w:rPr>
                <w:rFonts w:ascii="Consolas" w:hAnsi="Consolas" w:hint="eastAsia"/>
                <w:szCs w:val="21"/>
              </w:rPr>
              <w:t>主持人未进入的情况下，参会人如果已入</w:t>
            </w:r>
            <w:r w:rsidRPr="00F91BC4">
              <w:rPr>
                <w:rFonts w:ascii="Consolas" w:hAnsi="Consolas" w:hint="eastAsia"/>
                <w:szCs w:val="21"/>
              </w:rPr>
              <w:t>会，主持人可删除会议，参会人会提醒会议已结束。</w:t>
            </w:r>
          </w:p>
          <w:p w14:paraId="05EB52CB" w14:textId="77777777" w:rsidR="00E606CF" w:rsidRPr="004F624E" w:rsidRDefault="00E606CF" w:rsidP="00AC5C40">
            <w:pPr>
              <w:pStyle w:val="srs"/>
              <w:numPr>
                <w:ilvl w:val="0"/>
                <w:numId w:val="153"/>
              </w:numPr>
              <w:rPr>
                <w:rFonts w:ascii="Consolas" w:hAnsi="Consolas"/>
              </w:rPr>
            </w:pPr>
            <w:r>
              <w:rPr>
                <w:rFonts w:ascii="Consolas" w:hAnsi="Consolas" w:hint="eastAsia"/>
                <w:szCs w:val="21"/>
              </w:rPr>
              <w:t>主持人</w:t>
            </w:r>
            <w:r>
              <w:rPr>
                <w:rFonts w:ascii="Consolas" w:hAnsi="Consolas"/>
                <w:szCs w:val="21"/>
              </w:rPr>
              <w:t>暂时离开会议，再回到会议列表尝试删除该会议</w:t>
            </w:r>
            <w:r>
              <w:rPr>
                <w:rFonts w:ascii="Consolas" w:hAnsi="Consolas" w:hint="eastAsia"/>
                <w:szCs w:val="21"/>
              </w:rPr>
              <w:t>，</w:t>
            </w:r>
            <w:r>
              <w:rPr>
                <w:rFonts w:ascii="Consolas" w:hAnsi="Consolas"/>
                <w:szCs w:val="21"/>
              </w:rPr>
              <w:t>无法删除，将弹出提示对话框。</w:t>
            </w:r>
          </w:p>
        </w:tc>
      </w:tr>
      <w:tr w:rsidR="008B6CD0" w:rsidRPr="004F624E" w14:paraId="1E525F86" w14:textId="77777777" w:rsidTr="005D7285">
        <w:tc>
          <w:tcPr>
            <w:tcW w:w="2235" w:type="dxa"/>
            <w:shd w:val="clear" w:color="auto" w:fill="auto"/>
          </w:tcPr>
          <w:p w14:paraId="714D8E5E" w14:textId="77777777" w:rsidR="008B6CD0" w:rsidRPr="004F624E" w:rsidRDefault="008B6CD0" w:rsidP="005D7285">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475B8D8E" w14:textId="77777777" w:rsidR="008B6CD0" w:rsidRPr="004F624E" w:rsidRDefault="008B6CD0"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8B6CD0" w:rsidRPr="004F624E" w14:paraId="488A7584" w14:textId="77777777" w:rsidTr="005D7285">
        <w:tc>
          <w:tcPr>
            <w:tcW w:w="2235" w:type="dxa"/>
            <w:shd w:val="clear" w:color="auto" w:fill="auto"/>
          </w:tcPr>
          <w:p w14:paraId="59275079" w14:textId="77777777" w:rsidR="008B6CD0" w:rsidRPr="004F624E" w:rsidRDefault="008B6CD0"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54472605" w14:textId="77777777" w:rsidR="008B6CD0" w:rsidRPr="004F624E" w:rsidRDefault="008B6CD0"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8B6CD0" w:rsidRPr="004F624E" w14:paraId="137A7766" w14:textId="77777777" w:rsidTr="005D7285">
        <w:tc>
          <w:tcPr>
            <w:tcW w:w="2235" w:type="dxa"/>
            <w:shd w:val="clear" w:color="auto" w:fill="auto"/>
          </w:tcPr>
          <w:p w14:paraId="02CB31C8" w14:textId="77777777" w:rsidR="008B6CD0" w:rsidRPr="004F624E" w:rsidRDefault="008B6CD0" w:rsidP="005D7285">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48417D8D" w14:textId="77777777" w:rsidR="008B6CD0" w:rsidRPr="004F624E" w:rsidRDefault="008B6CD0"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5C43411F" w14:textId="77777777" w:rsidR="00492C04" w:rsidRPr="004F624E" w:rsidRDefault="00DA4C17" w:rsidP="00EB0FE1">
      <w:pPr>
        <w:pStyle w:val="2"/>
        <w:numPr>
          <w:ilvl w:val="1"/>
          <w:numId w:val="14"/>
        </w:numPr>
        <w:spacing w:before="48" w:after="48" w:line="360" w:lineRule="auto"/>
        <w:ind w:right="210"/>
        <w:rPr>
          <w:rFonts w:ascii="Consolas" w:hAnsi="Consolas"/>
        </w:rPr>
      </w:pPr>
      <w:bookmarkStart w:id="408" w:name="_Toc355341020"/>
      <w:r w:rsidRPr="004F624E">
        <w:rPr>
          <w:rFonts w:ascii="Consolas" w:hAnsi="Consolas" w:hint="eastAsia"/>
        </w:rPr>
        <w:t>时间范围选取</w:t>
      </w:r>
      <w:bookmarkEnd w:id="408"/>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90429B" w:rsidRPr="004F624E" w14:paraId="721FAB35" w14:textId="77777777" w:rsidTr="005D7285">
        <w:tc>
          <w:tcPr>
            <w:tcW w:w="2235" w:type="dxa"/>
            <w:shd w:val="clear" w:color="auto" w:fill="auto"/>
          </w:tcPr>
          <w:p w14:paraId="1B261D87" w14:textId="77777777" w:rsidR="0090429B" w:rsidRPr="004F624E" w:rsidRDefault="0090429B" w:rsidP="005D7285">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204780AA" w14:textId="77777777" w:rsidR="0090429B" w:rsidRPr="004F624E" w:rsidRDefault="0090429B"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时间范围选取</w:t>
            </w:r>
          </w:p>
        </w:tc>
      </w:tr>
      <w:tr w:rsidR="0090429B" w:rsidRPr="004F624E" w14:paraId="0F8CE82C" w14:textId="77777777" w:rsidTr="005D7285">
        <w:tc>
          <w:tcPr>
            <w:tcW w:w="2235" w:type="dxa"/>
            <w:shd w:val="clear" w:color="auto" w:fill="auto"/>
          </w:tcPr>
          <w:p w14:paraId="43F80BF6" w14:textId="77777777" w:rsidR="0090429B" w:rsidRPr="004F624E" w:rsidRDefault="0090429B" w:rsidP="005D7285">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1DEFB203" w14:textId="77777777" w:rsidR="0090429B" w:rsidRPr="004F624E" w:rsidRDefault="0090429B"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MAX1.0_CLIENT_CONFLIST_SRS_00</w:t>
            </w:r>
            <w:r w:rsidR="00D24828" w:rsidRPr="004F624E">
              <w:rPr>
                <w:rFonts w:ascii="Consolas" w:hAnsi="Consolas" w:hint="eastAsia"/>
                <w:caps/>
                <w:sz w:val="21"/>
                <w:szCs w:val="21"/>
              </w:rPr>
              <w:t>6</w:t>
            </w:r>
          </w:p>
        </w:tc>
      </w:tr>
      <w:tr w:rsidR="0090429B" w:rsidRPr="004F624E" w14:paraId="6948464D" w14:textId="77777777" w:rsidTr="005D7285">
        <w:tc>
          <w:tcPr>
            <w:tcW w:w="2235" w:type="dxa"/>
            <w:shd w:val="clear" w:color="auto" w:fill="auto"/>
          </w:tcPr>
          <w:p w14:paraId="2BB3939D" w14:textId="77777777" w:rsidR="0090429B" w:rsidRPr="004F624E" w:rsidRDefault="0090429B" w:rsidP="005D7285">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2332A748" w14:textId="77777777" w:rsidR="0090429B" w:rsidRPr="004F624E" w:rsidRDefault="0090429B"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90429B" w:rsidRPr="004F624E" w14:paraId="73E6A70F" w14:textId="77777777" w:rsidTr="005D7285">
        <w:tc>
          <w:tcPr>
            <w:tcW w:w="2235" w:type="dxa"/>
            <w:shd w:val="clear" w:color="auto" w:fill="auto"/>
          </w:tcPr>
          <w:p w14:paraId="14BDED50" w14:textId="77777777" w:rsidR="0090429B" w:rsidRPr="004F624E" w:rsidRDefault="0090429B" w:rsidP="005D7285">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5545DAC5" w14:textId="77777777" w:rsidR="0090429B" w:rsidRPr="004F624E" w:rsidRDefault="0090429B" w:rsidP="00E237AA">
            <w:pPr>
              <w:pStyle w:val="a4"/>
              <w:spacing w:after="72"/>
              <w:ind w:firstLineChars="0" w:firstLine="0"/>
              <w:rPr>
                <w:rFonts w:ascii="Consolas" w:hAnsi="Consolas"/>
                <w:caps/>
                <w:sz w:val="21"/>
                <w:szCs w:val="21"/>
              </w:rPr>
            </w:pPr>
            <w:r w:rsidRPr="004F624E">
              <w:rPr>
                <w:rFonts w:ascii="Consolas" w:hAnsi="Consolas" w:hint="eastAsia"/>
                <w:caps/>
                <w:sz w:val="21"/>
                <w:szCs w:val="21"/>
              </w:rPr>
              <w:t>主持人点击会议列表上方的左右箭头，可以查看未来</w:t>
            </w:r>
            <w:r w:rsidR="00E237AA" w:rsidRPr="004F624E">
              <w:rPr>
                <w:rFonts w:ascii="Consolas" w:hAnsi="Consolas" w:hint="eastAsia"/>
                <w:caps/>
                <w:sz w:val="21"/>
                <w:szCs w:val="21"/>
              </w:rPr>
              <w:t>24</w:t>
            </w:r>
            <w:r w:rsidRPr="004F624E">
              <w:rPr>
                <w:rFonts w:ascii="Consolas" w:hAnsi="Consolas" w:hint="eastAsia"/>
                <w:caps/>
                <w:sz w:val="21"/>
                <w:szCs w:val="21"/>
              </w:rPr>
              <w:t>周以内的所有会议。</w:t>
            </w:r>
          </w:p>
        </w:tc>
      </w:tr>
      <w:tr w:rsidR="0090429B" w:rsidRPr="004F624E" w14:paraId="2D28BD2E" w14:textId="77777777" w:rsidTr="005D7285">
        <w:tc>
          <w:tcPr>
            <w:tcW w:w="2235" w:type="dxa"/>
            <w:shd w:val="clear" w:color="auto" w:fill="auto"/>
          </w:tcPr>
          <w:p w14:paraId="72A3CF13" w14:textId="77777777" w:rsidR="0090429B" w:rsidRPr="004F624E" w:rsidRDefault="0090429B" w:rsidP="005D7285">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114C0A03" w14:textId="77777777" w:rsidR="0090429B" w:rsidRPr="004F624E" w:rsidRDefault="0090429B"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90429B" w:rsidRPr="004F624E" w14:paraId="3ADDCF9D" w14:textId="77777777" w:rsidTr="005D7285">
        <w:tc>
          <w:tcPr>
            <w:tcW w:w="2235" w:type="dxa"/>
            <w:shd w:val="clear" w:color="auto" w:fill="auto"/>
          </w:tcPr>
          <w:p w14:paraId="0EEE4802" w14:textId="77777777" w:rsidR="0090429B" w:rsidRPr="004F624E" w:rsidRDefault="0090429B"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664D3457" w14:textId="77777777" w:rsidR="0090429B" w:rsidRPr="004F624E" w:rsidRDefault="0090429B"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会议列表中至少存在一个会议项。</w:t>
            </w:r>
          </w:p>
        </w:tc>
      </w:tr>
      <w:tr w:rsidR="0090429B" w:rsidRPr="004F624E" w14:paraId="463E6577" w14:textId="77777777" w:rsidTr="005D7285">
        <w:tc>
          <w:tcPr>
            <w:tcW w:w="9096" w:type="dxa"/>
            <w:gridSpan w:val="2"/>
            <w:shd w:val="clear" w:color="auto" w:fill="auto"/>
          </w:tcPr>
          <w:p w14:paraId="6A7283FD" w14:textId="77777777" w:rsidR="0090429B" w:rsidRPr="004F624E" w:rsidRDefault="0090429B" w:rsidP="005D7285">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90429B" w:rsidRPr="004F624E" w14:paraId="7B97F336" w14:textId="77777777" w:rsidTr="005D7285">
        <w:tc>
          <w:tcPr>
            <w:tcW w:w="9096" w:type="dxa"/>
            <w:gridSpan w:val="2"/>
            <w:shd w:val="clear" w:color="auto" w:fill="auto"/>
          </w:tcPr>
          <w:p w14:paraId="62C756ED" w14:textId="77777777" w:rsidR="0090429B" w:rsidRPr="004F624E" w:rsidRDefault="0090429B" w:rsidP="00AC5C40">
            <w:pPr>
              <w:pStyle w:val="srs"/>
              <w:numPr>
                <w:ilvl w:val="0"/>
                <w:numId w:val="51"/>
              </w:numPr>
              <w:rPr>
                <w:rFonts w:ascii="Consolas" w:hAnsi="Consolas"/>
                <w:szCs w:val="21"/>
              </w:rPr>
            </w:pPr>
            <w:r w:rsidRPr="004F624E">
              <w:rPr>
                <w:rFonts w:ascii="Consolas" w:hAnsi="Consolas" w:hint="eastAsia"/>
                <w:szCs w:val="21"/>
              </w:rPr>
              <w:t>主持人进入会议列表，用例开始。</w:t>
            </w:r>
          </w:p>
          <w:p w14:paraId="145EB3FE" w14:textId="77777777" w:rsidR="0090429B" w:rsidRPr="004F624E" w:rsidRDefault="0090429B" w:rsidP="00AC5C40">
            <w:pPr>
              <w:pStyle w:val="srs"/>
              <w:numPr>
                <w:ilvl w:val="0"/>
                <w:numId w:val="51"/>
              </w:numPr>
              <w:rPr>
                <w:rFonts w:ascii="Consolas" w:hAnsi="Consolas"/>
                <w:szCs w:val="21"/>
              </w:rPr>
            </w:pPr>
            <w:r w:rsidRPr="004F624E">
              <w:rPr>
                <w:rFonts w:ascii="Consolas" w:hAnsi="Consolas" w:hint="eastAsia"/>
                <w:szCs w:val="21"/>
              </w:rPr>
              <w:t>主持人点击会议列表上方日期文字</w:t>
            </w:r>
            <w:r w:rsidR="00E84BDD" w:rsidRPr="004F624E">
              <w:rPr>
                <w:rFonts w:ascii="Consolas" w:hAnsi="Consolas" w:hint="eastAsia"/>
                <w:szCs w:val="21"/>
              </w:rPr>
              <w:t>左右两侧</w:t>
            </w:r>
            <w:r w:rsidRPr="004F624E">
              <w:rPr>
                <w:rFonts w:ascii="Consolas" w:hAnsi="Consolas" w:hint="eastAsia"/>
                <w:szCs w:val="21"/>
              </w:rPr>
              <w:t>的</w:t>
            </w:r>
            <w:r w:rsidR="00E84BDD" w:rsidRPr="004F624E">
              <w:rPr>
                <w:rFonts w:ascii="Consolas" w:hAnsi="Consolas" w:hint="eastAsia"/>
                <w:szCs w:val="21"/>
              </w:rPr>
              <w:t>翻页</w:t>
            </w:r>
            <w:r w:rsidRPr="004F624E">
              <w:rPr>
                <w:rFonts w:ascii="Consolas" w:hAnsi="Consolas" w:hint="eastAsia"/>
                <w:szCs w:val="21"/>
              </w:rPr>
              <w:t>箭头，日期变为</w:t>
            </w:r>
            <w:r w:rsidR="00F775A5" w:rsidRPr="004F624E">
              <w:rPr>
                <w:rFonts w:ascii="Consolas" w:hAnsi="Consolas" w:hint="eastAsia"/>
                <w:szCs w:val="21"/>
              </w:rPr>
              <w:t>上</w:t>
            </w:r>
            <w:r w:rsidR="00F775A5" w:rsidRPr="004F624E">
              <w:rPr>
                <w:rFonts w:ascii="Consolas" w:hAnsi="Consolas" w:hint="eastAsia"/>
                <w:szCs w:val="21"/>
              </w:rPr>
              <w:t>/</w:t>
            </w:r>
            <w:r w:rsidRPr="004F624E">
              <w:rPr>
                <w:rFonts w:ascii="Consolas" w:hAnsi="Consolas" w:hint="eastAsia"/>
                <w:szCs w:val="21"/>
              </w:rPr>
              <w:t>下一周，相应地，会议列表中的会议项也自动显示为所选日期范围内的会议</w:t>
            </w:r>
            <w:r w:rsidR="00E84BDD" w:rsidRPr="004F624E">
              <w:rPr>
                <w:rFonts w:ascii="Consolas" w:hAnsi="Consolas" w:hint="eastAsia"/>
                <w:szCs w:val="21"/>
              </w:rPr>
              <w:t>。</w:t>
            </w:r>
          </w:p>
          <w:p w14:paraId="102BCE59" w14:textId="77777777" w:rsidR="0090429B" w:rsidRPr="004F624E" w:rsidRDefault="00E84BDD" w:rsidP="00AC5C40">
            <w:pPr>
              <w:pStyle w:val="srs"/>
              <w:numPr>
                <w:ilvl w:val="0"/>
                <w:numId w:val="51"/>
              </w:numPr>
              <w:rPr>
                <w:rFonts w:ascii="Consolas" w:hAnsi="Consolas"/>
                <w:szCs w:val="21"/>
              </w:rPr>
            </w:pPr>
            <w:r w:rsidRPr="004F624E">
              <w:rPr>
                <w:rFonts w:ascii="Consolas" w:hAnsi="Consolas" w:hint="eastAsia"/>
                <w:szCs w:val="21"/>
              </w:rPr>
              <w:t>用例结束。</w:t>
            </w:r>
          </w:p>
        </w:tc>
      </w:tr>
      <w:tr w:rsidR="0090429B" w:rsidRPr="004F624E" w14:paraId="17FD3B29" w14:textId="77777777" w:rsidTr="005D7285">
        <w:tc>
          <w:tcPr>
            <w:tcW w:w="9096" w:type="dxa"/>
            <w:gridSpan w:val="2"/>
            <w:shd w:val="clear" w:color="auto" w:fill="auto"/>
          </w:tcPr>
          <w:p w14:paraId="0F5A5861" w14:textId="77777777" w:rsidR="0090429B" w:rsidRPr="004F624E" w:rsidRDefault="0090429B"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90429B" w:rsidRPr="004F624E" w14:paraId="2338A061" w14:textId="77777777" w:rsidTr="005D7285">
        <w:tc>
          <w:tcPr>
            <w:tcW w:w="9096" w:type="dxa"/>
            <w:gridSpan w:val="2"/>
            <w:shd w:val="clear" w:color="auto" w:fill="auto"/>
          </w:tcPr>
          <w:p w14:paraId="68D35707" w14:textId="77777777" w:rsidR="0090429B" w:rsidRPr="004F624E" w:rsidRDefault="00A62B5B" w:rsidP="00AC5C40">
            <w:pPr>
              <w:numPr>
                <w:ilvl w:val="0"/>
                <w:numId w:val="52"/>
              </w:numPr>
              <w:spacing w:line="360" w:lineRule="auto"/>
              <w:rPr>
                <w:rFonts w:ascii="Consolas" w:hAnsi="Consolas"/>
              </w:rPr>
            </w:pPr>
            <w:r w:rsidRPr="004F624E">
              <w:rPr>
                <w:rFonts w:ascii="Consolas" w:hAnsi="Consolas" w:hint="eastAsia"/>
              </w:rPr>
              <w:t>快速回到本周</w:t>
            </w:r>
          </w:p>
          <w:p w14:paraId="0EBE9E28" w14:textId="77777777" w:rsidR="0090429B" w:rsidRPr="004F624E" w:rsidRDefault="00115B7A" w:rsidP="00AC5C40">
            <w:pPr>
              <w:numPr>
                <w:ilvl w:val="1"/>
                <w:numId w:val="52"/>
              </w:numPr>
              <w:spacing w:line="360" w:lineRule="auto"/>
              <w:rPr>
                <w:rFonts w:ascii="Consolas" w:hAnsi="Consolas"/>
              </w:rPr>
            </w:pPr>
            <w:r w:rsidRPr="004F624E">
              <w:rPr>
                <w:rFonts w:ascii="Consolas" w:hAnsi="Consolas" w:hint="eastAsia"/>
              </w:rPr>
              <w:t>主持人点击“本周”按钮，用例</w:t>
            </w:r>
            <w:r w:rsidR="00A62B5B" w:rsidRPr="004F624E">
              <w:rPr>
                <w:rFonts w:ascii="Consolas" w:hAnsi="Consolas" w:hint="eastAsia"/>
              </w:rPr>
              <w:t>开始。</w:t>
            </w:r>
          </w:p>
          <w:p w14:paraId="41C62C9D" w14:textId="77777777" w:rsidR="00A62B5B" w:rsidRPr="004F624E" w:rsidRDefault="00A62B5B" w:rsidP="00AC5C40">
            <w:pPr>
              <w:numPr>
                <w:ilvl w:val="1"/>
                <w:numId w:val="52"/>
              </w:numPr>
              <w:spacing w:line="360" w:lineRule="auto"/>
              <w:rPr>
                <w:rFonts w:ascii="Consolas" w:hAnsi="Consolas"/>
              </w:rPr>
            </w:pPr>
            <w:r w:rsidRPr="004F624E">
              <w:rPr>
                <w:rFonts w:ascii="Consolas" w:hAnsi="Consolas" w:hint="eastAsia"/>
              </w:rPr>
              <w:t>无论之前主持人将日期翻到了哪一周，当前日期都将直接跳回本周。相应地，会议列表中的会议项也随之更新。</w:t>
            </w:r>
          </w:p>
          <w:p w14:paraId="6AAA52D5" w14:textId="77777777" w:rsidR="00A62B5B" w:rsidRPr="004F624E" w:rsidRDefault="00A62B5B" w:rsidP="00AC5C40">
            <w:pPr>
              <w:numPr>
                <w:ilvl w:val="1"/>
                <w:numId w:val="52"/>
              </w:numPr>
              <w:spacing w:line="360" w:lineRule="auto"/>
              <w:rPr>
                <w:rFonts w:ascii="Consolas" w:hAnsi="Consolas"/>
              </w:rPr>
            </w:pPr>
            <w:r w:rsidRPr="004F624E">
              <w:rPr>
                <w:rFonts w:ascii="Consolas" w:hAnsi="Consolas" w:hint="eastAsia"/>
              </w:rPr>
              <w:t>用例结束。</w:t>
            </w:r>
          </w:p>
        </w:tc>
      </w:tr>
      <w:tr w:rsidR="0090429B" w:rsidRPr="004F624E" w14:paraId="54016AEA" w14:textId="77777777" w:rsidTr="005D7285">
        <w:tc>
          <w:tcPr>
            <w:tcW w:w="2235" w:type="dxa"/>
            <w:shd w:val="clear" w:color="auto" w:fill="auto"/>
          </w:tcPr>
          <w:p w14:paraId="4E6D6B66" w14:textId="77777777" w:rsidR="0090429B" w:rsidRPr="004F624E" w:rsidRDefault="0090429B"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56BE10CE" w14:textId="77777777" w:rsidR="0090429B" w:rsidRPr="004F624E" w:rsidRDefault="00A62B5B" w:rsidP="00AC5C40">
            <w:pPr>
              <w:pStyle w:val="a4"/>
              <w:numPr>
                <w:ilvl w:val="0"/>
                <w:numId w:val="53"/>
              </w:numPr>
              <w:spacing w:after="72"/>
              <w:ind w:firstLineChars="0"/>
              <w:rPr>
                <w:rFonts w:ascii="Consolas" w:hAnsi="Consolas"/>
                <w:sz w:val="21"/>
                <w:szCs w:val="21"/>
              </w:rPr>
            </w:pPr>
            <w:r w:rsidRPr="004F624E">
              <w:rPr>
                <w:rFonts w:ascii="Consolas" w:hAnsi="Consolas" w:hint="eastAsia"/>
                <w:sz w:val="21"/>
                <w:szCs w:val="21"/>
              </w:rPr>
              <w:t>一周的开始时间和结束时间显示正确。</w:t>
            </w:r>
          </w:p>
          <w:p w14:paraId="54978620" w14:textId="77777777" w:rsidR="00A62B5B" w:rsidRPr="004F624E" w:rsidRDefault="00A62B5B" w:rsidP="00AC5C40">
            <w:pPr>
              <w:pStyle w:val="a4"/>
              <w:numPr>
                <w:ilvl w:val="0"/>
                <w:numId w:val="53"/>
              </w:numPr>
              <w:spacing w:after="72"/>
              <w:ind w:firstLineChars="0"/>
              <w:rPr>
                <w:rFonts w:ascii="Consolas" w:hAnsi="Consolas"/>
                <w:sz w:val="21"/>
                <w:szCs w:val="21"/>
              </w:rPr>
            </w:pPr>
            <w:r w:rsidRPr="004F624E">
              <w:rPr>
                <w:rFonts w:ascii="Consolas" w:hAnsi="Consolas" w:hint="eastAsia"/>
                <w:sz w:val="21"/>
                <w:szCs w:val="21"/>
              </w:rPr>
              <w:t>会议列表中显示的会议项与日期对应关系正确。</w:t>
            </w:r>
          </w:p>
        </w:tc>
      </w:tr>
      <w:tr w:rsidR="0090429B" w:rsidRPr="004F624E" w14:paraId="183B2899" w14:textId="77777777" w:rsidTr="005D7285">
        <w:tc>
          <w:tcPr>
            <w:tcW w:w="2235" w:type="dxa"/>
            <w:shd w:val="clear" w:color="auto" w:fill="auto"/>
          </w:tcPr>
          <w:p w14:paraId="556F856C" w14:textId="77777777" w:rsidR="0090429B" w:rsidRPr="004F624E" w:rsidRDefault="0090429B" w:rsidP="005D7285">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325E6816" w14:textId="77777777" w:rsidR="0090429B" w:rsidRDefault="00A62B5B" w:rsidP="00AC5C40">
            <w:pPr>
              <w:pStyle w:val="a4"/>
              <w:numPr>
                <w:ilvl w:val="0"/>
                <w:numId w:val="54"/>
              </w:numPr>
              <w:spacing w:after="72"/>
              <w:ind w:firstLineChars="0"/>
              <w:rPr>
                <w:rFonts w:ascii="Consolas" w:hAnsi="Consolas"/>
                <w:sz w:val="21"/>
                <w:szCs w:val="21"/>
              </w:rPr>
            </w:pPr>
            <w:r w:rsidRPr="004F624E">
              <w:rPr>
                <w:rFonts w:ascii="Consolas" w:hAnsi="Consolas" w:hint="eastAsia"/>
                <w:sz w:val="21"/>
                <w:szCs w:val="21"/>
              </w:rPr>
              <w:t>本周是指当天开始至本周日结束，因此可能不满</w:t>
            </w:r>
            <w:r w:rsidRPr="004F624E">
              <w:rPr>
                <w:rFonts w:ascii="Consolas" w:hAnsi="Consolas" w:hint="eastAsia"/>
                <w:sz w:val="21"/>
                <w:szCs w:val="21"/>
              </w:rPr>
              <w:t>7</w:t>
            </w:r>
            <w:r w:rsidRPr="004F624E">
              <w:rPr>
                <w:rFonts w:ascii="Consolas" w:hAnsi="Consolas" w:hint="eastAsia"/>
                <w:sz w:val="21"/>
                <w:szCs w:val="21"/>
              </w:rPr>
              <w:t>天。</w:t>
            </w:r>
          </w:p>
          <w:p w14:paraId="6ACBE463" w14:textId="77777777" w:rsidR="00617153" w:rsidRDefault="00617153" w:rsidP="00AC5C40">
            <w:pPr>
              <w:pStyle w:val="a4"/>
              <w:numPr>
                <w:ilvl w:val="0"/>
                <w:numId w:val="54"/>
              </w:numPr>
              <w:spacing w:after="72"/>
              <w:ind w:firstLineChars="0"/>
              <w:rPr>
                <w:rFonts w:ascii="Consolas" w:hAnsi="Consolas"/>
                <w:sz w:val="21"/>
                <w:szCs w:val="21"/>
              </w:rPr>
            </w:pPr>
            <w:r>
              <w:rPr>
                <w:rFonts w:ascii="Consolas" w:hAnsi="Consolas" w:hint="eastAsia"/>
                <w:sz w:val="21"/>
                <w:szCs w:val="21"/>
              </w:rPr>
              <w:lastRenderedPageBreak/>
              <w:t>会议列表初始显示本周的所有会议，</w:t>
            </w:r>
            <w:r w:rsidR="00E606CF">
              <w:rPr>
                <w:rFonts w:ascii="Consolas" w:hAnsi="Consolas" w:hint="eastAsia"/>
                <w:sz w:val="21"/>
                <w:szCs w:val="21"/>
              </w:rPr>
              <w:t>如果</w:t>
            </w:r>
            <w:r w:rsidR="00E606CF">
              <w:rPr>
                <w:rFonts w:ascii="Consolas" w:hAnsi="Consolas"/>
                <w:sz w:val="21"/>
                <w:szCs w:val="21"/>
              </w:rPr>
              <w:t>本周</w:t>
            </w:r>
            <w:r w:rsidR="00E606CF">
              <w:rPr>
                <w:rFonts w:ascii="Consolas" w:hAnsi="Consolas" w:hint="eastAsia"/>
                <w:sz w:val="21"/>
                <w:szCs w:val="21"/>
              </w:rPr>
              <w:t>无</w:t>
            </w:r>
            <w:r w:rsidR="00E606CF">
              <w:rPr>
                <w:rFonts w:ascii="Consolas" w:hAnsi="Consolas"/>
                <w:sz w:val="21"/>
                <w:szCs w:val="21"/>
              </w:rPr>
              <w:t>会议，则自动</w:t>
            </w:r>
            <w:r w:rsidR="00E606CF">
              <w:rPr>
                <w:rFonts w:ascii="Consolas" w:hAnsi="Consolas" w:hint="eastAsia"/>
                <w:sz w:val="21"/>
                <w:szCs w:val="21"/>
              </w:rPr>
              <w:t>跳转</w:t>
            </w:r>
            <w:r w:rsidR="00E606CF">
              <w:rPr>
                <w:rFonts w:ascii="Consolas" w:hAnsi="Consolas"/>
                <w:sz w:val="21"/>
                <w:szCs w:val="21"/>
              </w:rPr>
              <w:t>到有</w:t>
            </w:r>
            <w:r w:rsidR="00E606CF">
              <w:rPr>
                <w:rFonts w:ascii="Consolas" w:hAnsi="Consolas" w:hint="eastAsia"/>
                <w:sz w:val="21"/>
                <w:szCs w:val="21"/>
              </w:rPr>
              <w:t>会议</w:t>
            </w:r>
            <w:r w:rsidR="00E606CF">
              <w:rPr>
                <w:rFonts w:ascii="Consolas" w:hAnsi="Consolas"/>
                <w:sz w:val="21"/>
                <w:szCs w:val="21"/>
              </w:rPr>
              <w:t>的周。会议</w:t>
            </w:r>
            <w:r w:rsidR="00E606CF">
              <w:rPr>
                <w:rFonts w:ascii="Consolas" w:hAnsi="Consolas" w:hint="eastAsia"/>
                <w:sz w:val="21"/>
                <w:szCs w:val="21"/>
              </w:rPr>
              <w:t>列表</w:t>
            </w:r>
            <w:r w:rsidR="00E606CF">
              <w:rPr>
                <w:rFonts w:ascii="Consolas" w:hAnsi="Consolas"/>
                <w:sz w:val="21"/>
                <w:szCs w:val="21"/>
              </w:rPr>
              <w:t>中显示的会议</w:t>
            </w:r>
            <w:r>
              <w:rPr>
                <w:rFonts w:ascii="Consolas" w:hAnsi="Consolas" w:hint="eastAsia"/>
                <w:sz w:val="21"/>
                <w:szCs w:val="21"/>
              </w:rPr>
              <w:t>包括：</w:t>
            </w:r>
          </w:p>
          <w:p w14:paraId="2B05A659" w14:textId="77777777" w:rsidR="00617153" w:rsidRDefault="00E606CF" w:rsidP="00AC5C40">
            <w:pPr>
              <w:pStyle w:val="a4"/>
              <w:numPr>
                <w:ilvl w:val="1"/>
                <w:numId w:val="54"/>
              </w:numPr>
              <w:spacing w:after="72"/>
              <w:ind w:firstLineChars="0"/>
              <w:rPr>
                <w:rFonts w:ascii="Consolas" w:hAnsi="Consolas"/>
                <w:sz w:val="21"/>
                <w:szCs w:val="21"/>
              </w:rPr>
            </w:pPr>
            <w:r>
              <w:rPr>
                <w:rFonts w:ascii="Consolas" w:hAnsi="Consolas" w:hint="eastAsia"/>
                <w:sz w:val="21"/>
                <w:szCs w:val="21"/>
              </w:rPr>
              <w:t>1</w:t>
            </w:r>
            <w:r>
              <w:rPr>
                <w:rFonts w:ascii="Consolas" w:hAnsi="Consolas" w:hint="eastAsia"/>
                <w:sz w:val="21"/>
                <w:szCs w:val="21"/>
              </w:rPr>
              <w:t>小时</w:t>
            </w:r>
            <w:r>
              <w:rPr>
                <w:rFonts w:ascii="Consolas" w:hAnsi="Consolas"/>
                <w:sz w:val="21"/>
                <w:szCs w:val="21"/>
              </w:rPr>
              <w:t>内的</w:t>
            </w:r>
            <w:r>
              <w:rPr>
                <w:rFonts w:ascii="Consolas" w:hAnsi="Consolas" w:hint="eastAsia"/>
                <w:sz w:val="21"/>
                <w:szCs w:val="21"/>
              </w:rPr>
              <w:t>过期会议</w:t>
            </w:r>
          </w:p>
          <w:p w14:paraId="12CB6BE4" w14:textId="77777777" w:rsidR="00617153" w:rsidRDefault="00617153" w:rsidP="00AC5C40">
            <w:pPr>
              <w:pStyle w:val="a4"/>
              <w:numPr>
                <w:ilvl w:val="1"/>
                <w:numId w:val="54"/>
              </w:numPr>
              <w:spacing w:after="72"/>
              <w:ind w:firstLineChars="0"/>
              <w:rPr>
                <w:rFonts w:ascii="Consolas" w:hAnsi="Consolas"/>
                <w:sz w:val="21"/>
                <w:szCs w:val="21"/>
              </w:rPr>
            </w:pPr>
            <w:r>
              <w:rPr>
                <w:rFonts w:ascii="Consolas" w:hAnsi="Consolas" w:hint="eastAsia"/>
                <w:sz w:val="21"/>
                <w:szCs w:val="21"/>
              </w:rPr>
              <w:t>尚未开始的会议</w:t>
            </w:r>
          </w:p>
          <w:p w14:paraId="20F6CF37" w14:textId="77777777" w:rsidR="00617153" w:rsidRPr="004F624E" w:rsidRDefault="00617153" w:rsidP="00AC5C40">
            <w:pPr>
              <w:pStyle w:val="a4"/>
              <w:numPr>
                <w:ilvl w:val="1"/>
                <w:numId w:val="54"/>
              </w:numPr>
              <w:spacing w:after="72"/>
              <w:ind w:firstLineChars="0"/>
              <w:rPr>
                <w:rFonts w:ascii="Consolas" w:hAnsi="Consolas"/>
                <w:sz w:val="21"/>
                <w:szCs w:val="21"/>
              </w:rPr>
            </w:pPr>
            <w:r>
              <w:rPr>
                <w:rFonts w:ascii="Consolas" w:hAnsi="Consolas" w:hint="eastAsia"/>
                <w:sz w:val="21"/>
                <w:szCs w:val="21"/>
              </w:rPr>
              <w:t>正在召开的会议</w:t>
            </w:r>
          </w:p>
          <w:p w14:paraId="37782C1A" w14:textId="77777777" w:rsidR="00A62B5B" w:rsidRPr="004F624E" w:rsidRDefault="00A62B5B" w:rsidP="00AC5C40">
            <w:pPr>
              <w:pStyle w:val="a4"/>
              <w:numPr>
                <w:ilvl w:val="0"/>
                <w:numId w:val="54"/>
              </w:numPr>
              <w:spacing w:after="72"/>
              <w:ind w:firstLineChars="0"/>
              <w:rPr>
                <w:rFonts w:ascii="Consolas" w:hAnsi="Consolas"/>
              </w:rPr>
            </w:pPr>
            <w:r w:rsidRPr="004F624E">
              <w:rPr>
                <w:rFonts w:ascii="Consolas" w:hAnsi="Consolas" w:hint="eastAsia"/>
                <w:sz w:val="21"/>
                <w:szCs w:val="21"/>
              </w:rPr>
              <w:t>不可翻页到本周之前，否则向左箭头禁用。</w:t>
            </w:r>
          </w:p>
          <w:p w14:paraId="1840A0FD" w14:textId="77777777" w:rsidR="00A62B5B" w:rsidRPr="004F624E" w:rsidRDefault="00A62B5B" w:rsidP="00AC5C40">
            <w:pPr>
              <w:pStyle w:val="a4"/>
              <w:numPr>
                <w:ilvl w:val="0"/>
                <w:numId w:val="54"/>
              </w:numPr>
              <w:spacing w:after="72"/>
              <w:ind w:firstLineChars="0"/>
              <w:rPr>
                <w:rFonts w:ascii="Consolas" w:hAnsi="Consolas"/>
              </w:rPr>
            </w:pPr>
            <w:r w:rsidRPr="004F624E">
              <w:rPr>
                <w:rFonts w:ascii="Consolas" w:hAnsi="Consolas" w:hint="eastAsia"/>
                <w:sz w:val="21"/>
                <w:szCs w:val="21"/>
              </w:rPr>
              <w:t>不可翻页到超过未来</w:t>
            </w:r>
            <w:r w:rsidR="000208F0" w:rsidRPr="004F624E">
              <w:rPr>
                <w:rFonts w:ascii="Consolas" w:hAnsi="Consolas" w:hint="eastAsia"/>
                <w:sz w:val="21"/>
                <w:szCs w:val="21"/>
              </w:rPr>
              <w:t>24</w:t>
            </w:r>
            <w:r w:rsidRPr="004F624E">
              <w:rPr>
                <w:rFonts w:ascii="Consolas" w:hAnsi="Consolas" w:hint="eastAsia"/>
                <w:sz w:val="21"/>
                <w:szCs w:val="21"/>
              </w:rPr>
              <w:t>周</w:t>
            </w:r>
            <w:r w:rsidR="00E606CF">
              <w:rPr>
                <w:rFonts w:ascii="Consolas" w:hAnsi="Consolas" w:hint="eastAsia"/>
                <w:sz w:val="21"/>
                <w:szCs w:val="21"/>
              </w:rPr>
              <w:t>（</w:t>
            </w:r>
            <w:r w:rsidR="00E606CF" w:rsidRPr="004F624E">
              <w:rPr>
                <w:rFonts w:ascii="Consolas" w:hAnsi="Consolas" w:hint="eastAsia"/>
                <w:sz w:val="21"/>
                <w:szCs w:val="21"/>
              </w:rPr>
              <w:t>24</w:t>
            </w:r>
            <w:r w:rsidR="00E606CF" w:rsidRPr="004F624E">
              <w:rPr>
                <w:rFonts w:ascii="Consolas" w:hAnsi="Consolas" w:hint="eastAsia"/>
                <w:sz w:val="21"/>
                <w:szCs w:val="21"/>
              </w:rPr>
              <w:t>周包含本周在内</w:t>
            </w:r>
            <w:r w:rsidR="00E606CF">
              <w:rPr>
                <w:rFonts w:ascii="Consolas" w:hAnsi="Consolas" w:hint="eastAsia"/>
                <w:sz w:val="21"/>
                <w:szCs w:val="21"/>
              </w:rPr>
              <w:t>）</w:t>
            </w:r>
            <w:r w:rsidRPr="004F624E">
              <w:rPr>
                <w:rFonts w:ascii="Consolas" w:hAnsi="Consolas" w:hint="eastAsia"/>
                <w:sz w:val="21"/>
                <w:szCs w:val="21"/>
              </w:rPr>
              <w:t>，否则向右箭头禁用。</w:t>
            </w:r>
          </w:p>
          <w:p w14:paraId="026CBE97" w14:textId="17E19F92" w:rsidR="00A62B5B" w:rsidRPr="004F624E" w:rsidRDefault="00C07687" w:rsidP="00C07687">
            <w:pPr>
              <w:pStyle w:val="a4"/>
              <w:numPr>
                <w:ilvl w:val="0"/>
                <w:numId w:val="54"/>
              </w:numPr>
              <w:spacing w:after="72"/>
              <w:ind w:firstLineChars="0"/>
              <w:rPr>
                <w:rFonts w:ascii="Consolas" w:hAnsi="Consolas"/>
              </w:rPr>
            </w:pPr>
            <w:ins w:id="409" w:author="Yu Xu" w:date="2013-06-05T10:40:00Z">
              <w:r w:rsidRPr="00C07687">
                <w:rPr>
                  <w:rFonts w:ascii="Consolas" w:hAnsi="Consolas" w:hint="eastAsia"/>
                  <w:sz w:val="21"/>
                  <w:szCs w:val="21"/>
                  <w:rPrChange w:id="410" w:author="Yu Xu" w:date="2013-06-05T10:40:00Z">
                    <w:rPr>
                      <w:rFonts w:ascii="Consolas" w:hAnsi="Consolas" w:hint="eastAsia"/>
                    </w:rPr>
                  </w:rPrChange>
                </w:rPr>
                <w:t>在进行上下翻页时，</w:t>
              </w:r>
            </w:ins>
            <w:ins w:id="411" w:author="Yu Xu" w:date="2013-06-05T10:41:00Z">
              <w:r>
                <w:rPr>
                  <w:rFonts w:ascii="Consolas" w:hAnsi="Consolas" w:hint="eastAsia"/>
                  <w:sz w:val="21"/>
                  <w:szCs w:val="21"/>
                </w:rPr>
                <w:t>如</w:t>
              </w:r>
              <w:r>
                <w:rPr>
                  <w:rFonts w:ascii="Consolas" w:hAnsi="Consolas"/>
                  <w:sz w:val="21"/>
                  <w:szCs w:val="21"/>
                </w:rPr>
                <w:t>遇到网络请求</w:t>
              </w:r>
              <w:r>
                <w:rPr>
                  <w:rFonts w:ascii="Consolas" w:hAnsi="Consolas" w:hint="eastAsia"/>
                  <w:sz w:val="21"/>
                  <w:szCs w:val="21"/>
                </w:rPr>
                <w:t>失败</w:t>
              </w:r>
              <w:r>
                <w:rPr>
                  <w:rFonts w:ascii="Consolas" w:hAnsi="Consolas"/>
                  <w:sz w:val="21"/>
                  <w:szCs w:val="21"/>
                </w:rPr>
                <w:t>的时候，</w:t>
              </w:r>
              <w:r>
                <w:rPr>
                  <w:rFonts w:ascii="Consolas" w:hAnsi="Consolas" w:hint="eastAsia"/>
                  <w:sz w:val="21"/>
                  <w:szCs w:val="21"/>
                </w:rPr>
                <w:t>应</w:t>
              </w:r>
              <w:r>
                <w:rPr>
                  <w:rFonts w:ascii="Consolas" w:hAnsi="Consolas"/>
                  <w:sz w:val="21"/>
                  <w:szCs w:val="21"/>
                </w:rPr>
                <w:t>弹出提示对话框</w:t>
              </w:r>
              <w:r w:rsidRPr="00C07687">
                <w:rPr>
                  <w:rFonts w:ascii="Consolas" w:hAnsi="Consolas" w:hint="eastAsia"/>
                  <w:sz w:val="21"/>
                  <w:szCs w:val="21"/>
                </w:rPr>
                <w:t>“网络异常，请稍后再试”</w:t>
              </w:r>
            </w:ins>
          </w:p>
          <w:p w14:paraId="20D84E92" w14:textId="10E55906" w:rsidR="004A20C4" w:rsidRPr="004F624E" w:rsidRDefault="004A20C4" w:rsidP="005328D4">
            <w:pPr>
              <w:pStyle w:val="a4"/>
              <w:numPr>
                <w:ilvl w:val="0"/>
                <w:numId w:val="241"/>
              </w:numPr>
              <w:spacing w:after="72"/>
              <w:ind w:firstLineChars="0"/>
              <w:rPr>
                <w:rFonts w:ascii="Consolas" w:hAnsi="Consolas"/>
              </w:rPr>
            </w:pPr>
            <w:r w:rsidRPr="004F624E">
              <w:rPr>
                <w:rFonts w:ascii="Consolas" w:hAnsi="Consolas" w:hint="eastAsia"/>
                <w:sz w:val="21"/>
                <w:szCs w:val="21"/>
              </w:rPr>
              <w:t>当前日期范围内显示的会议项，是按照会议的开始时间</w:t>
            </w:r>
            <w:ins w:id="412" w:author="Yu Xu" w:date="2013-06-13T11:20:00Z">
              <w:r w:rsidR="005528C3">
                <w:rPr>
                  <w:rFonts w:ascii="Consolas" w:hAnsi="Consolas" w:hint="eastAsia"/>
                  <w:sz w:val="21"/>
                  <w:szCs w:val="21"/>
                </w:rPr>
                <w:t>和</w:t>
              </w:r>
              <w:r w:rsidR="005528C3">
                <w:rPr>
                  <w:rFonts w:ascii="Consolas" w:hAnsi="Consolas"/>
                  <w:sz w:val="21"/>
                  <w:szCs w:val="21"/>
                </w:rPr>
                <w:t>结束时间</w:t>
              </w:r>
            </w:ins>
            <w:r w:rsidRPr="004F624E">
              <w:rPr>
                <w:rFonts w:ascii="Consolas" w:hAnsi="Consolas" w:hint="eastAsia"/>
                <w:sz w:val="21"/>
                <w:szCs w:val="21"/>
              </w:rPr>
              <w:t>来进行计算的。</w:t>
            </w:r>
            <w:ins w:id="413" w:author="Yu Xu" w:date="2013-06-13T11:20:00Z">
              <w:r w:rsidR="005528C3">
                <w:rPr>
                  <w:rFonts w:ascii="Consolas" w:hAnsi="Consolas" w:hint="eastAsia"/>
                  <w:sz w:val="21"/>
                  <w:szCs w:val="21"/>
                </w:rPr>
                <w:t>如果会议</w:t>
              </w:r>
              <w:r w:rsidR="005528C3">
                <w:rPr>
                  <w:rFonts w:ascii="Consolas" w:hAnsi="Consolas"/>
                  <w:sz w:val="21"/>
                  <w:szCs w:val="21"/>
                </w:rPr>
                <w:t>的开始时间</w:t>
              </w:r>
            </w:ins>
            <w:ins w:id="414" w:author="Yu Xu" w:date="2013-06-13T11:21:00Z">
              <w:r w:rsidR="005528C3">
                <w:rPr>
                  <w:rFonts w:ascii="Consolas" w:hAnsi="Consolas"/>
                  <w:sz w:val="21"/>
                  <w:szCs w:val="21"/>
                </w:rPr>
                <w:t>和结束时间跨</w:t>
              </w:r>
              <w:r w:rsidR="005528C3">
                <w:rPr>
                  <w:rFonts w:ascii="Consolas" w:hAnsi="Consolas" w:hint="eastAsia"/>
                  <w:sz w:val="21"/>
                  <w:szCs w:val="21"/>
                </w:rPr>
                <w:t>周</w:t>
              </w:r>
              <w:r w:rsidR="005528C3">
                <w:rPr>
                  <w:rFonts w:ascii="Consolas" w:hAnsi="Consolas"/>
                  <w:sz w:val="21"/>
                  <w:szCs w:val="21"/>
                </w:rPr>
                <w:t>，则</w:t>
              </w:r>
              <w:r w:rsidR="005528C3">
                <w:rPr>
                  <w:rFonts w:ascii="Consolas" w:hAnsi="Consolas" w:hint="eastAsia"/>
                  <w:sz w:val="21"/>
                  <w:szCs w:val="21"/>
                </w:rPr>
                <w:t>本周</w:t>
              </w:r>
              <w:r w:rsidR="005528C3">
                <w:rPr>
                  <w:rFonts w:ascii="Consolas" w:hAnsi="Consolas"/>
                  <w:sz w:val="21"/>
                  <w:szCs w:val="21"/>
                </w:rPr>
                <w:t>和下一周均显示此会议。</w:t>
              </w:r>
            </w:ins>
            <w:del w:id="415" w:author="Yu Xu" w:date="2013-06-13T11:20:00Z">
              <w:r w:rsidRPr="004F624E" w:rsidDel="005528C3">
                <w:rPr>
                  <w:rFonts w:ascii="Consolas" w:hAnsi="Consolas" w:hint="eastAsia"/>
                  <w:sz w:val="21"/>
                  <w:szCs w:val="21"/>
                </w:rPr>
                <w:delText>例如，安排了一场本周日晚</w:delText>
              </w:r>
              <w:r w:rsidRPr="004F624E" w:rsidDel="005528C3">
                <w:rPr>
                  <w:rFonts w:ascii="Consolas" w:hAnsi="Consolas" w:hint="eastAsia"/>
                  <w:sz w:val="21"/>
                  <w:szCs w:val="21"/>
                </w:rPr>
                <w:delText>23:00</w:delText>
              </w:r>
              <w:r w:rsidRPr="004F624E" w:rsidDel="005528C3">
                <w:rPr>
                  <w:rFonts w:ascii="Consolas" w:hAnsi="Consolas" w:hint="eastAsia"/>
                  <w:sz w:val="21"/>
                  <w:szCs w:val="21"/>
                </w:rPr>
                <w:delText>至下周一</w:delText>
              </w:r>
              <w:r w:rsidRPr="004F624E" w:rsidDel="005528C3">
                <w:rPr>
                  <w:rFonts w:ascii="Consolas" w:hAnsi="Consolas" w:hint="eastAsia"/>
                  <w:sz w:val="21"/>
                  <w:szCs w:val="21"/>
                </w:rPr>
                <w:delText>01:00</w:delText>
              </w:r>
              <w:r w:rsidRPr="004F624E" w:rsidDel="005528C3">
                <w:rPr>
                  <w:rFonts w:ascii="Consolas" w:hAnsi="Consolas" w:hint="eastAsia"/>
                  <w:sz w:val="21"/>
                  <w:szCs w:val="21"/>
                </w:rPr>
                <w:delText>的会议，则此会议将显示在本周</w:delText>
              </w:r>
              <w:r w:rsidR="00706D3E" w:rsidRPr="004F624E" w:rsidDel="005528C3">
                <w:rPr>
                  <w:rFonts w:ascii="Consolas" w:hAnsi="Consolas" w:hint="eastAsia"/>
                  <w:sz w:val="21"/>
                  <w:szCs w:val="21"/>
                </w:rPr>
                <w:delText>的</w:delText>
              </w:r>
              <w:r w:rsidRPr="004F624E" w:rsidDel="005528C3">
                <w:rPr>
                  <w:rFonts w:ascii="Consolas" w:hAnsi="Consolas" w:hint="eastAsia"/>
                  <w:sz w:val="21"/>
                  <w:szCs w:val="21"/>
                </w:rPr>
                <w:delText>日期范围内。</w:delText>
              </w:r>
            </w:del>
          </w:p>
          <w:p w14:paraId="254AF4DC" w14:textId="77777777" w:rsidR="00F775A5" w:rsidRPr="00AE355B" w:rsidRDefault="00F775A5" w:rsidP="005328D4">
            <w:pPr>
              <w:pStyle w:val="a4"/>
              <w:numPr>
                <w:ilvl w:val="0"/>
                <w:numId w:val="241"/>
              </w:numPr>
              <w:spacing w:after="72"/>
              <w:ind w:firstLineChars="0"/>
              <w:rPr>
                <w:rFonts w:ascii="Consolas" w:hAnsi="Consolas"/>
              </w:rPr>
            </w:pPr>
            <w:r w:rsidRPr="004F624E">
              <w:rPr>
                <w:rFonts w:ascii="Consolas" w:hAnsi="Consolas" w:hint="eastAsia"/>
                <w:sz w:val="21"/>
                <w:szCs w:val="21"/>
              </w:rPr>
              <w:t>翻页要自动跳过无会议的周。</w:t>
            </w:r>
            <w:r w:rsidR="00AE355B">
              <w:rPr>
                <w:rFonts w:ascii="Consolas" w:hAnsi="Consolas" w:hint="eastAsia"/>
                <w:sz w:val="21"/>
                <w:szCs w:val="21"/>
              </w:rPr>
              <w:t>特殊地：</w:t>
            </w:r>
          </w:p>
          <w:p w14:paraId="47A060C8" w14:textId="77777777" w:rsidR="00AE355B" w:rsidRPr="00AE355B" w:rsidRDefault="00AE355B" w:rsidP="005328D4">
            <w:pPr>
              <w:pStyle w:val="a4"/>
              <w:numPr>
                <w:ilvl w:val="1"/>
                <w:numId w:val="241"/>
              </w:numPr>
              <w:spacing w:after="72"/>
              <w:ind w:firstLineChars="0"/>
              <w:rPr>
                <w:rFonts w:ascii="Consolas" w:hAnsi="Consolas"/>
              </w:rPr>
            </w:pPr>
            <w:r>
              <w:rPr>
                <w:rFonts w:ascii="Consolas" w:hAnsi="Consolas" w:hint="eastAsia"/>
                <w:sz w:val="21"/>
                <w:szCs w:val="21"/>
              </w:rPr>
              <w:t>如果将当前所在周的会议全部删除，则自动跳转到向后第一个有会议的周</w:t>
            </w:r>
            <w:r w:rsidR="00E606CF">
              <w:rPr>
                <w:rFonts w:ascii="Consolas" w:hAnsi="Consolas" w:hint="eastAsia"/>
                <w:sz w:val="21"/>
                <w:szCs w:val="21"/>
              </w:rPr>
              <w:t>。</w:t>
            </w:r>
          </w:p>
          <w:p w14:paraId="6EADAFB8" w14:textId="77777777" w:rsidR="00AE355B" w:rsidRPr="004F624E" w:rsidRDefault="00AE355B" w:rsidP="005328D4">
            <w:pPr>
              <w:pStyle w:val="a4"/>
              <w:numPr>
                <w:ilvl w:val="1"/>
                <w:numId w:val="241"/>
              </w:numPr>
              <w:spacing w:after="72"/>
              <w:ind w:firstLineChars="0"/>
              <w:rPr>
                <w:rFonts w:ascii="Consolas" w:hAnsi="Consolas"/>
              </w:rPr>
            </w:pPr>
            <w:r>
              <w:rPr>
                <w:rFonts w:ascii="Consolas" w:hAnsi="Consolas" w:hint="eastAsia"/>
                <w:sz w:val="21"/>
                <w:szCs w:val="21"/>
              </w:rPr>
              <w:t>如果将所有会议全部删除，则自动跳转到本周</w:t>
            </w:r>
            <w:r w:rsidR="00E606CF">
              <w:rPr>
                <w:rFonts w:ascii="Consolas" w:hAnsi="Consolas" w:hint="eastAsia"/>
                <w:sz w:val="21"/>
                <w:szCs w:val="21"/>
              </w:rPr>
              <w:t>（【</w:t>
            </w:r>
            <w:r w:rsidR="00E606CF">
              <w:rPr>
                <w:rFonts w:ascii="Consolas" w:hAnsi="Consolas"/>
                <w:sz w:val="21"/>
                <w:szCs w:val="21"/>
              </w:rPr>
              <w:t>本周</w:t>
            </w:r>
            <w:r w:rsidR="00E606CF">
              <w:rPr>
                <w:rFonts w:ascii="Consolas" w:hAnsi="Consolas" w:hint="eastAsia"/>
                <w:sz w:val="21"/>
                <w:szCs w:val="21"/>
              </w:rPr>
              <w:t>】</w:t>
            </w:r>
            <w:r w:rsidR="00E606CF">
              <w:rPr>
                <w:rFonts w:ascii="Consolas" w:hAnsi="Consolas"/>
                <w:sz w:val="21"/>
                <w:szCs w:val="21"/>
              </w:rPr>
              <w:t>按钮将禁用）</w:t>
            </w:r>
            <w:r>
              <w:rPr>
                <w:rFonts w:ascii="Consolas" w:hAnsi="Consolas" w:hint="eastAsia"/>
                <w:sz w:val="21"/>
                <w:szCs w:val="21"/>
              </w:rPr>
              <w:t>，并在会议列表中显示文字“无会议安排”（文字以最终需求为准）。</w:t>
            </w:r>
          </w:p>
        </w:tc>
      </w:tr>
      <w:tr w:rsidR="0090429B" w:rsidRPr="004F624E" w14:paraId="4F5B6A9E" w14:textId="77777777" w:rsidTr="005D7285">
        <w:tc>
          <w:tcPr>
            <w:tcW w:w="2235" w:type="dxa"/>
            <w:shd w:val="clear" w:color="auto" w:fill="auto"/>
          </w:tcPr>
          <w:p w14:paraId="309127B6" w14:textId="77777777" w:rsidR="0090429B" w:rsidRPr="004F624E" w:rsidRDefault="0090429B" w:rsidP="005D7285">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4BAD3873" w14:textId="77777777" w:rsidR="0090429B" w:rsidRPr="004F624E" w:rsidRDefault="0090429B"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90429B" w:rsidRPr="004F624E" w14:paraId="0DE74794" w14:textId="77777777" w:rsidTr="005D7285">
        <w:tc>
          <w:tcPr>
            <w:tcW w:w="2235" w:type="dxa"/>
            <w:shd w:val="clear" w:color="auto" w:fill="auto"/>
          </w:tcPr>
          <w:p w14:paraId="01161D3F" w14:textId="77777777" w:rsidR="0090429B" w:rsidRPr="004F624E" w:rsidRDefault="0090429B"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486CB84D" w14:textId="77777777" w:rsidR="0090429B" w:rsidRPr="004F624E" w:rsidRDefault="0090429B"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90429B" w:rsidRPr="004F624E" w14:paraId="3CBE5FD8" w14:textId="77777777" w:rsidTr="005D7285">
        <w:tc>
          <w:tcPr>
            <w:tcW w:w="2235" w:type="dxa"/>
            <w:shd w:val="clear" w:color="auto" w:fill="auto"/>
          </w:tcPr>
          <w:p w14:paraId="7CB1C364" w14:textId="77777777" w:rsidR="0090429B" w:rsidRPr="004F624E" w:rsidRDefault="0090429B" w:rsidP="005D7285">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4AA1D03C" w14:textId="77777777" w:rsidR="0090429B" w:rsidRPr="004F624E" w:rsidRDefault="0090429B"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6E6FB756" w14:textId="77777777" w:rsidR="00492C04" w:rsidRPr="004F624E" w:rsidRDefault="00492C04" w:rsidP="00EB0FE1">
      <w:pPr>
        <w:pStyle w:val="2"/>
        <w:numPr>
          <w:ilvl w:val="1"/>
          <w:numId w:val="14"/>
        </w:numPr>
        <w:spacing w:before="48" w:after="48" w:line="360" w:lineRule="auto"/>
        <w:ind w:right="210"/>
        <w:rPr>
          <w:rFonts w:ascii="Consolas" w:hAnsi="Consolas"/>
        </w:rPr>
      </w:pPr>
      <w:bookmarkStart w:id="416" w:name="_安排会议_1"/>
      <w:bookmarkStart w:id="417" w:name="_Ref352323930"/>
      <w:bookmarkStart w:id="418" w:name="_Toc355341021"/>
      <w:bookmarkEnd w:id="416"/>
      <w:r w:rsidRPr="004F624E">
        <w:rPr>
          <w:rFonts w:ascii="Consolas" w:hAnsi="Consolas" w:hint="eastAsia"/>
        </w:rPr>
        <w:t>安排会议</w:t>
      </w:r>
      <w:bookmarkEnd w:id="417"/>
      <w:bookmarkEnd w:id="418"/>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522802" w:rsidRPr="004F624E" w14:paraId="3004E145" w14:textId="77777777" w:rsidTr="005D7285">
        <w:tc>
          <w:tcPr>
            <w:tcW w:w="2235" w:type="dxa"/>
            <w:shd w:val="clear" w:color="auto" w:fill="auto"/>
          </w:tcPr>
          <w:p w14:paraId="4ED93E3A" w14:textId="77777777" w:rsidR="00522802" w:rsidRPr="004F624E" w:rsidRDefault="00522802" w:rsidP="005D7285">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7F3504C4" w14:textId="77777777" w:rsidR="00522802" w:rsidRPr="004F624E" w:rsidRDefault="00522802"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安排会议</w:t>
            </w:r>
          </w:p>
        </w:tc>
      </w:tr>
      <w:tr w:rsidR="00522802" w:rsidRPr="004F624E" w14:paraId="0C4C9226" w14:textId="77777777" w:rsidTr="005D7285">
        <w:tc>
          <w:tcPr>
            <w:tcW w:w="2235" w:type="dxa"/>
            <w:shd w:val="clear" w:color="auto" w:fill="auto"/>
          </w:tcPr>
          <w:p w14:paraId="4642D687" w14:textId="77777777" w:rsidR="00522802" w:rsidRPr="004F624E" w:rsidRDefault="00522802" w:rsidP="005D7285">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0D2CD74E" w14:textId="77777777" w:rsidR="00522802" w:rsidRPr="004F624E" w:rsidRDefault="00522802"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MAX1.0_CLIENT_CONFLIST_SRS_00</w:t>
            </w:r>
            <w:r w:rsidR="00D24828" w:rsidRPr="004F624E">
              <w:rPr>
                <w:rFonts w:ascii="Consolas" w:hAnsi="Consolas" w:hint="eastAsia"/>
                <w:caps/>
                <w:sz w:val="21"/>
                <w:szCs w:val="21"/>
              </w:rPr>
              <w:t>7</w:t>
            </w:r>
          </w:p>
        </w:tc>
      </w:tr>
      <w:tr w:rsidR="00522802" w:rsidRPr="004F624E" w14:paraId="6F170A0C" w14:textId="77777777" w:rsidTr="005D7285">
        <w:tc>
          <w:tcPr>
            <w:tcW w:w="2235" w:type="dxa"/>
            <w:shd w:val="clear" w:color="auto" w:fill="auto"/>
          </w:tcPr>
          <w:p w14:paraId="708F61DE" w14:textId="77777777" w:rsidR="00522802" w:rsidRPr="004F624E" w:rsidRDefault="00522802" w:rsidP="005D7285">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47AA65FA" w14:textId="77777777" w:rsidR="00522802" w:rsidRPr="004F624E" w:rsidRDefault="00522802"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522802" w:rsidRPr="004F624E" w14:paraId="36A0225A" w14:textId="77777777" w:rsidTr="005D7285">
        <w:tc>
          <w:tcPr>
            <w:tcW w:w="2235" w:type="dxa"/>
            <w:shd w:val="clear" w:color="auto" w:fill="auto"/>
          </w:tcPr>
          <w:p w14:paraId="61E97395" w14:textId="77777777" w:rsidR="00522802" w:rsidRPr="004F624E" w:rsidRDefault="00522802" w:rsidP="005D7285">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5403F378" w14:textId="77777777" w:rsidR="00522802" w:rsidRPr="004F624E" w:rsidRDefault="00522802" w:rsidP="00522802">
            <w:pPr>
              <w:pStyle w:val="a4"/>
              <w:spacing w:after="72"/>
              <w:ind w:firstLineChars="0" w:firstLine="0"/>
              <w:rPr>
                <w:rFonts w:ascii="Consolas" w:hAnsi="Consolas"/>
                <w:caps/>
                <w:sz w:val="21"/>
                <w:szCs w:val="21"/>
              </w:rPr>
            </w:pPr>
            <w:r w:rsidRPr="004F624E">
              <w:rPr>
                <w:rFonts w:ascii="Consolas" w:hAnsi="Consolas" w:hint="eastAsia"/>
                <w:caps/>
                <w:sz w:val="21"/>
                <w:szCs w:val="21"/>
              </w:rPr>
              <w:t>主持人点击会议列表上方的“安排会议”按钮，可新安排一场会议。</w:t>
            </w:r>
          </w:p>
        </w:tc>
      </w:tr>
      <w:tr w:rsidR="00522802" w:rsidRPr="004F624E" w14:paraId="258E41CA" w14:textId="77777777" w:rsidTr="005D7285">
        <w:tc>
          <w:tcPr>
            <w:tcW w:w="2235" w:type="dxa"/>
            <w:shd w:val="clear" w:color="auto" w:fill="auto"/>
          </w:tcPr>
          <w:p w14:paraId="3852B5C8" w14:textId="77777777" w:rsidR="00522802" w:rsidRPr="004F624E" w:rsidRDefault="00522802" w:rsidP="005D7285">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58148063" w14:textId="77777777" w:rsidR="00522802" w:rsidRPr="004F624E" w:rsidRDefault="00522802"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522802" w:rsidRPr="004F624E" w14:paraId="4DA24B49" w14:textId="77777777" w:rsidTr="005D7285">
        <w:tc>
          <w:tcPr>
            <w:tcW w:w="2235" w:type="dxa"/>
            <w:shd w:val="clear" w:color="auto" w:fill="auto"/>
          </w:tcPr>
          <w:p w14:paraId="5D7EA478" w14:textId="77777777" w:rsidR="00522802" w:rsidRPr="004F624E" w:rsidRDefault="00522802"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5E787160" w14:textId="77777777" w:rsidR="00522802" w:rsidRPr="004F624E" w:rsidRDefault="004A20C4"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成功登录并显示会议列表窗口</w:t>
            </w:r>
          </w:p>
        </w:tc>
      </w:tr>
      <w:tr w:rsidR="00522802" w:rsidRPr="004F624E" w14:paraId="38FC3843" w14:textId="77777777" w:rsidTr="005D7285">
        <w:tc>
          <w:tcPr>
            <w:tcW w:w="9096" w:type="dxa"/>
            <w:gridSpan w:val="2"/>
            <w:shd w:val="clear" w:color="auto" w:fill="auto"/>
          </w:tcPr>
          <w:p w14:paraId="662F206F" w14:textId="77777777" w:rsidR="00522802" w:rsidRPr="004F624E" w:rsidRDefault="00522802" w:rsidP="005D7285">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522802" w:rsidRPr="004F624E" w14:paraId="5557AE5C" w14:textId="77777777" w:rsidTr="005D7285">
        <w:tc>
          <w:tcPr>
            <w:tcW w:w="9096" w:type="dxa"/>
            <w:gridSpan w:val="2"/>
            <w:shd w:val="clear" w:color="auto" w:fill="auto"/>
          </w:tcPr>
          <w:p w14:paraId="3F07386F" w14:textId="77777777" w:rsidR="00522802" w:rsidRPr="004F624E" w:rsidRDefault="00522802" w:rsidP="00AC5C40">
            <w:pPr>
              <w:pStyle w:val="srs"/>
              <w:numPr>
                <w:ilvl w:val="0"/>
                <w:numId w:val="55"/>
              </w:numPr>
              <w:rPr>
                <w:rFonts w:ascii="Consolas" w:hAnsi="Consolas"/>
                <w:szCs w:val="21"/>
              </w:rPr>
            </w:pPr>
            <w:r w:rsidRPr="004F624E">
              <w:rPr>
                <w:rFonts w:ascii="Consolas" w:hAnsi="Consolas" w:hint="eastAsia"/>
                <w:szCs w:val="21"/>
              </w:rPr>
              <w:t>主持人进入会议列表，</w:t>
            </w:r>
            <w:r w:rsidR="004A20C4" w:rsidRPr="004F624E">
              <w:rPr>
                <w:rFonts w:ascii="Consolas" w:hAnsi="Consolas" w:hint="eastAsia"/>
                <w:caps/>
                <w:szCs w:val="21"/>
              </w:rPr>
              <w:t>点击会议列表上方的“安排会议”按钮，</w:t>
            </w:r>
            <w:r w:rsidRPr="004F624E">
              <w:rPr>
                <w:rFonts w:ascii="Consolas" w:hAnsi="Consolas" w:hint="eastAsia"/>
                <w:szCs w:val="21"/>
              </w:rPr>
              <w:t>用例开始。</w:t>
            </w:r>
          </w:p>
          <w:p w14:paraId="130CC8DA" w14:textId="77777777" w:rsidR="00522802" w:rsidRPr="004F624E" w:rsidRDefault="004A20C4" w:rsidP="00AC5C40">
            <w:pPr>
              <w:pStyle w:val="srs"/>
              <w:numPr>
                <w:ilvl w:val="0"/>
                <w:numId w:val="55"/>
              </w:numPr>
              <w:rPr>
                <w:rFonts w:ascii="Consolas" w:hAnsi="Consolas"/>
                <w:szCs w:val="21"/>
              </w:rPr>
            </w:pPr>
            <w:r w:rsidRPr="004F624E">
              <w:rPr>
                <w:rFonts w:ascii="Consolas" w:hAnsi="Consolas" w:hint="eastAsia"/>
                <w:szCs w:val="21"/>
              </w:rPr>
              <w:lastRenderedPageBreak/>
              <w:t>弹出</w:t>
            </w:r>
            <w:hyperlink w:anchor="_会议安排" w:history="1">
              <w:r w:rsidRPr="004F624E">
                <w:rPr>
                  <w:rStyle w:val="af2"/>
                  <w:rFonts w:ascii="Consolas" w:hAnsi="Consolas" w:hint="eastAsia"/>
                  <w:szCs w:val="21"/>
                </w:rPr>
                <w:t>安排会议</w:t>
              </w:r>
            </w:hyperlink>
            <w:r w:rsidRPr="004F624E">
              <w:rPr>
                <w:rFonts w:ascii="Consolas" w:hAnsi="Consolas" w:hint="eastAsia"/>
                <w:szCs w:val="21"/>
              </w:rPr>
              <w:t>窗口。完成会议属性及邀请参会人的设置后，点击“发送邀约”按钮。</w:t>
            </w:r>
          </w:p>
          <w:p w14:paraId="6C821475" w14:textId="77777777" w:rsidR="00522802" w:rsidRPr="004F624E" w:rsidRDefault="00522802" w:rsidP="00AC5C40">
            <w:pPr>
              <w:pStyle w:val="srs"/>
              <w:numPr>
                <w:ilvl w:val="0"/>
                <w:numId w:val="55"/>
              </w:numPr>
              <w:rPr>
                <w:rFonts w:ascii="Consolas" w:hAnsi="Consolas"/>
                <w:szCs w:val="21"/>
              </w:rPr>
            </w:pPr>
            <w:r w:rsidRPr="004F624E">
              <w:rPr>
                <w:rFonts w:ascii="Consolas" w:hAnsi="Consolas" w:hint="eastAsia"/>
                <w:szCs w:val="21"/>
              </w:rPr>
              <w:t>用例结束。</w:t>
            </w:r>
          </w:p>
        </w:tc>
      </w:tr>
      <w:tr w:rsidR="00522802" w:rsidRPr="004F624E" w14:paraId="78912202" w14:textId="77777777" w:rsidTr="005D7285">
        <w:tc>
          <w:tcPr>
            <w:tcW w:w="9096" w:type="dxa"/>
            <w:gridSpan w:val="2"/>
            <w:shd w:val="clear" w:color="auto" w:fill="auto"/>
          </w:tcPr>
          <w:p w14:paraId="1FC8E1F4" w14:textId="77777777" w:rsidR="00522802" w:rsidRPr="004F624E" w:rsidRDefault="00522802" w:rsidP="005D7285">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其他事件流程</w:t>
            </w:r>
          </w:p>
        </w:tc>
      </w:tr>
      <w:tr w:rsidR="00522802" w:rsidRPr="004F624E" w14:paraId="13A32982" w14:textId="77777777" w:rsidTr="005D7285">
        <w:tc>
          <w:tcPr>
            <w:tcW w:w="9096" w:type="dxa"/>
            <w:gridSpan w:val="2"/>
            <w:shd w:val="clear" w:color="auto" w:fill="auto"/>
          </w:tcPr>
          <w:p w14:paraId="72D294CB" w14:textId="77777777" w:rsidR="00522802" w:rsidRPr="004F624E" w:rsidRDefault="00DD020F" w:rsidP="00DD020F">
            <w:pPr>
              <w:spacing w:line="360" w:lineRule="auto"/>
              <w:rPr>
                <w:rFonts w:ascii="Consolas" w:hAnsi="Consolas"/>
              </w:rPr>
            </w:pPr>
            <w:r w:rsidRPr="004F624E">
              <w:rPr>
                <w:rFonts w:ascii="Consolas" w:hAnsi="Consolas" w:hint="eastAsia"/>
              </w:rPr>
              <w:t>N/A</w:t>
            </w:r>
          </w:p>
        </w:tc>
      </w:tr>
      <w:tr w:rsidR="00522802" w:rsidRPr="004F624E" w14:paraId="71BF7BCC" w14:textId="77777777" w:rsidTr="005D7285">
        <w:tc>
          <w:tcPr>
            <w:tcW w:w="2235" w:type="dxa"/>
            <w:shd w:val="clear" w:color="auto" w:fill="auto"/>
          </w:tcPr>
          <w:p w14:paraId="757C1A25" w14:textId="77777777" w:rsidR="00522802" w:rsidRPr="004F624E" w:rsidRDefault="00522802"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3503E6F1" w14:textId="77777777" w:rsidR="00522802" w:rsidRPr="004F624E" w:rsidRDefault="00DD020F" w:rsidP="00DD020F">
            <w:pPr>
              <w:pStyle w:val="a4"/>
              <w:spacing w:after="72"/>
              <w:ind w:firstLineChars="0" w:firstLine="0"/>
              <w:rPr>
                <w:rFonts w:ascii="Consolas" w:hAnsi="Consolas"/>
                <w:sz w:val="21"/>
                <w:szCs w:val="21"/>
              </w:rPr>
            </w:pPr>
            <w:r w:rsidRPr="004F624E">
              <w:rPr>
                <w:rFonts w:ascii="Consolas" w:hAnsi="Consolas" w:hint="eastAsia"/>
                <w:sz w:val="21"/>
                <w:szCs w:val="21"/>
              </w:rPr>
              <w:t>新安排的会议出现在会议列表中。</w:t>
            </w:r>
          </w:p>
        </w:tc>
      </w:tr>
      <w:tr w:rsidR="00522802" w:rsidRPr="004F624E" w14:paraId="2A6A9C58" w14:textId="77777777" w:rsidTr="005D7285">
        <w:tc>
          <w:tcPr>
            <w:tcW w:w="2235" w:type="dxa"/>
            <w:shd w:val="clear" w:color="auto" w:fill="auto"/>
          </w:tcPr>
          <w:p w14:paraId="59FD2F8D" w14:textId="77777777" w:rsidR="00522802" w:rsidRPr="004F624E" w:rsidRDefault="00522802" w:rsidP="005D7285">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61162A88" w14:textId="77777777" w:rsidR="00522802" w:rsidRPr="004F624E" w:rsidRDefault="00DD020F" w:rsidP="00DD020F">
            <w:pPr>
              <w:pStyle w:val="a4"/>
              <w:spacing w:after="72"/>
              <w:ind w:firstLineChars="0" w:firstLine="0"/>
              <w:rPr>
                <w:rFonts w:ascii="Consolas" w:hAnsi="Consolas"/>
              </w:rPr>
            </w:pPr>
            <w:r w:rsidRPr="004F624E">
              <w:rPr>
                <w:rFonts w:ascii="Consolas" w:hAnsi="Consolas" w:hint="eastAsia"/>
                <w:sz w:val="21"/>
                <w:szCs w:val="21"/>
              </w:rPr>
              <w:t>N/A</w:t>
            </w:r>
          </w:p>
        </w:tc>
      </w:tr>
      <w:tr w:rsidR="00522802" w:rsidRPr="004F624E" w14:paraId="63BDE9FA" w14:textId="77777777" w:rsidTr="005D7285">
        <w:tc>
          <w:tcPr>
            <w:tcW w:w="2235" w:type="dxa"/>
            <w:shd w:val="clear" w:color="auto" w:fill="auto"/>
          </w:tcPr>
          <w:p w14:paraId="56FC95E3" w14:textId="77777777" w:rsidR="00522802" w:rsidRPr="004F624E" w:rsidRDefault="00522802" w:rsidP="005D7285">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330F0EF7" w14:textId="77777777" w:rsidR="00522802" w:rsidRPr="004F624E" w:rsidRDefault="00522802"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522802" w:rsidRPr="004F624E" w14:paraId="225AF380" w14:textId="77777777" w:rsidTr="005D7285">
        <w:tc>
          <w:tcPr>
            <w:tcW w:w="2235" w:type="dxa"/>
            <w:shd w:val="clear" w:color="auto" w:fill="auto"/>
          </w:tcPr>
          <w:p w14:paraId="07C60A45" w14:textId="77777777" w:rsidR="00522802" w:rsidRPr="004F624E" w:rsidRDefault="00522802"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5384A280" w14:textId="77777777" w:rsidR="00522802" w:rsidRPr="004F624E" w:rsidRDefault="00522802"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522802" w:rsidRPr="004F624E" w14:paraId="17C05DBC" w14:textId="77777777" w:rsidTr="005D7285">
        <w:tc>
          <w:tcPr>
            <w:tcW w:w="2235" w:type="dxa"/>
            <w:shd w:val="clear" w:color="auto" w:fill="auto"/>
          </w:tcPr>
          <w:p w14:paraId="163C37AA" w14:textId="77777777" w:rsidR="00522802" w:rsidRPr="004F624E" w:rsidRDefault="00522802" w:rsidP="005D7285">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1F303726" w14:textId="77777777" w:rsidR="00522802" w:rsidRPr="004F624E" w:rsidRDefault="00522802"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49D8C03A" w14:textId="77777777" w:rsidR="00B23A7B" w:rsidRPr="004F624E" w:rsidRDefault="00B23A7B" w:rsidP="00EB0FE1">
      <w:pPr>
        <w:pStyle w:val="2"/>
        <w:numPr>
          <w:ilvl w:val="1"/>
          <w:numId w:val="14"/>
        </w:numPr>
        <w:spacing w:before="48" w:after="48" w:line="360" w:lineRule="auto"/>
        <w:ind w:right="210"/>
        <w:rPr>
          <w:rFonts w:ascii="Consolas" w:hAnsi="Consolas"/>
        </w:rPr>
      </w:pPr>
      <w:bookmarkStart w:id="419" w:name="_Toc355341022"/>
      <w:r w:rsidRPr="004F624E">
        <w:rPr>
          <w:rFonts w:ascii="Consolas" w:hAnsi="Consolas" w:hint="eastAsia"/>
        </w:rPr>
        <w:t>附加功能</w:t>
      </w:r>
      <w:bookmarkEnd w:id="419"/>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2232B5" w:rsidRPr="004F624E" w14:paraId="76C346EE" w14:textId="77777777" w:rsidTr="005D7285">
        <w:tc>
          <w:tcPr>
            <w:tcW w:w="2235" w:type="dxa"/>
            <w:shd w:val="clear" w:color="auto" w:fill="auto"/>
          </w:tcPr>
          <w:p w14:paraId="1B533D20" w14:textId="77777777" w:rsidR="002232B5" w:rsidRPr="004F624E" w:rsidRDefault="002232B5" w:rsidP="005D7285">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635CB61C" w14:textId="77777777" w:rsidR="002232B5" w:rsidRPr="004F624E" w:rsidRDefault="002232B5"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附加功能</w:t>
            </w:r>
          </w:p>
        </w:tc>
      </w:tr>
      <w:tr w:rsidR="002232B5" w:rsidRPr="004F624E" w14:paraId="5E5953ED" w14:textId="77777777" w:rsidTr="005D7285">
        <w:tc>
          <w:tcPr>
            <w:tcW w:w="2235" w:type="dxa"/>
            <w:shd w:val="clear" w:color="auto" w:fill="auto"/>
          </w:tcPr>
          <w:p w14:paraId="3C8514D8" w14:textId="77777777" w:rsidR="002232B5" w:rsidRPr="004F624E" w:rsidRDefault="002232B5" w:rsidP="005D7285">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587D6A06" w14:textId="77777777" w:rsidR="002232B5" w:rsidRPr="004F624E" w:rsidRDefault="002232B5"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MAX1.0_CLIENT_CONFLIST_SRS_00</w:t>
            </w:r>
            <w:r w:rsidR="00D24828" w:rsidRPr="004F624E">
              <w:rPr>
                <w:rFonts w:ascii="Consolas" w:hAnsi="Consolas" w:hint="eastAsia"/>
                <w:caps/>
                <w:sz w:val="21"/>
                <w:szCs w:val="21"/>
              </w:rPr>
              <w:t>8</w:t>
            </w:r>
          </w:p>
        </w:tc>
      </w:tr>
      <w:tr w:rsidR="002232B5" w:rsidRPr="004F624E" w14:paraId="23DD4E29" w14:textId="77777777" w:rsidTr="005D7285">
        <w:tc>
          <w:tcPr>
            <w:tcW w:w="2235" w:type="dxa"/>
            <w:shd w:val="clear" w:color="auto" w:fill="auto"/>
          </w:tcPr>
          <w:p w14:paraId="23F58C95" w14:textId="77777777" w:rsidR="002232B5" w:rsidRPr="004F624E" w:rsidRDefault="002232B5" w:rsidP="005D7285">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1E1EEFAC" w14:textId="77777777" w:rsidR="002232B5" w:rsidRPr="004F624E" w:rsidRDefault="002232B5"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2232B5" w:rsidRPr="004F624E" w14:paraId="1926EFBA" w14:textId="77777777" w:rsidTr="005D7285">
        <w:tc>
          <w:tcPr>
            <w:tcW w:w="2235" w:type="dxa"/>
            <w:shd w:val="clear" w:color="auto" w:fill="auto"/>
          </w:tcPr>
          <w:p w14:paraId="7C0C48F7" w14:textId="77777777" w:rsidR="002232B5" w:rsidRPr="004F624E" w:rsidRDefault="002232B5" w:rsidP="005D7285">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7E583645" w14:textId="77777777" w:rsidR="002232B5" w:rsidRPr="004F624E" w:rsidRDefault="002232B5" w:rsidP="007C1B19">
            <w:pPr>
              <w:pStyle w:val="a4"/>
              <w:spacing w:after="72"/>
              <w:ind w:firstLineChars="0" w:firstLine="0"/>
              <w:rPr>
                <w:rFonts w:ascii="Consolas" w:hAnsi="Consolas"/>
                <w:caps/>
                <w:sz w:val="21"/>
                <w:szCs w:val="21"/>
              </w:rPr>
            </w:pPr>
            <w:r w:rsidRPr="004F624E">
              <w:rPr>
                <w:rFonts w:ascii="Consolas" w:hAnsi="Consolas" w:hint="eastAsia"/>
                <w:caps/>
                <w:sz w:val="21"/>
                <w:szCs w:val="21"/>
              </w:rPr>
              <w:t>主持人可通过附加功能菜单进入其他功能模块，如通讯录等。</w:t>
            </w:r>
          </w:p>
        </w:tc>
      </w:tr>
      <w:tr w:rsidR="002232B5" w:rsidRPr="004F624E" w14:paraId="21A428D6" w14:textId="77777777" w:rsidTr="005D7285">
        <w:tc>
          <w:tcPr>
            <w:tcW w:w="2235" w:type="dxa"/>
            <w:shd w:val="clear" w:color="auto" w:fill="auto"/>
          </w:tcPr>
          <w:p w14:paraId="05C77363" w14:textId="77777777" w:rsidR="002232B5" w:rsidRPr="004F624E" w:rsidRDefault="002232B5" w:rsidP="005D7285">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4FA25503" w14:textId="77777777" w:rsidR="002232B5" w:rsidRPr="004F624E" w:rsidRDefault="002232B5"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2232B5" w:rsidRPr="004F624E" w14:paraId="6528C375" w14:textId="77777777" w:rsidTr="005D7285">
        <w:tc>
          <w:tcPr>
            <w:tcW w:w="2235" w:type="dxa"/>
            <w:shd w:val="clear" w:color="auto" w:fill="auto"/>
          </w:tcPr>
          <w:p w14:paraId="31BF5DEE" w14:textId="77777777" w:rsidR="002232B5" w:rsidRPr="004F624E" w:rsidRDefault="002232B5"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1583322E" w14:textId="77777777" w:rsidR="002232B5" w:rsidRPr="004F624E" w:rsidRDefault="002232B5" w:rsidP="005D7285">
            <w:pPr>
              <w:pStyle w:val="a4"/>
              <w:spacing w:after="72"/>
              <w:ind w:firstLineChars="0" w:firstLine="0"/>
              <w:rPr>
                <w:rFonts w:ascii="Consolas" w:hAnsi="Consolas"/>
                <w:caps/>
                <w:sz w:val="21"/>
                <w:szCs w:val="21"/>
              </w:rPr>
            </w:pPr>
            <w:r w:rsidRPr="004F624E">
              <w:rPr>
                <w:rFonts w:ascii="Consolas" w:hAnsi="Consolas" w:hint="eastAsia"/>
                <w:caps/>
                <w:sz w:val="21"/>
                <w:szCs w:val="21"/>
              </w:rPr>
              <w:t>成功登录并显示会议列表窗口</w:t>
            </w:r>
          </w:p>
        </w:tc>
      </w:tr>
      <w:tr w:rsidR="002232B5" w:rsidRPr="004F624E" w14:paraId="7EAF7CB3" w14:textId="77777777" w:rsidTr="005D7285">
        <w:tc>
          <w:tcPr>
            <w:tcW w:w="9096" w:type="dxa"/>
            <w:gridSpan w:val="2"/>
            <w:shd w:val="clear" w:color="auto" w:fill="auto"/>
          </w:tcPr>
          <w:p w14:paraId="67DF5AE9" w14:textId="77777777" w:rsidR="002232B5" w:rsidRPr="004F624E" w:rsidRDefault="002232B5" w:rsidP="005D7285">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2232B5" w:rsidRPr="004F624E" w14:paraId="682C2B73" w14:textId="77777777" w:rsidTr="005D7285">
        <w:tc>
          <w:tcPr>
            <w:tcW w:w="9096" w:type="dxa"/>
            <w:gridSpan w:val="2"/>
            <w:shd w:val="clear" w:color="auto" w:fill="auto"/>
          </w:tcPr>
          <w:p w14:paraId="2D4FD9FC" w14:textId="77777777" w:rsidR="002232B5" w:rsidRPr="004F624E" w:rsidRDefault="002232B5" w:rsidP="00AC5C40">
            <w:pPr>
              <w:pStyle w:val="srs"/>
              <w:numPr>
                <w:ilvl w:val="0"/>
                <w:numId w:val="56"/>
              </w:numPr>
              <w:rPr>
                <w:rFonts w:ascii="Consolas" w:hAnsi="Consolas"/>
                <w:szCs w:val="21"/>
              </w:rPr>
            </w:pPr>
            <w:r w:rsidRPr="004F624E">
              <w:rPr>
                <w:rFonts w:ascii="Consolas" w:hAnsi="Consolas" w:hint="eastAsia"/>
                <w:szCs w:val="21"/>
              </w:rPr>
              <w:t>主持人点击会议列表窗口右上角的“附加功能”按钮，弹出附加的命令菜单</w:t>
            </w:r>
            <w:r w:rsidRPr="004F624E">
              <w:rPr>
                <w:rFonts w:ascii="Consolas" w:hAnsi="Consolas" w:hint="eastAsia"/>
                <w:caps/>
                <w:szCs w:val="21"/>
              </w:rPr>
              <w:t>，</w:t>
            </w:r>
            <w:r w:rsidRPr="004F624E">
              <w:rPr>
                <w:rFonts w:ascii="Consolas" w:hAnsi="Consolas" w:hint="eastAsia"/>
                <w:szCs w:val="21"/>
              </w:rPr>
              <w:t>用例开始。</w:t>
            </w:r>
          </w:p>
          <w:p w14:paraId="6B6A753B" w14:textId="77777777" w:rsidR="002232B5" w:rsidRPr="004F624E" w:rsidRDefault="002232B5" w:rsidP="00AC5C40">
            <w:pPr>
              <w:pStyle w:val="srs"/>
              <w:numPr>
                <w:ilvl w:val="0"/>
                <w:numId w:val="56"/>
              </w:numPr>
              <w:rPr>
                <w:rFonts w:ascii="Consolas" w:hAnsi="Consolas"/>
                <w:szCs w:val="21"/>
              </w:rPr>
            </w:pPr>
            <w:r w:rsidRPr="004F624E">
              <w:rPr>
                <w:rFonts w:ascii="Consolas" w:hAnsi="Consolas" w:hint="eastAsia"/>
                <w:szCs w:val="21"/>
              </w:rPr>
              <w:t>执行命令菜单中的某个命令，调用相应的功能模块或执行某个操作逻辑。（</w:t>
            </w:r>
            <w:r w:rsidRPr="004F624E">
              <w:rPr>
                <w:rFonts w:ascii="Consolas" w:hAnsi="Consolas" w:hint="eastAsia"/>
                <w:sz w:val="20"/>
                <w:szCs w:val="21"/>
              </w:rPr>
              <w:t>具体命令对应的事件流程请参考下方。</w:t>
            </w:r>
            <w:r w:rsidRPr="004F624E">
              <w:rPr>
                <w:rFonts w:ascii="Consolas" w:hAnsi="Consolas" w:hint="eastAsia"/>
                <w:szCs w:val="21"/>
              </w:rPr>
              <w:t>）</w:t>
            </w:r>
          </w:p>
          <w:p w14:paraId="6E204CB8" w14:textId="77777777" w:rsidR="002232B5" w:rsidRPr="004F624E" w:rsidRDefault="002232B5" w:rsidP="00AC5C40">
            <w:pPr>
              <w:pStyle w:val="srs"/>
              <w:numPr>
                <w:ilvl w:val="0"/>
                <w:numId w:val="56"/>
              </w:numPr>
              <w:rPr>
                <w:rFonts w:ascii="Consolas" w:hAnsi="Consolas"/>
                <w:szCs w:val="21"/>
              </w:rPr>
            </w:pPr>
            <w:r w:rsidRPr="004F624E">
              <w:rPr>
                <w:rFonts w:ascii="Consolas" w:hAnsi="Consolas" w:hint="eastAsia"/>
                <w:szCs w:val="21"/>
              </w:rPr>
              <w:t>用例结束。</w:t>
            </w:r>
          </w:p>
        </w:tc>
      </w:tr>
      <w:tr w:rsidR="002232B5" w:rsidRPr="004F624E" w14:paraId="68045E6A" w14:textId="77777777" w:rsidTr="005D7285">
        <w:tc>
          <w:tcPr>
            <w:tcW w:w="9096" w:type="dxa"/>
            <w:gridSpan w:val="2"/>
            <w:shd w:val="clear" w:color="auto" w:fill="auto"/>
          </w:tcPr>
          <w:p w14:paraId="018BB751" w14:textId="77777777" w:rsidR="002232B5" w:rsidRPr="004F624E" w:rsidRDefault="002232B5"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2232B5" w:rsidRPr="004F624E" w14:paraId="3C246B30" w14:textId="77777777" w:rsidTr="005D7285">
        <w:tc>
          <w:tcPr>
            <w:tcW w:w="9096" w:type="dxa"/>
            <w:gridSpan w:val="2"/>
            <w:shd w:val="clear" w:color="auto" w:fill="auto"/>
          </w:tcPr>
          <w:p w14:paraId="0AA6E6FF" w14:textId="77777777" w:rsidR="00A54C3A" w:rsidRPr="004F624E" w:rsidRDefault="0059092C" w:rsidP="00AC5C40">
            <w:pPr>
              <w:numPr>
                <w:ilvl w:val="0"/>
                <w:numId w:val="57"/>
              </w:numPr>
              <w:spacing w:line="360" w:lineRule="auto"/>
              <w:rPr>
                <w:rFonts w:ascii="Consolas" w:hAnsi="Consolas"/>
              </w:rPr>
            </w:pPr>
            <w:r w:rsidRPr="004F624E">
              <w:rPr>
                <w:rFonts w:ascii="Consolas" w:hAnsi="Consolas" w:hint="eastAsia"/>
              </w:rPr>
              <w:t>【</w:t>
            </w:r>
            <w:r w:rsidR="002232B5" w:rsidRPr="004F624E">
              <w:rPr>
                <w:rFonts w:ascii="Consolas" w:hAnsi="Consolas" w:hint="eastAsia"/>
              </w:rPr>
              <w:t>我的通讯录</w:t>
            </w:r>
            <w:r w:rsidRPr="004F624E">
              <w:rPr>
                <w:rFonts w:ascii="Consolas" w:hAnsi="Consolas" w:hint="eastAsia"/>
              </w:rPr>
              <w:t>】</w:t>
            </w:r>
            <w:r w:rsidR="00A54C3A" w:rsidRPr="004F624E">
              <w:rPr>
                <w:rFonts w:ascii="Consolas" w:hAnsi="Consolas" w:hint="eastAsia"/>
              </w:rPr>
              <w:t>点击此命令，界面转到</w:t>
            </w:r>
            <w:hyperlink w:anchor="_通讯录" w:history="1">
              <w:r w:rsidR="00A54C3A" w:rsidRPr="004F624E">
                <w:rPr>
                  <w:rStyle w:val="af2"/>
                  <w:rFonts w:ascii="Consolas" w:hAnsi="Consolas" w:hint="eastAsia"/>
                </w:rPr>
                <w:t>通讯录</w:t>
              </w:r>
            </w:hyperlink>
            <w:r w:rsidR="00A54C3A" w:rsidRPr="004F624E">
              <w:rPr>
                <w:rFonts w:ascii="Consolas" w:hAnsi="Consolas" w:hint="eastAsia"/>
              </w:rPr>
              <w:t>。</w:t>
            </w:r>
          </w:p>
          <w:p w14:paraId="3FF88573" w14:textId="77777777" w:rsidR="002232B5" w:rsidRPr="004F624E" w:rsidRDefault="0059092C" w:rsidP="0011325C">
            <w:pPr>
              <w:numPr>
                <w:ilvl w:val="0"/>
                <w:numId w:val="57"/>
              </w:numPr>
              <w:spacing w:line="360" w:lineRule="auto"/>
              <w:rPr>
                <w:rFonts w:ascii="Consolas" w:hAnsi="Consolas"/>
              </w:rPr>
            </w:pPr>
            <w:r w:rsidRPr="004F624E">
              <w:rPr>
                <w:rFonts w:ascii="Consolas" w:hAnsi="Consolas" w:hint="eastAsia"/>
              </w:rPr>
              <w:t>【</w:t>
            </w:r>
            <w:r w:rsidR="002232B5" w:rsidRPr="004F624E">
              <w:rPr>
                <w:rFonts w:ascii="Consolas" w:hAnsi="Consolas" w:hint="eastAsia"/>
              </w:rPr>
              <w:t>注销</w:t>
            </w:r>
            <w:r w:rsidRPr="004F624E">
              <w:rPr>
                <w:rFonts w:ascii="Consolas" w:hAnsi="Consolas" w:hint="eastAsia"/>
              </w:rPr>
              <w:t>】</w:t>
            </w:r>
            <w:r w:rsidR="00A54C3A" w:rsidRPr="004F624E">
              <w:rPr>
                <w:rFonts w:ascii="Consolas" w:hAnsi="Consolas" w:hint="eastAsia"/>
              </w:rPr>
              <w:t>点击此命令，关闭会议列表窗口，回到</w:t>
            </w:r>
            <w:hyperlink w:anchor="_客户端登录" w:history="1">
              <w:r w:rsidR="00A54C3A" w:rsidRPr="004F624E">
                <w:rPr>
                  <w:rStyle w:val="af2"/>
                  <w:rFonts w:ascii="Consolas" w:hAnsi="Consolas" w:hint="eastAsia"/>
                </w:rPr>
                <w:t>客户端登录</w:t>
              </w:r>
            </w:hyperlink>
            <w:r w:rsidR="00A54C3A" w:rsidRPr="004F624E">
              <w:rPr>
                <w:rFonts w:ascii="Consolas" w:hAnsi="Consolas" w:hint="eastAsia"/>
              </w:rPr>
              <w:t>窗口</w:t>
            </w:r>
            <w:r w:rsidR="00FF0B58" w:rsidRPr="004F624E">
              <w:rPr>
                <w:rFonts w:ascii="Consolas" w:hAnsi="Consolas" w:hint="eastAsia"/>
              </w:rPr>
              <w:t>，且会取消掉“自动登录”的勾选状态</w:t>
            </w:r>
            <w:r w:rsidR="0011325C" w:rsidRPr="0011325C">
              <w:rPr>
                <w:rFonts w:ascii="Consolas" w:hAnsi="Consolas" w:hint="eastAsia"/>
              </w:rPr>
              <w:t>，但不会影响“记住密码”的勾选状态</w:t>
            </w:r>
            <w:r w:rsidR="00A54C3A" w:rsidRPr="004F624E">
              <w:rPr>
                <w:rFonts w:ascii="Consolas" w:hAnsi="Consolas" w:hint="eastAsia"/>
              </w:rPr>
              <w:t>。</w:t>
            </w:r>
          </w:p>
        </w:tc>
      </w:tr>
      <w:tr w:rsidR="002232B5" w:rsidRPr="004F624E" w14:paraId="3877C90E" w14:textId="77777777" w:rsidTr="005D7285">
        <w:tc>
          <w:tcPr>
            <w:tcW w:w="2235" w:type="dxa"/>
            <w:shd w:val="clear" w:color="auto" w:fill="auto"/>
          </w:tcPr>
          <w:p w14:paraId="5C30E52E" w14:textId="77777777" w:rsidR="002232B5" w:rsidRPr="004F624E" w:rsidRDefault="002232B5"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5AD50042" w14:textId="77777777" w:rsidR="002232B5" w:rsidRPr="004F624E" w:rsidRDefault="002232B5"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232B5" w:rsidRPr="004F624E" w14:paraId="2AC93719" w14:textId="77777777" w:rsidTr="005D7285">
        <w:tc>
          <w:tcPr>
            <w:tcW w:w="2235" w:type="dxa"/>
            <w:shd w:val="clear" w:color="auto" w:fill="auto"/>
          </w:tcPr>
          <w:p w14:paraId="6668F932" w14:textId="77777777" w:rsidR="002232B5" w:rsidRPr="004F624E" w:rsidRDefault="002232B5" w:rsidP="005D7285">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642CEE92" w14:textId="77777777" w:rsidR="002232B5" w:rsidRPr="004F624E" w:rsidRDefault="002232B5" w:rsidP="005D7285">
            <w:pPr>
              <w:pStyle w:val="a4"/>
              <w:spacing w:after="72"/>
              <w:ind w:firstLineChars="0" w:firstLine="0"/>
              <w:rPr>
                <w:rFonts w:ascii="Consolas" w:hAnsi="Consolas"/>
              </w:rPr>
            </w:pPr>
            <w:r w:rsidRPr="004F624E">
              <w:rPr>
                <w:rFonts w:ascii="Consolas" w:hAnsi="Consolas" w:hint="eastAsia"/>
                <w:sz w:val="21"/>
                <w:szCs w:val="21"/>
              </w:rPr>
              <w:t>N/A</w:t>
            </w:r>
          </w:p>
        </w:tc>
      </w:tr>
      <w:tr w:rsidR="002232B5" w:rsidRPr="004F624E" w14:paraId="417BF8D3" w14:textId="77777777" w:rsidTr="005D7285">
        <w:tc>
          <w:tcPr>
            <w:tcW w:w="2235" w:type="dxa"/>
            <w:shd w:val="clear" w:color="auto" w:fill="auto"/>
          </w:tcPr>
          <w:p w14:paraId="04538EAE" w14:textId="77777777" w:rsidR="002232B5" w:rsidRPr="004F624E" w:rsidRDefault="002232B5" w:rsidP="005D7285">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14955F76" w14:textId="77777777" w:rsidR="002232B5" w:rsidRPr="004F624E" w:rsidRDefault="002232B5"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232B5" w:rsidRPr="004F624E" w14:paraId="69CEEB09" w14:textId="77777777" w:rsidTr="005D7285">
        <w:tc>
          <w:tcPr>
            <w:tcW w:w="2235" w:type="dxa"/>
            <w:shd w:val="clear" w:color="auto" w:fill="auto"/>
          </w:tcPr>
          <w:p w14:paraId="4C059104" w14:textId="77777777" w:rsidR="002232B5" w:rsidRPr="004F624E" w:rsidRDefault="002232B5" w:rsidP="005D7285">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0C99228B" w14:textId="77777777" w:rsidR="002232B5" w:rsidRPr="004F624E" w:rsidRDefault="002232B5"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232B5" w:rsidRPr="004F624E" w14:paraId="030F1601" w14:textId="77777777" w:rsidTr="005D7285">
        <w:tc>
          <w:tcPr>
            <w:tcW w:w="2235" w:type="dxa"/>
            <w:shd w:val="clear" w:color="auto" w:fill="auto"/>
          </w:tcPr>
          <w:p w14:paraId="421BAF7B" w14:textId="77777777" w:rsidR="002232B5" w:rsidRPr="004F624E" w:rsidRDefault="002232B5" w:rsidP="005D7285">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3B27DB26" w14:textId="77777777" w:rsidR="002232B5" w:rsidRPr="004F624E" w:rsidRDefault="002232B5" w:rsidP="005D728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74CBC5A1" w14:textId="77777777" w:rsidR="004440FC" w:rsidRPr="004F624E" w:rsidRDefault="004440FC" w:rsidP="004440FC">
      <w:pPr>
        <w:pStyle w:val="1"/>
        <w:spacing w:before="48" w:after="48"/>
        <w:rPr>
          <w:rFonts w:ascii="Consolas" w:hAnsi="Consolas"/>
          <w:color w:val="000000"/>
        </w:rPr>
      </w:pPr>
      <w:bookmarkStart w:id="420" w:name="_通讯录"/>
      <w:bookmarkStart w:id="421" w:name="_Toc355341023"/>
      <w:bookmarkStart w:id="422" w:name="_Toc355341043"/>
      <w:bookmarkEnd w:id="420"/>
      <w:r w:rsidRPr="004F624E">
        <w:rPr>
          <w:rFonts w:ascii="Consolas" w:hAnsi="Consolas" w:hint="eastAsia"/>
          <w:color w:val="000000"/>
        </w:rPr>
        <w:lastRenderedPageBreak/>
        <w:t>通讯录</w:t>
      </w:r>
      <w:bookmarkEnd w:id="421"/>
    </w:p>
    <w:p w14:paraId="4869A435" w14:textId="77777777" w:rsidR="004440FC" w:rsidRPr="004F624E" w:rsidRDefault="004440FC" w:rsidP="004440FC">
      <w:pPr>
        <w:pStyle w:val="a4"/>
        <w:spacing w:after="72"/>
        <w:ind w:firstLineChars="0" w:firstLine="0"/>
        <w:rPr>
          <w:rFonts w:ascii="Consolas" w:hAnsi="Consolas"/>
        </w:rPr>
      </w:pPr>
      <w:r w:rsidRPr="004F624E">
        <w:rPr>
          <w:rFonts w:ascii="Consolas" w:hAnsi="Consolas"/>
          <w:noProof/>
        </w:rPr>
        <w:drawing>
          <wp:inline distT="0" distB="0" distL="0" distR="0" wp14:anchorId="2F89738C" wp14:editId="47229C99">
            <wp:extent cx="5638800" cy="52766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5276612"/>
                    </a:xfrm>
                    <a:prstGeom prst="rect">
                      <a:avLst/>
                    </a:prstGeom>
                    <a:noFill/>
                    <a:ln>
                      <a:noFill/>
                    </a:ln>
                  </pic:spPr>
                </pic:pic>
              </a:graphicData>
            </a:graphic>
          </wp:inline>
        </w:drawing>
      </w:r>
    </w:p>
    <w:p w14:paraId="17CD5342" w14:textId="77777777" w:rsidR="004440FC" w:rsidRPr="004F624E" w:rsidRDefault="004440FC" w:rsidP="00CD4D74">
      <w:pPr>
        <w:pStyle w:val="aff5"/>
        <w:keepNext/>
        <w:widowControl/>
        <w:numPr>
          <w:ilvl w:val="0"/>
          <w:numId w:val="14"/>
        </w:numPr>
        <w:spacing w:beforeLines="20" w:before="48" w:afterLines="20" w:after="48" w:line="360" w:lineRule="auto"/>
        <w:ind w:right="210" w:firstLineChars="0"/>
        <w:outlineLvl w:val="1"/>
        <w:rPr>
          <w:rFonts w:ascii="Consolas" w:hAnsi="Consolas"/>
          <w:b/>
          <w:bCs/>
          <w:vanish/>
          <w:sz w:val="32"/>
          <w:szCs w:val="32"/>
        </w:rPr>
      </w:pPr>
      <w:bookmarkStart w:id="423" w:name="_Toc354938259"/>
      <w:bookmarkStart w:id="424" w:name="_Toc355341024"/>
      <w:bookmarkStart w:id="425" w:name="_Toc354760208"/>
      <w:bookmarkEnd w:id="423"/>
      <w:bookmarkEnd w:id="424"/>
    </w:p>
    <w:p w14:paraId="3AFFC1D3"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26" w:name="_Toc355341025"/>
      <w:r w:rsidRPr="004F624E">
        <w:rPr>
          <w:rFonts w:ascii="Consolas" w:hAnsi="Consolas" w:hint="eastAsia"/>
        </w:rPr>
        <w:t>进入通讯录面板</w:t>
      </w:r>
      <w:bookmarkEnd w:id="425"/>
      <w:bookmarkEnd w:id="426"/>
    </w:p>
    <w:tbl>
      <w:tblPr>
        <w:tblW w:w="5644"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668"/>
        <w:gridCol w:w="425"/>
        <w:gridCol w:w="8175"/>
      </w:tblGrid>
      <w:tr w:rsidR="004440FC" w:rsidRPr="00C84853" w14:paraId="47FCACFE" w14:textId="77777777" w:rsidTr="003C4A16">
        <w:tc>
          <w:tcPr>
            <w:tcW w:w="812" w:type="pct"/>
            <w:shd w:val="clear" w:color="auto" w:fill="auto"/>
          </w:tcPr>
          <w:p w14:paraId="00BB93FF" w14:textId="77777777" w:rsidR="004440FC" w:rsidRPr="00C84853" w:rsidRDefault="004440FC" w:rsidP="003C4A16">
            <w:pPr>
              <w:pStyle w:val="a4"/>
              <w:spacing w:after="72"/>
              <w:ind w:firstLineChars="0" w:firstLine="0"/>
              <w:rPr>
                <w:rFonts w:ascii="Consolas" w:hAnsi="Consolas"/>
                <w:b/>
                <w:caps/>
                <w:kern w:val="0"/>
                <w:sz w:val="21"/>
                <w:szCs w:val="21"/>
              </w:rPr>
            </w:pPr>
            <w:r w:rsidRPr="00C84853">
              <w:rPr>
                <w:rFonts w:ascii="Consolas" w:hAnsi="Consolas" w:hint="eastAsia"/>
                <w:b/>
                <w:caps/>
                <w:kern w:val="0"/>
                <w:sz w:val="21"/>
                <w:szCs w:val="21"/>
              </w:rPr>
              <w:t>用例名称</w:t>
            </w:r>
          </w:p>
        </w:tc>
        <w:tc>
          <w:tcPr>
            <w:tcW w:w="4188" w:type="pct"/>
            <w:gridSpan w:val="2"/>
            <w:shd w:val="clear" w:color="auto" w:fill="auto"/>
          </w:tcPr>
          <w:p w14:paraId="37295708" w14:textId="77777777" w:rsidR="004440FC" w:rsidRPr="00C84853" w:rsidRDefault="004440FC" w:rsidP="003C4A16">
            <w:pPr>
              <w:pStyle w:val="a4"/>
              <w:spacing w:after="72"/>
              <w:ind w:firstLineChars="0" w:firstLine="0"/>
              <w:rPr>
                <w:rFonts w:ascii="Consolas" w:hAnsi="Consolas"/>
                <w:caps/>
                <w:kern w:val="0"/>
                <w:sz w:val="21"/>
                <w:szCs w:val="21"/>
              </w:rPr>
            </w:pPr>
            <w:r w:rsidRPr="00C84853">
              <w:rPr>
                <w:rFonts w:ascii="Consolas" w:hAnsi="Consolas" w:hint="eastAsia"/>
                <w:caps/>
                <w:kern w:val="0"/>
                <w:sz w:val="21"/>
                <w:szCs w:val="21"/>
              </w:rPr>
              <w:t>进入通讯录面板</w:t>
            </w:r>
          </w:p>
        </w:tc>
      </w:tr>
      <w:tr w:rsidR="004440FC" w:rsidRPr="00C84853" w14:paraId="2689F1CC" w14:textId="77777777" w:rsidTr="003C4A16">
        <w:tc>
          <w:tcPr>
            <w:tcW w:w="812" w:type="pct"/>
            <w:shd w:val="clear" w:color="auto" w:fill="auto"/>
          </w:tcPr>
          <w:p w14:paraId="43855E78" w14:textId="77777777" w:rsidR="004440FC" w:rsidRPr="00C84853" w:rsidRDefault="004440FC" w:rsidP="003C4A16">
            <w:pPr>
              <w:pStyle w:val="a4"/>
              <w:spacing w:after="72"/>
              <w:ind w:firstLineChars="0" w:firstLine="0"/>
              <w:rPr>
                <w:rFonts w:ascii="Consolas" w:hAnsi="Consolas"/>
                <w:b/>
                <w:caps/>
                <w:kern w:val="0"/>
                <w:sz w:val="21"/>
                <w:szCs w:val="21"/>
              </w:rPr>
            </w:pPr>
            <w:r w:rsidRPr="00C84853">
              <w:rPr>
                <w:rFonts w:ascii="Consolas" w:hAnsi="Consolas" w:hint="eastAsia"/>
                <w:b/>
                <w:caps/>
                <w:kern w:val="0"/>
                <w:sz w:val="21"/>
                <w:szCs w:val="21"/>
              </w:rPr>
              <w:t>SRS ID</w:t>
            </w:r>
          </w:p>
        </w:tc>
        <w:tc>
          <w:tcPr>
            <w:tcW w:w="4188" w:type="pct"/>
            <w:gridSpan w:val="2"/>
            <w:shd w:val="clear" w:color="auto" w:fill="auto"/>
          </w:tcPr>
          <w:p w14:paraId="6E860565" w14:textId="77777777" w:rsidR="004440FC" w:rsidRPr="00C84853" w:rsidRDefault="004440FC" w:rsidP="003C4A16">
            <w:pPr>
              <w:pStyle w:val="a4"/>
              <w:spacing w:after="72"/>
              <w:ind w:firstLineChars="0" w:firstLine="0"/>
              <w:rPr>
                <w:rFonts w:ascii="Consolas" w:hAnsi="Consolas"/>
                <w:caps/>
                <w:kern w:val="0"/>
                <w:sz w:val="21"/>
                <w:szCs w:val="21"/>
              </w:rPr>
            </w:pPr>
            <w:r w:rsidRPr="00C84853">
              <w:rPr>
                <w:rFonts w:ascii="Consolas" w:hAnsi="Consolas" w:hint="eastAsia"/>
                <w:caps/>
                <w:kern w:val="0"/>
                <w:sz w:val="21"/>
                <w:szCs w:val="21"/>
              </w:rPr>
              <w:t>MAX_Client_ADDRESSBOOK_SRS_0001</w:t>
            </w:r>
          </w:p>
        </w:tc>
      </w:tr>
      <w:tr w:rsidR="004440FC" w:rsidRPr="00C84853" w14:paraId="31168B4A" w14:textId="77777777" w:rsidTr="003C4A16">
        <w:tc>
          <w:tcPr>
            <w:tcW w:w="812" w:type="pct"/>
            <w:shd w:val="clear" w:color="auto" w:fill="auto"/>
          </w:tcPr>
          <w:p w14:paraId="150DED90"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角色</w:t>
            </w:r>
          </w:p>
        </w:tc>
        <w:tc>
          <w:tcPr>
            <w:tcW w:w="4188" w:type="pct"/>
            <w:gridSpan w:val="2"/>
            <w:shd w:val="clear" w:color="auto" w:fill="auto"/>
          </w:tcPr>
          <w:p w14:paraId="525F679B" w14:textId="77777777" w:rsidR="004440FC" w:rsidRPr="00C84853" w:rsidRDefault="004440FC" w:rsidP="003C4A16">
            <w:pPr>
              <w:pStyle w:val="a4"/>
              <w:spacing w:after="72"/>
              <w:ind w:firstLineChars="0" w:firstLine="0"/>
              <w:rPr>
                <w:rFonts w:ascii="Consolas" w:hAnsi="Consolas"/>
                <w:iCs/>
                <w:kern w:val="0"/>
                <w:sz w:val="21"/>
                <w:szCs w:val="21"/>
                <w:lang w:bidi="en-US"/>
              </w:rPr>
            </w:pPr>
            <w:r w:rsidRPr="00C84853">
              <w:rPr>
                <w:rFonts w:ascii="Consolas" w:hAnsi="Consolas" w:hint="eastAsia"/>
                <w:iCs/>
                <w:kern w:val="0"/>
                <w:sz w:val="21"/>
                <w:szCs w:val="21"/>
                <w:lang w:bidi="en-US"/>
              </w:rPr>
              <w:t>MAX</w:t>
            </w:r>
            <w:r w:rsidRPr="00C84853">
              <w:rPr>
                <w:rFonts w:ascii="Consolas" w:hAnsi="Consolas" w:hint="eastAsia"/>
                <w:iCs/>
                <w:kern w:val="0"/>
                <w:sz w:val="21"/>
                <w:szCs w:val="21"/>
                <w:lang w:bidi="en-US"/>
              </w:rPr>
              <w:t>注册用户</w:t>
            </w:r>
          </w:p>
        </w:tc>
      </w:tr>
      <w:tr w:rsidR="004440FC" w:rsidRPr="00C84853" w14:paraId="09902832" w14:textId="77777777" w:rsidTr="003C4A16">
        <w:tc>
          <w:tcPr>
            <w:tcW w:w="812" w:type="pct"/>
            <w:shd w:val="clear" w:color="auto" w:fill="auto"/>
          </w:tcPr>
          <w:p w14:paraId="48EA5187"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简述</w:t>
            </w:r>
          </w:p>
        </w:tc>
        <w:tc>
          <w:tcPr>
            <w:tcW w:w="4188" w:type="pct"/>
            <w:gridSpan w:val="2"/>
            <w:shd w:val="clear" w:color="auto" w:fill="auto"/>
          </w:tcPr>
          <w:p w14:paraId="604671FF" w14:textId="77777777" w:rsidR="004440FC" w:rsidRPr="00C84853" w:rsidRDefault="004440FC" w:rsidP="003C4A16">
            <w:pPr>
              <w:pStyle w:val="a4"/>
              <w:spacing w:after="72"/>
              <w:ind w:firstLineChars="0" w:firstLine="0"/>
              <w:rPr>
                <w:rFonts w:ascii="Consolas" w:hAnsi="Consolas"/>
                <w:iCs/>
                <w:kern w:val="0"/>
                <w:sz w:val="21"/>
                <w:szCs w:val="21"/>
                <w:lang w:bidi="en-US"/>
              </w:rPr>
            </w:pPr>
            <w:r w:rsidRPr="00C84853">
              <w:rPr>
                <w:rFonts w:ascii="Consolas" w:hAnsi="Consolas" w:hint="eastAsia"/>
                <w:iCs/>
                <w:kern w:val="0"/>
                <w:sz w:val="21"/>
                <w:szCs w:val="21"/>
                <w:lang w:bidi="en-US"/>
              </w:rPr>
              <w:t>用户登录</w:t>
            </w:r>
            <w:r w:rsidRPr="00C84853">
              <w:rPr>
                <w:rFonts w:ascii="Consolas" w:hAnsi="Consolas" w:hint="eastAsia"/>
                <w:iCs/>
                <w:kern w:val="0"/>
                <w:sz w:val="21"/>
                <w:szCs w:val="21"/>
                <w:lang w:bidi="en-US"/>
              </w:rPr>
              <w:t>MAX</w:t>
            </w:r>
            <w:r w:rsidRPr="00C84853">
              <w:rPr>
                <w:rFonts w:ascii="Consolas" w:hAnsi="Consolas" w:hint="eastAsia"/>
                <w:iCs/>
                <w:kern w:val="0"/>
                <w:sz w:val="21"/>
                <w:szCs w:val="21"/>
                <w:lang w:bidi="en-US"/>
              </w:rPr>
              <w:t>客户端并进入会议列表面板，点击“会议列表面板”右上角【设置】图标，弹出下拉菜单，点击“我的通讯录”菜单项，“会议列表面板”消失，显示“通讯录面板”。</w:t>
            </w:r>
          </w:p>
        </w:tc>
      </w:tr>
      <w:tr w:rsidR="004440FC" w:rsidRPr="00C84853" w14:paraId="7833EBFA" w14:textId="77777777" w:rsidTr="003C4A16">
        <w:tc>
          <w:tcPr>
            <w:tcW w:w="812" w:type="pct"/>
            <w:shd w:val="clear" w:color="auto" w:fill="auto"/>
          </w:tcPr>
          <w:p w14:paraId="7A62B07F"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优先级别</w:t>
            </w:r>
          </w:p>
        </w:tc>
        <w:tc>
          <w:tcPr>
            <w:tcW w:w="4188" w:type="pct"/>
            <w:gridSpan w:val="2"/>
            <w:shd w:val="clear" w:color="auto" w:fill="auto"/>
          </w:tcPr>
          <w:p w14:paraId="3719EA07" w14:textId="77777777" w:rsidR="004440FC" w:rsidRPr="00C84853" w:rsidRDefault="004440FC" w:rsidP="003C4A16">
            <w:pPr>
              <w:pStyle w:val="a4"/>
              <w:spacing w:after="72"/>
              <w:ind w:firstLineChars="0" w:firstLine="0"/>
              <w:rPr>
                <w:rFonts w:ascii="Consolas" w:hAnsi="Consolas"/>
                <w:iCs/>
                <w:kern w:val="0"/>
                <w:sz w:val="21"/>
                <w:szCs w:val="21"/>
                <w:lang w:bidi="en-US"/>
              </w:rPr>
            </w:pPr>
            <w:r w:rsidRPr="00C84853">
              <w:rPr>
                <w:rFonts w:ascii="Consolas" w:hAnsi="Consolas" w:hint="eastAsia"/>
                <w:iCs/>
                <w:kern w:val="0"/>
                <w:sz w:val="21"/>
                <w:szCs w:val="21"/>
                <w:lang w:bidi="en-US"/>
              </w:rPr>
              <w:t>高</w:t>
            </w:r>
          </w:p>
        </w:tc>
      </w:tr>
      <w:tr w:rsidR="004440FC" w:rsidRPr="00C84853" w14:paraId="7BD81F0F" w14:textId="77777777" w:rsidTr="003C4A16">
        <w:tc>
          <w:tcPr>
            <w:tcW w:w="812" w:type="pct"/>
            <w:shd w:val="clear" w:color="auto" w:fill="auto"/>
          </w:tcPr>
          <w:p w14:paraId="7AF0C310"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前置条件</w:t>
            </w:r>
          </w:p>
        </w:tc>
        <w:tc>
          <w:tcPr>
            <w:tcW w:w="4188" w:type="pct"/>
            <w:gridSpan w:val="2"/>
            <w:shd w:val="clear" w:color="auto" w:fill="auto"/>
          </w:tcPr>
          <w:p w14:paraId="017836BA" w14:textId="77777777" w:rsidR="004440FC" w:rsidRPr="00C84853" w:rsidRDefault="004440FC" w:rsidP="003C4A16">
            <w:pPr>
              <w:pStyle w:val="a4"/>
              <w:spacing w:after="72"/>
              <w:ind w:firstLineChars="0" w:firstLine="0"/>
              <w:rPr>
                <w:rFonts w:ascii="Consolas" w:hAnsi="Consolas"/>
                <w:iCs/>
                <w:kern w:val="0"/>
                <w:sz w:val="21"/>
                <w:szCs w:val="21"/>
                <w:lang w:bidi="en-US"/>
              </w:rPr>
            </w:pPr>
            <w:r w:rsidRPr="00C84853">
              <w:rPr>
                <w:rFonts w:ascii="Consolas" w:hAnsi="Consolas" w:hint="eastAsia"/>
                <w:iCs/>
                <w:kern w:val="0"/>
                <w:sz w:val="21"/>
                <w:szCs w:val="21"/>
                <w:lang w:bidi="en-US"/>
              </w:rPr>
              <w:t>用户登录</w:t>
            </w:r>
            <w:r w:rsidRPr="00C84853">
              <w:rPr>
                <w:rFonts w:ascii="Consolas" w:hAnsi="Consolas" w:hint="eastAsia"/>
                <w:iCs/>
                <w:kern w:val="0"/>
                <w:sz w:val="21"/>
                <w:szCs w:val="21"/>
                <w:lang w:bidi="en-US"/>
              </w:rPr>
              <w:t>MAX</w:t>
            </w:r>
            <w:r w:rsidRPr="00C84853">
              <w:rPr>
                <w:rFonts w:ascii="Consolas" w:hAnsi="Consolas" w:hint="eastAsia"/>
                <w:iCs/>
                <w:kern w:val="0"/>
                <w:sz w:val="21"/>
                <w:szCs w:val="21"/>
                <w:lang w:bidi="en-US"/>
              </w:rPr>
              <w:t>客户端并进入会议列表面板</w:t>
            </w:r>
          </w:p>
        </w:tc>
      </w:tr>
      <w:tr w:rsidR="004440FC" w:rsidRPr="00C84853" w14:paraId="20B9B114" w14:textId="77777777" w:rsidTr="003C4A16">
        <w:tc>
          <w:tcPr>
            <w:tcW w:w="5000" w:type="pct"/>
            <w:gridSpan w:val="3"/>
            <w:shd w:val="clear" w:color="auto" w:fill="auto"/>
          </w:tcPr>
          <w:p w14:paraId="2D2C8A12" w14:textId="77777777" w:rsidR="004440FC" w:rsidRPr="00C84853" w:rsidRDefault="004440FC" w:rsidP="003C4A16">
            <w:pPr>
              <w:pStyle w:val="a4"/>
              <w:spacing w:after="72"/>
              <w:ind w:firstLineChars="0" w:firstLine="0"/>
              <w:rPr>
                <w:rFonts w:ascii="Consolas" w:hAnsi="Consolas"/>
                <w:kern w:val="0"/>
                <w:sz w:val="21"/>
                <w:szCs w:val="21"/>
              </w:rPr>
            </w:pPr>
            <w:r w:rsidRPr="00C84853">
              <w:rPr>
                <w:rFonts w:ascii="Consolas" w:hAnsi="Consolas" w:hint="eastAsia"/>
                <w:b/>
                <w:kern w:val="0"/>
                <w:sz w:val="21"/>
                <w:szCs w:val="21"/>
              </w:rPr>
              <w:lastRenderedPageBreak/>
              <w:t>主事件流程</w:t>
            </w:r>
          </w:p>
        </w:tc>
      </w:tr>
      <w:tr w:rsidR="004440FC" w:rsidRPr="00C84853" w14:paraId="0828BBAB" w14:textId="77777777" w:rsidTr="003C4A16">
        <w:tc>
          <w:tcPr>
            <w:tcW w:w="5000" w:type="pct"/>
            <w:gridSpan w:val="3"/>
            <w:shd w:val="clear" w:color="auto" w:fill="auto"/>
          </w:tcPr>
          <w:p w14:paraId="0ECB0C42" w14:textId="77777777" w:rsidR="004440FC" w:rsidRPr="00C84853" w:rsidRDefault="004440FC" w:rsidP="00AC5C40">
            <w:pPr>
              <w:pStyle w:val="srs"/>
              <w:numPr>
                <w:ilvl w:val="0"/>
                <w:numId w:val="147"/>
              </w:numPr>
              <w:rPr>
                <w:rFonts w:ascii="Consolas" w:hAnsi="Consolas"/>
                <w:szCs w:val="21"/>
              </w:rPr>
            </w:pPr>
            <w:r w:rsidRPr="00C84853">
              <w:rPr>
                <w:rFonts w:ascii="Consolas" w:hAnsi="Consolas" w:hint="eastAsia"/>
                <w:szCs w:val="21"/>
              </w:rPr>
              <w:t>用户登录</w:t>
            </w:r>
            <w:r w:rsidRPr="00C84853">
              <w:rPr>
                <w:rFonts w:ascii="Consolas" w:hAnsi="Consolas" w:hint="eastAsia"/>
                <w:szCs w:val="21"/>
              </w:rPr>
              <w:t>MAX</w:t>
            </w:r>
            <w:r w:rsidRPr="00C84853">
              <w:rPr>
                <w:rFonts w:ascii="Consolas" w:hAnsi="Consolas" w:hint="eastAsia"/>
                <w:szCs w:val="21"/>
              </w:rPr>
              <w:t>客户端并进入会议列表面板，点击“会议列表面板”右上角【设置】图标，弹出下拉菜单，点击“我的通讯录”菜单项，见原型图</w:t>
            </w:r>
            <w:r w:rsidRPr="00C84853">
              <w:rPr>
                <w:rFonts w:ascii="Consolas" w:hAnsi="Consolas" w:hint="eastAsia"/>
                <w:szCs w:val="21"/>
              </w:rPr>
              <w:t>1- 1</w:t>
            </w:r>
            <w:r w:rsidRPr="00C84853">
              <w:rPr>
                <w:rFonts w:ascii="Consolas" w:hAnsi="Consolas" w:hint="eastAsia"/>
                <w:szCs w:val="21"/>
              </w:rPr>
              <w:t>会议列表</w:t>
            </w:r>
            <w:r w:rsidRPr="00C84853">
              <w:rPr>
                <w:rFonts w:ascii="Consolas" w:hAnsi="Consolas" w:hint="eastAsia"/>
                <w:szCs w:val="21"/>
              </w:rPr>
              <w:t>--</w:t>
            </w:r>
            <w:r w:rsidRPr="00C84853">
              <w:rPr>
                <w:rFonts w:ascii="Consolas" w:hAnsi="Consolas" w:hint="eastAsia"/>
                <w:szCs w:val="21"/>
              </w:rPr>
              <w:t>我的通讯录菜单项，用例开始。</w:t>
            </w:r>
          </w:p>
          <w:p w14:paraId="1EA1F81A" w14:textId="77777777" w:rsidR="004440FC" w:rsidRPr="00C84853" w:rsidRDefault="004440FC" w:rsidP="00AC5C40">
            <w:pPr>
              <w:pStyle w:val="srs"/>
              <w:numPr>
                <w:ilvl w:val="0"/>
                <w:numId w:val="147"/>
              </w:numPr>
              <w:rPr>
                <w:rFonts w:ascii="Consolas" w:hAnsi="Consolas"/>
                <w:szCs w:val="21"/>
              </w:rPr>
            </w:pPr>
            <w:r w:rsidRPr="00C84853">
              <w:rPr>
                <w:rFonts w:ascii="Consolas" w:hAnsi="Consolas" w:hint="eastAsia"/>
                <w:szCs w:val="21"/>
              </w:rPr>
              <w:t>“会议列表面板”上方显示透明遮罩层（有加载效果）。</w:t>
            </w:r>
          </w:p>
          <w:p w14:paraId="46B7B2CB" w14:textId="77777777" w:rsidR="004440FC" w:rsidRPr="00C84853" w:rsidRDefault="004440FC" w:rsidP="00AC5C40">
            <w:pPr>
              <w:pStyle w:val="srs"/>
              <w:numPr>
                <w:ilvl w:val="0"/>
                <w:numId w:val="147"/>
              </w:numPr>
              <w:rPr>
                <w:rFonts w:ascii="Consolas" w:hAnsi="Consolas"/>
                <w:szCs w:val="21"/>
              </w:rPr>
            </w:pPr>
            <w:r w:rsidRPr="00C84853">
              <w:rPr>
                <w:rFonts w:ascii="Consolas" w:hAnsi="Consolas" w:hint="eastAsia"/>
                <w:szCs w:val="21"/>
              </w:rPr>
              <w:t>MAXClient</w:t>
            </w:r>
            <w:r w:rsidRPr="00C84853">
              <w:rPr>
                <w:rFonts w:ascii="Consolas" w:hAnsi="Consolas" w:hint="eastAsia"/>
                <w:szCs w:val="21"/>
              </w:rPr>
              <w:t>通过</w:t>
            </w:r>
            <w:r w:rsidRPr="00C84853">
              <w:rPr>
                <w:rFonts w:ascii="Consolas" w:hAnsi="Consolas" w:hint="eastAsia"/>
                <w:szCs w:val="21"/>
              </w:rPr>
              <w:t>Ajax</w:t>
            </w:r>
            <w:r w:rsidRPr="00C84853">
              <w:rPr>
                <w:rFonts w:ascii="Consolas" w:hAnsi="Consolas" w:hint="eastAsia"/>
                <w:szCs w:val="21"/>
              </w:rPr>
              <w:t>方式，向</w:t>
            </w:r>
            <w:r w:rsidRPr="00C84853">
              <w:rPr>
                <w:rFonts w:ascii="Consolas" w:hAnsi="Consolas" w:hint="eastAsia"/>
                <w:szCs w:val="21"/>
              </w:rPr>
              <w:t>MAXUniform</w:t>
            </w:r>
            <w:r w:rsidRPr="00C84853">
              <w:rPr>
                <w:rFonts w:ascii="Consolas" w:hAnsi="Consolas" w:hint="eastAsia"/>
                <w:szCs w:val="21"/>
              </w:rPr>
              <w:t>发送获取帐号的联系人列表（用例：</w:t>
            </w:r>
            <w:r w:rsidRPr="00C84853">
              <w:rPr>
                <w:rFonts w:ascii="Consolas" w:hAnsi="Consolas" w:hint="eastAsia"/>
                <w:szCs w:val="21"/>
              </w:rPr>
              <w:t>MAX_UNIFORM_ADDRESSBOOK_SRS_0001</w:t>
            </w:r>
            <w:r w:rsidRPr="00C84853">
              <w:rPr>
                <w:rFonts w:ascii="Consolas" w:hAnsi="Consolas" w:hint="eastAsia"/>
                <w:szCs w:val="21"/>
              </w:rPr>
              <w:t>）请求。</w:t>
            </w:r>
          </w:p>
          <w:p w14:paraId="1052FC2D" w14:textId="77777777" w:rsidR="004440FC" w:rsidRPr="00C84853" w:rsidRDefault="004440FC" w:rsidP="00AC5C40">
            <w:pPr>
              <w:pStyle w:val="srs"/>
              <w:numPr>
                <w:ilvl w:val="0"/>
                <w:numId w:val="147"/>
              </w:numPr>
              <w:rPr>
                <w:rFonts w:ascii="Consolas" w:hAnsi="Consolas"/>
                <w:szCs w:val="21"/>
              </w:rPr>
            </w:pPr>
            <w:r w:rsidRPr="00C84853">
              <w:rPr>
                <w:rFonts w:ascii="Consolas" w:hAnsi="Consolas" w:hint="eastAsia"/>
                <w:szCs w:val="21"/>
              </w:rPr>
              <w:t>判断</w:t>
            </w:r>
            <w:r w:rsidRPr="00C84853">
              <w:rPr>
                <w:rFonts w:ascii="Consolas" w:hAnsi="Consolas" w:hint="eastAsia"/>
                <w:szCs w:val="21"/>
              </w:rPr>
              <w:t>MAXUniform</w:t>
            </w:r>
            <w:r w:rsidRPr="00C84853">
              <w:rPr>
                <w:rFonts w:ascii="Consolas" w:hAnsi="Consolas" w:hint="eastAsia"/>
                <w:szCs w:val="21"/>
              </w:rPr>
              <w:t>返回的结果。</w:t>
            </w:r>
          </w:p>
          <w:p w14:paraId="5AA10970" w14:textId="77777777" w:rsidR="004440FC" w:rsidRPr="0015693F" w:rsidRDefault="004440FC" w:rsidP="00CD4D74">
            <w:pPr>
              <w:pStyle w:val="aff5"/>
              <w:numPr>
                <w:ilvl w:val="0"/>
                <w:numId w:val="166"/>
              </w:numPr>
              <w:spacing w:afterLines="30" w:after="72" w:line="288" w:lineRule="auto"/>
              <w:ind w:firstLineChars="0"/>
              <w:rPr>
                <w:rFonts w:ascii="Consolas" w:hAnsi="Consolas"/>
                <w:vanish/>
                <w:szCs w:val="21"/>
              </w:rPr>
            </w:pPr>
          </w:p>
          <w:p w14:paraId="6EF3E547" w14:textId="77777777" w:rsidR="004440FC" w:rsidRPr="0015693F" w:rsidRDefault="004440FC" w:rsidP="00CD4D74">
            <w:pPr>
              <w:pStyle w:val="aff5"/>
              <w:numPr>
                <w:ilvl w:val="0"/>
                <w:numId w:val="166"/>
              </w:numPr>
              <w:spacing w:afterLines="30" w:after="72" w:line="288" w:lineRule="auto"/>
              <w:ind w:firstLineChars="0"/>
              <w:rPr>
                <w:rFonts w:ascii="Consolas" w:hAnsi="Consolas"/>
                <w:vanish/>
                <w:szCs w:val="21"/>
              </w:rPr>
            </w:pPr>
          </w:p>
          <w:p w14:paraId="1DAFBB99" w14:textId="77777777" w:rsidR="004440FC" w:rsidRPr="0015693F" w:rsidRDefault="004440FC">
            <w:pPr>
              <w:pStyle w:val="aff5"/>
              <w:numPr>
                <w:ilvl w:val="0"/>
                <w:numId w:val="166"/>
              </w:numPr>
              <w:spacing w:afterLines="30" w:after="72" w:line="288" w:lineRule="auto"/>
              <w:ind w:firstLineChars="0"/>
              <w:rPr>
                <w:rFonts w:ascii="Consolas" w:hAnsi="Consolas"/>
                <w:vanish/>
                <w:szCs w:val="21"/>
              </w:rPr>
            </w:pPr>
          </w:p>
          <w:p w14:paraId="79BC9826" w14:textId="77777777" w:rsidR="004440FC" w:rsidRPr="0015693F" w:rsidRDefault="004440FC">
            <w:pPr>
              <w:pStyle w:val="aff5"/>
              <w:numPr>
                <w:ilvl w:val="0"/>
                <w:numId w:val="166"/>
              </w:numPr>
              <w:spacing w:afterLines="30" w:after="72" w:line="288" w:lineRule="auto"/>
              <w:ind w:firstLineChars="0"/>
              <w:rPr>
                <w:rFonts w:ascii="Consolas" w:hAnsi="Consolas"/>
                <w:vanish/>
                <w:szCs w:val="21"/>
              </w:rPr>
            </w:pPr>
          </w:p>
          <w:p w14:paraId="5325D327" w14:textId="77777777" w:rsidR="004440FC" w:rsidRPr="00C84853" w:rsidRDefault="004440FC" w:rsidP="00AC5C40">
            <w:pPr>
              <w:pStyle w:val="srs"/>
              <w:numPr>
                <w:ilvl w:val="1"/>
                <w:numId w:val="166"/>
              </w:numPr>
              <w:rPr>
                <w:rFonts w:ascii="Consolas" w:hAnsi="Consolas"/>
                <w:szCs w:val="21"/>
              </w:rPr>
            </w:pPr>
            <w:r w:rsidRPr="00C84853">
              <w:rPr>
                <w:rFonts w:ascii="Consolas" w:hAnsi="Consolas" w:hint="eastAsia"/>
                <w:szCs w:val="21"/>
              </w:rPr>
              <w:t>请求超时</w:t>
            </w:r>
            <w:r>
              <w:rPr>
                <w:rFonts w:ascii="Consolas" w:hAnsi="Consolas" w:hint="eastAsia"/>
                <w:szCs w:val="21"/>
              </w:rPr>
              <w:t>，见通用规则</w:t>
            </w:r>
            <w:r w:rsidRPr="00C84853">
              <w:rPr>
                <w:rFonts w:ascii="Consolas" w:hAnsi="Consolas" w:hint="eastAsia"/>
                <w:szCs w:val="21"/>
              </w:rPr>
              <w:t>【</w:t>
            </w:r>
            <w:r>
              <w:rPr>
                <w:rFonts w:ascii="Consolas" w:hAnsi="Consolas" w:hint="eastAsia"/>
                <w:szCs w:val="21"/>
              </w:rPr>
              <w:t>请求超时限制</w:t>
            </w:r>
            <w:r w:rsidRPr="00C84853">
              <w:rPr>
                <w:rFonts w:ascii="Consolas" w:hAnsi="Consolas" w:hint="eastAsia"/>
                <w:szCs w:val="21"/>
              </w:rPr>
              <w:t>】，在“会议列表面板”上方弹出</w:t>
            </w:r>
            <w:r>
              <w:rPr>
                <w:rFonts w:ascii="Consolas" w:hAnsi="Consolas" w:hint="eastAsia"/>
                <w:szCs w:val="21"/>
              </w:rPr>
              <w:t>浮层</w:t>
            </w:r>
            <w:r w:rsidRPr="00C84853">
              <w:rPr>
                <w:rFonts w:ascii="Consolas" w:hAnsi="Consolas" w:hint="eastAsia"/>
                <w:szCs w:val="21"/>
              </w:rPr>
              <w:t>提示</w:t>
            </w:r>
            <w:r>
              <w:rPr>
                <w:rFonts w:ascii="Consolas" w:hAnsi="Consolas" w:hint="eastAsia"/>
                <w:szCs w:val="21"/>
              </w:rPr>
              <w:t>框，提示框中显示</w:t>
            </w:r>
            <w:r w:rsidRPr="00C84853">
              <w:rPr>
                <w:rFonts w:ascii="Consolas" w:hAnsi="Consolas" w:hint="eastAsia"/>
                <w:szCs w:val="21"/>
              </w:rPr>
              <w:t>“通讯录加载失败，请稍后重试”，</w:t>
            </w:r>
            <w:r w:rsidR="001644D2">
              <w:rPr>
                <w:rFonts w:ascii="Consolas" w:hAnsi="Consolas"/>
                <w:szCs w:val="21"/>
              </w:rPr>
              <w:t>”</w:t>
            </w:r>
            <w:r w:rsidR="001644D2">
              <w:rPr>
                <w:rFonts w:ascii="Consolas" w:hAnsi="Consolas" w:hint="eastAsia"/>
                <w:szCs w:val="21"/>
              </w:rPr>
              <w:t>会议列表面板</w:t>
            </w:r>
            <w:r w:rsidR="001644D2">
              <w:rPr>
                <w:rFonts w:ascii="Consolas" w:hAnsi="Consolas"/>
                <w:szCs w:val="21"/>
              </w:rPr>
              <w:t>”</w:t>
            </w:r>
            <w:r w:rsidR="001644D2">
              <w:rPr>
                <w:rFonts w:ascii="Consolas" w:hAnsi="Consolas" w:hint="eastAsia"/>
                <w:szCs w:val="21"/>
              </w:rPr>
              <w:t>上方透明遮罩层消失，“会议列表面板”保持不变</w:t>
            </w:r>
            <w:r w:rsidR="00CE354B">
              <w:rPr>
                <w:rFonts w:ascii="Consolas" w:hAnsi="Consolas" w:hint="eastAsia"/>
                <w:szCs w:val="21"/>
              </w:rPr>
              <w:t>，</w:t>
            </w:r>
            <w:r w:rsidRPr="00C84853">
              <w:rPr>
                <w:rFonts w:ascii="Consolas" w:hAnsi="Consolas" w:hint="eastAsia"/>
                <w:szCs w:val="21"/>
              </w:rPr>
              <w:t>用例终止。</w:t>
            </w:r>
          </w:p>
          <w:p w14:paraId="6D2267FD" w14:textId="77777777" w:rsidR="004440FC" w:rsidRPr="00C84853" w:rsidRDefault="004440FC" w:rsidP="00AC5C40">
            <w:pPr>
              <w:pStyle w:val="srs"/>
              <w:numPr>
                <w:ilvl w:val="1"/>
                <w:numId w:val="166"/>
              </w:numPr>
              <w:rPr>
                <w:rFonts w:ascii="Consolas" w:hAnsi="Consolas"/>
                <w:szCs w:val="21"/>
              </w:rPr>
            </w:pPr>
            <w:r w:rsidRPr="00C84853">
              <w:rPr>
                <w:rFonts w:ascii="Consolas" w:hAnsi="Consolas" w:hint="eastAsia"/>
                <w:szCs w:val="21"/>
              </w:rPr>
              <w:t>返回</w:t>
            </w:r>
            <w:r w:rsidRPr="00C84853">
              <w:rPr>
                <w:rFonts w:ascii="Consolas" w:hAnsi="Consolas" w:hint="eastAsia"/>
                <w:szCs w:val="21"/>
              </w:rPr>
              <w:t>HTTP</w:t>
            </w:r>
            <w:r w:rsidRPr="00C84853">
              <w:rPr>
                <w:rFonts w:ascii="Consolas" w:hAnsi="Consolas" w:hint="eastAsia"/>
                <w:szCs w:val="21"/>
              </w:rPr>
              <w:t>状态码为</w:t>
            </w:r>
            <w:r w:rsidRPr="00C84853">
              <w:rPr>
                <w:rFonts w:ascii="Consolas" w:hAnsi="Consolas" w:hint="eastAsia"/>
                <w:szCs w:val="21"/>
              </w:rPr>
              <w:t>5</w:t>
            </w:r>
            <w:r>
              <w:rPr>
                <w:rFonts w:ascii="Consolas" w:hAnsi="Consolas" w:hint="eastAsia"/>
                <w:szCs w:val="21"/>
              </w:rPr>
              <w:t>xx</w:t>
            </w:r>
            <w:r w:rsidRPr="00C84853">
              <w:rPr>
                <w:rFonts w:ascii="Consolas" w:hAnsi="Consolas" w:hint="eastAsia"/>
                <w:szCs w:val="21"/>
              </w:rPr>
              <w:t>，在“会议列表面板”上方弹出</w:t>
            </w:r>
            <w:r>
              <w:rPr>
                <w:rFonts w:ascii="Consolas" w:hAnsi="Consolas" w:hint="eastAsia"/>
                <w:szCs w:val="21"/>
              </w:rPr>
              <w:t>浮层</w:t>
            </w:r>
            <w:r w:rsidRPr="00C84853">
              <w:rPr>
                <w:rFonts w:ascii="Consolas" w:hAnsi="Consolas" w:hint="eastAsia"/>
                <w:szCs w:val="21"/>
              </w:rPr>
              <w:t>提示框</w:t>
            </w:r>
            <w:r>
              <w:rPr>
                <w:rFonts w:ascii="Consolas" w:hAnsi="Consolas" w:hint="eastAsia"/>
                <w:szCs w:val="21"/>
              </w:rPr>
              <w:t>，提示框中显示</w:t>
            </w:r>
            <w:r w:rsidRPr="00C84853">
              <w:rPr>
                <w:rFonts w:ascii="Consolas" w:hAnsi="Consolas" w:hint="eastAsia"/>
                <w:szCs w:val="21"/>
              </w:rPr>
              <w:t>“通讯录加载失败，请稍后重试”，</w:t>
            </w:r>
            <w:r w:rsidR="00CE354B">
              <w:rPr>
                <w:rFonts w:ascii="Consolas" w:hAnsi="Consolas"/>
                <w:szCs w:val="21"/>
              </w:rPr>
              <w:t>”</w:t>
            </w:r>
            <w:r w:rsidR="00CE354B">
              <w:rPr>
                <w:rFonts w:ascii="Consolas" w:hAnsi="Consolas" w:hint="eastAsia"/>
                <w:szCs w:val="21"/>
              </w:rPr>
              <w:t>会议列表面板</w:t>
            </w:r>
            <w:r w:rsidR="00CE354B">
              <w:rPr>
                <w:rFonts w:ascii="Consolas" w:hAnsi="Consolas"/>
                <w:szCs w:val="21"/>
              </w:rPr>
              <w:t>”</w:t>
            </w:r>
            <w:r w:rsidR="00CE354B">
              <w:rPr>
                <w:rFonts w:ascii="Consolas" w:hAnsi="Consolas" w:hint="eastAsia"/>
                <w:szCs w:val="21"/>
              </w:rPr>
              <w:t>上方透明遮罩层消失，“会议列表面板”保持不变，</w:t>
            </w:r>
            <w:r w:rsidRPr="00C84853">
              <w:rPr>
                <w:rFonts w:ascii="Consolas" w:hAnsi="Consolas" w:hint="eastAsia"/>
                <w:szCs w:val="21"/>
              </w:rPr>
              <w:t>用例终止。</w:t>
            </w:r>
          </w:p>
          <w:p w14:paraId="5BFC5988" w14:textId="77777777" w:rsidR="004440FC" w:rsidRPr="00C84853" w:rsidRDefault="004440FC" w:rsidP="00AC5C40">
            <w:pPr>
              <w:pStyle w:val="srs"/>
              <w:numPr>
                <w:ilvl w:val="1"/>
                <w:numId w:val="166"/>
              </w:numPr>
              <w:rPr>
                <w:rFonts w:ascii="Consolas" w:hAnsi="Consolas"/>
                <w:szCs w:val="21"/>
              </w:rPr>
            </w:pPr>
            <w:r w:rsidRPr="00C84853">
              <w:rPr>
                <w:rFonts w:ascii="Consolas" w:hAnsi="Consolas" w:hint="eastAsia"/>
                <w:szCs w:val="21"/>
              </w:rPr>
              <w:t>返回</w:t>
            </w:r>
            <w:r>
              <w:rPr>
                <w:rFonts w:ascii="Consolas" w:hAnsi="Consolas" w:hint="eastAsia"/>
                <w:szCs w:val="21"/>
              </w:rPr>
              <w:t>HTTP</w:t>
            </w:r>
            <w:r w:rsidRPr="00C84853">
              <w:rPr>
                <w:rFonts w:ascii="Consolas" w:hAnsi="Consolas" w:hint="eastAsia"/>
                <w:szCs w:val="21"/>
              </w:rPr>
              <w:t>状态码为</w:t>
            </w:r>
            <w:r w:rsidRPr="00C84853">
              <w:rPr>
                <w:rFonts w:ascii="Consolas" w:hAnsi="Consolas" w:hint="eastAsia"/>
                <w:szCs w:val="21"/>
              </w:rPr>
              <w:t>2</w:t>
            </w:r>
            <w:r>
              <w:rPr>
                <w:rFonts w:ascii="Consolas" w:hAnsi="Consolas" w:hint="eastAsia"/>
                <w:szCs w:val="21"/>
              </w:rPr>
              <w:t>00</w:t>
            </w:r>
            <w:r w:rsidRPr="00C84853">
              <w:rPr>
                <w:rFonts w:ascii="Consolas" w:hAnsi="Consolas" w:hint="eastAsia"/>
                <w:szCs w:val="21"/>
              </w:rPr>
              <w:t>，判断返回结果中</w:t>
            </w:r>
            <w:r>
              <w:rPr>
                <w:rFonts w:ascii="Consolas" w:hAnsi="Consolas" w:hint="eastAsia"/>
                <w:szCs w:val="21"/>
              </w:rPr>
              <w:t>业务状态码</w:t>
            </w:r>
            <w:r w:rsidRPr="00C84853">
              <w:rPr>
                <w:rFonts w:ascii="Consolas" w:hAnsi="Consolas" w:hint="eastAsia"/>
                <w:szCs w:val="21"/>
              </w:rPr>
              <w:t>。</w:t>
            </w:r>
          </w:p>
          <w:p w14:paraId="7B03A3B9" w14:textId="77777777" w:rsidR="004440FC" w:rsidRPr="00C84853" w:rsidRDefault="004440FC" w:rsidP="00AC5C40">
            <w:pPr>
              <w:pStyle w:val="srs"/>
              <w:numPr>
                <w:ilvl w:val="0"/>
                <w:numId w:val="147"/>
              </w:numPr>
              <w:rPr>
                <w:rFonts w:ascii="Consolas" w:hAnsi="Consolas"/>
                <w:szCs w:val="21"/>
              </w:rPr>
            </w:pPr>
            <w:r w:rsidRPr="00C84853">
              <w:rPr>
                <w:rFonts w:ascii="Consolas" w:hAnsi="Consolas" w:hint="eastAsia"/>
                <w:szCs w:val="21"/>
              </w:rPr>
              <w:t>关闭“会议列表面板“，弹出“通讯录面板”默认页，见原型图</w:t>
            </w:r>
            <w:r w:rsidRPr="00C84853">
              <w:rPr>
                <w:rFonts w:ascii="Consolas" w:hAnsi="Consolas" w:hint="eastAsia"/>
                <w:szCs w:val="21"/>
              </w:rPr>
              <w:t>1- 3</w:t>
            </w:r>
            <w:r w:rsidRPr="00C84853">
              <w:rPr>
                <w:rFonts w:ascii="Consolas" w:hAnsi="Consolas" w:hint="eastAsia"/>
                <w:szCs w:val="21"/>
              </w:rPr>
              <w:t>通讯录面板</w:t>
            </w:r>
            <w:r w:rsidRPr="00C84853">
              <w:rPr>
                <w:rFonts w:ascii="Consolas" w:hAnsi="Consolas" w:hint="eastAsia"/>
                <w:szCs w:val="21"/>
              </w:rPr>
              <w:t>--</w:t>
            </w:r>
            <w:r w:rsidRPr="00C84853">
              <w:rPr>
                <w:rFonts w:ascii="Consolas" w:hAnsi="Consolas" w:hint="eastAsia"/>
                <w:szCs w:val="21"/>
              </w:rPr>
              <w:t>默认页，联系人列表排序规则，见【联系人列表排序规则】，所有组处于合拢状态。</w:t>
            </w:r>
          </w:p>
          <w:p w14:paraId="55ACF0EF" w14:textId="77777777" w:rsidR="004440FC" w:rsidRPr="00C84853" w:rsidRDefault="004440FC" w:rsidP="00AC5C40">
            <w:pPr>
              <w:pStyle w:val="srs"/>
              <w:numPr>
                <w:ilvl w:val="0"/>
                <w:numId w:val="147"/>
              </w:numPr>
              <w:rPr>
                <w:rFonts w:ascii="Consolas" w:hAnsi="Consolas"/>
                <w:szCs w:val="21"/>
              </w:rPr>
            </w:pPr>
            <w:r w:rsidRPr="00C84853">
              <w:rPr>
                <w:rFonts w:ascii="Consolas" w:hAnsi="Consolas" w:hint="eastAsia"/>
                <w:szCs w:val="21"/>
              </w:rPr>
              <w:t>用例结束。</w:t>
            </w:r>
          </w:p>
          <w:p w14:paraId="66A3DD0F" w14:textId="77777777" w:rsidR="004440FC" w:rsidRDefault="004440FC" w:rsidP="003C4A16">
            <w:pPr>
              <w:pStyle w:val="a4"/>
              <w:keepNext/>
              <w:spacing w:after="72"/>
              <w:ind w:firstLineChars="0" w:firstLine="0"/>
              <w:rPr>
                <w:rFonts w:ascii="Consolas" w:hAnsi="Consolas"/>
                <w:noProof/>
                <w:sz w:val="21"/>
                <w:szCs w:val="21"/>
              </w:rPr>
            </w:pPr>
          </w:p>
          <w:p w14:paraId="3764794B" w14:textId="77777777" w:rsidR="004440FC" w:rsidRPr="00C84853" w:rsidRDefault="004440FC" w:rsidP="003C4A16">
            <w:pPr>
              <w:pStyle w:val="a4"/>
              <w:keepNext/>
              <w:spacing w:after="72"/>
              <w:ind w:firstLineChars="0" w:firstLine="0"/>
              <w:rPr>
                <w:rFonts w:ascii="Consolas" w:hAnsi="Consolas"/>
                <w:sz w:val="21"/>
                <w:szCs w:val="21"/>
              </w:rPr>
            </w:pPr>
            <w:r w:rsidRPr="00C84853">
              <w:rPr>
                <w:rFonts w:ascii="Consolas" w:hAnsi="Consolas"/>
                <w:noProof/>
                <w:sz w:val="21"/>
                <w:szCs w:val="21"/>
              </w:rPr>
              <w:lastRenderedPageBreak/>
              <w:drawing>
                <wp:inline distT="0" distB="0" distL="0" distR="0" wp14:anchorId="15DE7226" wp14:editId="11CDEA1C">
                  <wp:extent cx="2924175" cy="5610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24175" cy="5610225"/>
                          </a:xfrm>
                          <a:prstGeom prst="rect">
                            <a:avLst/>
                          </a:prstGeom>
                        </pic:spPr>
                      </pic:pic>
                    </a:graphicData>
                  </a:graphic>
                </wp:inline>
              </w:drawing>
            </w:r>
          </w:p>
          <w:p w14:paraId="248DFADB" w14:textId="77777777" w:rsidR="004440FC" w:rsidRPr="00C84853" w:rsidRDefault="004440FC" w:rsidP="003C4A16">
            <w:pPr>
              <w:pStyle w:val="af3"/>
              <w:jc w:val="left"/>
              <w:rPr>
                <w:rFonts w:ascii="Consolas" w:hAnsi="Consolas"/>
                <w:sz w:val="21"/>
                <w:szCs w:val="21"/>
              </w:rPr>
            </w:pPr>
            <w:bookmarkStart w:id="427" w:name="_Toc354760365"/>
            <w:r w:rsidRPr="00C84853">
              <w:rPr>
                <w:rFonts w:ascii="Consolas" w:hAnsi="Consolas" w:hint="eastAsia"/>
                <w:sz w:val="21"/>
                <w:szCs w:val="21"/>
              </w:rPr>
              <w:t>原型图</w:t>
            </w:r>
            <w:r w:rsidRPr="00C84853">
              <w:rPr>
                <w:rFonts w:ascii="Consolas" w:hAnsi="Consolas" w:hint="eastAsia"/>
                <w:sz w:val="21"/>
                <w:szCs w:val="21"/>
              </w:rPr>
              <w:t xml:space="preserve">1- </w:t>
            </w:r>
            <w:r w:rsidR="004E1C5A" w:rsidRPr="00C84853">
              <w:rPr>
                <w:rFonts w:ascii="Consolas" w:hAnsi="Consolas"/>
                <w:sz w:val="21"/>
                <w:szCs w:val="21"/>
              </w:rPr>
              <w:fldChar w:fldCharType="begin"/>
            </w:r>
            <w:r w:rsidRPr="00C84853">
              <w:rPr>
                <w:rFonts w:ascii="Consolas" w:hAnsi="Consolas"/>
                <w:sz w:val="21"/>
                <w:szCs w:val="21"/>
              </w:rPr>
              <w:instrText xml:space="preserve"> </w:instrText>
            </w:r>
            <w:r w:rsidRPr="00C84853">
              <w:rPr>
                <w:rFonts w:ascii="Consolas" w:hAnsi="Consolas" w:hint="eastAsia"/>
                <w:sz w:val="21"/>
                <w:szCs w:val="21"/>
              </w:rPr>
              <w:instrText xml:space="preserve">SEQ </w:instrText>
            </w:r>
            <w:r w:rsidRPr="00C84853">
              <w:rPr>
                <w:rFonts w:ascii="Consolas" w:hAnsi="Consolas" w:hint="eastAsia"/>
                <w:sz w:val="21"/>
                <w:szCs w:val="21"/>
              </w:rPr>
              <w:instrText>原型图</w:instrText>
            </w:r>
            <w:r w:rsidRPr="00C84853">
              <w:rPr>
                <w:rFonts w:ascii="Consolas" w:hAnsi="Consolas" w:hint="eastAsia"/>
                <w:sz w:val="21"/>
                <w:szCs w:val="21"/>
              </w:rPr>
              <w:instrText>1- \* ARABIC</w:instrText>
            </w:r>
            <w:r w:rsidRPr="00C84853">
              <w:rPr>
                <w:rFonts w:ascii="Consolas" w:hAnsi="Consolas"/>
                <w:sz w:val="21"/>
                <w:szCs w:val="21"/>
              </w:rPr>
              <w:instrText xml:space="preserve"> </w:instrText>
            </w:r>
            <w:r w:rsidR="004E1C5A" w:rsidRPr="00C84853">
              <w:rPr>
                <w:rFonts w:ascii="Consolas" w:hAnsi="Consolas"/>
                <w:sz w:val="21"/>
                <w:szCs w:val="21"/>
              </w:rPr>
              <w:fldChar w:fldCharType="separate"/>
            </w:r>
            <w:r w:rsidRPr="00C84853">
              <w:rPr>
                <w:rFonts w:ascii="Consolas" w:hAnsi="Consolas"/>
                <w:noProof/>
                <w:sz w:val="21"/>
                <w:szCs w:val="21"/>
              </w:rPr>
              <w:t>1</w:t>
            </w:r>
            <w:r w:rsidR="004E1C5A" w:rsidRPr="00C84853">
              <w:rPr>
                <w:rFonts w:ascii="Consolas" w:hAnsi="Consolas"/>
                <w:sz w:val="21"/>
                <w:szCs w:val="21"/>
              </w:rPr>
              <w:fldChar w:fldCharType="end"/>
            </w:r>
            <w:r w:rsidRPr="00C84853">
              <w:rPr>
                <w:rFonts w:ascii="Consolas" w:hAnsi="Consolas" w:hint="eastAsia"/>
                <w:sz w:val="21"/>
                <w:szCs w:val="21"/>
              </w:rPr>
              <w:t>会议列表</w:t>
            </w:r>
            <w:r w:rsidRPr="00C84853">
              <w:rPr>
                <w:rFonts w:ascii="Consolas" w:hAnsi="Consolas" w:hint="eastAsia"/>
                <w:sz w:val="21"/>
                <w:szCs w:val="21"/>
              </w:rPr>
              <w:t>--</w:t>
            </w:r>
            <w:r w:rsidRPr="00C84853">
              <w:rPr>
                <w:rFonts w:ascii="Consolas" w:hAnsi="Consolas" w:hint="eastAsia"/>
                <w:sz w:val="21"/>
                <w:szCs w:val="21"/>
              </w:rPr>
              <w:t>我的通讯录菜单项</w:t>
            </w:r>
            <w:bookmarkEnd w:id="427"/>
          </w:p>
          <w:p w14:paraId="75DD5768" w14:textId="77777777" w:rsidR="004440FC" w:rsidRPr="00C84853" w:rsidRDefault="004440FC" w:rsidP="003C4A16">
            <w:pPr>
              <w:pStyle w:val="af3"/>
              <w:rPr>
                <w:rFonts w:ascii="Consolas" w:hAnsi="Consolas"/>
                <w:sz w:val="21"/>
                <w:szCs w:val="21"/>
              </w:rPr>
            </w:pPr>
          </w:p>
          <w:p w14:paraId="476F254B" w14:textId="77777777" w:rsidR="004440FC" w:rsidRPr="00C84853" w:rsidRDefault="004440FC" w:rsidP="003C4A16">
            <w:pPr>
              <w:keepNext/>
              <w:rPr>
                <w:rFonts w:ascii="Consolas" w:hAnsi="Consolas"/>
                <w:szCs w:val="21"/>
              </w:rPr>
            </w:pPr>
            <w:r w:rsidRPr="00C84853">
              <w:rPr>
                <w:rFonts w:ascii="Consolas" w:hAnsi="Consolas"/>
                <w:noProof/>
                <w:szCs w:val="21"/>
              </w:rPr>
              <w:lastRenderedPageBreak/>
              <w:drawing>
                <wp:inline distT="0" distB="0" distL="0" distR="0" wp14:anchorId="239AE088" wp14:editId="07A48944">
                  <wp:extent cx="2943225" cy="56102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43225" cy="5610225"/>
                          </a:xfrm>
                          <a:prstGeom prst="rect">
                            <a:avLst/>
                          </a:prstGeom>
                        </pic:spPr>
                      </pic:pic>
                    </a:graphicData>
                  </a:graphic>
                </wp:inline>
              </w:drawing>
            </w:r>
          </w:p>
          <w:p w14:paraId="0DF69979" w14:textId="77777777" w:rsidR="004440FC" w:rsidRPr="00C84853" w:rsidRDefault="004440FC" w:rsidP="003C4A16">
            <w:pPr>
              <w:pStyle w:val="af3"/>
              <w:jc w:val="left"/>
              <w:rPr>
                <w:rFonts w:ascii="Consolas" w:hAnsi="Consolas"/>
                <w:sz w:val="21"/>
                <w:szCs w:val="21"/>
              </w:rPr>
            </w:pPr>
            <w:bookmarkStart w:id="428" w:name="_Toc354760366"/>
            <w:r w:rsidRPr="00C84853">
              <w:rPr>
                <w:rFonts w:ascii="Consolas" w:hAnsi="Consolas" w:hint="eastAsia"/>
                <w:sz w:val="21"/>
                <w:szCs w:val="21"/>
              </w:rPr>
              <w:t>原型图</w:t>
            </w:r>
            <w:r w:rsidRPr="00C84853">
              <w:rPr>
                <w:rFonts w:ascii="Consolas" w:hAnsi="Consolas" w:hint="eastAsia"/>
                <w:sz w:val="21"/>
                <w:szCs w:val="21"/>
              </w:rPr>
              <w:t xml:space="preserve">1- </w:t>
            </w:r>
            <w:r w:rsidR="004E1C5A" w:rsidRPr="00C84853">
              <w:rPr>
                <w:rFonts w:ascii="Consolas" w:hAnsi="Consolas"/>
                <w:sz w:val="21"/>
                <w:szCs w:val="21"/>
              </w:rPr>
              <w:fldChar w:fldCharType="begin"/>
            </w:r>
            <w:r w:rsidRPr="00C84853">
              <w:rPr>
                <w:rFonts w:ascii="Consolas" w:hAnsi="Consolas"/>
                <w:sz w:val="21"/>
                <w:szCs w:val="21"/>
              </w:rPr>
              <w:instrText xml:space="preserve"> </w:instrText>
            </w:r>
            <w:r w:rsidRPr="00C84853">
              <w:rPr>
                <w:rFonts w:ascii="Consolas" w:hAnsi="Consolas" w:hint="eastAsia"/>
                <w:sz w:val="21"/>
                <w:szCs w:val="21"/>
              </w:rPr>
              <w:instrText xml:space="preserve">SEQ </w:instrText>
            </w:r>
            <w:r w:rsidRPr="00C84853">
              <w:rPr>
                <w:rFonts w:ascii="Consolas" w:hAnsi="Consolas" w:hint="eastAsia"/>
                <w:sz w:val="21"/>
                <w:szCs w:val="21"/>
              </w:rPr>
              <w:instrText>原型图</w:instrText>
            </w:r>
            <w:r w:rsidRPr="00C84853">
              <w:rPr>
                <w:rFonts w:ascii="Consolas" w:hAnsi="Consolas" w:hint="eastAsia"/>
                <w:sz w:val="21"/>
                <w:szCs w:val="21"/>
              </w:rPr>
              <w:instrText>1- \* ARABIC</w:instrText>
            </w:r>
            <w:r w:rsidRPr="00C84853">
              <w:rPr>
                <w:rFonts w:ascii="Consolas" w:hAnsi="Consolas"/>
                <w:sz w:val="21"/>
                <w:szCs w:val="21"/>
              </w:rPr>
              <w:instrText xml:space="preserve"> </w:instrText>
            </w:r>
            <w:r w:rsidR="004E1C5A" w:rsidRPr="00C84853">
              <w:rPr>
                <w:rFonts w:ascii="Consolas" w:hAnsi="Consolas"/>
                <w:sz w:val="21"/>
                <w:szCs w:val="21"/>
              </w:rPr>
              <w:fldChar w:fldCharType="separate"/>
            </w:r>
            <w:r w:rsidRPr="00C84853">
              <w:rPr>
                <w:rFonts w:ascii="Consolas" w:hAnsi="Consolas"/>
                <w:noProof/>
                <w:sz w:val="21"/>
                <w:szCs w:val="21"/>
              </w:rPr>
              <w:t>2</w:t>
            </w:r>
            <w:r w:rsidR="004E1C5A" w:rsidRPr="00C84853">
              <w:rPr>
                <w:rFonts w:ascii="Consolas" w:hAnsi="Consolas"/>
                <w:sz w:val="21"/>
                <w:szCs w:val="21"/>
              </w:rPr>
              <w:fldChar w:fldCharType="end"/>
            </w:r>
            <w:r w:rsidRPr="00C84853">
              <w:rPr>
                <w:rFonts w:ascii="Consolas" w:hAnsi="Consolas" w:hint="eastAsia"/>
                <w:sz w:val="21"/>
                <w:szCs w:val="21"/>
              </w:rPr>
              <w:t>通讯录面板</w:t>
            </w:r>
            <w:r w:rsidRPr="00C84853">
              <w:rPr>
                <w:rFonts w:ascii="Consolas" w:hAnsi="Consolas" w:hint="eastAsia"/>
                <w:sz w:val="21"/>
                <w:szCs w:val="21"/>
              </w:rPr>
              <w:t>--</w:t>
            </w:r>
            <w:r w:rsidRPr="00C84853">
              <w:rPr>
                <w:rFonts w:ascii="Consolas" w:hAnsi="Consolas" w:hint="eastAsia"/>
                <w:sz w:val="21"/>
                <w:szCs w:val="21"/>
              </w:rPr>
              <w:t>初始页</w:t>
            </w:r>
            <w:bookmarkEnd w:id="428"/>
          </w:p>
          <w:p w14:paraId="486A67A9" w14:textId="77777777" w:rsidR="004440FC" w:rsidRPr="00C84853" w:rsidRDefault="004440FC" w:rsidP="003C4A16">
            <w:pPr>
              <w:rPr>
                <w:rFonts w:ascii="Consolas" w:hAnsi="Consolas"/>
                <w:szCs w:val="21"/>
              </w:rPr>
            </w:pPr>
          </w:p>
          <w:p w14:paraId="35179AC8" w14:textId="77777777" w:rsidR="004440FC" w:rsidRPr="00C84853" w:rsidRDefault="004440FC" w:rsidP="003C4A16">
            <w:pPr>
              <w:keepNext/>
              <w:rPr>
                <w:rFonts w:ascii="Consolas" w:hAnsi="Consolas"/>
                <w:szCs w:val="21"/>
              </w:rPr>
            </w:pPr>
            <w:r w:rsidRPr="00C84853">
              <w:rPr>
                <w:rFonts w:ascii="Consolas" w:hAnsi="Consolas"/>
                <w:noProof/>
                <w:szCs w:val="21"/>
              </w:rPr>
              <w:lastRenderedPageBreak/>
              <w:drawing>
                <wp:inline distT="0" distB="0" distL="0" distR="0" wp14:anchorId="4E32B099" wp14:editId="09ADAE95">
                  <wp:extent cx="2933700" cy="5591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33700" cy="5591175"/>
                          </a:xfrm>
                          <a:prstGeom prst="rect">
                            <a:avLst/>
                          </a:prstGeom>
                        </pic:spPr>
                      </pic:pic>
                    </a:graphicData>
                  </a:graphic>
                </wp:inline>
              </w:drawing>
            </w:r>
          </w:p>
          <w:p w14:paraId="6599C312" w14:textId="77777777" w:rsidR="004440FC" w:rsidRPr="00C84853" w:rsidRDefault="004440FC" w:rsidP="003C4A16">
            <w:pPr>
              <w:pStyle w:val="af3"/>
              <w:jc w:val="left"/>
              <w:rPr>
                <w:rFonts w:ascii="Consolas" w:hAnsi="Consolas"/>
                <w:sz w:val="21"/>
                <w:szCs w:val="21"/>
              </w:rPr>
            </w:pPr>
            <w:bookmarkStart w:id="429" w:name="_Toc354760367"/>
            <w:r w:rsidRPr="00C84853">
              <w:rPr>
                <w:rFonts w:ascii="Consolas" w:hAnsi="Consolas" w:hint="eastAsia"/>
                <w:sz w:val="21"/>
                <w:szCs w:val="21"/>
              </w:rPr>
              <w:t>原型图</w:t>
            </w:r>
            <w:r w:rsidRPr="00C84853">
              <w:rPr>
                <w:rFonts w:ascii="Consolas" w:hAnsi="Consolas" w:hint="eastAsia"/>
                <w:sz w:val="21"/>
                <w:szCs w:val="21"/>
              </w:rPr>
              <w:t xml:space="preserve">1- </w:t>
            </w:r>
            <w:r w:rsidR="004E1C5A" w:rsidRPr="00C84853">
              <w:rPr>
                <w:rFonts w:ascii="Consolas" w:hAnsi="Consolas"/>
                <w:sz w:val="21"/>
                <w:szCs w:val="21"/>
              </w:rPr>
              <w:fldChar w:fldCharType="begin"/>
            </w:r>
            <w:r w:rsidRPr="00C84853">
              <w:rPr>
                <w:rFonts w:ascii="Consolas" w:hAnsi="Consolas"/>
                <w:sz w:val="21"/>
                <w:szCs w:val="21"/>
              </w:rPr>
              <w:instrText xml:space="preserve"> </w:instrText>
            </w:r>
            <w:r w:rsidRPr="00C84853">
              <w:rPr>
                <w:rFonts w:ascii="Consolas" w:hAnsi="Consolas" w:hint="eastAsia"/>
                <w:sz w:val="21"/>
                <w:szCs w:val="21"/>
              </w:rPr>
              <w:instrText xml:space="preserve">SEQ </w:instrText>
            </w:r>
            <w:r w:rsidRPr="00C84853">
              <w:rPr>
                <w:rFonts w:ascii="Consolas" w:hAnsi="Consolas" w:hint="eastAsia"/>
                <w:sz w:val="21"/>
                <w:szCs w:val="21"/>
              </w:rPr>
              <w:instrText>原型图</w:instrText>
            </w:r>
            <w:r w:rsidRPr="00C84853">
              <w:rPr>
                <w:rFonts w:ascii="Consolas" w:hAnsi="Consolas" w:hint="eastAsia"/>
                <w:sz w:val="21"/>
                <w:szCs w:val="21"/>
              </w:rPr>
              <w:instrText>1- \* ARABIC</w:instrText>
            </w:r>
            <w:r w:rsidRPr="00C84853">
              <w:rPr>
                <w:rFonts w:ascii="Consolas" w:hAnsi="Consolas"/>
                <w:sz w:val="21"/>
                <w:szCs w:val="21"/>
              </w:rPr>
              <w:instrText xml:space="preserve"> </w:instrText>
            </w:r>
            <w:r w:rsidR="004E1C5A" w:rsidRPr="00C84853">
              <w:rPr>
                <w:rFonts w:ascii="Consolas" w:hAnsi="Consolas"/>
                <w:sz w:val="21"/>
                <w:szCs w:val="21"/>
              </w:rPr>
              <w:fldChar w:fldCharType="separate"/>
            </w:r>
            <w:r w:rsidRPr="00C84853">
              <w:rPr>
                <w:rFonts w:ascii="Consolas" w:hAnsi="Consolas"/>
                <w:noProof/>
                <w:sz w:val="21"/>
                <w:szCs w:val="21"/>
              </w:rPr>
              <w:t>3</w:t>
            </w:r>
            <w:r w:rsidR="004E1C5A" w:rsidRPr="00C84853">
              <w:rPr>
                <w:rFonts w:ascii="Consolas" w:hAnsi="Consolas"/>
                <w:sz w:val="21"/>
                <w:szCs w:val="21"/>
              </w:rPr>
              <w:fldChar w:fldCharType="end"/>
            </w:r>
            <w:r w:rsidRPr="00C84853">
              <w:rPr>
                <w:rFonts w:ascii="Consolas" w:hAnsi="Consolas" w:hint="eastAsia"/>
                <w:sz w:val="21"/>
                <w:szCs w:val="21"/>
              </w:rPr>
              <w:t>通讯录面板</w:t>
            </w:r>
            <w:r w:rsidRPr="00C84853">
              <w:rPr>
                <w:rFonts w:ascii="Consolas" w:hAnsi="Consolas" w:hint="eastAsia"/>
                <w:sz w:val="21"/>
                <w:szCs w:val="21"/>
              </w:rPr>
              <w:t>--</w:t>
            </w:r>
            <w:r w:rsidRPr="00C84853">
              <w:rPr>
                <w:rFonts w:ascii="Consolas" w:hAnsi="Consolas" w:hint="eastAsia"/>
                <w:sz w:val="21"/>
                <w:szCs w:val="21"/>
              </w:rPr>
              <w:t>默认页</w:t>
            </w:r>
            <w:bookmarkEnd w:id="429"/>
          </w:p>
          <w:p w14:paraId="56DD7044" w14:textId="77777777" w:rsidR="004440FC" w:rsidRPr="00C84853" w:rsidRDefault="004440FC" w:rsidP="003C4A16">
            <w:pPr>
              <w:rPr>
                <w:rFonts w:ascii="Consolas" w:hAnsi="Consolas"/>
                <w:szCs w:val="21"/>
              </w:rPr>
            </w:pPr>
          </w:p>
        </w:tc>
      </w:tr>
      <w:tr w:rsidR="004440FC" w:rsidRPr="00C84853" w14:paraId="2A5CD75F" w14:textId="77777777" w:rsidTr="003C4A16">
        <w:tc>
          <w:tcPr>
            <w:tcW w:w="5000" w:type="pct"/>
            <w:gridSpan w:val="3"/>
            <w:shd w:val="clear" w:color="auto" w:fill="auto"/>
          </w:tcPr>
          <w:p w14:paraId="1DB4563B" w14:textId="77777777" w:rsidR="004440FC" w:rsidRPr="00C84853" w:rsidRDefault="004440FC" w:rsidP="003C4A16">
            <w:pPr>
              <w:pStyle w:val="a4"/>
              <w:spacing w:after="72"/>
              <w:ind w:firstLine="420"/>
              <w:rPr>
                <w:rFonts w:ascii="Consolas" w:hAnsi="Consolas"/>
                <w:b/>
                <w:kern w:val="0"/>
                <w:sz w:val="21"/>
                <w:szCs w:val="21"/>
              </w:rPr>
            </w:pPr>
            <w:r w:rsidRPr="00C84853">
              <w:rPr>
                <w:rFonts w:ascii="Consolas" w:hAnsi="Consolas" w:hint="eastAsia"/>
                <w:b/>
                <w:kern w:val="0"/>
                <w:sz w:val="21"/>
                <w:szCs w:val="21"/>
              </w:rPr>
              <w:lastRenderedPageBreak/>
              <w:t>可选事件流</w:t>
            </w:r>
          </w:p>
        </w:tc>
      </w:tr>
      <w:tr w:rsidR="004440FC" w:rsidRPr="00C84853" w14:paraId="3453C4F2" w14:textId="77777777" w:rsidTr="003C4A16">
        <w:trPr>
          <w:hidden/>
        </w:trPr>
        <w:tc>
          <w:tcPr>
            <w:tcW w:w="5000" w:type="pct"/>
            <w:gridSpan w:val="3"/>
            <w:shd w:val="clear" w:color="auto" w:fill="auto"/>
          </w:tcPr>
          <w:p w14:paraId="46BF2B5B" w14:textId="77777777" w:rsidR="004440FC" w:rsidRPr="00C84853" w:rsidRDefault="004440FC" w:rsidP="00CD4D74">
            <w:pPr>
              <w:pStyle w:val="aff5"/>
              <w:numPr>
                <w:ilvl w:val="0"/>
                <w:numId w:val="122"/>
              </w:numPr>
              <w:spacing w:afterLines="30" w:after="72" w:line="288" w:lineRule="auto"/>
              <w:ind w:firstLineChars="0"/>
              <w:rPr>
                <w:rFonts w:ascii="Consolas" w:hAnsi="Consolas"/>
                <w:vanish/>
                <w:kern w:val="0"/>
                <w:szCs w:val="21"/>
              </w:rPr>
            </w:pPr>
          </w:p>
          <w:p w14:paraId="2EEF25B7" w14:textId="77777777" w:rsidR="004440FC" w:rsidRPr="00C84853" w:rsidRDefault="004440FC" w:rsidP="00CD4D74">
            <w:pPr>
              <w:pStyle w:val="aff5"/>
              <w:numPr>
                <w:ilvl w:val="0"/>
                <w:numId w:val="122"/>
              </w:numPr>
              <w:spacing w:afterLines="30" w:after="72" w:line="288" w:lineRule="auto"/>
              <w:ind w:firstLineChars="0"/>
              <w:rPr>
                <w:rFonts w:ascii="Consolas" w:hAnsi="Consolas"/>
                <w:vanish/>
                <w:kern w:val="0"/>
                <w:szCs w:val="21"/>
              </w:rPr>
            </w:pPr>
          </w:p>
          <w:p w14:paraId="2786A749" w14:textId="77777777" w:rsidR="004440FC" w:rsidRPr="00C84853" w:rsidRDefault="004440FC">
            <w:pPr>
              <w:pStyle w:val="aff5"/>
              <w:numPr>
                <w:ilvl w:val="0"/>
                <w:numId w:val="122"/>
              </w:numPr>
              <w:spacing w:afterLines="30" w:after="72" w:line="288" w:lineRule="auto"/>
              <w:ind w:firstLineChars="0"/>
              <w:rPr>
                <w:rFonts w:ascii="Consolas" w:hAnsi="Consolas"/>
                <w:vanish/>
                <w:kern w:val="0"/>
                <w:szCs w:val="21"/>
              </w:rPr>
            </w:pPr>
          </w:p>
          <w:p w14:paraId="73CC7222" w14:textId="77777777" w:rsidR="004440FC" w:rsidRPr="00C84853" w:rsidRDefault="004440FC">
            <w:pPr>
              <w:pStyle w:val="aff5"/>
              <w:numPr>
                <w:ilvl w:val="0"/>
                <w:numId w:val="122"/>
              </w:numPr>
              <w:spacing w:afterLines="30" w:after="72" w:line="288" w:lineRule="auto"/>
              <w:ind w:firstLineChars="0"/>
              <w:rPr>
                <w:rFonts w:ascii="Consolas" w:hAnsi="Consolas"/>
                <w:vanish/>
                <w:kern w:val="0"/>
                <w:szCs w:val="21"/>
              </w:rPr>
            </w:pPr>
          </w:p>
          <w:p w14:paraId="054381A9" w14:textId="77777777" w:rsidR="004440FC" w:rsidRPr="00C84853" w:rsidRDefault="004440FC">
            <w:pPr>
              <w:pStyle w:val="aff5"/>
              <w:numPr>
                <w:ilvl w:val="0"/>
                <w:numId w:val="122"/>
              </w:numPr>
              <w:spacing w:afterLines="30" w:after="72" w:line="288" w:lineRule="auto"/>
              <w:ind w:firstLineChars="0"/>
              <w:rPr>
                <w:rFonts w:ascii="Consolas" w:hAnsi="Consolas"/>
                <w:vanish/>
                <w:kern w:val="0"/>
                <w:szCs w:val="21"/>
              </w:rPr>
            </w:pPr>
          </w:p>
          <w:p w14:paraId="09D1D4E3" w14:textId="77777777" w:rsidR="004440FC" w:rsidRPr="00C84853" w:rsidRDefault="004440FC">
            <w:pPr>
              <w:pStyle w:val="aff5"/>
              <w:numPr>
                <w:ilvl w:val="0"/>
                <w:numId w:val="122"/>
              </w:numPr>
              <w:spacing w:afterLines="30" w:after="72" w:line="288" w:lineRule="auto"/>
              <w:ind w:firstLineChars="0"/>
              <w:rPr>
                <w:rFonts w:ascii="Consolas" w:hAnsi="Consolas"/>
                <w:vanish/>
                <w:kern w:val="0"/>
                <w:szCs w:val="21"/>
              </w:rPr>
            </w:pPr>
          </w:p>
          <w:p w14:paraId="51E0CD8C" w14:textId="77777777" w:rsidR="004440FC" w:rsidRPr="00C84853" w:rsidRDefault="004440FC">
            <w:pPr>
              <w:pStyle w:val="aff5"/>
              <w:numPr>
                <w:ilvl w:val="0"/>
                <w:numId w:val="135"/>
              </w:numPr>
              <w:spacing w:afterLines="30" w:after="72" w:line="288" w:lineRule="auto"/>
              <w:ind w:firstLineChars="0"/>
              <w:rPr>
                <w:rFonts w:ascii="Consolas" w:hAnsi="Consolas"/>
                <w:vanish/>
                <w:kern w:val="0"/>
                <w:szCs w:val="21"/>
              </w:rPr>
            </w:pPr>
          </w:p>
          <w:p w14:paraId="383A5FD5" w14:textId="77777777" w:rsidR="004440FC" w:rsidRPr="00C84853" w:rsidRDefault="004440FC">
            <w:pPr>
              <w:pStyle w:val="aff5"/>
              <w:numPr>
                <w:ilvl w:val="0"/>
                <w:numId w:val="135"/>
              </w:numPr>
              <w:spacing w:afterLines="30" w:after="72" w:line="288" w:lineRule="auto"/>
              <w:ind w:firstLineChars="0"/>
              <w:rPr>
                <w:rFonts w:ascii="Consolas" w:hAnsi="Consolas"/>
                <w:vanish/>
                <w:kern w:val="0"/>
                <w:szCs w:val="21"/>
              </w:rPr>
            </w:pPr>
          </w:p>
          <w:p w14:paraId="327B3E67" w14:textId="77777777" w:rsidR="004440FC" w:rsidRPr="00C84853" w:rsidRDefault="004440FC">
            <w:pPr>
              <w:pStyle w:val="aff5"/>
              <w:numPr>
                <w:ilvl w:val="0"/>
                <w:numId w:val="135"/>
              </w:numPr>
              <w:spacing w:afterLines="30" w:after="72" w:line="288" w:lineRule="auto"/>
              <w:ind w:firstLineChars="0"/>
              <w:rPr>
                <w:rFonts w:ascii="Consolas" w:hAnsi="Consolas"/>
                <w:vanish/>
                <w:kern w:val="0"/>
                <w:szCs w:val="21"/>
              </w:rPr>
            </w:pPr>
          </w:p>
          <w:p w14:paraId="3D15CEF5" w14:textId="77777777" w:rsidR="004440FC" w:rsidRPr="00C84853" w:rsidRDefault="004440FC">
            <w:pPr>
              <w:pStyle w:val="aff5"/>
              <w:numPr>
                <w:ilvl w:val="0"/>
                <w:numId w:val="135"/>
              </w:numPr>
              <w:spacing w:afterLines="30" w:after="72" w:line="288" w:lineRule="auto"/>
              <w:ind w:firstLineChars="0"/>
              <w:rPr>
                <w:rFonts w:ascii="Consolas" w:hAnsi="Consolas"/>
                <w:vanish/>
                <w:kern w:val="0"/>
                <w:szCs w:val="21"/>
              </w:rPr>
            </w:pPr>
          </w:p>
          <w:p w14:paraId="08B1692B" w14:textId="77777777" w:rsidR="004440FC" w:rsidRPr="00C84853" w:rsidRDefault="004440FC">
            <w:pPr>
              <w:pStyle w:val="aff5"/>
              <w:numPr>
                <w:ilvl w:val="1"/>
                <w:numId w:val="135"/>
              </w:numPr>
              <w:spacing w:afterLines="30" w:after="72" w:line="288" w:lineRule="auto"/>
              <w:ind w:firstLineChars="0"/>
              <w:rPr>
                <w:rFonts w:ascii="Consolas" w:hAnsi="Consolas"/>
                <w:vanish/>
                <w:kern w:val="0"/>
                <w:szCs w:val="21"/>
              </w:rPr>
            </w:pPr>
          </w:p>
          <w:p w14:paraId="191C5A22" w14:textId="77777777" w:rsidR="004440FC" w:rsidRPr="00C84853" w:rsidRDefault="004440FC">
            <w:pPr>
              <w:pStyle w:val="aff5"/>
              <w:numPr>
                <w:ilvl w:val="1"/>
                <w:numId w:val="135"/>
              </w:numPr>
              <w:spacing w:afterLines="30" w:after="72" w:line="288" w:lineRule="auto"/>
              <w:ind w:firstLineChars="0"/>
              <w:rPr>
                <w:rFonts w:ascii="Consolas" w:hAnsi="Consolas"/>
                <w:vanish/>
                <w:kern w:val="0"/>
                <w:szCs w:val="21"/>
              </w:rPr>
            </w:pPr>
          </w:p>
          <w:p w14:paraId="6FBA9713" w14:textId="77777777" w:rsidR="004440FC" w:rsidRDefault="004440FC" w:rsidP="00AC5C40">
            <w:pPr>
              <w:pStyle w:val="srs"/>
              <w:numPr>
                <w:ilvl w:val="1"/>
                <w:numId w:val="135"/>
              </w:numPr>
              <w:rPr>
                <w:rFonts w:ascii="Consolas" w:hAnsi="Consolas"/>
                <w:szCs w:val="21"/>
              </w:rPr>
            </w:pPr>
            <w:r w:rsidRPr="00C84853">
              <w:rPr>
                <w:rFonts w:ascii="Consolas" w:hAnsi="Consolas" w:hint="eastAsia"/>
                <w:szCs w:val="21"/>
              </w:rPr>
              <w:t>返回</w:t>
            </w:r>
            <w:r>
              <w:rPr>
                <w:rFonts w:ascii="Consolas" w:hAnsi="Consolas" w:hint="eastAsia"/>
                <w:szCs w:val="21"/>
              </w:rPr>
              <w:t>HTTP</w:t>
            </w:r>
            <w:r w:rsidRPr="00C84853">
              <w:rPr>
                <w:rFonts w:ascii="Consolas" w:hAnsi="Consolas" w:hint="eastAsia"/>
                <w:szCs w:val="21"/>
              </w:rPr>
              <w:t>状态码为</w:t>
            </w:r>
            <w:r w:rsidRPr="00C84853">
              <w:rPr>
                <w:rFonts w:ascii="Consolas" w:hAnsi="Consolas" w:hint="eastAsia"/>
                <w:szCs w:val="21"/>
              </w:rPr>
              <w:t>200</w:t>
            </w:r>
            <w:r w:rsidRPr="00C84853">
              <w:rPr>
                <w:rFonts w:ascii="Consolas" w:hAnsi="Consolas" w:hint="eastAsia"/>
                <w:szCs w:val="21"/>
              </w:rPr>
              <w:t>，判断返回结果中</w:t>
            </w:r>
            <w:r>
              <w:rPr>
                <w:rFonts w:ascii="Consolas" w:hAnsi="Consolas" w:hint="eastAsia"/>
                <w:szCs w:val="21"/>
              </w:rPr>
              <w:t>业务状态码</w:t>
            </w:r>
            <w:r w:rsidRPr="00C84853">
              <w:rPr>
                <w:rFonts w:ascii="Consolas" w:hAnsi="Consolas" w:hint="eastAsia"/>
                <w:szCs w:val="21"/>
              </w:rPr>
              <w:t>。</w:t>
            </w:r>
          </w:p>
          <w:p w14:paraId="6442B41A" w14:textId="77777777" w:rsidR="004440FC" w:rsidRDefault="004440FC" w:rsidP="00AC5C40">
            <w:pPr>
              <w:pStyle w:val="srs"/>
              <w:numPr>
                <w:ilvl w:val="2"/>
                <w:numId w:val="135"/>
              </w:numPr>
              <w:rPr>
                <w:rFonts w:ascii="Consolas" w:hAnsi="Consolas"/>
                <w:szCs w:val="21"/>
              </w:rPr>
            </w:pPr>
            <w:r>
              <w:rPr>
                <w:rFonts w:ascii="Consolas" w:hAnsi="Consolas" w:hint="eastAsia"/>
                <w:szCs w:val="21"/>
              </w:rPr>
              <w:t>业务状态码</w:t>
            </w:r>
            <w:r w:rsidRPr="00275800">
              <w:rPr>
                <w:rFonts w:ascii="Consolas" w:hAnsi="Consolas" w:hint="eastAsia"/>
                <w:szCs w:val="21"/>
              </w:rPr>
              <w:t>为</w:t>
            </w:r>
            <w:r>
              <w:rPr>
                <w:rFonts w:ascii="Consolas" w:hAnsi="Consolas" w:hint="eastAsia"/>
                <w:szCs w:val="21"/>
              </w:rPr>
              <w:t>5</w:t>
            </w:r>
            <w:r w:rsidRPr="00275800">
              <w:rPr>
                <w:rFonts w:ascii="Consolas" w:hAnsi="Consolas" w:hint="eastAsia"/>
                <w:szCs w:val="21"/>
              </w:rPr>
              <w:t>00</w:t>
            </w:r>
            <w:r>
              <w:rPr>
                <w:rFonts w:ascii="Consolas" w:hAnsi="Consolas" w:hint="eastAsia"/>
                <w:szCs w:val="21"/>
              </w:rPr>
              <w:t>01</w:t>
            </w:r>
            <w:r w:rsidRPr="00275800">
              <w:rPr>
                <w:rFonts w:ascii="Consolas" w:hAnsi="Consolas" w:hint="eastAsia"/>
                <w:szCs w:val="21"/>
              </w:rPr>
              <w:t>（通讯录中无联系人），关闭“会议列表面板”，打开“通讯录面板”初始页，见原型图</w:t>
            </w:r>
            <w:r w:rsidRPr="00275800">
              <w:rPr>
                <w:rFonts w:ascii="Consolas" w:hAnsi="Consolas" w:hint="eastAsia"/>
                <w:szCs w:val="21"/>
              </w:rPr>
              <w:t>1- 2</w:t>
            </w:r>
            <w:r w:rsidRPr="00275800">
              <w:rPr>
                <w:rFonts w:ascii="Consolas" w:hAnsi="Consolas" w:hint="eastAsia"/>
                <w:szCs w:val="21"/>
              </w:rPr>
              <w:t>通讯录面板</w:t>
            </w:r>
            <w:r w:rsidRPr="00275800">
              <w:rPr>
                <w:rFonts w:ascii="Consolas" w:hAnsi="Consolas" w:hint="eastAsia"/>
                <w:szCs w:val="21"/>
              </w:rPr>
              <w:t>--</w:t>
            </w:r>
            <w:r w:rsidRPr="00275800">
              <w:rPr>
                <w:rFonts w:ascii="Consolas" w:hAnsi="Consolas" w:hint="eastAsia"/>
                <w:szCs w:val="21"/>
              </w:rPr>
              <w:t>初始页</w:t>
            </w:r>
            <w:r>
              <w:rPr>
                <w:rFonts w:ascii="Consolas" w:hAnsi="Consolas" w:hint="eastAsia"/>
                <w:szCs w:val="21"/>
              </w:rPr>
              <w:t>，用例结束</w:t>
            </w:r>
            <w:r w:rsidRPr="00275800">
              <w:rPr>
                <w:rFonts w:ascii="Consolas" w:hAnsi="Consolas" w:hint="eastAsia"/>
                <w:szCs w:val="21"/>
              </w:rPr>
              <w:t>。</w:t>
            </w:r>
          </w:p>
          <w:p w14:paraId="6E04418E" w14:textId="77777777" w:rsidR="004440FC" w:rsidRPr="00275800" w:rsidRDefault="004440FC" w:rsidP="00AC5C40">
            <w:pPr>
              <w:pStyle w:val="srs"/>
              <w:numPr>
                <w:ilvl w:val="2"/>
                <w:numId w:val="135"/>
              </w:numPr>
              <w:rPr>
                <w:rFonts w:ascii="Consolas" w:hAnsi="Consolas"/>
                <w:szCs w:val="21"/>
              </w:rPr>
            </w:pPr>
            <w:r>
              <w:rPr>
                <w:rFonts w:ascii="Consolas" w:hAnsi="Consolas" w:hint="eastAsia"/>
                <w:szCs w:val="21"/>
              </w:rPr>
              <w:t>业务状态码</w:t>
            </w:r>
            <w:r w:rsidRPr="00275800">
              <w:rPr>
                <w:rFonts w:ascii="Consolas" w:hAnsi="Consolas" w:hint="eastAsia"/>
                <w:szCs w:val="21"/>
              </w:rPr>
              <w:t>为</w:t>
            </w:r>
            <w:r w:rsidRPr="00275800">
              <w:rPr>
                <w:rFonts w:ascii="Consolas" w:hAnsi="Consolas" w:hint="eastAsia"/>
                <w:szCs w:val="21"/>
              </w:rPr>
              <w:t>0</w:t>
            </w:r>
            <w:r w:rsidRPr="00275800">
              <w:rPr>
                <w:rFonts w:ascii="Consolas" w:hAnsi="Consolas" w:hint="eastAsia"/>
                <w:szCs w:val="21"/>
              </w:rPr>
              <w:t>，</w:t>
            </w:r>
            <w:r w:rsidR="000416AC">
              <w:rPr>
                <w:rFonts w:ascii="Consolas" w:hAnsi="Consolas" w:hint="eastAsia"/>
                <w:szCs w:val="21"/>
              </w:rPr>
              <w:t>返回正确</w:t>
            </w:r>
            <w:r w:rsidR="00A30F04">
              <w:rPr>
                <w:rFonts w:ascii="Consolas" w:hAnsi="Consolas" w:hint="eastAsia"/>
                <w:szCs w:val="21"/>
              </w:rPr>
              <w:t>联系人列表</w:t>
            </w:r>
            <w:r w:rsidR="000416AC">
              <w:rPr>
                <w:rFonts w:ascii="Consolas" w:hAnsi="Consolas" w:hint="eastAsia"/>
                <w:szCs w:val="21"/>
              </w:rPr>
              <w:t>，</w:t>
            </w:r>
            <w:r w:rsidRPr="00275800">
              <w:rPr>
                <w:rFonts w:ascii="Consolas" w:hAnsi="Consolas" w:hint="eastAsia"/>
                <w:szCs w:val="21"/>
              </w:rPr>
              <w:t>跳转至主事件流</w:t>
            </w:r>
            <w:r w:rsidRPr="00275800">
              <w:rPr>
                <w:rFonts w:ascii="Consolas" w:hAnsi="Consolas" w:hint="eastAsia"/>
                <w:szCs w:val="21"/>
              </w:rPr>
              <w:t>step5</w:t>
            </w:r>
            <w:r w:rsidRPr="00275800">
              <w:rPr>
                <w:rFonts w:ascii="Consolas" w:hAnsi="Consolas" w:hint="eastAsia"/>
                <w:szCs w:val="21"/>
              </w:rPr>
              <w:t>。</w:t>
            </w:r>
          </w:p>
        </w:tc>
      </w:tr>
      <w:tr w:rsidR="004440FC" w:rsidRPr="00C84853" w14:paraId="53E83126" w14:textId="77777777" w:rsidTr="003C4A16">
        <w:tc>
          <w:tcPr>
            <w:tcW w:w="1019" w:type="pct"/>
            <w:gridSpan w:val="2"/>
            <w:shd w:val="clear" w:color="auto" w:fill="auto"/>
          </w:tcPr>
          <w:p w14:paraId="0CB7422C"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后置条件</w:t>
            </w:r>
          </w:p>
        </w:tc>
        <w:tc>
          <w:tcPr>
            <w:tcW w:w="3981" w:type="pct"/>
            <w:shd w:val="clear" w:color="auto" w:fill="auto"/>
          </w:tcPr>
          <w:p w14:paraId="6D7245AF" w14:textId="77777777" w:rsidR="004440FC" w:rsidRPr="00C84853" w:rsidRDefault="004440FC" w:rsidP="003C4A16">
            <w:pPr>
              <w:pStyle w:val="a4"/>
              <w:spacing w:after="72"/>
              <w:ind w:firstLineChars="16" w:firstLine="34"/>
              <w:rPr>
                <w:rFonts w:ascii="Consolas" w:hAnsi="Consolas"/>
                <w:iCs/>
                <w:kern w:val="0"/>
                <w:sz w:val="21"/>
                <w:szCs w:val="21"/>
                <w:lang w:bidi="en-US"/>
              </w:rPr>
            </w:pPr>
            <w:r w:rsidRPr="00C84853">
              <w:rPr>
                <w:rFonts w:ascii="Consolas" w:hAnsi="Consolas" w:hint="eastAsia"/>
                <w:iCs/>
                <w:kern w:val="0"/>
                <w:sz w:val="21"/>
                <w:szCs w:val="21"/>
                <w:lang w:bidi="en-US"/>
              </w:rPr>
              <w:t>N/A</w:t>
            </w:r>
          </w:p>
        </w:tc>
      </w:tr>
      <w:tr w:rsidR="004440FC" w:rsidRPr="00C84853" w14:paraId="707A6E07" w14:textId="77777777" w:rsidTr="003C4A16">
        <w:tc>
          <w:tcPr>
            <w:tcW w:w="1019" w:type="pct"/>
            <w:gridSpan w:val="2"/>
            <w:shd w:val="clear" w:color="auto" w:fill="auto"/>
          </w:tcPr>
          <w:p w14:paraId="0DB27246" w14:textId="77777777" w:rsidR="004440FC" w:rsidRPr="00560C7F" w:rsidRDefault="004440FC" w:rsidP="003C4A16">
            <w:pPr>
              <w:pStyle w:val="a4"/>
              <w:spacing w:after="72"/>
              <w:ind w:firstLineChars="0" w:firstLine="0"/>
              <w:rPr>
                <w:rFonts w:ascii="Consolas" w:hAnsi="Consolas"/>
                <w:b/>
                <w:kern w:val="0"/>
                <w:sz w:val="21"/>
                <w:szCs w:val="21"/>
              </w:rPr>
            </w:pPr>
            <w:r w:rsidRPr="00560C7F">
              <w:rPr>
                <w:rFonts w:ascii="Consolas" w:hAnsi="Consolas" w:hint="eastAsia"/>
                <w:b/>
                <w:kern w:val="0"/>
                <w:sz w:val="21"/>
                <w:szCs w:val="21"/>
              </w:rPr>
              <w:t>业务规则</w:t>
            </w:r>
          </w:p>
        </w:tc>
        <w:tc>
          <w:tcPr>
            <w:tcW w:w="3981" w:type="pct"/>
            <w:shd w:val="clear" w:color="auto" w:fill="auto"/>
          </w:tcPr>
          <w:p w14:paraId="11D69763" w14:textId="77777777" w:rsidR="004440FC" w:rsidRPr="00560C7F" w:rsidRDefault="004440FC" w:rsidP="003C4A16">
            <w:pPr>
              <w:pStyle w:val="a4"/>
              <w:spacing w:after="72"/>
              <w:ind w:firstLineChars="16" w:firstLine="34"/>
              <w:rPr>
                <w:rFonts w:ascii="Consolas" w:hAnsi="Consolas"/>
                <w:iCs/>
                <w:kern w:val="0"/>
                <w:sz w:val="21"/>
                <w:szCs w:val="21"/>
                <w:lang w:bidi="en-US"/>
              </w:rPr>
            </w:pPr>
            <w:r>
              <w:rPr>
                <w:rFonts w:ascii="Consolas" w:hAnsi="Consolas" w:hint="eastAsia"/>
                <w:kern w:val="0"/>
                <w:sz w:val="21"/>
                <w:szCs w:val="21"/>
              </w:rPr>
              <w:t>N/A</w:t>
            </w:r>
          </w:p>
        </w:tc>
      </w:tr>
      <w:tr w:rsidR="004440FC" w:rsidRPr="00C84853" w14:paraId="625A5380" w14:textId="77777777" w:rsidTr="003C4A16">
        <w:tc>
          <w:tcPr>
            <w:tcW w:w="1019" w:type="pct"/>
            <w:gridSpan w:val="2"/>
            <w:shd w:val="clear" w:color="auto" w:fill="auto"/>
          </w:tcPr>
          <w:p w14:paraId="23DC042C"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lastRenderedPageBreak/>
              <w:t>设计约束</w:t>
            </w:r>
          </w:p>
        </w:tc>
        <w:tc>
          <w:tcPr>
            <w:tcW w:w="3981" w:type="pct"/>
            <w:shd w:val="clear" w:color="auto" w:fill="auto"/>
          </w:tcPr>
          <w:p w14:paraId="4A98C8C0" w14:textId="77777777" w:rsidR="004440FC" w:rsidRPr="00C84853" w:rsidRDefault="004440FC" w:rsidP="003C4A16">
            <w:pPr>
              <w:rPr>
                <w:rFonts w:ascii="Consolas" w:hAnsi="Consolas"/>
                <w:szCs w:val="21"/>
              </w:rPr>
            </w:pPr>
            <w:r w:rsidRPr="00C84853">
              <w:rPr>
                <w:rFonts w:ascii="Consolas" w:hAnsi="Consolas" w:hint="eastAsia"/>
                <w:szCs w:val="21"/>
                <w:lang w:bidi="en-US"/>
              </w:rPr>
              <w:t>N/A</w:t>
            </w:r>
          </w:p>
        </w:tc>
      </w:tr>
      <w:tr w:rsidR="004440FC" w:rsidRPr="00C84853" w14:paraId="785346C4" w14:textId="77777777" w:rsidTr="003C4A16">
        <w:tc>
          <w:tcPr>
            <w:tcW w:w="1019" w:type="pct"/>
            <w:gridSpan w:val="2"/>
            <w:shd w:val="clear" w:color="auto" w:fill="auto"/>
          </w:tcPr>
          <w:p w14:paraId="3E4248F7" w14:textId="77777777" w:rsidR="004440FC" w:rsidRPr="00C84853" w:rsidRDefault="004440FC" w:rsidP="003C4A16">
            <w:pPr>
              <w:pStyle w:val="a4"/>
              <w:spacing w:after="72"/>
              <w:ind w:firstLineChars="0" w:firstLine="0"/>
              <w:rPr>
                <w:rFonts w:ascii="Consolas" w:hAnsi="Consolas"/>
                <w:b/>
                <w:iCs/>
                <w:kern w:val="0"/>
                <w:sz w:val="21"/>
                <w:szCs w:val="21"/>
                <w:lang w:bidi="en-US"/>
              </w:rPr>
            </w:pPr>
            <w:r w:rsidRPr="00C84853">
              <w:rPr>
                <w:rFonts w:ascii="Consolas" w:hAnsi="Consolas" w:hint="eastAsia"/>
                <w:b/>
                <w:iCs/>
                <w:kern w:val="0"/>
                <w:sz w:val="21"/>
                <w:szCs w:val="21"/>
                <w:lang w:bidi="en-US"/>
              </w:rPr>
              <w:t>参数表</w:t>
            </w:r>
          </w:p>
        </w:tc>
        <w:tc>
          <w:tcPr>
            <w:tcW w:w="3981" w:type="pct"/>
            <w:shd w:val="clear" w:color="auto" w:fill="auto"/>
          </w:tcPr>
          <w:p w14:paraId="0FF6020D" w14:textId="77777777" w:rsidR="004440FC" w:rsidRPr="00C84853" w:rsidRDefault="004440FC" w:rsidP="003C4A16">
            <w:pPr>
              <w:pStyle w:val="a4"/>
              <w:spacing w:after="72"/>
              <w:ind w:firstLine="42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5505"/>
            </w:tblGrid>
            <w:tr w:rsidR="004440FC" w:rsidRPr="00C84853" w14:paraId="2EA8AE13" w14:textId="77777777" w:rsidTr="003C4A16">
              <w:tc>
                <w:tcPr>
                  <w:tcW w:w="1537" w:type="pct"/>
                </w:tcPr>
                <w:p w14:paraId="6BB969C9" w14:textId="77777777" w:rsidR="004440FC" w:rsidRPr="00C84853" w:rsidRDefault="004440FC" w:rsidP="003C4A16">
                  <w:pPr>
                    <w:pStyle w:val="a4"/>
                    <w:spacing w:after="72"/>
                    <w:ind w:firstLine="420"/>
                    <w:jc w:val="center"/>
                    <w:rPr>
                      <w:rFonts w:ascii="Consolas" w:hAnsi="Consolas"/>
                      <w:kern w:val="0"/>
                      <w:sz w:val="21"/>
                      <w:szCs w:val="21"/>
                    </w:rPr>
                  </w:pPr>
                  <w:r w:rsidRPr="00C84853">
                    <w:rPr>
                      <w:rFonts w:ascii="Consolas" w:hAnsi="Consolas" w:hint="eastAsia"/>
                      <w:kern w:val="0"/>
                      <w:sz w:val="21"/>
                      <w:szCs w:val="21"/>
                    </w:rPr>
                    <w:t>参数</w:t>
                  </w:r>
                </w:p>
              </w:tc>
              <w:tc>
                <w:tcPr>
                  <w:tcW w:w="3463" w:type="pct"/>
                </w:tcPr>
                <w:p w14:paraId="431C45A5" w14:textId="77777777" w:rsidR="004440FC" w:rsidRPr="00C84853" w:rsidRDefault="004440FC" w:rsidP="003C4A16">
                  <w:pPr>
                    <w:pStyle w:val="a4"/>
                    <w:spacing w:after="72"/>
                    <w:ind w:firstLine="420"/>
                    <w:jc w:val="center"/>
                    <w:rPr>
                      <w:rFonts w:ascii="Consolas" w:hAnsi="Consolas"/>
                      <w:kern w:val="0"/>
                      <w:sz w:val="21"/>
                      <w:szCs w:val="21"/>
                    </w:rPr>
                  </w:pPr>
                  <w:r w:rsidRPr="00C84853">
                    <w:rPr>
                      <w:rFonts w:ascii="Consolas" w:hAnsi="Consolas" w:hint="eastAsia"/>
                      <w:kern w:val="0"/>
                      <w:sz w:val="21"/>
                      <w:szCs w:val="21"/>
                    </w:rPr>
                    <w:t>说明</w:t>
                  </w:r>
                </w:p>
              </w:tc>
            </w:tr>
            <w:tr w:rsidR="004440FC" w:rsidRPr="00C84853" w14:paraId="4A038CA6" w14:textId="77777777" w:rsidTr="003C4A16">
              <w:tc>
                <w:tcPr>
                  <w:tcW w:w="1537" w:type="pct"/>
                </w:tcPr>
                <w:p w14:paraId="182ACE4B" w14:textId="77777777" w:rsidR="004440FC" w:rsidRPr="00C84853" w:rsidRDefault="004440FC" w:rsidP="003C4A16">
                  <w:pPr>
                    <w:rPr>
                      <w:rFonts w:ascii="Consolas" w:hAnsi="Consolas"/>
                      <w:szCs w:val="21"/>
                    </w:rPr>
                  </w:pPr>
                  <w:r w:rsidRPr="00C84853">
                    <w:rPr>
                      <w:rFonts w:ascii="Consolas" w:hAnsi="Consolas" w:hint="eastAsia"/>
                      <w:szCs w:val="21"/>
                    </w:rPr>
                    <w:t>userID</w:t>
                  </w:r>
                </w:p>
              </w:tc>
              <w:tc>
                <w:tcPr>
                  <w:tcW w:w="3463" w:type="pct"/>
                </w:tcPr>
                <w:p w14:paraId="3D38E059" w14:textId="77777777" w:rsidR="004440FC" w:rsidRPr="00C84853" w:rsidRDefault="004440FC" w:rsidP="003C4A16">
                  <w:pPr>
                    <w:rPr>
                      <w:rFonts w:ascii="Consolas" w:hAnsi="Consolas"/>
                      <w:szCs w:val="21"/>
                    </w:rPr>
                  </w:pPr>
                  <w:r w:rsidRPr="00C84853">
                    <w:rPr>
                      <w:rFonts w:ascii="Consolas" w:hAnsi="Consolas" w:hint="eastAsia"/>
                      <w:szCs w:val="21"/>
                    </w:rPr>
                    <w:t>用户</w:t>
                  </w:r>
                  <w:r w:rsidRPr="00C84853">
                    <w:rPr>
                      <w:rFonts w:ascii="Consolas" w:hAnsi="Consolas" w:hint="eastAsia"/>
                      <w:szCs w:val="21"/>
                    </w:rPr>
                    <w:t>ID</w:t>
                  </w:r>
                </w:p>
              </w:tc>
            </w:tr>
            <w:tr w:rsidR="004440FC" w:rsidRPr="00C84853" w14:paraId="5A22B2EE" w14:textId="77777777" w:rsidTr="003C4A16">
              <w:tc>
                <w:tcPr>
                  <w:tcW w:w="1537" w:type="pct"/>
                </w:tcPr>
                <w:p w14:paraId="05379FBD" w14:textId="77777777" w:rsidR="004440FC" w:rsidRPr="00C84853" w:rsidRDefault="004440FC" w:rsidP="003C4A16">
                  <w:pPr>
                    <w:rPr>
                      <w:rFonts w:ascii="Consolas" w:hAnsi="Consolas"/>
                      <w:szCs w:val="21"/>
                    </w:rPr>
                  </w:pPr>
                  <w:r w:rsidRPr="00C84853">
                    <w:rPr>
                      <w:rFonts w:ascii="Consolas" w:hAnsi="Consolas" w:hint="eastAsia"/>
                      <w:szCs w:val="21"/>
                    </w:rPr>
                    <w:t>productId</w:t>
                  </w:r>
                </w:p>
              </w:tc>
              <w:tc>
                <w:tcPr>
                  <w:tcW w:w="3463" w:type="pct"/>
                </w:tcPr>
                <w:p w14:paraId="41F7CA8F" w14:textId="77777777" w:rsidR="004440FC" w:rsidRPr="00C84853" w:rsidRDefault="004440FC" w:rsidP="003C4A16">
                  <w:pPr>
                    <w:rPr>
                      <w:rFonts w:ascii="Consolas" w:hAnsi="Consolas"/>
                      <w:szCs w:val="21"/>
                    </w:rPr>
                  </w:pPr>
                  <w:r w:rsidRPr="00C84853">
                    <w:rPr>
                      <w:rFonts w:ascii="Consolas" w:hAnsi="Consolas" w:hint="eastAsia"/>
                      <w:szCs w:val="21"/>
                    </w:rPr>
                    <w:t>产品</w:t>
                  </w:r>
                  <w:r w:rsidRPr="00C84853">
                    <w:rPr>
                      <w:rFonts w:ascii="Consolas" w:hAnsi="Consolas" w:hint="eastAsia"/>
                      <w:szCs w:val="21"/>
                    </w:rPr>
                    <w:t>ID</w:t>
                  </w:r>
                </w:p>
              </w:tc>
            </w:tr>
            <w:tr w:rsidR="004440FC" w:rsidRPr="00C84853" w14:paraId="295C9549" w14:textId="77777777" w:rsidTr="003C4A16">
              <w:tc>
                <w:tcPr>
                  <w:tcW w:w="1537" w:type="pct"/>
                </w:tcPr>
                <w:p w14:paraId="00372C48" w14:textId="77777777" w:rsidR="004440FC" w:rsidRPr="00C84853" w:rsidRDefault="004440FC" w:rsidP="003C4A16">
                  <w:pPr>
                    <w:rPr>
                      <w:rFonts w:ascii="Consolas" w:hAnsi="Consolas"/>
                      <w:szCs w:val="21"/>
                    </w:rPr>
                  </w:pPr>
                  <w:r w:rsidRPr="00C84853">
                    <w:rPr>
                      <w:rFonts w:ascii="Consolas" w:hAnsi="Consolas" w:hint="eastAsia"/>
                      <w:szCs w:val="21"/>
                    </w:rPr>
                    <w:t>c</w:t>
                  </w:r>
                  <w:r w:rsidRPr="00C84853">
                    <w:rPr>
                      <w:rFonts w:ascii="Consolas" w:hAnsi="Consolas"/>
                      <w:szCs w:val="21"/>
                    </w:rPr>
                    <w:t>ontact</w:t>
                  </w:r>
                  <w:r w:rsidRPr="00C84853">
                    <w:rPr>
                      <w:rFonts w:ascii="Consolas" w:hAnsi="Consolas" w:hint="eastAsia"/>
                      <w:szCs w:val="21"/>
                    </w:rPr>
                    <w:t>L</w:t>
                  </w:r>
                  <w:r w:rsidRPr="00C84853">
                    <w:rPr>
                      <w:rFonts w:ascii="Consolas" w:hAnsi="Consolas"/>
                      <w:szCs w:val="21"/>
                    </w:rPr>
                    <w:t>ist</w:t>
                  </w:r>
                </w:p>
              </w:tc>
              <w:tc>
                <w:tcPr>
                  <w:tcW w:w="3463" w:type="pct"/>
                </w:tcPr>
                <w:p w14:paraId="5FAA7522" w14:textId="77777777" w:rsidR="004440FC" w:rsidRPr="00C84853" w:rsidRDefault="004440FC" w:rsidP="003C4A16">
                  <w:pPr>
                    <w:rPr>
                      <w:rFonts w:ascii="Consolas" w:hAnsi="Consolas"/>
                      <w:szCs w:val="21"/>
                    </w:rPr>
                  </w:pPr>
                  <w:r w:rsidRPr="00C84853">
                    <w:rPr>
                      <w:rFonts w:ascii="Consolas" w:hAnsi="Consolas" w:hint="eastAsia"/>
                      <w:szCs w:val="21"/>
                    </w:rPr>
                    <w:t>联系人列表</w:t>
                  </w:r>
                </w:p>
              </w:tc>
            </w:tr>
          </w:tbl>
          <w:p w14:paraId="5FD7E404" w14:textId="77777777" w:rsidR="004440FC" w:rsidRPr="00C84853" w:rsidRDefault="004440FC" w:rsidP="003C4A16">
            <w:pPr>
              <w:pStyle w:val="a4"/>
              <w:spacing w:after="72"/>
              <w:ind w:firstLine="420"/>
              <w:rPr>
                <w:rFonts w:ascii="Consolas" w:hAnsi="Consolas"/>
                <w:iCs/>
                <w:kern w:val="0"/>
                <w:sz w:val="21"/>
                <w:szCs w:val="21"/>
                <w:lang w:bidi="en-US"/>
              </w:rPr>
            </w:pPr>
          </w:p>
        </w:tc>
      </w:tr>
      <w:tr w:rsidR="004440FC" w:rsidRPr="00C84853" w14:paraId="6F3DE684" w14:textId="77777777" w:rsidTr="003C4A16">
        <w:tc>
          <w:tcPr>
            <w:tcW w:w="1019" w:type="pct"/>
            <w:gridSpan w:val="2"/>
            <w:shd w:val="clear" w:color="auto" w:fill="auto"/>
          </w:tcPr>
          <w:p w14:paraId="2DCEBAD3" w14:textId="77777777" w:rsidR="004440FC" w:rsidRPr="00C84853" w:rsidRDefault="004440FC" w:rsidP="003C4A16">
            <w:pPr>
              <w:pStyle w:val="a4"/>
              <w:spacing w:after="72"/>
              <w:ind w:firstLineChars="0" w:firstLine="0"/>
              <w:rPr>
                <w:rFonts w:ascii="Consolas" w:hAnsi="Consolas"/>
                <w:b/>
                <w:iCs/>
                <w:kern w:val="0"/>
                <w:sz w:val="21"/>
                <w:szCs w:val="21"/>
                <w:lang w:bidi="en-US"/>
              </w:rPr>
            </w:pPr>
            <w:r w:rsidRPr="00C84853">
              <w:rPr>
                <w:rFonts w:ascii="Consolas" w:hAnsi="Consolas" w:hint="eastAsia"/>
                <w:b/>
                <w:iCs/>
                <w:kern w:val="0"/>
                <w:sz w:val="21"/>
                <w:szCs w:val="21"/>
                <w:lang w:bidi="en-US"/>
              </w:rPr>
              <w:t>非功能需求</w:t>
            </w:r>
          </w:p>
        </w:tc>
        <w:tc>
          <w:tcPr>
            <w:tcW w:w="3981" w:type="pct"/>
            <w:shd w:val="clear" w:color="auto" w:fill="auto"/>
          </w:tcPr>
          <w:p w14:paraId="6EE20099" w14:textId="77777777" w:rsidR="004440FC" w:rsidRPr="00C84853" w:rsidRDefault="004440FC" w:rsidP="003C4A16">
            <w:pPr>
              <w:pStyle w:val="a4"/>
              <w:keepNext/>
              <w:spacing w:after="72"/>
              <w:ind w:firstLineChars="16" w:firstLine="34"/>
              <w:rPr>
                <w:rFonts w:ascii="Consolas" w:hAnsi="Consolas"/>
                <w:iCs/>
                <w:kern w:val="0"/>
                <w:sz w:val="21"/>
                <w:szCs w:val="21"/>
                <w:lang w:bidi="en-US"/>
              </w:rPr>
            </w:pPr>
            <w:r w:rsidRPr="00C84853">
              <w:rPr>
                <w:rFonts w:ascii="Consolas" w:hAnsi="Consolas" w:hint="eastAsia"/>
                <w:iCs/>
                <w:kern w:val="0"/>
                <w:sz w:val="21"/>
                <w:szCs w:val="21"/>
                <w:lang w:bidi="en-US"/>
              </w:rPr>
              <w:t>N/A</w:t>
            </w:r>
          </w:p>
        </w:tc>
      </w:tr>
    </w:tbl>
    <w:p w14:paraId="34C13663" w14:textId="77777777" w:rsidR="004440FC" w:rsidRPr="004F624E" w:rsidRDefault="004440FC" w:rsidP="004440FC">
      <w:pPr>
        <w:rPr>
          <w:rFonts w:ascii="Consolas" w:hAnsi="Consolas"/>
        </w:rPr>
      </w:pPr>
    </w:p>
    <w:p w14:paraId="7350451C"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30" w:name="_Toc354760209"/>
      <w:bookmarkStart w:id="431" w:name="_Toc355341026"/>
      <w:r w:rsidRPr="004F624E">
        <w:rPr>
          <w:rFonts w:ascii="Consolas" w:hAnsi="Consolas" w:hint="eastAsia"/>
        </w:rPr>
        <w:t>下载空白模板</w:t>
      </w:r>
      <w:bookmarkEnd w:id="430"/>
      <w:bookmarkEnd w:id="431"/>
    </w:p>
    <w:tbl>
      <w:tblPr>
        <w:tblW w:w="567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807"/>
        <w:gridCol w:w="287"/>
        <w:gridCol w:w="8221"/>
      </w:tblGrid>
      <w:tr w:rsidR="004440FC" w:rsidRPr="00C84853" w14:paraId="1DC318D9" w14:textId="77777777" w:rsidTr="003C4A16">
        <w:tc>
          <w:tcPr>
            <w:tcW w:w="876" w:type="pct"/>
            <w:shd w:val="clear" w:color="auto" w:fill="auto"/>
          </w:tcPr>
          <w:p w14:paraId="69783882" w14:textId="77777777" w:rsidR="004440FC" w:rsidRPr="00C84853" w:rsidRDefault="004440FC" w:rsidP="003C4A16">
            <w:pPr>
              <w:pStyle w:val="a4"/>
              <w:spacing w:after="72"/>
              <w:ind w:firstLineChars="0" w:firstLine="0"/>
              <w:rPr>
                <w:rFonts w:ascii="Consolas" w:hAnsi="Consolas"/>
                <w:b/>
                <w:caps/>
                <w:kern w:val="0"/>
                <w:sz w:val="21"/>
                <w:szCs w:val="21"/>
              </w:rPr>
            </w:pPr>
            <w:r w:rsidRPr="00C84853">
              <w:rPr>
                <w:rFonts w:ascii="Consolas" w:hAnsi="Consolas" w:hint="eastAsia"/>
                <w:b/>
                <w:caps/>
                <w:kern w:val="0"/>
                <w:sz w:val="21"/>
                <w:szCs w:val="21"/>
              </w:rPr>
              <w:t>用例名称</w:t>
            </w:r>
          </w:p>
        </w:tc>
        <w:tc>
          <w:tcPr>
            <w:tcW w:w="4124" w:type="pct"/>
            <w:gridSpan w:val="2"/>
            <w:shd w:val="clear" w:color="auto" w:fill="auto"/>
          </w:tcPr>
          <w:p w14:paraId="441CBE73" w14:textId="77777777" w:rsidR="004440FC" w:rsidRPr="00C84853" w:rsidRDefault="004440FC" w:rsidP="003C4A16">
            <w:pPr>
              <w:pStyle w:val="a4"/>
              <w:spacing w:after="72"/>
              <w:ind w:firstLineChars="0" w:firstLine="0"/>
              <w:rPr>
                <w:rFonts w:ascii="Consolas" w:hAnsi="Consolas"/>
                <w:caps/>
                <w:kern w:val="0"/>
                <w:sz w:val="21"/>
                <w:szCs w:val="21"/>
              </w:rPr>
            </w:pPr>
            <w:r w:rsidRPr="00C84853">
              <w:rPr>
                <w:rFonts w:ascii="Consolas" w:hAnsi="Consolas" w:hint="eastAsia"/>
                <w:caps/>
                <w:kern w:val="0"/>
                <w:sz w:val="21"/>
                <w:szCs w:val="21"/>
              </w:rPr>
              <w:t>下载空白模板</w:t>
            </w:r>
          </w:p>
        </w:tc>
      </w:tr>
      <w:tr w:rsidR="004440FC" w:rsidRPr="00C84853" w14:paraId="09C29E30" w14:textId="77777777" w:rsidTr="003C4A16">
        <w:tc>
          <w:tcPr>
            <w:tcW w:w="876" w:type="pct"/>
            <w:shd w:val="clear" w:color="auto" w:fill="auto"/>
          </w:tcPr>
          <w:p w14:paraId="609CF2DB" w14:textId="77777777" w:rsidR="004440FC" w:rsidRPr="00C84853" w:rsidRDefault="004440FC" w:rsidP="003C4A16">
            <w:pPr>
              <w:pStyle w:val="a4"/>
              <w:spacing w:after="72"/>
              <w:ind w:firstLineChars="0" w:firstLine="0"/>
              <w:rPr>
                <w:rFonts w:ascii="Consolas" w:hAnsi="Consolas"/>
                <w:b/>
                <w:caps/>
                <w:kern w:val="0"/>
                <w:sz w:val="21"/>
                <w:szCs w:val="21"/>
              </w:rPr>
            </w:pPr>
            <w:r w:rsidRPr="00C84853">
              <w:rPr>
                <w:rFonts w:ascii="Consolas" w:hAnsi="Consolas" w:hint="eastAsia"/>
                <w:b/>
                <w:caps/>
                <w:kern w:val="0"/>
                <w:sz w:val="21"/>
                <w:szCs w:val="21"/>
              </w:rPr>
              <w:t>SRS ID</w:t>
            </w:r>
          </w:p>
        </w:tc>
        <w:tc>
          <w:tcPr>
            <w:tcW w:w="4124" w:type="pct"/>
            <w:gridSpan w:val="2"/>
            <w:shd w:val="clear" w:color="auto" w:fill="auto"/>
          </w:tcPr>
          <w:p w14:paraId="001D93FA" w14:textId="77777777" w:rsidR="004440FC" w:rsidRPr="00C84853" w:rsidRDefault="004440FC" w:rsidP="003C4A16">
            <w:pPr>
              <w:pStyle w:val="a4"/>
              <w:spacing w:after="72"/>
              <w:ind w:firstLineChars="0" w:firstLine="0"/>
              <w:rPr>
                <w:rFonts w:ascii="Consolas" w:hAnsi="Consolas"/>
                <w:caps/>
                <w:kern w:val="0"/>
                <w:sz w:val="21"/>
                <w:szCs w:val="21"/>
              </w:rPr>
            </w:pPr>
            <w:r w:rsidRPr="00C84853">
              <w:rPr>
                <w:rFonts w:ascii="Consolas" w:hAnsi="Consolas" w:hint="eastAsia"/>
                <w:caps/>
                <w:kern w:val="0"/>
                <w:sz w:val="21"/>
                <w:szCs w:val="21"/>
              </w:rPr>
              <w:t>MAX_Client_ADDRESSBOOK_SRS_0002</w:t>
            </w:r>
          </w:p>
        </w:tc>
      </w:tr>
      <w:tr w:rsidR="004440FC" w:rsidRPr="00C84853" w14:paraId="138EE026" w14:textId="77777777" w:rsidTr="003C4A16">
        <w:tc>
          <w:tcPr>
            <w:tcW w:w="876" w:type="pct"/>
            <w:shd w:val="clear" w:color="auto" w:fill="auto"/>
          </w:tcPr>
          <w:p w14:paraId="0A3B4C0B"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角色</w:t>
            </w:r>
          </w:p>
        </w:tc>
        <w:tc>
          <w:tcPr>
            <w:tcW w:w="4124" w:type="pct"/>
            <w:gridSpan w:val="2"/>
            <w:shd w:val="clear" w:color="auto" w:fill="auto"/>
          </w:tcPr>
          <w:p w14:paraId="1FE0F11E" w14:textId="77777777" w:rsidR="004440FC" w:rsidRPr="00C84853" w:rsidRDefault="004440FC" w:rsidP="003C4A16">
            <w:pPr>
              <w:pStyle w:val="a4"/>
              <w:spacing w:after="72"/>
              <w:ind w:firstLineChars="0" w:firstLine="0"/>
              <w:rPr>
                <w:rFonts w:ascii="Consolas" w:hAnsi="Consolas"/>
                <w:iCs/>
                <w:kern w:val="0"/>
                <w:sz w:val="21"/>
                <w:szCs w:val="21"/>
                <w:lang w:bidi="en-US"/>
              </w:rPr>
            </w:pPr>
            <w:r w:rsidRPr="00C84853">
              <w:rPr>
                <w:rFonts w:ascii="Consolas" w:hAnsi="Consolas" w:hint="eastAsia"/>
                <w:iCs/>
                <w:kern w:val="0"/>
                <w:sz w:val="21"/>
                <w:szCs w:val="21"/>
                <w:lang w:bidi="en-US"/>
              </w:rPr>
              <w:t>MAX</w:t>
            </w:r>
            <w:r w:rsidRPr="00C84853">
              <w:rPr>
                <w:rFonts w:ascii="Consolas" w:hAnsi="Consolas" w:hint="eastAsia"/>
                <w:iCs/>
                <w:kern w:val="0"/>
                <w:sz w:val="21"/>
                <w:szCs w:val="21"/>
                <w:lang w:bidi="en-US"/>
              </w:rPr>
              <w:t>注册用户</w:t>
            </w:r>
          </w:p>
        </w:tc>
      </w:tr>
      <w:tr w:rsidR="004440FC" w:rsidRPr="00C84853" w14:paraId="19E44C79" w14:textId="77777777" w:rsidTr="003C4A16">
        <w:tc>
          <w:tcPr>
            <w:tcW w:w="876" w:type="pct"/>
            <w:shd w:val="clear" w:color="auto" w:fill="auto"/>
          </w:tcPr>
          <w:p w14:paraId="6B39D2FD"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简述</w:t>
            </w:r>
          </w:p>
        </w:tc>
        <w:tc>
          <w:tcPr>
            <w:tcW w:w="4124" w:type="pct"/>
            <w:gridSpan w:val="2"/>
            <w:shd w:val="clear" w:color="auto" w:fill="auto"/>
          </w:tcPr>
          <w:p w14:paraId="2460352A" w14:textId="77777777" w:rsidR="004440FC" w:rsidRPr="00C84853" w:rsidRDefault="004440FC" w:rsidP="003C4A16">
            <w:pPr>
              <w:pStyle w:val="a4"/>
              <w:spacing w:after="72"/>
              <w:ind w:firstLineChars="0" w:firstLine="0"/>
              <w:rPr>
                <w:rFonts w:ascii="Consolas" w:hAnsi="Consolas"/>
                <w:iCs/>
                <w:kern w:val="0"/>
                <w:sz w:val="21"/>
                <w:szCs w:val="21"/>
                <w:lang w:bidi="en-US"/>
              </w:rPr>
            </w:pPr>
            <w:r w:rsidRPr="00C84853">
              <w:rPr>
                <w:rFonts w:ascii="Consolas" w:hAnsi="Consolas" w:hint="eastAsia"/>
                <w:iCs/>
                <w:kern w:val="0"/>
                <w:sz w:val="21"/>
                <w:szCs w:val="21"/>
                <w:lang w:bidi="en-US"/>
              </w:rPr>
              <w:t>用户登录</w:t>
            </w:r>
            <w:r w:rsidRPr="00C84853">
              <w:rPr>
                <w:rFonts w:ascii="Consolas" w:hAnsi="Consolas" w:hint="eastAsia"/>
                <w:iCs/>
                <w:kern w:val="0"/>
                <w:sz w:val="21"/>
                <w:szCs w:val="21"/>
                <w:lang w:bidi="en-US"/>
              </w:rPr>
              <w:t>MAX</w:t>
            </w:r>
            <w:r w:rsidRPr="00C84853">
              <w:rPr>
                <w:rFonts w:ascii="Consolas" w:hAnsi="Consolas" w:hint="eastAsia"/>
                <w:iCs/>
                <w:kern w:val="0"/>
                <w:sz w:val="21"/>
                <w:szCs w:val="21"/>
                <w:lang w:bidi="en-US"/>
              </w:rPr>
              <w:t>客户端并进入到“通讯录</w:t>
            </w:r>
            <w:r w:rsidRPr="00C84853">
              <w:rPr>
                <w:rFonts w:ascii="Consolas" w:hAnsi="Consolas" w:hint="eastAsia"/>
                <w:caps/>
                <w:kern w:val="0"/>
                <w:sz w:val="21"/>
                <w:szCs w:val="21"/>
              </w:rPr>
              <w:t>面板</w:t>
            </w:r>
            <w:r w:rsidRPr="00C84853">
              <w:rPr>
                <w:rFonts w:ascii="Consolas" w:hAnsi="Consolas" w:hint="eastAsia"/>
                <w:iCs/>
                <w:kern w:val="0"/>
                <w:sz w:val="21"/>
                <w:szCs w:val="21"/>
                <w:lang w:bidi="en-US"/>
              </w:rPr>
              <w:t>”后，点击【批量导入】按钮，弹出“导入联系人“对话框，点击【下载】按钮，弹出文件下载提示，用户按照提示将模板文件下载到本地。</w:t>
            </w:r>
          </w:p>
        </w:tc>
      </w:tr>
      <w:tr w:rsidR="004440FC" w:rsidRPr="00C84853" w14:paraId="320E9CBE" w14:textId="77777777" w:rsidTr="003C4A16">
        <w:tc>
          <w:tcPr>
            <w:tcW w:w="876" w:type="pct"/>
            <w:shd w:val="clear" w:color="auto" w:fill="auto"/>
          </w:tcPr>
          <w:p w14:paraId="66568AFB"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优先级别</w:t>
            </w:r>
          </w:p>
        </w:tc>
        <w:tc>
          <w:tcPr>
            <w:tcW w:w="4124" w:type="pct"/>
            <w:gridSpan w:val="2"/>
            <w:shd w:val="clear" w:color="auto" w:fill="auto"/>
          </w:tcPr>
          <w:p w14:paraId="211EB4E6" w14:textId="77777777" w:rsidR="004440FC" w:rsidRPr="00C84853" w:rsidRDefault="004440FC" w:rsidP="003C4A16">
            <w:pPr>
              <w:pStyle w:val="a4"/>
              <w:spacing w:after="72"/>
              <w:ind w:firstLineChars="0" w:firstLine="0"/>
              <w:rPr>
                <w:rFonts w:ascii="Consolas" w:hAnsi="Consolas"/>
                <w:iCs/>
                <w:kern w:val="0"/>
                <w:sz w:val="21"/>
                <w:szCs w:val="21"/>
                <w:lang w:bidi="en-US"/>
              </w:rPr>
            </w:pPr>
            <w:r w:rsidRPr="00C84853">
              <w:rPr>
                <w:rFonts w:ascii="Consolas" w:hAnsi="Consolas" w:hint="eastAsia"/>
                <w:iCs/>
                <w:kern w:val="0"/>
                <w:sz w:val="21"/>
                <w:szCs w:val="21"/>
                <w:lang w:bidi="en-US"/>
              </w:rPr>
              <w:t>高</w:t>
            </w:r>
          </w:p>
        </w:tc>
      </w:tr>
      <w:tr w:rsidR="004440FC" w:rsidRPr="00C84853" w14:paraId="4F599BDD" w14:textId="77777777" w:rsidTr="003C4A16">
        <w:tc>
          <w:tcPr>
            <w:tcW w:w="876" w:type="pct"/>
            <w:shd w:val="clear" w:color="auto" w:fill="auto"/>
          </w:tcPr>
          <w:p w14:paraId="759FFFE9"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前置条件</w:t>
            </w:r>
          </w:p>
        </w:tc>
        <w:tc>
          <w:tcPr>
            <w:tcW w:w="4124" w:type="pct"/>
            <w:gridSpan w:val="2"/>
            <w:shd w:val="clear" w:color="auto" w:fill="auto"/>
          </w:tcPr>
          <w:p w14:paraId="16297426" w14:textId="77777777" w:rsidR="004440FC" w:rsidRPr="00C84853" w:rsidRDefault="004440FC" w:rsidP="003C4A16">
            <w:pPr>
              <w:pStyle w:val="a4"/>
              <w:spacing w:after="72"/>
              <w:ind w:firstLineChars="0" w:firstLine="0"/>
              <w:rPr>
                <w:rFonts w:ascii="Consolas" w:hAnsi="Consolas"/>
                <w:iCs/>
                <w:kern w:val="0"/>
                <w:sz w:val="21"/>
                <w:szCs w:val="21"/>
                <w:lang w:bidi="en-US"/>
              </w:rPr>
            </w:pPr>
            <w:r w:rsidRPr="00C84853">
              <w:rPr>
                <w:rFonts w:ascii="Consolas" w:hAnsi="Consolas" w:hint="eastAsia"/>
                <w:iCs/>
                <w:kern w:val="0"/>
                <w:sz w:val="21"/>
                <w:szCs w:val="21"/>
                <w:lang w:bidi="en-US"/>
              </w:rPr>
              <w:t>用户登录</w:t>
            </w:r>
            <w:r w:rsidRPr="00C84853">
              <w:rPr>
                <w:rFonts w:ascii="Consolas" w:hAnsi="Consolas" w:hint="eastAsia"/>
                <w:iCs/>
                <w:kern w:val="0"/>
                <w:sz w:val="21"/>
                <w:szCs w:val="21"/>
                <w:lang w:bidi="en-US"/>
              </w:rPr>
              <w:t>MAX</w:t>
            </w:r>
            <w:r w:rsidRPr="00C84853">
              <w:rPr>
                <w:rFonts w:ascii="Consolas" w:hAnsi="Consolas" w:hint="eastAsia"/>
                <w:iCs/>
                <w:kern w:val="0"/>
                <w:sz w:val="21"/>
                <w:szCs w:val="21"/>
                <w:lang w:bidi="en-US"/>
              </w:rPr>
              <w:t>客户端并进入到“通讯录</w:t>
            </w:r>
            <w:r w:rsidRPr="00C84853">
              <w:rPr>
                <w:rFonts w:ascii="Consolas" w:hAnsi="Consolas" w:hint="eastAsia"/>
                <w:caps/>
                <w:kern w:val="0"/>
                <w:sz w:val="21"/>
                <w:szCs w:val="21"/>
              </w:rPr>
              <w:t>面板</w:t>
            </w:r>
            <w:r w:rsidRPr="00C84853">
              <w:rPr>
                <w:rFonts w:ascii="Consolas" w:hAnsi="Consolas" w:hint="eastAsia"/>
                <w:iCs/>
                <w:kern w:val="0"/>
                <w:sz w:val="21"/>
                <w:szCs w:val="21"/>
                <w:lang w:bidi="en-US"/>
              </w:rPr>
              <w:t>”</w:t>
            </w:r>
          </w:p>
        </w:tc>
      </w:tr>
      <w:tr w:rsidR="004440FC" w:rsidRPr="00C84853" w14:paraId="666A134A" w14:textId="77777777" w:rsidTr="003C4A16">
        <w:tc>
          <w:tcPr>
            <w:tcW w:w="5000" w:type="pct"/>
            <w:gridSpan w:val="3"/>
            <w:shd w:val="clear" w:color="auto" w:fill="auto"/>
          </w:tcPr>
          <w:p w14:paraId="3BBD40C2" w14:textId="77777777" w:rsidR="004440FC" w:rsidRPr="00C84853" w:rsidRDefault="004440FC" w:rsidP="003C4A16">
            <w:pPr>
              <w:pStyle w:val="a4"/>
              <w:spacing w:after="72"/>
              <w:ind w:firstLineChars="0" w:firstLine="0"/>
              <w:rPr>
                <w:rFonts w:ascii="Consolas" w:hAnsi="Consolas"/>
                <w:kern w:val="0"/>
                <w:sz w:val="21"/>
                <w:szCs w:val="21"/>
              </w:rPr>
            </w:pPr>
            <w:r w:rsidRPr="00C84853">
              <w:rPr>
                <w:rFonts w:ascii="Consolas" w:hAnsi="Consolas" w:hint="eastAsia"/>
                <w:b/>
                <w:kern w:val="0"/>
                <w:sz w:val="21"/>
                <w:szCs w:val="21"/>
              </w:rPr>
              <w:t>主事件流程</w:t>
            </w:r>
          </w:p>
        </w:tc>
      </w:tr>
      <w:tr w:rsidR="004440FC" w:rsidRPr="00C84853" w14:paraId="65708475" w14:textId="77777777" w:rsidTr="003C4A16">
        <w:tc>
          <w:tcPr>
            <w:tcW w:w="5000" w:type="pct"/>
            <w:gridSpan w:val="3"/>
            <w:shd w:val="clear" w:color="auto" w:fill="auto"/>
          </w:tcPr>
          <w:p w14:paraId="0E72DC4C" w14:textId="77777777" w:rsidR="004440FC" w:rsidRPr="00C84853" w:rsidRDefault="004440FC" w:rsidP="00AC5C40">
            <w:pPr>
              <w:pStyle w:val="srs"/>
              <w:numPr>
                <w:ilvl w:val="0"/>
                <w:numId w:val="148"/>
              </w:numPr>
              <w:rPr>
                <w:rFonts w:ascii="Consolas" w:hAnsi="Consolas"/>
                <w:szCs w:val="21"/>
              </w:rPr>
            </w:pPr>
            <w:r w:rsidRPr="00C84853">
              <w:rPr>
                <w:rFonts w:ascii="Consolas" w:hAnsi="Consolas" w:hint="eastAsia"/>
                <w:szCs w:val="21"/>
              </w:rPr>
              <w:t>用户点击</w:t>
            </w:r>
            <w:r w:rsidRPr="00C84853">
              <w:rPr>
                <w:rFonts w:ascii="Consolas" w:hAnsi="Consolas" w:hint="eastAsia"/>
                <w:szCs w:val="21"/>
              </w:rPr>
              <w:t xml:space="preserve"> </w:t>
            </w:r>
            <w:r w:rsidRPr="00C84853">
              <w:rPr>
                <w:rFonts w:ascii="Consolas" w:hAnsi="Consolas" w:hint="eastAsia"/>
                <w:szCs w:val="21"/>
              </w:rPr>
              <w:t>“通讯录面板“</w:t>
            </w:r>
            <w:r w:rsidRPr="00C84853">
              <w:rPr>
                <w:rFonts w:ascii="Consolas" w:hAnsi="Consolas"/>
                <w:szCs w:val="21"/>
              </w:rPr>
              <w:t>—</w:t>
            </w:r>
            <w:r w:rsidRPr="00C84853">
              <w:rPr>
                <w:rFonts w:ascii="Consolas" w:hAnsi="Consolas" w:hint="eastAsia"/>
                <w:szCs w:val="21"/>
              </w:rPr>
              <w:t>初始页中【批量导入】图标，见原型图</w:t>
            </w:r>
            <w:r w:rsidRPr="00C84853">
              <w:rPr>
                <w:rFonts w:ascii="Consolas" w:hAnsi="Consolas" w:hint="eastAsia"/>
                <w:szCs w:val="21"/>
              </w:rPr>
              <w:t>1- 2</w:t>
            </w:r>
            <w:r w:rsidRPr="00C84853">
              <w:rPr>
                <w:rFonts w:ascii="Consolas" w:hAnsi="Consolas" w:hint="eastAsia"/>
                <w:szCs w:val="21"/>
              </w:rPr>
              <w:t>通讯录面板</w:t>
            </w:r>
            <w:r w:rsidRPr="00C84853">
              <w:rPr>
                <w:rFonts w:ascii="Consolas" w:hAnsi="Consolas" w:hint="eastAsia"/>
                <w:szCs w:val="21"/>
              </w:rPr>
              <w:t>--</w:t>
            </w:r>
            <w:r w:rsidRPr="00C84853">
              <w:rPr>
                <w:rFonts w:ascii="Consolas" w:hAnsi="Consolas" w:hint="eastAsia"/>
                <w:szCs w:val="21"/>
              </w:rPr>
              <w:t>初始页，弹出“导入联系人”对话框，用例开始，其他可选入口为：</w:t>
            </w:r>
          </w:p>
          <w:p w14:paraId="6779FDFD" w14:textId="77777777" w:rsidR="004440FC" w:rsidRPr="00C84853" w:rsidRDefault="004440FC" w:rsidP="00AC5C40">
            <w:pPr>
              <w:pStyle w:val="srs"/>
              <w:numPr>
                <w:ilvl w:val="1"/>
                <w:numId w:val="167"/>
              </w:numPr>
              <w:rPr>
                <w:rFonts w:ascii="Consolas" w:hAnsi="Consolas"/>
                <w:szCs w:val="21"/>
              </w:rPr>
            </w:pPr>
            <w:r w:rsidRPr="00C84853">
              <w:rPr>
                <w:rFonts w:ascii="Consolas" w:hAnsi="Consolas" w:hint="eastAsia"/>
                <w:szCs w:val="21"/>
              </w:rPr>
              <w:t>用户点击</w:t>
            </w:r>
            <w:r w:rsidRPr="00C84853">
              <w:rPr>
                <w:rFonts w:ascii="Consolas" w:hAnsi="Consolas" w:hint="eastAsia"/>
                <w:szCs w:val="21"/>
              </w:rPr>
              <w:t xml:space="preserve"> </w:t>
            </w:r>
            <w:r w:rsidRPr="00C84853">
              <w:rPr>
                <w:rFonts w:ascii="Consolas" w:hAnsi="Consolas" w:hint="eastAsia"/>
                <w:szCs w:val="21"/>
              </w:rPr>
              <w:t>“通讯录面板“</w:t>
            </w:r>
            <w:r w:rsidRPr="00C84853">
              <w:rPr>
                <w:rFonts w:ascii="Consolas" w:hAnsi="Consolas"/>
                <w:szCs w:val="21"/>
              </w:rPr>
              <w:t>—</w:t>
            </w:r>
            <w:r w:rsidRPr="00C84853">
              <w:rPr>
                <w:rFonts w:ascii="Consolas" w:hAnsi="Consolas" w:hint="eastAsia"/>
                <w:szCs w:val="21"/>
              </w:rPr>
              <w:t>默认页中【</w:t>
            </w:r>
            <w:r>
              <w:rPr>
                <w:rFonts w:ascii="Consolas" w:hAnsi="Consolas" w:hint="eastAsia"/>
                <w:szCs w:val="21"/>
              </w:rPr>
              <w:t>更新通讯录</w:t>
            </w:r>
            <w:r w:rsidRPr="00C84853">
              <w:rPr>
                <w:rFonts w:ascii="Consolas" w:hAnsi="Consolas" w:hint="eastAsia"/>
                <w:szCs w:val="21"/>
              </w:rPr>
              <w:t>】图标，见原型图</w:t>
            </w:r>
            <w:r w:rsidRPr="00C84853">
              <w:rPr>
                <w:rFonts w:ascii="Consolas" w:hAnsi="Consolas" w:hint="eastAsia"/>
                <w:szCs w:val="21"/>
              </w:rPr>
              <w:t>1- 3</w:t>
            </w:r>
            <w:r w:rsidRPr="00C84853">
              <w:rPr>
                <w:rFonts w:ascii="Consolas" w:hAnsi="Consolas" w:hint="eastAsia"/>
                <w:szCs w:val="21"/>
              </w:rPr>
              <w:t>通讯录面板</w:t>
            </w:r>
            <w:r w:rsidRPr="00C84853">
              <w:rPr>
                <w:rFonts w:ascii="Consolas" w:hAnsi="Consolas" w:hint="eastAsia"/>
                <w:szCs w:val="21"/>
              </w:rPr>
              <w:t>--</w:t>
            </w:r>
            <w:r w:rsidRPr="00C84853">
              <w:rPr>
                <w:rFonts w:ascii="Consolas" w:hAnsi="Consolas" w:hint="eastAsia"/>
                <w:szCs w:val="21"/>
              </w:rPr>
              <w:t>默认页，弹出“更新通讯录”对话框，用例开始。</w:t>
            </w:r>
          </w:p>
          <w:p w14:paraId="4E11BD75" w14:textId="77777777" w:rsidR="004440FC" w:rsidRPr="00C84853" w:rsidRDefault="004440FC" w:rsidP="00AC5C40">
            <w:pPr>
              <w:pStyle w:val="srs"/>
              <w:numPr>
                <w:ilvl w:val="0"/>
                <w:numId w:val="148"/>
              </w:numPr>
              <w:rPr>
                <w:rFonts w:ascii="Consolas" w:hAnsi="Consolas"/>
                <w:szCs w:val="21"/>
              </w:rPr>
            </w:pPr>
            <w:r w:rsidRPr="00C84853">
              <w:rPr>
                <w:rFonts w:ascii="Consolas" w:hAnsi="Consolas" w:hint="eastAsia"/>
                <w:szCs w:val="21"/>
              </w:rPr>
              <w:t>用户点击“导入联系人”对话框中下载新模板后面的【下载】链接，见原型图</w:t>
            </w:r>
            <w:r w:rsidRPr="00C84853">
              <w:rPr>
                <w:rFonts w:ascii="Consolas" w:hAnsi="Consolas" w:hint="eastAsia"/>
                <w:szCs w:val="21"/>
              </w:rPr>
              <w:t>1-5</w:t>
            </w:r>
            <w:r w:rsidRPr="00C84853">
              <w:rPr>
                <w:rFonts w:ascii="Consolas" w:hAnsi="Consolas" w:hint="eastAsia"/>
                <w:szCs w:val="21"/>
              </w:rPr>
              <w:t>导入联系人</w:t>
            </w:r>
            <w:r w:rsidRPr="00C84853">
              <w:rPr>
                <w:rFonts w:ascii="Consolas" w:hAnsi="Consolas" w:hint="eastAsia"/>
                <w:szCs w:val="21"/>
              </w:rPr>
              <w:t>--</w:t>
            </w:r>
            <w:r w:rsidRPr="00C84853">
              <w:rPr>
                <w:rFonts w:ascii="Consolas" w:hAnsi="Consolas" w:hint="eastAsia"/>
                <w:szCs w:val="21"/>
              </w:rPr>
              <w:t>下载空白模板。</w:t>
            </w:r>
          </w:p>
          <w:p w14:paraId="199E1696" w14:textId="77777777" w:rsidR="004440FC" w:rsidRPr="007F3A7C" w:rsidRDefault="004440FC" w:rsidP="00CD4D74">
            <w:pPr>
              <w:pStyle w:val="aff5"/>
              <w:numPr>
                <w:ilvl w:val="0"/>
                <w:numId w:val="168"/>
              </w:numPr>
              <w:spacing w:afterLines="30" w:after="72" w:line="288" w:lineRule="auto"/>
              <w:ind w:firstLineChars="0"/>
              <w:rPr>
                <w:rFonts w:ascii="Consolas" w:hAnsi="Consolas"/>
                <w:vanish/>
                <w:szCs w:val="21"/>
              </w:rPr>
            </w:pPr>
          </w:p>
          <w:p w14:paraId="60D52D3D" w14:textId="77777777" w:rsidR="004440FC" w:rsidRPr="007F3A7C" w:rsidRDefault="004440FC" w:rsidP="00CD4D74">
            <w:pPr>
              <w:pStyle w:val="aff5"/>
              <w:numPr>
                <w:ilvl w:val="0"/>
                <w:numId w:val="168"/>
              </w:numPr>
              <w:spacing w:afterLines="30" w:after="72" w:line="288" w:lineRule="auto"/>
              <w:ind w:firstLineChars="0"/>
              <w:rPr>
                <w:rFonts w:ascii="Consolas" w:hAnsi="Consolas"/>
                <w:vanish/>
                <w:szCs w:val="21"/>
              </w:rPr>
            </w:pPr>
          </w:p>
          <w:p w14:paraId="6D357891" w14:textId="77777777" w:rsidR="004440FC" w:rsidRPr="00C84853" w:rsidRDefault="004440FC" w:rsidP="00AC5C40">
            <w:pPr>
              <w:pStyle w:val="srs"/>
              <w:numPr>
                <w:ilvl w:val="1"/>
                <w:numId w:val="168"/>
              </w:numPr>
              <w:rPr>
                <w:rFonts w:ascii="Consolas" w:hAnsi="Consolas"/>
                <w:szCs w:val="21"/>
              </w:rPr>
            </w:pPr>
            <w:r w:rsidRPr="00C84853">
              <w:rPr>
                <w:rFonts w:ascii="Consolas" w:hAnsi="Consolas" w:hint="eastAsia"/>
                <w:szCs w:val="21"/>
              </w:rPr>
              <w:t>用户点击“更新通讯录”对话框中下载新模板后面的【下载】链接，见原型图</w:t>
            </w:r>
            <w:r w:rsidRPr="00C84853">
              <w:rPr>
                <w:rFonts w:ascii="Consolas" w:hAnsi="Consolas" w:hint="eastAsia"/>
                <w:szCs w:val="21"/>
              </w:rPr>
              <w:t>1-4</w:t>
            </w:r>
            <w:r w:rsidRPr="00C84853">
              <w:rPr>
                <w:rFonts w:ascii="Consolas" w:hAnsi="Consolas" w:hint="eastAsia"/>
                <w:szCs w:val="21"/>
              </w:rPr>
              <w:t>更新通讯录</w:t>
            </w:r>
            <w:r w:rsidRPr="00C84853">
              <w:rPr>
                <w:rFonts w:ascii="Consolas" w:hAnsi="Consolas" w:hint="eastAsia"/>
                <w:szCs w:val="21"/>
              </w:rPr>
              <w:t>--</w:t>
            </w:r>
            <w:r w:rsidRPr="00C84853">
              <w:rPr>
                <w:rFonts w:ascii="Consolas" w:hAnsi="Consolas" w:hint="eastAsia"/>
                <w:szCs w:val="21"/>
              </w:rPr>
              <w:t>下载空白模板。</w:t>
            </w:r>
          </w:p>
          <w:p w14:paraId="375F32BC" w14:textId="77777777" w:rsidR="00105DD6" w:rsidRDefault="00105DD6" w:rsidP="00AC5C40">
            <w:pPr>
              <w:pStyle w:val="srs"/>
              <w:numPr>
                <w:ilvl w:val="0"/>
                <w:numId w:val="148"/>
              </w:numPr>
              <w:rPr>
                <w:rFonts w:ascii="Consolas" w:hAnsi="Consolas"/>
                <w:szCs w:val="21"/>
              </w:rPr>
            </w:pPr>
            <w:r>
              <w:rPr>
                <w:rFonts w:ascii="Consolas" w:hAnsi="Consolas" w:hint="eastAsia"/>
                <w:szCs w:val="21"/>
              </w:rPr>
              <w:t>MAXClient</w:t>
            </w:r>
            <w:r>
              <w:rPr>
                <w:rFonts w:ascii="Consolas" w:hAnsi="Consolas" w:hint="eastAsia"/>
                <w:szCs w:val="21"/>
              </w:rPr>
              <w:t>从本地拷贝空白模板文件。</w:t>
            </w:r>
          </w:p>
          <w:p w14:paraId="5A2A2B0A" w14:textId="77777777" w:rsidR="004440FC" w:rsidRPr="00C84853" w:rsidRDefault="004440FC" w:rsidP="00AC5C40">
            <w:pPr>
              <w:pStyle w:val="srs"/>
              <w:numPr>
                <w:ilvl w:val="0"/>
                <w:numId w:val="148"/>
              </w:numPr>
              <w:rPr>
                <w:rFonts w:ascii="Consolas" w:hAnsi="Consolas"/>
                <w:szCs w:val="21"/>
              </w:rPr>
            </w:pPr>
            <w:r w:rsidRPr="00C84853">
              <w:rPr>
                <w:rFonts w:ascii="Consolas" w:hAnsi="Consolas" w:hint="eastAsia"/>
                <w:szCs w:val="21"/>
              </w:rPr>
              <w:t>在“导入联系人”对话框上方弹出“文件下载”对话框。</w:t>
            </w:r>
          </w:p>
          <w:p w14:paraId="1EC2092F" w14:textId="77777777" w:rsidR="004440FC" w:rsidRDefault="004440FC" w:rsidP="00AC5C40">
            <w:pPr>
              <w:pStyle w:val="srs"/>
              <w:numPr>
                <w:ilvl w:val="0"/>
                <w:numId w:val="148"/>
              </w:numPr>
              <w:rPr>
                <w:rFonts w:ascii="Consolas" w:hAnsi="Consolas"/>
                <w:szCs w:val="21"/>
              </w:rPr>
            </w:pPr>
            <w:r w:rsidRPr="00C84853">
              <w:rPr>
                <w:rFonts w:ascii="Consolas" w:hAnsi="Consolas" w:hint="eastAsia"/>
                <w:szCs w:val="21"/>
              </w:rPr>
              <w:t>用户点击【保存】按钮，“文件下载”对话框关闭，弹出“另存为”对话框。</w:t>
            </w:r>
          </w:p>
          <w:p w14:paraId="14E70ECB" w14:textId="77777777" w:rsidR="004440FC" w:rsidRPr="00A71D12" w:rsidRDefault="004440FC" w:rsidP="00CD4D74">
            <w:pPr>
              <w:pStyle w:val="aff5"/>
              <w:numPr>
                <w:ilvl w:val="0"/>
                <w:numId w:val="169"/>
              </w:numPr>
              <w:spacing w:afterLines="30" w:after="72" w:line="288" w:lineRule="auto"/>
              <w:ind w:firstLineChars="0"/>
              <w:rPr>
                <w:rFonts w:ascii="Consolas" w:hAnsi="Consolas"/>
                <w:vanish/>
                <w:szCs w:val="21"/>
              </w:rPr>
            </w:pPr>
          </w:p>
          <w:p w14:paraId="7F2F367E" w14:textId="77777777" w:rsidR="004440FC" w:rsidRPr="00A71D12" w:rsidRDefault="004440FC" w:rsidP="00CD4D74">
            <w:pPr>
              <w:pStyle w:val="aff5"/>
              <w:numPr>
                <w:ilvl w:val="0"/>
                <w:numId w:val="169"/>
              </w:numPr>
              <w:spacing w:afterLines="30" w:after="72" w:line="288" w:lineRule="auto"/>
              <w:ind w:firstLineChars="0"/>
              <w:rPr>
                <w:rFonts w:ascii="Consolas" w:hAnsi="Consolas"/>
                <w:vanish/>
                <w:szCs w:val="21"/>
              </w:rPr>
            </w:pPr>
          </w:p>
          <w:p w14:paraId="514A7B2E" w14:textId="77777777" w:rsidR="004440FC" w:rsidRPr="00A71D12" w:rsidRDefault="004440FC">
            <w:pPr>
              <w:pStyle w:val="aff5"/>
              <w:numPr>
                <w:ilvl w:val="0"/>
                <w:numId w:val="169"/>
              </w:numPr>
              <w:spacing w:afterLines="30" w:after="72" w:line="288" w:lineRule="auto"/>
              <w:ind w:firstLineChars="0"/>
              <w:rPr>
                <w:rFonts w:ascii="Consolas" w:hAnsi="Consolas"/>
                <w:vanish/>
                <w:szCs w:val="21"/>
              </w:rPr>
            </w:pPr>
          </w:p>
          <w:p w14:paraId="316473D8" w14:textId="77777777" w:rsidR="004440FC" w:rsidRPr="00A71D12" w:rsidRDefault="004440FC">
            <w:pPr>
              <w:pStyle w:val="aff5"/>
              <w:numPr>
                <w:ilvl w:val="0"/>
                <w:numId w:val="169"/>
              </w:numPr>
              <w:spacing w:afterLines="30" w:after="72" w:line="288" w:lineRule="auto"/>
              <w:ind w:firstLineChars="0"/>
              <w:rPr>
                <w:rFonts w:ascii="Consolas" w:hAnsi="Consolas"/>
                <w:vanish/>
                <w:szCs w:val="21"/>
              </w:rPr>
            </w:pPr>
          </w:p>
          <w:p w14:paraId="75BD0107" w14:textId="77777777" w:rsidR="004440FC" w:rsidRPr="00A71D12" w:rsidRDefault="004440FC">
            <w:pPr>
              <w:pStyle w:val="aff5"/>
              <w:numPr>
                <w:ilvl w:val="0"/>
                <w:numId w:val="169"/>
              </w:numPr>
              <w:spacing w:afterLines="30" w:after="72" w:line="288" w:lineRule="auto"/>
              <w:ind w:firstLineChars="0"/>
              <w:rPr>
                <w:rFonts w:ascii="Consolas" w:hAnsi="Consolas"/>
                <w:vanish/>
                <w:szCs w:val="21"/>
              </w:rPr>
            </w:pPr>
          </w:p>
          <w:p w14:paraId="6EDD6865" w14:textId="77777777" w:rsidR="004440FC" w:rsidRPr="00A71D12" w:rsidRDefault="004440FC">
            <w:pPr>
              <w:pStyle w:val="aff5"/>
              <w:numPr>
                <w:ilvl w:val="0"/>
                <w:numId w:val="169"/>
              </w:numPr>
              <w:spacing w:afterLines="30" w:after="72" w:line="288" w:lineRule="auto"/>
              <w:ind w:firstLineChars="0"/>
              <w:rPr>
                <w:rFonts w:ascii="Consolas" w:hAnsi="Consolas"/>
                <w:vanish/>
                <w:szCs w:val="21"/>
              </w:rPr>
            </w:pPr>
          </w:p>
          <w:p w14:paraId="3EFAD876" w14:textId="77777777" w:rsidR="004440FC" w:rsidRPr="00A71D12" w:rsidRDefault="004440FC" w:rsidP="00AC5C40">
            <w:pPr>
              <w:pStyle w:val="srs"/>
              <w:numPr>
                <w:ilvl w:val="1"/>
                <w:numId w:val="169"/>
              </w:numPr>
              <w:rPr>
                <w:rFonts w:ascii="Consolas" w:hAnsi="Consolas"/>
                <w:szCs w:val="21"/>
              </w:rPr>
            </w:pPr>
            <w:r w:rsidRPr="00A71D12">
              <w:rPr>
                <w:rFonts w:ascii="Consolas" w:hAnsi="Consolas" w:hint="eastAsia"/>
                <w:szCs w:val="21"/>
              </w:rPr>
              <w:t>点击【取消】按钮。</w:t>
            </w:r>
          </w:p>
          <w:p w14:paraId="384F04C1" w14:textId="77777777" w:rsidR="004440FC" w:rsidRPr="00C84853" w:rsidRDefault="004440FC" w:rsidP="00AC5C40">
            <w:pPr>
              <w:pStyle w:val="srs"/>
              <w:numPr>
                <w:ilvl w:val="1"/>
                <w:numId w:val="169"/>
              </w:numPr>
              <w:rPr>
                <w:rFonts w:ascii="Consolas" w:hAnsi="Consolas"/>
                <w:szCs w:val="21"/>
              </w:rPr>
            </w:pPr>
            <w:r w:rsidRPr="00C84853">
              <w:rPr>
                <w:rFonts w:ascii="Consolas" w:hAnsi="Consolas" w:hint="eastAsia"/>
                <w:szCs w:val="21"/>
              </w:rPr>
              <w:t>点击【打开】按钮。</w:t>
            </w:r>
          </w:p>
          <w:p w14:paraId="4A762A71" w14:textId="77777777" w:rsidR="004440FC" w:rsidRPr="00C84853" w:rsidRDefault="004440FC" w:rsidP="00AC5C40">
            <w:pPr>
              <w:pStyle w:val="srs"/>
              <w:numPr>
                <w:ilvl w:val="0"/>
                <w:numId w:val="148"/>
              </w:numPr>
              <w:rPr>
                <w:rFonts w:ascii="Consolas" w:hAnsi="Consolas"/>
                <w:szCs w:val="21"/>
              </w:rPr>
            </w:pPr>
            <w:r w:rsidRPr="00C84853">
              <w:rPr>
                <w:rFonts w:ascii="Consolas" w:hAnsi="Consolas" w:hint="eastAsia"/>
                <w:szCs w:val="21"/>
              </w:rPr>
              <w:t>用户在“文件下载”对话框中选定目录，点击【保存】按钮。</w:t>
            </w:r>
          </w:p>
          <w:p w14:paraId="32471216" w14:textId="77777777" w:rsidR="004440FC" w:rsidRPr="00237A41" w:rsidRDefault="004440FC" w:rsidP="00CD4D74">
            <w:pPr>
              <w:pStyle w:val="aff5"/>
              <w:numPr>
                <w:ilvl w:val="0"/>
                <w:numId w:val="170"/>
              </w:numPr>
              <w:spacing w:afterLines="30" w:after="72" w:line="288" w:lineRule="auto"/>
              <w:ind w:firstLineChars="0"/>
              <w:rPr>
                <w:rFonts w:ascii="Consolas" w:hAnsi="Consolas"/>
                <w:vanish/>
                <w:szCs w:val="21"/>
              </w:rPr>
            </w:pPr>
          </w:p>
          <w:p w14:paraId="6B8D9215" w14:textId="77777777" w:rsidR="004440FC" w:rsidRPr="00237A41" w:rsidRDefault="004440FC" w:rsidP="00CD4D74">
            <w:pPr>
              <w:pStyle w:val="aff5"/>
              <w:numPr>
                <w:ilvl w:val="0"/>
                <w:numId w:val="170"/>
              </w:numPr>
              <w:spacing w:afterLines="30" w:after="72" w:line="288" w:lineRule="auto"/>
              <w:ind w:firstLineChars="0"/>
              <w:rPr>
                <w:rFonts w:ascii="Consolas" w:hAnsi="Consolas"/>
                <w:vanish/>
                <w:szCs w:val="21"/>
              </w:rPr>
            </w:pPr>
          </w:p>
          <w:p w14:paraId="312A2365" w14:textId="77777777" w:rsidR="004440FC" w:rsidRPr="00237A41" w:rsidRDefault="004440FC">
            <w:pPr>
              <w:pStyle w:val="aff5"/>
              <w:numPr>
                <w:ilvl w:val="0"/>
                <w:numId w:val="170"/>
              </w:numPr>
              <w:spacing w:afterLines="30" w:after="72" w:line="288" w:lineRule="auto"/>
              <w:ind w:firstLineChars="0"/>
              <w:rPr>
                <w:rFonts w:ascii="Consolas" w:hAnsi="Consolas"/>
                <w:vanish/>
                <w:szCs w:val="21"/>
              </w:rPr>
            </w:pPr>
          </w:p>
          <w:p w14:paraId="389CA598" w14:textId="77777777" w:rsidR="004440FC" w:rsidRPr="00237A41" w:rsidRDefault="004440FC">
            <w:pPr>
              <w:pStyle w:val="aff5"/>
              <w:numPr>
                <w:ilvl w:val="0"/>
                <w:numId w:val="170"/>
              </w:numPr>
              <w:spacing w:afterLines="30" w:after="72" w:line="288" w:lineRule="auto"/>
              <w:ind w:firstLineChars="0"/>
              <w:rPr>
                <w:rFonts w:ascii="Consolas" w:hAnsi="Consolas"/>
                <w:vanish/>
                <w:szCs w:val="21"/>
              </w:rPr>
            </w:pPr>
          </w:p>
          <w:p w14:paraId="6C899221" w14:textId="77777777" w:rsidR="004440FC" w:rsidRPr="00237A41" w:rsidRDefault="004440FC">
            <w:pPr>
              <w:pStyle w:val="aff5"/>
              <w:numPr>
                <w:ilvl w:val="0"/>
                <w:numId w:val="170"/>
              </w:numPr>
              <w:spacing w:afterLines="30" w:after="72" w:line="288" w:lineRule="auto"/>
              <w:ind w:firstLineChars="0"/>
              <w:rPr>
                <w:rFonts w:ascii="Consolas" w:hAnsi="Consolas"/>
                <w:vanish/>
                <w:szCs w:val="21"/>
              </w:rPr>
            </w:pPr>
          </w:p>
          <w:p w14:paraId="74B7FAFD" w14:textId="77777777" w:rsidR="004440FC" w:rsidRPr="00237A41" w:rsidRDefault="004440FC">
            <w:pPr>
              <w:pStyle w:val="aff5"/>
              <w:numPr>
                <w:ilvl w:val="0"/>
                <w:numId w:val="170"/>
              </w:numPr>
              <w:spacing w:afterLines="30" w:after="72" w:line="288" w:lineRule="auto"/>
              <w:ind w:firstLineChars="0"/>
              <w:rPr>
                <w:rFonts w:ascii="Consolas" w:hAnsi="Consolas"/>
                <w:vanish/>
                <w:szCs w:val="21"/>
              </w:rPr>
            </w:pPr>
          </w:p>
          <w:p w14:paraId="5124B79E" w14:textId="77777777" w:rsidR="004440FC" w:rsidRPr="00237A41" w:rsidRDefault="004440FC">
            <w:pPr>
              <w:pStyle w:val="aff5"/>
              <w:numPr>
                <w:ilvl w:val="0"/>
                <w:numId w:val="170"/>
              </w:numPr>
              <w:spacing w:afterLines="30" w:after="72" w:line="288" w:lineRule="auto"/>
              <w:ind w:firstLineChars="0"/>
              <w:rPr>
                <w:rFonts w:ascii="Consolas" w:hAnsi="Consolas"/>
                <w:vanish/>
                <w:szCs w:val="21"/>
              </w:rPr>
            </w:pPr>
          </w:p>
          <w:p w14:paraId="08A4FE0C" w14:textId="77777777" w:rsidR="004440FC" w:rsidRPr="00C84853" w:rsidRDefault="004440FC" w:rsidP="00AC5C40">
            <w:pPr>
              <w:pStyle w:val="srs"/>
              <w:numPr>
                <w:ilvl w:val="1"/>
                <w:numId w:val="170"/>
              </w:numPr>
              <w:rPr>
                <w:rFonts w:ascii="Consolas" w:hAnsi="Consolas"/>
                <w:szCs w:val="21"/>
              </w:rPr>
            </w:pPr>
            <w:r w:rsidRPr="00C84853">
              <w:rPr>
                <w:rFonts w:ascii="Consolas" w:hAnsi="Consolas" w:hint="eastAsia"/>
                <w:szCs w:val="21"/>
              </w:rPr>
              <w:t>点击【取消】按钮，“文件下载”对话框关闭，用例终止。</w:t>
            </w:r>
          </w:p>
          <w:p w14:paraId="3CB2B713" w14:textId="77777777" w:rsidR="004440FC" w:rsidRPr="00C84853" w:rsidRDefault="004440FC" w:rsidP="00AC5C40">
            <w:pPr>
              <w:pStyle w:val="srs"/>
              <w:numPr>
                <w:ilvl w:val="0"/>
                <w:numId w:val="148"/>
              </w:numPr>
              <w:rPr>
                <w:rFonts w:ascii="Consolas" w:hAnsi="Consolas"/>
                <w:szCs w:val="21"/>
              </w:rPr>
            </w:pPr>
            <w:r w:rsidRPr="00C84853">
              <w:rPr>
                <w:rFonts w:ascii="Consolas" w:hAnsi="Consolas" w:hint="eastAsia"/>
                <w:szCs w:val="21"/>
              </w:rPr>
              <w:t>“另存为”对话框关闭，弹出“下载进度“页面。</w:t>
            </w:r>
          </w:p>
          <w:p w14:paraId="2F262DE4" w14:textId="77777777" w:rsidR="004440FC" w:rsidRPr="00C84853" w:rsidRDefault="004440FC" w:rsidP="00AC5C40">
            <w:pPr>
              <w:pStyle w:val="srs"/>
              <w:numPr>
                <w:ilvl w:val="0"/>
                <w:numId w:val="148"/>
              </w:numPr>
              <w:rPr>
                <w:rFonts w:ascii="Consolas" w:hAnsi="Consolas"/>
                <w:szCs w:val="21"/>
              </w:rPr>
            </w:pPr>
            <w:r w:rsidRPr="00C84853">
              <w:rPr>
                <w:rFonts w:ascii="Consolas" w:hAnsi="Consolas" w:hint="eastAsia"/>
                <w:szCs w:val="21"/>
              </w:rPr>
              <w:t>下载完毕，“下载进度”页面关闭。</w:t>
            </w:r>
          </w:p>
          <w:p w14:paraId="66BB636F" w14:textId="77777777" w:rsidR="004440FC" w:rsidRPr="00C84853" w:rsidRDefault="004440FC" w:rsidP="00AC5C40">
            <w:pPr>
              <w:pStyle w:val="srs"/>
              <w:numPr>
                <w:ilvl w:val="0"/>
                <w:numId w:val="148"/>
              </w:numPr>
              <w:rPr>
                <w:rFonts w:ascii="Consolas" w:hAnsi="Consolas"/>
                <w:szCs w:val="21"/>
              </w:rPr>
            </w:pPr>
            <w:r w:rsidRPr="00C84853">
              <w:rPr>
                <w:rFonts w:ascii="Consolas" w:hAnsi="Consolas" w:hint="eastAsia"/>
                <w:szCs w:val="21"/>
              </w:rPr>
              <w:t>用例结束。</w:t>
            </w:r>
          </w:p>
          <w:p w14:paraId="3DE290D6" w14:textId="77777777" w:rsidR="004440FC" w:rsidRPr="00C84853" w:rsidRDefault="004440FC" w:rsidP="003C4A16">
            <w:pPr>
              <w:pStyle w:val="a4"/>
              <w:spacing w:after="72"/>
              <w:ind w:firstLine="420"/>
              <w:rPr>
                <w:rFonts w:ascii="Consolas" w:hAnsi="Consolas"/>
                <w:kern w:val="0"/>
                <w:sz w:val="21"/>
                <w:szCs w:val="21"/>
              </w:rPr>
            </w:pPr>
          </w:p>
          <w:p w14:paraId="37DB30B8" w14:textId="77777777" w:rsidR="004440FC" w:rsidRPr="00C84853" w:rsidRDefault="004440FC" w:rsidP="003C4A16">
            <w:pPr>
              <w:pStyle w:val="a4"/>
              <w:keepNext/>
              <w:spacing w:after="72"/>
              <w:ind w:firstLineChars="0" w:firstLine="0"/>
              <w:rPr>
                <w:rFonts w:ascii="Consolas" w:hAnsi="Consolas"/>
                <w:sz w:val="21"/>
                <w:szCs w:val="21"/>
              </w:rPr>
            </w:pPr>
            <w:r w:rsidRPr="00C84853">
              <w:rPr>
                <w:rFonts w:ascii="Consolas" w:hAnsi="Consolas"/>
                <w:noProof/>
                <w:sz w:val="21"/>
                <w:szCs w:val="21"/>
              </w:rPr>
              <w:drawing>
                <wp:inline distT="0" distB="0" distL="0" distR="0" wp14:anchorId="670F4B2A" wp14:editId="50C37D92">
                  <wp:extent cx="5172075" cy="35718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2075" cy="3571875"/>
                          </a:xfrm>
                          <a:prstGeom prst="rect">
                            <a:avLst/>
                          </a:prstGeom>
                        </pic:spPr>
                      </pic:pic>
                    </a:graphicData>
                  </a:graphic>
                </wp:inline>
              </w:drawing>
            </w:r>
          </w:p>
          <w:p w14:paraId="6EE8C78D" w14:textId="77777777" w:rsidR="004440FC" w:rsidRPr="00C84853" w:rsidRDefault="004440FC" w:rsidP="003C4A16">
            <w:pPr>
              <w:pStyle w:val="af3"/>
              <w:jc w:val="left"/>
              <w:rPr>
                <w:rFonts w:ascii="Consolas" w:hAnsi="Consolas"/>
                <w:sz w:val="21"/>
                <w:szCs w:val="21"/>
              </w:rPr>
            </w:pPr>
            <w:bookmarkStart w:id="432" w:name="_Toc354760368"/>
            <w:r w:rsidRPr="00C84853">
              <w:rPr>
                <w:rFonts w:ascii="Consolas" w:hAnsi="Consolas" w:hint="eastAsia"/>
                <w:sz w:val="21"/>
                <w:szCs w:val="21"/>
              </w:rPr>
              <w:t>原型图</w:t>
            </w:r>
            <w:r w:rsidRPr="00C84853">
              <w:rPr>
                <w:rFonts w:ascii="Consolas" w:hAnsi="Consolas" w:hint="eastAsia"/>
                <w:sz w:val="21"/>
                <w:szCs w:val="21"/>
              </w:rPr>
              <w:t xml:space="preserve">1- </w:t>
            </w:r>
            <w:r w:rsidR="004E1C5A" w:rsidRPr="00C84853">
              <w:rPr>
                <w:rFonts w:ascii="Consolas" w:hAnsi="Consolas"/>
                <w:sz w:val="21"/>
                <w:szCs w:val="21"/>
              </w:rPr>
              <w:fldChar w:fldCharType="begin"/>
            </w:r>
            <w:r w:rsidRPr="00C84853">
              <w:rPr>
                <w:rFonts w:ascii="Consolas" w:hAnsi="Consolas"/>
                <w:sz w:val="21"/>
                <w:szCs w:val="21"/>
              </w:rPr>
              <w:instrText xml:space="preserve"> </w:instrText>
            </w:r>
            <w:r w:rsidRPr="00C84853">
              <w:rPr>
                <w:rFonts w:ascii="Consolas" w:hAnsi="Consolas" w:hint="eastAsia"/>
                <w:sz w:val="21"/>
                <w:szCs w:val="21"/>
              </w:rPr>
              <w:instrText xml:space="preserve">SEQ </w:instrText>
            </w:r>
            <w:r w:rsidRPr="00C84853">
              <w:rPr>
                <w:rFonts w:ascii="Consolas" w:hAnsi="Consolas" w:hint="eastAsia"/>
                <w:sz w:val="21"/>
                <w:szCs w:val="21"/>
              </w:rPr>
              <w:instrText>原型图</w:instrText>
            </w:r>
            <w:r w:rsidRPr="00C84853">
              <w:rPr>
                <w:rFonts w:ascii="Consolas" w:hAnsi="Consolas" w:hint="eastAsia"/>
                <w:sz w:val="21"/>
                <w:szCs w:val="21"/>
              </w:rPr>
              <w:instrText>1- \* ARABIC</w:instrText>
            </w:r>
            <w:r w:rsidRPr="00C84853">
              <w:rPr>
                <w:rFonts w:ascii="Consolas" w:hAnsi="Consolas"/>
                <w:sz w:val="21"/>
                <w:szCs w:val="21"/>
              </w:rPr>
              <w:instrText xml:space="preserve"> </w:instrText>
            </w:r>
            <w:r w:rsidR="004E1C5A" w:rsidRPr="00C84853">
              <w:rPr>
                <w:rFonts w:ascii="Consolas" w:hAnsi="Consolas"/>
                <w:sz w:val="21"/>
                <w:szCs w:val="21"/>
              </w:rPr>
              <w:fldChar w:fldCharType="separate"/>
            </w:r>
            <w:r w:rsidRPr="00C84853">
              <w:rPr>
                <w:rFonts w:ascii="Consolas" w:hAnsi="Consolas"/>
                <w:noProof/>
                <w:sz w:val="21"/>
                <w:szCs w:val="21"/>
              </w:rPr>
              <w:t>4</w:t>
            </w:r>
            <w:r w:rsidR="004E1C5A" w:rsidRPr="00C84853">
              <w:rPr>
                <w:rFonts w:ascii="Consolas" w:hAnsi="Consolas"/>
                <w:sz w:val="21"/>
                <w:szCs w:val="21"/>
              </w:rPr>
              <w:fldChar w:fldCharType="end"/>
            </w:r>
            <w:r w:rsidRPr="00C84853">
              <w:rPr>
                <w:rFonts w:ascii="Consolas" w:hAnsi="Consolas" w:hint="eastAsia"/>
                <w:sz w:val="21"/>
                <w:szCs w:val="21"/>
              </w:rPr>
              <w:t>更新通讯录</w:t>
            </w:r>
            <w:r w:rsidRPr="00C84853">
              <w:rPr>
                <w:rFonts w:ascii="Consolas" w:hAnsi="Consolas" w:hint="eastAsia"/>
                <w:sz w:val="21"/>
                <w:szCs w:val="21"/>
              </w:rPr>
              <w:t>--</w:t>
            </w:r>
            <w:r w:rsidRPr="00C84853">
              <w:rPr>
                <w:rFonts w:ascii="Consolas" w:hAnsi="Consolas" w:hint="eastAsia"/>
                <w:sz w:val="21"/>
                <w:szCs w:val="21"/>
              </w:rPr>
              <w:t>下载空白模板</w:t>
            </w:r>
            <w:bookmarkEnd w:id="432"/>
          </w:p>
          <w:p w14:paraId="733C5BB7" w14:textId="77777777" w:rsidR="004440FC" w:rsidRPr="00C84853" w:rsidRDefault="004440FC" w:rsidP="003C4A16">
            <w:pPr>
              <w:pStyle w:val="a4"/>
              <w:keepNext/>
              <w:spacing w:after="72"/>
              <w:ind w:firstLine="420"/>
              <w:rPr>
                <w:rFonts w:ascii="Consolas" w:hAnsi="Consolas"/>
                <w:sz w:val="21"/>
                <w:szCs w:val="21"/>
              </w:rPr>
            </w:pPr>
            <w:r w:rsidRPr="00C84853">
              <w:rPr>
                <w:rFonts w:ascii="Consolas" w:hAnsi="Consolas" w:hint="eastAsia"/>
                <w:sz w:val="21"/>
                <w:szCs w:val="21"/>
              </w:rPr>
              <w:t xml:space="preserve"> </w:t>
            </w:r>
          </w:p>
          <w:p w14:paraId="6D97601B" w14:textId="77777777" w:rsidR="004440FC" w:rsidRPr="00C84853" w:rsidRDefault="004440FC" w:rsidP="003C4A16">
            <w:pPr>
              <w:keepNext/>
              <w:rPr>
                <w:rFonts w:ascii="Consolas" w:hAnsi="Consolas"/>
                <w:szCs w:val="21"/>
              </w:rPr>
            </w:pPr>
            <w:r w:rsidRPr="00C84853">
              <w:rPr>
                <w:rFonts w:ascii="Consolas" w:hAnsi="Consolas"/>
                <w:noProof/>
                <w:szCs w:val="21"/>
              </w:rPr>
              <w:lastRenderedPageBreak/>
              <w:drawing>
                <wp:inline distT="0" distB="0" distL="0" distR="0" wp14:anchorId="76B538C8" wp14:editId="21503C55">
                  <wp:extent cx="5191125" cy="36004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91125" cy="3600450"/>
                          </a:xfrm>
                          <a:prstGeom prst="rect">
                            <a:avLst/>
                          </a:prstGeom>
                        </pic:spPr>
                      </pic:pic>
                    </a:graphicData>
                  </a:graphic>
                </wp:inline>
              </w:drawing>
            </w:r>
          </w:p>
          <w:p w14:paraId="634EE9E9" w14:textId="77777777" w:rsidR="004440FC" w:rsidRPr="00C84853" w:rsidRDefault="004440FC" w:rsidP="003C4A16">
            <w:pPr>
              <w:pStyle w:val="af3"/>
              <w:jc w:val="left"/>
              <w:rPr>
                <w:rFonts w:ascii="Consolas" w:hAnsi="Consolas"/>
                <w:sz w:val="21"/>
                <w:szCs w:val="21"/>
              </w:rPr>
            </w:pPr>
            <w:bookmarkStart w:id="433" w:name="_Toc354760369"/>
            <w:r w:rsidRPr="00C84853">
              <w:rPr>
                <w:rFonts w:ascii="Consolas" w:hAnsi="Consolas" w:hint="eastAsia"/>
                <w:sz w:val="21"/>
                <w:szCs w:val="21"/>
              </w:rPr>
              <w:t>原型图</w:t>
            </w:r>
            <w:r w:rsidRPr="00C84853">
              <w:rPr>
                <w:rFonts w:ascii="Consolas" w:hAnsi="Consolas" w:hint="eastAsia"/>
                <w:sz w:val="21"/>
                <w:szCs w:val="21"/>
              </w:rPr>
              <w:t xml:space="preserve">1- </w:t>
            </w:r>
            <w:r w:rsidR="004E1C5A" w:rsidRPr="00C84853">
              <w:rPr>
                <w:rFonts w:ascii="Consolas" w:hAnsi="Consolas"/>
                <w:sz w:val="21"/>
                <w:szCs w:val="21"/>
              </w:rPr>
              <w:fldChar w:fldCharType="begin"/>
            </w:r>
            <w:r w:rsidRPr="00C84853">
              <w:rPr>
                <w:rFonts w:ascii="Consolas" w:hAnsi="Consolas"/>
                <w:sz w:val="21"/>
                <w:szCs w:val="21"/>
              </w:rPr>
              <w:instrText xml:space="preserve"> </w:instrText>
            </w:r>
            <w:r w:rsidRPr="00C84853">
              <w:rPr>
                <w:rFonts w:ascii="Consolas" w:hAnsi="Consolas" w:hint="eastAsia"/>
                <w:sz w:val="21"/>
                <w:szCs w:val="21"/>
              </w:rPr>
              <w:instrText xml:space="preserve">SEQ </w:instrText>
            </w:r>
            <w:r w:rsidRPr="00C84853">
              <w:rPr>
                <w:rFonts w:ascii="Consolas" w:hAnsi="Consolas" w:hint="eastAsia"/>
                <w:sz w:val="21"/>
                <w:szCs w:val="21"/>
              </w:rPr>
              <w:instrText>原型图</w:instrText>
            </w:r>
            <w:r w:rsidRPr="00C84853">
              <w:rPr>
                <w:rFonts w:ascii="Consolas" w:hAnsi="Consolas" w:hint="eastAsia"/>
                <w:sz w:val="21"/>
                <w:szCs w:val="21"/>
              </w:rPr>
              <w:instrText>1- \* ARABIC</w:instrText>
            </w:r>
            <w:r w:rsidRPr="00C84853">
              <w:rPr>
                <w:rFonts w:ascii="Consolas" w:hAnsi="Consolas"/>
                <w:sz w:val="21"/>
                <w:szCs w:val="21"/>
              </w:rPr>
              <w:instrText xml:space="preserve"> </w:instrText>
            </w:r>
            <w:r w:rsidR="004E1C5A" w:rsidRPr="00C84853">
              <w:rPr>
                <w:rFonts w:ascii="Consolas" w:hAnsi="Consolas"/>
                <w:sz w:val="21"/>
                <w:szCs w:val="21"/>
              </w:rPr>
              <w:fldChar w:fldCharType="separate"/>
            </w:r>
            <w:r w:rsidRPr="00C84853">
              <w:rPr>
                <w:rFonts w:ascii="Consolas" w:hAnsi="Consolas"/>
                <w:noProof/>
                <w:sz w:val="21"/>
                <w:szCs w:val="21"/>
              </w:rPr>
              <w:t>5</w:t>
            </w:r>
            <w:r w:rsidR="004E1C5A" w:rsidRPr="00C84853">
              <w:rPr>
                <w:rFonts w:ascii="Consolas" w:hAnsi="Consolas"/>
                <w:sz w:val="21"/>
                <w:szCs w:val="21"/>
              </w:rPr>
              <w:fldChar w:fldCharType="end"/>
            </w:r>
            <w:r w:rsidRPr="00C84853">
              <w:rPr>
                <w:rFonts w:ascii="Consolas" w:hAnsi="Consolas" w:hint="eastAsia"/>
                <w:sz w:val="21"/>
                <w:szCs w:val="21"/>
              </w:rPr>
              <w:t>导入联系人</w:t>
            </w:r>
            <w:r w:rsidRPr="00C84853">
              <w:rPr>
                <w:rFonts w:ascii="Consolas" w:hAnsi="Consolas" w:hint="eastAsia"/>
                <w:sz w:val="21"/>
                <w:szCs w:val="21"/>
              </w:rPr>
              <w:t>--</w:t>
            </w:r>
            <w:r w:rsidRPr="00C84853">
              <w:rPr>
                <w:rFonts w:ascii="Consolas" w:hAnsi="Consolas" w:hint="eastAsia"/>
                <w:sz w:val="21"/>
                <w:szCs w:val="21"/>
              </w:rPr>
              <w:t>下载空白模板</w:t>
            </w:r>
            <w:bookmarkEnd w:id="433"/>
          </w:p>
        </w:tc>
      </w:tr>
      <w:tr w:rsidR="004440FC" w:rsidRPr="00C84853" w14:paraId="2B80D3E0" w14:textId="77777777" w:rsidTr="003C4A16">
        <w:tc>
          <w:tcPr>
            <w:tcW w:w="5000" w:type="pct"/>
            <w:gridSpan w:val="3"/>
            <w:shd w:val="clear" w:color="auto" w:fill="auto"/>
          </w:tcPr>
          <w:p w14:paraId="28965D2A" w14:textId="77777777" w:rsidR="004440FC" w:rsidRPr="00C84853" w:rsidRDefault="004440FC" w:rsidP="003C4A16">
            <w:pPr>
              <w:pStyle w:val="a4"/>
              <w:spacing w:after="72"/>
              <w:ind w:firstLineChars="0" w:firstLine="0"/>
              <w:jc w:val="left"/>
              <w:rPr>
                <w:rFonts w:ascii="Consolas" w:hAnsi="Consolas"/>
                <w:b/>
                <w:kern w:val="0"/>
                <w:sz w:val="21"/>
                <w:szCs w:val="21"/>
              </w:rPr>
            </w:pPr>
            <w:r w:rsidRPr="00C84853">
              <w:rPr>
                <w:rFonts w:ascii="Consolas" w:hAnsi="Consolas" w:hint="eastAsia"/>
                <w:b/>
                <w:kern w:val="0"/>
                <w:sz w:val="21"/>
                <w:szCs w:val="21"/>
              </w:rPr>
              <w:lastRenderedPageBreak/>
              <w:t>可选事件流</w:t>
            </w:r>
          </w:p>
        </w:tc>
      </w:tr>
      <w:tr w:rsidR="004440FC" w:rsidRPr="00C84853" w14:paraId="7254D6AB" w14:textId="77777777" w:rsidTr="003C4A16">
        <w:trPr>
          <w:hidden/>
        </w:trPr>
        <w:tc>
          <w:tcPr>
            <w:tcW w:w="5000" w:type="pct"/>
            <w:gridSpan w:val="3"/>
            <w:shd w:val="clear" w:color="auto" w:fill="auto"/>
          </w:tcPr>
          <w:p w14:paraId="084CF406" w14:textId="77777777" w:rsidR="004440FC" w:rsidRPr="00C84853" w:rsidRDefault="004440FC" w:rsidP="00CD4D74">
            <w:pPr>
              <w:pStyle w:val="aff5"/>
              <w:numPr>
                <w:ilvl w:val="0"/>
                <w:numId w:val="122"/>
              </w:numPr>
              <w:spacing w:afterLines="30" w:after="72" w:line="288" w:lineRule="auto"/>
              <w:ind w:firstLineChars="0"/>
              <w:rPr>
                <w:rFonts w:ascii="Consolas" w:hAnsi="Consolas"/>
                <w:vanish/>
                <w:kern w:val="0"/>
                <w:szCs w:val="21"/>
              </w:rPr>
            </w:pPr>
          </w:p>
          <w:p w14:paraId="0B3A2DC6" w14:textId="77777777" w:rsidR="004440FC" w:rsidRPr="00C84853" w:rsidRDefault="004440FC" w:rsidP="00CD4D74">
            <w:pPr>
              <w:pStyle w:val="aff5"/>
              <w:numPr>
                <w:ilvl w:val="0"/>
                <w:numId w:val="122"/>
              </w:numPr>
              <w:spacing w:afterLines="30" w:after="72" w:line="288" w:lineRule="auto"/>
              <w:ind w:firstLineChars="0"/>
              <w:rPr>
                <w:rFonts w:ascii="Consolas" w:hAnsi="Consolas"/>
                <w:vanish/>
                <w:kern w:val="0"/>
                <w:szCs w:val="21"/>
              </w:rPr>
            </w:pPr>
          </w:p>
          <w:p w14:paraId="51FAC31F" w14:textId="77777777" w:rsidR="004440FC" w:rsidRPr="00C84853" w:rsidRDefault="004440FC">
            <w:pPr>
              <w:pStyle w:val="aff5"/>
              <w:numPr>
                <w:ilvl w:val="0"/>
                <w:numId w:val="122"/>
              </w:numPr>
              <w:spacing w:afterLines="30" w:after="72" w:line="288" w:lineRule="auto"/>
              <w:ind w:firstLineChars="0"/>
              <w:rPr>
                <w:rFonts w:ascii="Consolas" w:hAnsi="Consolas"/>
                <w:vanish/>
                <w:kern w:val="0"/>
                <w:szCs w:val="21"/>
              </w:rPr>
            </w:pPr>
          </w:p>
          <w:p w14:paraId="1C1C4CF6" w14:textId="77777777" w:rsidR="004440FC" w:rsidRPr="00C84853" w:rsidRDefault="004440FC">
            <w:pPr>
              <w:pStyle w:val="aff5"/>
              <w:numPr>
                <w:ilvl w:val="0"/>
                <w:numId w:val="122"/>
              </w:numPr>
              <w:spacing w:afterLines="30" w:after="72" w:line="288" w:lineRule="auto"/>
              <w:ind w:firstLineChars="0"/>
              <w:rPr>
                <w:rFonts w:ascii="Consolas" w:hAnsi="Consolas"/>
                <w:vanish/>
                <w:kern w:val="0"/>
                <w:szCs w:val="21"/>
              </w:rPr>
            </w:pPr>
          </w:p>
          <w:p w14:paraId="04C144E6" w14:textId="77777777" w:rsidR="004440FC" w:rsidRPr="00C84853" w:rsidRDefault="004440FC">
            <w:pPr>
              <w:pStyle w:val="aff5"/>
              <w:numPr>
                <w:ilvl w:val="0"/>
                <w:numId w:val="122"/>
              </w:numPr>
              <w:spacing w:afterLines="30" w:after="72" w:line="288" w:lineRule="auto"/>
              <w:ind w:firstLineChars="0"/>
              <w:rPr>
                <w:rFonts w:ascii="Consolas" w:hAnsi="Consolas"/>
                <w:vanish/>
                <w:kern w:val="0"/>
                <w:szCs w:val="21"/>
              </w:rPr>
            </w:pPr>
          </w:p>
          <w:p w14:paraId="057CE2A2" w14:textId="77777777" w:rsidR="004440FC" w:rsidRPr="00C84853" w:rsidRDefault="004440FC">
            <w:pPr>
              <w:pStyle w:val="aff5"/>
              <w:numPr>
                <w:ilvl w:val="0"/>
                <w:numId w:val="122"/>
              </w:numPr>
              <w:spacing w:afterLines="30" w:after="72" w:line="288" w:lineRule="auto"/>
              <w:ind w:firstLineChars="0"/>
              <w:rPr>
                <w:rFonts w:ascii="Consolas" w:hAnsi="Consolas"/>
                <w:vanish/>
                <w:kern w:val="0"/>
                <w:szCs w:val="21"/>
              </w:rPr>
            </w:pPr>
          </w:p>
          <w:p w14:paraId="230F015F" w14:textId="77777777" w:rsidR="004440FC" w:rsidRPr="00C84853" w:rsidRDefault="004440FC">
            <w:pPr>
              <w:pStyle w:val="aff5"/>
              <w:numPr>
                <w:ilvl w:val="0"/>
                <w:numId w:val="136"/>
              </w:numPr>
              <w:spacing w:afterLines="30" w:after="72" w:line="288" w:lineRule="auto"/>
              <w:ind w:firstLineChars="0"/>
              <w:rPr>
                <w:rFonts w:ascii="Consolas" w:hAnsi="Consolas"/>
                <w:vanish/>
                <w:kern w:val="0"/>
                <w:szCs w:val="21"/>
              </w:rPr>
            </w:pPr>
          </w:p>
          <w:p w14:paraId="11B46CE9" w14:textId="77777777" w:rsidR="004440FC" w:rsidRPr="00C84853" w:rsidRDefault="004440FC">
            <w:pPr>
              <w:pStyle w:val="aff5"/>
              <w:numPr>
                <w:ilvl w:val="0"/>
                <w:numId w:val="136"/>
              </w:numPr>
              <w:spacing w:afterLines="30" w:after="72" w:line="288" w:lineRule="auto"/>
              <w:ind w:firstLineChars="0"/>
              <w:rPr>
                <w:rFonts w:ascii="Consolas" w:hAnsi="Consolas"/>
                <w:vanish/>
                <w:kern w:val="0"/>
                <w:szCs w:val="21"/>
              </w:rPr>
            </w:pPr>
          </w:p>
          <w:p w14:paraId="51C2E07D" w14:textId="77777777" w:rsidR="004440FC" w:rsidRPr="00C84853" w:rsidRDefault="004440FC">
            <w:pPr>
              <w:pStyle w:val="aff5"/>
              <w:numPr>
                <w:ilvl w:val="0"/>
                <w:numId w:val="136"/>
              </w:numPr>
              <w:spacing w:afterLines="30" w:after="72" w:line="288" w:lineRule="auto"/>
              <w:ind w:firstLineChars="0"/>
              <w:rPr>
                <w:rFonts w:ascii="Consolas" w:hAnsi="Consolas"/>
                <w:vanish/>
                <w:kern w:val="0"/>
                <w:szCs w:val="21"/>
              </w:rPr>
            </w:pPr>
          </w:p>
          <w:p w14:paraId="3C2AFDF1" w14:textId="77777777" w:rsidR="004440FC" w:rsidRPr="00C84853" w:rsidRDefault="004440FC">
            <w:pPr>
              <w:pStyle w:val="aff5"/>
              <w:numPr>
                <w:ilvl w:val="0"/>
                <w:numId w:val="136"/>
              </w:numPr>
              <w:spacing w:afterLines="30" w:after="72" w:line="288" w:lineRule="auto"/>
              <w:ind w:firstLineChars="0"/>
              <w:rPr>
                <w:rFonts w:ascii="Consolas" w:hAnsi="Consolas"/>
                <w:vanish/>
                <w:kern w:val="0"/>
                <w:szCs w:val="21"/>
              </w:rPr>
            </w:pPr>
          </w:p>
          <w:p w14:paraId="585CDAEB" w14:textId="77777777" w:rsidR="004440FC" w:rsidRPr="00C84853" w:rsidRDefault="004440FC">
            <w:pPr>
              <w:pStyle w:val="aff5"/>
              <w:numPr>
                <w:ilvl w:val="0"/>
                <w:numId w:val="136"/>
              </w:numPr>
              <w:spacing w:afterLines="30" w:after="72" w:line="288" w:lineRule="auto"/>
              <w:ind w:firstLineChars="0"/>
              <w:rPr>
                <w:rFonts w:ascii="Consolas" w:hAnsi="Consolas"/>
                <w:vanish/>
                <w:kern w:val="0"/>
                <w:szCs w:val="21"/>
              </w:rPr>
            </w:pPr>
          </w:p>
          <w:p w14:paraId="7D475770" w14:textId="77777777" w:rsidR="004440FC" w:rsidRPr="00C84853" w:rsidRDefault="004440FC">
            <w:pPr>
              <w:pStyle w:val="aff5"/>
              <w:numPr>
                <w:ilvl w:val="0"/>
                <w:numId w:val="136"/>
              </w:numPr>
              <w:spacing w:afterLines="30" w:after="72" w:line="288" w:lineRule="auto"/>
              <w:ind w:firstLineChars="0"/>
              <w:rPr>
                <w:rFonts w:ascii="Consolas" w:hAnsi="Consolas"/>
                <w:vanish/>
                <w:kern w:val="0"/>
                <w:szCs w:val="21"/>
              </w:rPr>
            </w:pPr>
          </w:p>
          <w:p w14:paraId="34F25D5F" w14:textId="77777777" w:rsidR="004440FC" w:rsidRDefault="004440FC" w:rsidP="00AC5C40">
            <w:pPr>
              <w:pStyle w:val="srs"/>
              <w:numPr>
                <w:ilvl w:val="1"/>
                <w:numId w:val="136"/>
              </w:numPr>
              <w:rPr>
                <w:rFonts w:ascii="Consolas" w:hAnsi="Consolas"/>
                <w:szCs w:val="21"/>
              </w:rPr>
            </w:pPr>
            <w:r w:rsidRPr="00C84853">
              <w:rPr>
                <w:rFonts w:ascii="Consolas" w:hAnsi="Consolas" w:hint="eastAsia"/>
                <w:szCs w:val="21"/>
              </w:rPr>
              <w:t>点击【取消】按钮。</w:t>
            </w:r>
          </w:p>
          <w:p w14:paraId="50F4DEC0" w14:textId="77777777" w:rsidR="004440FC" w:rsidRPr="004D69E4" w:rsidRDefault="004440FC" w:rsidP="00AC5C40">
            <w:pPr>
              <w:pStyle w:val="srs"/>
              <w:numPr>
                <w:ilvl w:val="2"/>
                <w:numId w:val="136"/>
              </w:numPr>
              <w:rPr>
                <w:rFonts w:ascii="Consolas" w:hAnsi="Consolas"/>
                <w:szCs w:val="21"/>
              </w:rPr>
            </w:pPr>
            <w:r w:rsidRPr="004D69E4">
              <w:rPr>
                <w:rFonts w:ascii="Consolas" w:hAnsi="Consolas" w:hint="eastAsia"/>
                <w:szCs w:val="21"/>
              </w:rPr>
              <w:t>“文件下载”对话框关闭，用例终止。</w:t>
            </w:r>
          </w:p>
          <w:p w14:paraId="5D125266" w14:textId="77777777" w:rsidR="004440FC" w:rsidRDefault="004440FC" w:rsidP="00AC5C40">
            <w:pPr>
              <w:pStyle w:val="srs"/>
              <w:numPr>
                <w:ilvl w:val="1"/>
                <w:numId w:val="136"/>
              </w:numPr>
              <w:rPr>
                <w:rFonts w:ascii="Consolas" w:hAnsi="Consolas"/>
                <w:szCs w:val="21"/>
              </w:rPr>
            </w:pPr>
            <w:r w:rsidRPr="00C84853">
              <w:rPr>
                <w:rFonts w:ascii="Consolas" w:hAnsi="Consolas" w:hint="eastAsia"/>
                <w:szCs w:val="21"/>
              </w:rPr>
              <w:t>点击【打开】按钮。</w:t>
            </w:r>
          </w:p>
          <w:p w14:paraId="22F00D6A" w14:textId="77777777" w:rsidR="004440FC" w:rsidRPr="004D69E4" w:rsidRDefault="004440FC" w:rsidP="00AC5C40">
            <w:pPr>
              <w:pStyle w:val="srs"/>
              <w:numPr>
                <w:ilvl w:val="2"/>
                <w:numId w:val="136"/>
              </w:numPr>
              <w:rPr>
                <w:rFonts w:ascii="Consolas" w:hAnsi="Consolas"/>
                <w:szCs w:val="21"/>
              </w:rPr>
            </w:pPr>
            <w:r w:rsidRPr="004D69E4">
              <w:rPr>
                <w:rFonts w:ascii="Consolas" w:hAnsi="Consolas" w:hint="eastAsia"/>
                <w:szCs w:val="21"/>
              </w:rPr>
              <w:t>“文件下载”对话框关闭，弹出“下载进度”页面。</w:t>
            </w:r>
          </w:p>
          <w:p w14:paraId="6E3F66BC" w14:textId="77777777" w:rsidR="004440FC" w:rsidRPr="00C84853" w:rsidRDefault="004440FC" w:rsidP="00AC5C40">
            <w:pPr>
              <w:pStyle w:val="srs"/>
              <w:numPr>
                <w:ilvl w:val="2"/>
                <w:numId w:val="136"/>
              </w:numPr>
              <w:rPr>
                <w:rFonts w:ascii="Consolas" w:hAnsi="Consolas"/>
                <w:szCs w:val="21"/>
              </w:rPr>
            </w:pPr>
            <w:r w:rsidRPr="00C84853">
              <w:rPr>
                <w:rFonts w:ascii="Consolas" w:hAnsi="Consolas" w:hint="eastAsia"/>
                <w:szCs w:val="21"/>
              </w:rPr>
              <w:t>下载完毕，“下载进度”页面关闭。</w:t>
            </w:r>
          </w:p>
          <w:p w14:paraId="1155223A" w14:textId="77777777" w:rsidR="004440FC" w:rsidRDefault="004440FC" w:rsidP="00AC5C40">
            <w:pPr>
              <w:pStyle w:val="srs"/>
              <w:numPr>
                <w:ilvl w:val="2"/>
                <w:numId w:val="136"/>
              </w:numPr>
              <w:rPr>
                <w:rFonts w:ascii="Consolas" w:hAnsi="Consolas"/>
                <w:szCs w:val="21"/>
              </w:rPr>
            </w:pPr>
            <w:r w:rsidRPr="00C84853">
              <w:rPr>
                <w:rFonts w:ascii="Consolas" w:hAnsi="Consolas" w:hint="eastAsia"/>
                <w:szCs w:val="21"/>
              </w:rPr>
              <w:t>自动打开模板文件。</w:t>
            </w:r>
          </w:p>
          <w:p w14:paraId="0A0EBC27" w14:textId="77777777" w:rsidR="004440FC" w:rsidRPr="004D69E4" w:rsidRDefault="004440FC" w:rsidP="00AC5C40">
            <w:pPr>
              <w:pStyle w:val="srs"/>
              <w:numPr>
                <w:ilvl w:val="2"/>
                <w:numId w:val="136"/>
              </w:numPr>
              <w:rPr>
                <w:rFonts w:ascii="Consolas" w:hAnsi="Consolas"/>
                <w:szCs w:val="21"/>
              </w:rPr>
            </w:pPr>
            <w:r w:rsidRPr="004D69E4">
              <w:rPr>
                <w:rFonts w:ascii="Consolas" w:hAnsi="Consolas" w:hint="eastAsia"/>
                <w:szCs w:val="21"/>
              </w:rPr>
              <w:t>用例结束。</w:t>
            </w:r>
          </w:p>
        </w:tc>
      </w:tr>
      <w:tr w:rsidR="004440FC" w:rsidRPr="00C84853" w14:paraId="2870270F" w14:textId="77777777" w:rsidTr="003C4A16">
        <w:tc>
          <w:tcPr>
            <w:tcW w:w="1015" w:type="pct"/>
            <w:gridSpan w:val="2"/>
            <w:shd w:val="clear" w:color="auto" w:fill="auto"/>
          </w:tcPr>
          <w:p w14:paraId="3BBC484C"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后置条件</w:t>
            </w:r>
          </w:p>
        </w:tc>
        <w:tc>
          <w:tcPr>
            <w:tcW w:w="3985" w:type="pct"/>
            <w:shd w:val="clear" w:color="auto" w:fill="auto"/>
          </w:tcPr>
          <w:p w14:paraId="412E4DEC" w14:textId="77777777" w:rsidR="004440FC" w:rsidRPr="00C84853" w:rsidRDefault="004440FC" w:rsidP="00DE32CF">
            <w:pPr>
              <w:pStyle w:val="a4"/>
              <w:spacing w:after="72"/>
              <w:ind w:firstLineChars="15" w:firstLine="31"/>
              <w:rPr>
                <w:rFonts w:ascii="Consolas" w:hAnsi="Consolas"/>
                <w:iCs/>
                <w:kern w:val="0"/>
                <w:sz w:val="21"/>
                <w:szCs w:val="21"/>
                <w:lang w:bidi="en-US"/>
              </w:rPr>
            </w:pPr>
            <w:r w:rsidRPr="00D57849">
              <w:rPr>
                <w:rFonts w:ascii="Consolas" w:hAnsi="Consolas" w:hint="eastAsia"/>
                <w:iCs/>
                <w:kern w:val="0"/>
                <w:sz w:val="21"/>
                <w:szCs w:val="21"/>
                <w:lang w:bidi="en-US"/>
              </w:rPr>
              <w:t>在用户</w:t>
            </w:r>
            <w:r>
              <w:rPr>
                <w:rFonts w:ascii="Consolas" w:hAnsi="Consolas" w:hint="eastAsia"/>
                <w:iCs/>
                <w:kern w:val="0"/>
                <w:sz w:val="21"/>
                <w:szCs w:val="21"/>
                <w:lang w:bidi="en-US"/>
              </w:rPr>
              <w:t>指定目录中</w:t>
            </w:r>
            <w:r w:rsidRPr="00D57849">
              <w:rPr>
                <w:rFonts w:ascii="Consolas" w:hAnsi="Consolas" w:hint="eastAsia"/>
                <w:iCs/>
                <w:kern w:val="0"/>
                <w:sz w:val="21"/>
                <w:szCs w:val="21"/>
                <w:lang w:bidi="en-US"/>
              </w:rPr>
              <w:t>生成一个</w:t>
            </w:r>
            <w:r>
              <w:rPr>
                <w:rFonts w:ascii="Consolas" w:hAnsi="Consolas" w:hint="eastAsia"/>
                <w:iCs/>
                <w:kern w:val="0"/>
                <w:sz w:val="21"/>
                <w:szCs w:val="21"/>
                <w:lang w:bidi="en-US"/>
              </w:rPr>
              <w:t>空白通讯录模板文件，文件名称为：</w:t>
            </w:r>
            <w:r w:rsidR="00DE32CF" w:rsidRPr="004F624E">
              <w:rPr>
                <w:rFonts w:ascii="Consolas" w:hAnsi="Consolas" w:hint="eastAsia"/>
                <w:szCs w:val="21"/>
              </w:rPr>
              <w:t xml:space="preserve"> G-Net MAX</w:t>
            </w:r>
            <w:r w:rsidR="00824F8A">
              <w:rPr>
                <w:rFonts w:ascii="Consolas" w:hAnsi="Consolas" w:hint="eastAsia"/>
                <w:szCs w:val="21"/>
              </w:rPr>
              <w:t xml:space="preserve"> </w:t>
            </w:r>
            <w:r w:rsidR="00DE32CF">
              <w:rPr>
                <w:rFonts w:ascii="Consolas" w:hAnsi="Consolas" w:hint="eastAsia"/>
                <w:szCs w:val="21"/>
              </w:rPr>
              <w:t>Addressbook.xls</w:t>
            </w:r>
          </w:p>
        </w:tc>
      </w:tr>
      <w:tr w:rsidR="004440FC" w:rsidRPr="00C84853" w14:paraId="109E3CDF" w14:textId="77777777" w:rsidTr="003C4A16">
        <w:tc>
          <w:tcPr>
            <w:tcW w:w="1015" w:type="pct"/>
            <w:gridSpan w:val="2"/>
            <w:shd w:val="clear" w:color="auto" w:fill="auto"/>
          </w:tcPr>
          <w:p w14:paraId="7197397F"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业务规则</w:t>
            </w:r>
          </w:p>
        </w:tc>
        <w:tc>
          <w:tcPr>
            <w:tcW w:w="3985" w:type="pct"/>
            <w:shd w:val="clear" w:color="auto" w:fill="auto"/>
          </w:tcPr>
          <w:p w14:paraId="5185AF2D" w14:textId="77777777" w:rsidR="004440FC" w:rsidRPr="00C84853" w:rsidRDefault="004440FC" w:rsidP="003C4A16">
            <w:pPr>
              <w:pStyle w:val="a4"/>
              <w:spacing w:after="72"/>
              <w:ind w:firstLineChars="15" w:firstLine="31"/>
              <w:rPr>
                <w:rFonts w:ascii="Consolas" w:hAnsi="Consolas"/>
                <w:iCs/>
                <w:kern w:val="0"/>
                <w:sz w:val="21"/>
                <w:szCs w:val="21"/>
                <w:lang w:bidi="en-US"/>
              </w:rPr>
            </w:pPr>
            <w:r w:rsidRPr="00C84853">
              <w:rPr>
                <w:rFonts w:ascii="Consolas" w:hAnsi="Consolas" w:hint="eastAsia"/>
                <w:kern w:val="0"/>
                <w:sz w:val="21"/>
                <w:szCs w:val="21"/>
              </w:rPr>
              <w:t>N/A</w:t>
            </w:r>
          </w:p>
        </w:tc>
      </w:tr>
      <w:tr w:rsidR="004440FC" w:rsidRPr="00C84853" w14:paraId="1DEB8365" w14:textId="77777777" w:rsidTr="003C4A16">
        <w:tc>
          <w:tcPr>
            <w:tcW w:w="1015" w:type="pct"/>
            <w:gridSpan w:val="2"/>
            <w:shd w:val="clear" w:color="auto" w:fill="auto"/>
          </w:tcPr>
          <w:p w14:paraId="21920397" w14:textId="77777777" w:rsidR="004440FC" w:rsidRPr="00C84853" w:rsidRDefault="004440FC" w:rsidP="003C4A16">
            <w:pPr>
              <w:pStyle w:val="a4"/>
              <w:spacing w:after="72"/>
              <w:ind w:firstLineChars="0" w:firstLine="0"/>
              <w:rPr>
                <w:rFonts w:ascii="Consolas" w:hAnsi="Consolas"/>
                <w:b/>
                <w:kern w:val="0"/>
                <w:sz w:val="21"/>
                <w:szCs w:val="21"/>
              </w:rPr>
            </w:pPr>
            <w:r w:rsidRPr="00C84853">
              <w:rPr>
                <w:rFonts w:ascii="Consolas" w:hAnsi="Consolas" w:hint="eastAsia"/>
                <w:b/>
                <w:kern w:val="0"/>
                <w:sz w:val="21"/>
                <w:szCs w:val="21"/>
              </w:rPr>
              <w:t>设计约束</w:t>
            </w:r>
          </w:p>
        </w:tc>
        <w:tc>
          <w:tcPr>
            <w:tcW w:w="3985" w:type="pct"/>
            <w:shd w:val="clear" w:color="auto" w:fill="auto"/>
          </w:tcPr>
          <w:p w14:paraId="79A083C1" w14:textId="77777777" w:rsidR="004440FC" w:rsidRPr="00C84853" w:rsidRDefault="004440FC" w:rsidP="003C4A16">
            <w:pPr>
              <w:rPr>
                <w:rFonts w:ascii="Consolas" w:hAnsi="Consolas"/>
                <w:szCs w:val="21"/>
              </w:rPr>
            </w:pPr>
            <w:r w:rsidRPr="00C84853">
              <w:rPr>
                <w:rFonts w:ascii="Consolas" w:hAnsi="Consolas" w:hint="eastAsia"/>
                <w:szCs w:val="21"/>
                <w:lang w:bidi="en-US"/>
              </w:rPr>
              <w:t>N/A</w:t>
            </w:r>
          </w:p>
        </w:tc>
      </w:tr>
      <w:tr w:rsidR="004440FC" w:rsidRPr="00C84853" w14:paraId="590181F3" w14:textId="77777777" w:rsidTr="003C4A16">
        <w:tc>
          <w:tcPr>
            <w:tcW w:w="1015" w:type="pct"/>
            <w:gridSpan w:val="2"/>
            <w:shd w:val="clear" w:color="auto" w:fill="auto"/>
          </w:tcPr>
          <w:p w14:paraId="6F1C6BF7" w14:textId="77777777" w:rsidR="004440FC" w:rsidRPr="00C84853" w:rsidRDefault="004440FC" w:rsidP="003C4A16">
            <w:pPr>
              <w:pStyle w:val="a4"/>
              <w:spacing w:after="72"/>
              <w:ind w:firstLineChars="0" w:firstLine="0"/>
              <w:rPr>
                <w:rFonts w:ascii="Consolas" w:hAnsi="Consolas"/>
                <w:b/>
                <w:iCs/>
                <w:kern w:val="0"/>
                <w:sz w:val="21"/>
                <w:szCs w:val="21"/>
                <w:lang w:bidi="en-US"/>
              </w:rPr>
            </w:pPr>
            <w:r w:rsidRPr="00C84853">
              <w:rPr>
                <w:rFonts w:ascii="Consolas" w:hAnsi="Consolas" w:hint="eastAsia"/>
                <w:b/>
                <w:iCs/>
                <w:kern w:val="0"/>
                <w:sz w:val="21"/>
                <w:szCs w:val="21"/>
                <w:lang w:bidi="en-US"/>
              </w:rPr>
              <w:t>参数表</w:t>
            </w:r>
          </w:p>
        </w:tc>
        <w:tc>
          <w:tcPr>
            <w:tcW w:w="3985" w:type="pct"/>
            <w:shd w:val="clear" w:color="auto" w:fill="auto"/>
          </w:tcPr>
          <w:p w14:paraId="3066DE5D" w14:textId="77777777" w:rsidR="004440FC" w:rsidRPr="00C84853" w:rsidRDefault="004440FC" w:rsidP="003C4A16">
            <w:pPr>
              <w:pStyle w:val="a4"/>
              <w:spacing w:after="72"/>
              <w:ind w:firstLine="42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8"/>
              <w:gridCol w:w="5537"/>
            </w:tblGrid>
            <w:tr w:rsidR="004440FC" w:rsidRPr="00C84853" w14:paraId="7BD519D4" w14:textId="77777777" w:rsidTr="003C4A16">
              <w:tc>
                <w:tcPr>
                  <w:tcW w:w="1537" w:type="pct"/>
                </w:tcPr>
                <w:p w14:paraId="756D6488" w14:textId="77777777" w:rsidR="004440FC" w:rsidRPr="00C84853" w:rsidRDefault="004440FC" w:rsidP="003C4A16">
                  <w:pPr>
                    <w:pStyle w:val="a4"/>
                    <w:spacing w:after="72"/>
                    <w:ind w:firstLine="420"/>
                    <w:jc w:val="center"/>
                    <w:rPr>
                      <w:rFonts w:ascii="Consolas" w:hAnsi="Consolas"/>
                      <w:kern w:val="0"/>
                      <w:sz w:val="21"/>
                      <w:szCs w:val="21"/>
                    </w:rPr>
                  </w:pPr>
                  <w:r w:rsidRPr="00C84853">
                    <w:rPr>
                      <w:rFonts w:ascii="Consolas" w:hAnsi="Consolas" w:hint="eastAsia"/>
                      <w:kern w:val="0"/>
                      <w:sz w:val="21"/>
                      <w:szCs w:val="21"/>
                    </w:rPr>
                    <w:t>参数</w:t>
                  </w:r>
                </w:p>
              </w:tc>
              <w:tc>
                <w:tcPr>
                  <w:tcW w:w="3463" w:type="pct"/>
                </w:tcPr>
                <w:p w14:paraId="00B6B1F1" w14:textId="77777777" w:rsidR="004440FC" w:rsidRPr="00C84853" w:rsidRDefault="004440FC" w:rsidP="003C4A16">
                  <w:pPr>
                    <w:pStyle w:val="a4"/>
                    <w:spacing w:after="72"/>
                    <w:ind w:firstLine="420"/>
                    <w:jc w:val="center"/>
                    <w:rPr>
                      <w:rFonts w:ascii="Consolas" w:hAnsi="Consolas"/>
                      <w:kern w:val="0"/>
                      <w:sz w:val="21"/>
                      <w:szCs w:val="21"/>
                    </w:rPr>
                  </w:pPr>
                  <w:r w:rsidRPr="00C84853">
                    <w:rPr>
                      <w:rFonts w:ascii="Consolas" w:hAnsi="Consolas" w:hint="eastAsia"/>
                      <w:kern w:val="0"/>
                      <w:sz w:val="21"/>
                      <w:szCs w:val="21"/>
                    </w:rPr>
                    <w:t>说明</w:t>
                  </w:r>
                </w:p>
              </w:tc>
            </w:tr>
            <w:tr w:rsidR="004440FC" w:rsidRPr="00C84853" w14:paraId="1D9A6A78" w14:textId="77777777" w:rsidTr="003C4A16">
              <w:tc>
                <w:tcPr>
                  <w:tcW w:w="1537" w:type="pct"/>
                </w:tcPr>
                <w:p w14:paraId="394CCB75" w14:textId="77777777" w:rsidR="004440FC" w:rsidRPr="00C84853" w:rsidRDefault="004440FC" w:rsidP="003C4A16">
                  <w:pPr>
                    <w:rPr>
                      <w:rFonts w:ascii="Consolas" w:hAnsi="Consolas"/>
                      <w:szCs w:val="21"/>
                    </w:rPr>
                  </w:pPr>
                  <w:r w:rsidRPr="00C84853">
                    <w:rPr>
                      <w:rFonts w:ascii="Consolas" w:hAnsi="Consolas" w:hint="eastAsia"/>
                      <w:szCs w:val="21"/>
                    </w:rPr>
                    <w:t>空白模板文件</w:t>
                  </w:r>
                </w:p>
              </w:tc>
              <w:tc>
                <w:tcPr>
                  <w:tcW w:w="3463" w:type="pct"/>
                </w:tcPr>
                <w:p w14:paraId="52262D08" w14:textId="77777777" w:rsidR="004440FC" w:rsidRPr="00C84853" w:rsidRDefault="004440FC" w:rsidP="003C4A16">
                  <w:pPr>
                    <w:rPr>
                      <w:rFonts w:ascii="Consolas" w:hAnsi="Consolas"/>
                      <w:szCs w:val="21"/>
                    </w:rPr>
                  </w:pPr>
                  <w:r w:rsidRPr="00C84853">
                    <w:rPr>
                      <w:rFonts w:ascii="Consolas" w:hAnsi="Consolas" w:hint="eastAsia"/>
                      <w:szCs w:val="21"/>
                    </w:rPr>
                    <w:t>空白模板文件</w:t>
                  </w:r>
                </w:p>
              </w:tc>
            </w:tr>
          </w:tbl>
          <w:p w14:paraId="47F339E9" w14:textId="77777777" w:rsidR="004440FC" w:rsidRPr="00C84853" w:rsidRDefault="004440FC" w:rsidP="003C4A16">
            <w:pPr>
              <w:pStyle w:val="a4"/>
              <w:spacing w:after="72"/>
              <w:ind w:firstLine="420"/>
              <w:rPr>
                <w:rFonts w:ascii="Consolas" w:hAnsi="Consolas"/>
                <w:iCs/>
                <w:kern w:val="0"/>
                <w:sz w:val="21"/>
                <w:szCs w:val="21"/>
                <w:lang w:bidi="en-US"/>
              </w:rPr>
            </w:pPr>
          </w:p>
        </w:tc>
      </w:tr>
      <w:tr w:rsidR="004440FC" w:rsidRPr="00C84853" w14:paraId="2000E1F0" w14:textId="77777777" w:rsidTr="003C4A16">
        <w:tc>
          <w:tcPr>
            <w:tcW w:w="1015" w:type="pct"/>
            <w:gridSpan w:val="2"/>
            <w:shd w:val="clear" w:color="auto" w:fill="auto"/>
          </w:tcPr>
          <w:p w14:paraId="29E32D1B" w14:textId="77777777" w:rsidR="004440FC" w:rsidRPr="00C84853" w:rsidRDefault="004440FC" w:rsidP="003C4A16">
            <w:pPr>
              <w:pStyle w:val="a4"/>
              <w:spacing w:after="72"/>
              <w:ind w:firstLineChars="0" w:firstLine="0"/>
              <w:rPr>
                <w:rFonts w:ascii="Consolas" w:hAnsi="Consolas"/>
                <w:b/>
                <w:iCs/>
                <w:kern w:val="0"/>
                <w:sz w:val="21"/>
                <w:szCs w:val="21"/>
                <w:lang w:bidi="en-US"/>
              </w:rPr>
            </w:pPr>
            <w:r w:rsidRPr="00C84853">
              <w:rPr>
                <w:rFonts w:ascii="Consolas" w:hAnsi="Consolas" w:hint="eastAsia"/>
                <w:b/>
                <w:iCs/>
                <w:kern w:val="0"/>
                <w:sz w:val="21"/>
                <w:szCs w:val="21"/>
                <w:lang w:bidi="en-US"/>
              </w:rPr>
              <w:t>非功能需求</w:t>
            </w:r>
          </w:p>
        </w:tc>
        <w:tc>
          <w:tcPr>
            <w:tcW w:w="3985" w:type="pct"/>
            <w:shd w:val="clear" w:color="auto" w:fill="auto"/>
          </w:tcPr>
          <w:p w14:paraId="0B4638E2" w14:textId="77777777" w:rsidR="004440FC" w:rsidRPr="00C84853" w:rsidRDefault="004440FC" w:rsidP="003C4A16">
            <w:pPr>
              <w:pStyle w:val="a4"/>
              <w:keepNext/>
              <w:spacing w:after="72"/>
              <w:ind w:firstLineChars="15" w:firstLine="31"/>
              <w:rPr>
                <w:rFonts w:ascii="Consolas" w:hAnsi="Consolas"/>
                <w:iCs/>
                <w:kern w:val="0"/>
                <w:sz w:val="21"/>
                <w:szCs w:val="21"/>
                <w:lang w:bidi="en-US"/>
              </w:rPr>
            </w:pPr>
            <w:r w:rsidRPr="00C84853">
              <w:rPr>
                <w:rFonts w:ascii="Consolas" w:hAnsi="Consolas" w:hint="eastAsia"/>
                <w:iCs/>
                <w:kern w:val="0"/>
                <w:sz w:val="21"/>
                <w:szCs w:val="21"/>
                <w:lang w:bidi="en-US"/>
              </w:rPr>
              <w:t>N/A</w:t>
            </w:r>
          </w:p>
        </w:tc>
      </w:tr>
    </w:tbl>
    <w:p w14:paraId="5CE871A1" w14:textId="77777777" w:rsidR="004440FC" w:rsidRPr="004F624E" w:rsidRDefault="004440FC" w:rsidP="004440FC">
      <w:pPr>
        <w:rPr>
          <w:rFonts w:ascii="Consolas" w:hAnsi="Consolas"/>
        </w:rPr>
      </w:pPr>
    </w:p>
    <w:p w14:paraId="5C5C053A"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34" w:name="_Toc354760210"/>
      <w:bookmarkStart w:id="435" w:name="_Toc355341027"/>
      <w:r w:rsidRPr="004F624E">
        <w:rPr>
          <w:rFonts w:ascii="Consolas" w:hAnsi="Consolas" w:hint="eastAsia"/>
        </w:rPr>
        <w:t>导出通讯录</w:t>
      </w:r>
      <w:bookmarkEnd w:id="434"/>
      <w:bookmarkEnd w:id="435"/>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950"/>
        <w:gridCol w:w="7146"/>
      </w:tblGrid>
      <w:tr w:rsidR="004440FC" w:rsidRPr="00C82366" w14:paraId="27963A91" w14:textId="77777777" w:rsidTr="003C4A16">
        <w:tc>
          <w:tcPr>
            <w:tcW w:w="1072" w:type="pct"/>
            <w:shd w:val="clear" w:color="auto" w:fill="auto"/>
          </w:tcPr>
          <w:p w14:paraId="514176CF" w14:textId="77777777" w:rsidR="004440FC" w:rsidRPr="00C82366" w:rsidRDefault="004440FC" w:rsidP="003C4A16">
            <w:pPr>
              <w:pStyle w:val="a4"/>
              <w:spacing w:after="72"/>
              <w:ind w:firstLineChars="0" w:firstLine="0"/>
              <w:rPr>
                <w:rFonts w:ascii="Consolas" w:hAnsi="Consolas"/>
                <w:b/>
                <w:caps/>
                <w:kern w:val="0"/>
                <w:sz w:val="21"/>
                <w:szCs w:val="21"/>
              </w:rPr>
            </w:pPr>
            <w:r w:rsidRPr="00C82366">
              <w:rPr>
                <w:rFonts w:ascii="Consolas" w:hAnsi="Consolas" w:hint="eastAsia"/>
                <w:b/>
                <w:caps/>
                <w:kern w:val="0"/>
                <w:sz w:val="21"/>
                <w:szCs w:val="21"/>
              </w:rPr>
              <w:t>用例名称</w:t>
            </w:r>
          </w:p>
        </w:tc>
        <w:tc>
          <w:tcPr>
            <w:tcW w:w="3928" w:type="pct"/>
            <w:shd w:val="clear" w:color="auto" w:fill="auto"/>
          </w:tcPr>
          <w:p w14:paraId="5777BCE3" w14:textId="77777777" w:rsidR="004440FC" w:rsidRPr="00C82366" w:rsidRDefault="004440FC" w:rsidP="003C4A16">
            <w:pPr>
              <w:pStyle w:val="a4"/>
              <w:spacing w:after="72"/>
              <w:ind w:firstLineChars="0" w:firstLine="0"/>
              <w:rPr>
                <w:rFonts w:ascii="Consolas" w:hAnsi="Consolas"/>
                <w:caps/>
                <w:kern w:val="0"/>
                <w:sz w:val="21"/>
                <w:szCs w:val="21"/>
              </w:rPr>
            </w:pPr>
            <w:r w:rsidRPr="00C82366">
              <w:rPr>
                <w:rFonts w:ascii="Consolas" w:hAnsi="Consolas" w:hint="eastAsia"/>
                <w:caps/>
                <w:kern w:val="0"/>
                <w:sz w:val="21"/>
                <w:szCs w:val="21"/>
              </w:rPr>
              <w:t>导出通讯录</w:t>
            </w:r>
          </w:p>
        </w:tc>
      </w:tr>
      <w:tr w:rsidR="004440FC" w:rsidRPr="00C82366" w14:paraId="3F22FB20" w14:textId="77777777" w:rsidTr="003C4A16">
        <w:tc>
          <w:tcPr>
            <w:tcW w:w="1072" w:type="pct"/>
            <w:shd w:val="clear" w:color="auto" w:fill="auto"/>
          </w:tcPr>
          <w:p w14:paraId="495187F2" w14:textId="77777777" w:rsidR="004440FC" w:rsidRPr="00C82366" w:rsidRDefault="004440FC" w:rsidP="003C4A16">
            <w:pPr>
              <w:pStyle w:val="a4"/>
              <w:spacing w:after="72"/>
              <w:ind w:firstLineChars="0" w:firstLine="0"/>
              <w:rPr>
                <w:rFonts w:ascii="Consolas" w:hAnsi="Consolas"/>
                <w:b/>
                <w:caps/>
                <w:kern w:val="0"/>
                <w:sz w:val="21"/>
                <w:szCs w:val="21"/>
              </w:rPr>
            </w:pPr>
            <w:r w:rsidRPr="00C82366">
              <w:rPr>
                <w:rFonts w:ascii="Consolas" w:hAnsi="Consolas" w:hint="eastAsia"/>
                <w:b/>
                <w:caps/>
                <w:kern w:val="0"/>
                <w:sz w:val="21"/>
                <w:szCs w:val="21"/>
              </w:rPr>
              <w:t>SRS ID</w:t>
            </w:r>
          </w:p>
        </w:tc>
        <w:tc>
          <w:tcPr>
            <w:tcW w:w="3928" w:type="pct"/>
            <w:shd w:val="clear" w:color="auto" w:fill="auto"/>
          </w:tcPr>
          <w:p w14:paraId="57D91C64" w14:textId="77777777" w:rsidR="004440FC" w:rsidRPr="00C82366" w:rsidRDefault="004440FC" w:rsidP="003C4A16">
            <w:pPr>
              <w:pStyle w:val="a4"/>
              <w:spacing w:after="72"/>
              <w:ind w:firstLineChars="0" w:firstLine="0"/>
              <w:rPr>
                <w:rFonts w:ascii="Consolas" w:hAnsi="Consolas"/>
                <w:caps/>
                <w:kern w:val="0"/>
                <w:sz w:val="21"/>
                <w:szCs w:val="21"/>
              </w:rPr>
            </w:pPr>
            <w:r w:rsidRPr="00C82366">
              <w:rPr>
                <w:rFonts w:ascii="Consolas" w:hAnsi="Consolas" w:hint="eastAsia"/>
                <w:caps/>
                <w:kern w:val="0"/>
                <w:sz w:val="21"/>
                <w:szCs w:val="21"/>
              </w:rPr>
              <w:t>MAX_Client_ADDRESSBOOK_SRS_0003</w:t>
            </w:r>
          </w:p>
        </w:tc>
      </w:tr>
      <w:tr w:rsidR="004440FC" w:rsidRPr="00C82366" w14:paraId="02F96B62" w14:textId="77777777" w:rsidTr="003C4A16">
        <w:tc>
          <w:tcPr>
            <w:tcW w:w="1072" w:type="pct"/>
            <w:shd w:val="clear" w:color="auto" w:fill="auto"/>
          </w:tcPr>
          <w:p w14:paraId="3C08C973"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角色</w:t>
            </w:r>
          </w:p>
        </w:tc>
        <w:tc>
          <w:tcPr>
            <w:tcW w:w="3928" w:type="pct"/>
            <w:shd w:val="clear" w:color="auto" w:fill="auto"/>
          </w:tcPr>
          <w:p w14:paraId="38251DEA" w14:textId="77777777" w:rsidR="004440FC" w:rsidRPr="00C82366" w:rsidRDefault="004440FC" w:rsidP="003C4A16">
            <w:pPr>
              <w:pStyle w:val="a4"/>
              <w:spacing w:after="72"/>
              <w:ind w:firstLineChars="0" w:firstLine="0"/>
              <w:rPr>
                <w:rFonts w:ascii="Consolas" w:hAnsi="Consolas"/>
                <w:iCs/>
                <w:kern w:val="0"/>
                <w:sz w:val="21"/>
                <w:szCs w:val="21"/>
                <w:lang w:bidi="en-US"/>
              </w:rPr>
            </w:pPr>
            <w:r w:rsidRPr="00C82366">
              <w:rPr>
                <w:rFonts w:ascii="Consolas" w:hAnsi="Consolas" w:hint="eastAsia"/>
                <w:iCs/>
                <w:kern w:val="0"/>
                <w:sz w:val="21"/>
                <w:szCs w:val="21"/>
                <w:lang w:bidi="en-US"/>
              </w:rPr>
              <w:t>MAX</w:t>
            </w:r>
            <w:r w:rsidRPr="00C82366">
              <w:rPr>
                <w:rFonts w:ascii="Consolas" w:hAnsi="Consolas" w:hint="eastAsia"/>
                <w:iCs/>
                <w:kern w:val="0"/>
                <w:sz w:val="21"/>
                <w:szCs w:val="21"/>
                <w:lang w:bidi="en-US"/>
              </w:rPr>
              <w:t>注册用户</w:t>
            </w:r>
          </w:p>
        </w:tc>
      </w:tr>
      <w:tr w:rsidR="004440FC" w:rsidRPr="00C82366" w14:paraId="7AB9B6ED" w14:textId="77777777" w:rsidTr="003C4A16">
        <w:tc>
          <w:tcPr>
            <w:tcW w:w="1072" w:type="pct"/>
            <w:shd w:val="clear" w:color="auto" w:fill="auto"/>
          </w:tcPr>
          <w:p w14:paraId="35994C1E"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简述</w:t>
            </w:r>
          </w:p>
        </w:tc>
        <w:tc>
          <w:tcPr>
            <w:tcW w:w="3928" w:type="pct"/>
            <w:shd w:val="clear" w:color="auto" w:fill="auto"/>
          </w:tcPr>
          <w:p w14:paraId="5509F99C" w14:textId="77777777" w:rsidR="004440FC" w:rsidRPr="00C82366" w:rsidRDefault="004440FC" w:rsidP="003C4A16">
            <w:pPr>
              <w:pStyle w:val="a4"/>
              <w:spacing w:after="72"/>
              <w:ind w:firstLineChars="0" w:firstLine="0"/>
              <w:rPr>
                <w:rFonts w:ascii="Consolas" w:hAnsi="Consolas"/>
                <w:iCs/>
                <w:kern w:val="0"/>
                <w:sz w:val="21"/>
                <w:szCs w:val="21"/>
                <w:lang w:bidi="en-US"/>
              </w:rPr>
            </w:pPr>
            <w:r w:rsidRPr="00C82366">
              <w:rPr>
                <w:rFonts w:ascii="Consolas" w:hAnsi="Consolas" w:hint="eastAsia"/>
                <w:iCs/>
                <w:kern w:val="0"/>
                <w:sz w:val="21"/>
                <w:szCs w:val="21"/>
                <w:lang w:bidi="en-US"/>
              </w:rPr>
              <w:t>用户登录</w:t>
            </w:r>
            <w:r w:rsidRPr="00C82366">
              <w:rPr>
                <w:rFonts w:ascii="Consolas" w:hAnsi="Consolas" w:hint="eastAsia"/>
                <w:iCs/>
                <w:kern w:val="0"/>
                <w:sz w:val="21"/>
                <w:szCs w:val="21"/>
                <w:lang w:bidi="en-US"/>
              </w:rPr>
              <w:t>MAX</w:t>
            </w:r>
            <w:r w:rsidRPr="00C82366">
              <w:rPr>
                <w:rFonts w:ascii="Consolas" w:hAnsi="Consolas" w:hint="eastAsia"/>
                <w:iCs/>
                <w:kern w:val="0"/>
                <w:sz w:val="21"/>
                <w:szCs w:val="21"/>
                <w:lang w:bidi="en-US"/>
              </w:rPr>
              <w:t>客户端并进入到“通讯录</w:t>
            </w:r>
            <w:r w:rsidRPr="00C82366">
              <w:rPr>
                <w:rFonts w:ascii="Consolas" w:hAnsi="Consolas" w:hint="eastAsia"/>
                <w:caps/>
                <w:kern w:val="0"/>
                <w:sz w:val="21"/>
                <w:szCs w:val="21"/>
              </w:rPr>
              <w:t>面板</w:t>
            </w:r>
            <w:r w:rsidRPr="00C82366">
              <w:rPr>
                <w:rFonts w:ascii="Consolas" w:hAnsi="Consolas" w:hint="eastAsia"/>
                <w:iCs/>
                <w:kern w:val="0"/>
                <w:sz w:val="21"/>
                <w:szCs w:val="21"/>
                <w:lang w:bidi="en-US"/>
              </w:rPr>
              <w:t>”后，点击【</w:t>
            </w:r>
            <w:r>
              <w:rPr>
                <w:rFonts w:ascii="Consolas" w:hAnsi="Consolas" w:hint="eastAsia"/>
                <w:iCs/>
                <w:kern w:val="0"/>
                <w:sz w:val="21"/>
                <w:szCs w:val="21"/>
                <w:lang w:bidi="en-US"/>
              </w:rPr>
              <w:t>更新通讯录</w:t>
            </w:r>
            <w:r w:rsidRPr="00C82366">
              <w:rPr>
                <w:rFonts w:ascii="Consolas" w:hAnsi="Consolas" w:hint="eastAsia"/>
                <w:iCs/>
                <w:kern w:val="0"/>
                <w:sz w:val="21"/>
                <w:szCs w:val="21"/>
                <w:lang w:bidi="en-US"/>
              </w:rPr>
              <w:t>】</w:t>
            </w:r>
            <w:r>
              <w:rPr>
                <w:rFonts w:ascii="Consolas" w:hAnsi="Consolas" w:hint="eastAsia"/>
                <w:iCs/>
                <w:kern w:val="0"/>
                <w:sz w:val="21"/>
                <w:szCs w:val="21"/>
                <w:lang w:bidi="en-US"/>
              </w:rPr>
              <w:t>图标</w:t>
            </w:r>
            <w:r w:rsidRPr="00C82366">
              <w:rPr>
                <w:rFonts w:ascii="Consolas" w:hAnsi="Consolas" w:hint="eastAsia"/>
                <w:iCs/>
                <w:kern w:val="0"/>
                <w:sz w:val="21"/>
                <w:szCs w:val="21"/>
                <w:lang w:bidi="en-US"/>
              </w:rPr>
              <w:t>，弹出“更新通讯录“对话框，点击导出通讯录文本后的【下载】</w:t>
            </w:r>
            <w:r>
              <w:rPr>
                <w:rFonts w:ascii="Consolas" w:hAnsi="Consolas" w:hint="eastAsia"/>
                <w:iCs/>
                <w:kern w:val="0"/>
                <w:sz w:val="21"/>
                <w:szCs w:val="21"/>
                <w:lang w:bidi="en-US"/>
              </w:rPr>
              <w:t>链接</w:t>
            </w:r>
            <w:r w:rsidRPr="00C82366">
              <w:rPr>
                <w:rFonts w:ascii="Consolas" w:hAnsi="Consolas" w:hint="eastAsia"/>
                <w:iCs/>
                <w:kern w:val="0"/>
                <w:sz w:val="21"/>
                <w:szCs w:val="21"/>
                <w:lang w:bidi="en-US"/>
              </w:rPr>
              <w:t>，弹出文件下载提示，用户按照提示将导出的通讯录文件保存到本地。</w:t>
            </w:r>
          </w:p>
        </w:tc>
      </w:tr>
      <w:tr w:rsidR="004440FC" w:rsidRPr="00C82366" w14:paraId="606AE51A" w14:textId="77777777" w:rsidTr="003C4A16">
        <w:tc>
          <w:tcPr>
            <w:tcW w:w="1072" w:type="pct"/>
            <w:shd w:val="clear" w:color="auto" w:fill="auto"/>
          </w:tcPr>
          <w:p w14:paraId="41AB9975"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优先级别</w:t>
            </w:r>
          </w:p>
        </w:tc>
        <w:tc>
          <w:tcPr>
            <w:tcW w:w="3928" w:type="pct"/>
            <w:shd w:val="clear" w:color="auto" w:fill="auto"/>
          </w:tcPr>
          <w:p w14:paraId="6F2B04FA" w14:textId="77777777" w:rsidR="004440FC" w:rsidRPr="00C82366" w:rsidRDefault="004440FC" w:rsidP="003C4A16">
            <w:pPr>
              <w:pStyle w:val="a4"/>
              <w:spacing w:after="72"/>
              <w:ind w:firstLineChars="0" w:firstLine="0"/>
              <w:rPr>
                <w:rFonts w:ascii="Consolas" w:hAnsi="Consolas"/>
                <w:iCs/>
                <w:kern w:val="0"/>
                <w:sz w:val="21"/>
                <w:szCs w:val="21"/>
                <w:lang w:bidi="en-US"/>
              </w:rPr>
            </w:pPr>
            <w:r w:rsidRPr="00C82366">
              <w:rPr>
                <w:rFonts w:ascii="Consolas" w:hAnsi="Consolas" w:hint="eastAsia"/>
                <w:iCs/>
                <w:kern w:val="0"/>
                <w:sz w:val="21"/>
                <w:szCs w:val="21"/>
                <w:lang w:bidi="en-US"/>
              </w:rPr>
              <w:t>高</w:t>
            </w:r>
          </w:p>
        </w:tc>
      </w:tr>
      <w:tr w:rsidR="004440FC" w:rsidRPr="00C82366" w14:paraId="3945C2D9" w14:textId="77777777" w:rsidTr="003C4A16">
        <w:tc>
          <w:tcPr>
            <w:tcW w:w="1072" w:type="pct"/>
            <w:shd w:val="clear" w:color="auto" w:fill="auto"/>
          </w:tcPr>
          <w:p w14:paraId="7FE40111"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前置条件</w:t>
            </w:r>
          </w:p>
        </w:tc>
        <w:tc>
          <w:tcPr>
            <w:tcW w:w="3928" w:type="pct"/>
            <w:shd w:val="clear" w:color="auto" w:fill="auto"/>
          </w:tcPr>
          <w:p w14:paraId="6909D538" w14:textId="77777777" w:rsidR="004440FC" w:rsidRPr="00C82366" w:rsidRDefault="004440FC" w:rsidP="003C4A16">
            <w:pPr>
              <w:pStyle w:val="a4"/>
              <w:spacing w:after="72"/>
              <w:ind w:firstLineChars="0" w:firstLine="0"/>
              <w:rPr>
                <w:rFonts w:ascii="Consolas" w:hAnsi="Consolas"/>
                <w:iCs/>
                <w:kern w:val="0"/>
                <w:sz w:val="21"/>
                <w:szCs w:val="21"/>
                <w:lang w:bidi="en-US"/>
              </w:rPr>
            </w:pPr>
            <w:r w:rsidRPr="00C82366">
              <w:rPr>
                <w:rFonts w:ascii="Consolas" w:hAnsi="Consolas" w:hint="eastAsia"/>
                <w:iCs/>
                <w:kern w:val="0"/>
                <w:sz w:val="21"/>
                <w:szCs w:val="21"/>
                <w:lang w:bidi="en-US"/>
              </w:rPr>
              <w:t>用户登录</w:t>
            </w:r>
            <w:r w:rsidRPr="00C82366">
              <w:rPr>
                <w:rFonts w:ascii="Consolas" w:hAnsi="Consolas" w:hint="eastAsia"/>
                <w:iCs/>
                <w:kern w:val="0"/>
                <w:sz w:val="21"/>
                <w:szCs w:val="21"/>
                <w:lang w:bidi="en-US"/>
              </w:rPr>
              <w:t>MAX</w:t>
            </w:r>
            <w:r w:rsidRPr="00C82366">
              <w:rPr>
                <w:rFonts w:ascii="Consolas" w:hAnsi="Consolas" w:hint="eastAsia"/>
                <w:iCs/>
                <w:kern w:val="0"/>
                <w:sz w:val="21"/>
                <w:szCs w:val="21"/>
                <w:lang w:bidi="en-US"/>
              </w:rPr>
              <w:t>客户端并进入到“通讯录</w:t>
            </w:r>
            <w:r w:rsidRPr="00C82366">
              <w:rPr>
                <w:rFonts w:ascii="Consolas" w:hAnsi="Consolas" w:hint="eastAsia"/>
                <w:caps/>
                <w:kern w:val="0"/>
                <w:sz w:val="21"/>
                <w:szCs w:val="21"/>
              </w:rPr>
              <w:t>面板</w:t>
            </w:r>
            <w:r w:rsidRPr="00C82366">
              <w:rPr>
                <w:rFonts w:ascii="Consolas" w:hAnsi="Consolas" w:hint="eastAsia"/>
                <w:iCs/>
                <w:kern w:val="0"/>
                <w:sz w:val="21"/>
                <w:szCs w:val="21"/>
                <w:lang w:bidi="en-US"/>
              </w:rPr>
              <w:t>”</w:t>
            </w:r>
          </w:p>
        </w:tc>
      </w:tr>
      <w:tr w:rsidR="004440FC" w:rsidRPr="00C82366" w14:paraId="6E021FBB" w14:textId="77777777" w:rsidTr="003C4A16">
        <w:tc>
          <w:tcPr>
            <w:tcW w:w="5000" w:type="pct"/>
            <w:gridSpan w:val="2"/>
            <w:shd w:val="clear" w:color="auto" w:fill="auto"/>
          </w:tcPr>
          <w:p w14:paraId="4450E230" w14:textId="77777777" w:rsidR="004440FC" w:rsidRPr="00C82366" w:rsidRDefault="004440FC" w:rsidP="003C4A16">
            <w:pPr>
              <w:pStyle w:val="a4"/>
              <w:spacing w:after="72"/>
              <w:ind w:firstLineChars="0" w:firstLine="0"/>
              <w:rPr>
                <w:rFonts w:ascii="Consolas" w:hAnsi="Consolas"/>
                <w:kern w:val="0"/>
                <w:sz w:val="21"/>
                <w:szCs w:val="21"/>
              </w:rPr>
            </w:pPr>
            <w:r w:rsidRPr="00C82366">
              <w:rPr>
                <w:rFonts w:ascii="Consolas" w:hAnsi="Consolas" w:hint="eastAsia"/>
                <w:b/>
                <w:kern w:val="0"/>
                <w:sz w:val="21"/>
                <w:szCs w:val="21"/>
              </w:rPr>
              <w:t>主事件流程</w:t>
            </w:r>
          </w:p>
        </w:tc>
      </w:tr>
      <w:tr w:rsidR="004440FC" w:rsidRPr="00C82366" w14:paraId="7E4DA6B8" w14:textId="77777777" w:rsidTr="003C4A16">
        <w:tc>
          <w:tcPr>
            <w:tcW w:w="5000" w:type="pct"/>
            <w:gridSpan w:val="2"/>
            <w:shd w:val="clear" w:color="auto" w:fill="auto"/>
          </w:tcPr>
          <w:p w14:paraId="62883008" w14:textId="77777777" w:rsidR="004440FC" w:rsidRPr="00C82366" w:rsidRDefault="004440FC" w:rsidP="00AC5C40">
            <w:pPr>
              <w:pStyle w:val="srs"/>
              <w:numPr>
                <w:ilvl w:val="0"/>
                <w:numId w:val="149"/>
              </w:numPr>
              <w:rPr>
                <w:rFonts w:ascii="Consolas" w:hAnsi="Consolas"/>
                <w:szCs w:val="21"/>
              </w:rPr>
            </w:pPr>
            <w:r w:rsidRPr="00C82366">
              <w:rPr>
                <w:rFonts w:ascii="Consolas" w:hAnsi="Consolas" w:hint="eastAsia"/>
                <w:szCs w:val="21"/>
              </w:rPr>
              <w:t>用户点击</w:t>
            </w:r>
            <w:r w:rsidRPr="00C82366">
              <w:rPr>
                <w:rFonts w:ascii="Consolas" w:hAnsi="Consolas" w:hint="eastAsia"/>
                <w:szCs w:val="21"/>
              </w:rPr>
              <w:t xml:space="preserve"> </w:t>
            </w:r>
            <w:r w:rsidRPr="00C82366">
              <w:rPr>
                <w:rFonts w:ascii="Consolas" w:hAnsi="Consolas" w:hint="eastAsia"/>
                <w:szCs w:val="21"/>
              </w:rPr>
              <w:t>“通讯录面板“中【</w:t>
            </w:r>
            <w:r>
              <w:rPr>
                <w:rFonts w:ascii="Consolas" w:hAnsi="Consolas" w:hint="eastAsia"/>
                <w:szCs w:val="21"/>
              </w:rPr>
              <w:t>更新通讯录</w:t>
            </w:r>
            <w:r w:rsidRPr="00C82366">
              <w:rPr>
                <w:rFonts w:ascii="Consolas" w:hAnsi="Consolas" w:hint="eastAsia"/>
                <w:szCs w:val="21"/>
              </w:rPr>
              <w:t>】图标，弹出“更新通讯录”对话框，用例开始。</w:t>
            </w:r>
          </w:p>
          <w:p w14:paraId="1DA7A0B7" w14:textId="77777777" w:rsidR="004440FC" w:rsidRPr="00C82366" w:rsidRDefault="004440FC" w:rsidP="00AC5C40">
            <w:pPr>
              <w:pStyle w:val="srs"/>
              <w:numPr>
                <w:ilvl w:val="0"/>
                <w:numId w:val="149"/>
              </w:numPr>
              <w:rPr>
                <w:rFonts w:ascii="Consolas" w:hAnsi="Consolas"/>
                <w:szCs w:val="21"/>
              </w:rPr>
            </w:pPr>
            <w:r w:rsidRPr="00C82366">
              <w:rPr>
                <w:rFonts w:ascii="Consolas" w:hAnsi="Consolas" w:hint="eastAsia"/>
                <w:szCs w:val="21"/>
              </w:rPr>
              <w:t>用户点击导出通讯录文本后的【下载】链接。</w:t>
            </w:r>
          </w:p>
          <w:p w14:paraId="42CD3EFB" w14:textId="77777777" w:rsidR="004440FC" w:rsidRPr="00C82366" w:rsidRDefault="004440FC" w:rsidP="00AC5C40">
            <w:pPr>
              <w:pStyle w:val="srs"/>
              <w:numPr>
                <w:ilvl w:val="0"/>
                <w:numId w:val="149"/>
              </w:numPr>
              <w:rPr>
                <w:rFonts w:ascii="Consolas" w:hAnsi="Consolas"/>
                <w:szCs w:val="21"/>
              </w:rPr>
            </w:pPr>
            <w:r w:rsidRPr="00C82366">
              <w:rPr>
                <w:rFonts w:ascii="Consolas" w:hAnsi="Consolas" w:hint="eastAsia"/>
                <w:szCs w:val="21"/>
              </w:rPr>
              <w:t>在“更新通讯录”对话框上方弹出“</w:t>
            </w:r>
            <w:r>
              <w:rPr>
                <w:rFonts w:ascii="Consolas" w:hAnsi="Consolas" w:hint="eastAsia"/>
                <w:szCs w:val="21"/>
              </w:rPr>
              <w:t>另存为</w:t>
            </w:r>
            <w:r w:rsidRPr="00C82366">
              <w:rPr>
                <w:rFonts w:ascii="Consolas" w:hAnsi="Consolas" w:hint="eastAsia"/>
                <w:szCs w:val="21"/>
              </w:rPr>
              <w:t>”对话框，见原型图</w:t>
            </w:r>
            <w:r w:rsidRPr="00C82366">
              <w:rPr>
                <w:rFonts w:ascii="Consolas" w:hAnsi="Consolas" w:hint="eastAsia"/>
                <w:szCs w:val="21"/>
              </w:rPr>
              <w:t>1-6</w:t>
            </w:r>
            <w:r w:rsidRPr="00C82366">
              <w:rPr>
                <w:rFonts w:ascii="Consolas" w:hAnsi="Consolas" w:hint="eastAsia"/>
                <w:szCs w:val="21"/>
              </w:rPr>
              <w:t>更新通讯录</w:t>
            </w:r>
            <w:r>
              <w:rPr>
                <w:rFonts w:ascii="Consolas" w:hAnsi="Consolas"/>
                <w:szCs w:val="21"/>
              </w:rPr>
              <w:t>—</w:t>
            </w:r>
            <w:r>
              <w:rPr>
                <w:rFonts w:ascii="Consolas" w:hAnsi="Consolas" w:hint="eastAsia"/>
                <w:szCs w:val="21"/>
              </w:rPr>
              <w:t>另存为对话框</w:t>
            </w:r>
            <w:r w:rsidRPr="00C82366">
              <w:rPr>
                <w:rFonts w:ascii="Consolas" w:hAnsi="Consolas" w:hint="eastAsia"/>
                <w:szCs w:val="21"/>
              </w:rPr>
              <w:t>。</w:t>
            </w:r>
          </w:p>
          <w:p w14:paraId="56F60D5B" w14:textId="77777777" w:rsidR="004440FC" w:rsidRPr="00C82366" w:rsidRDefault="004440FC" w:rsidP="00AC5C40">
            <w:pPr>
              <w:pStyle w:val="srs"/>
              <w:numPr>
                <w:ilvl w:val="0"/>
                <w:numId w:val="149"/>
              </w:numPr>
              <w:rPr>
                <w:rFonts w:ascii="Consolas" w:hAnsi="Consolas"/>
                <w:szCs w:val="21"/>
              </w:rPr>
            </w:pPr>
            <w:r w:rsidRPr="00C82366">
              <w:rPr>
                <w:rFonts w:ascii="Consolas" w:hAnsi="Consolas" w:hint="eastAsia"/>
                <w:szCs w:val="21"/>
              </w:rPr>
              <w:t>用户在“</w:t>
            </w:r>
            <w:r>
              <w:rPr>
                <w:rFonts w:ascii="Consolas" w:hAnsi="Consolas" w:hint="eastAsia"/>
                <w:szCs w:val="21"/>
              </w:rPr>
              <w:t>另存为</w:t>
            </w:r>
            <w:r w:rsidRPr="00C82366">
              <w:rPr>
                <w:rFonts w:ascii="Consolas" w:hAnsi="Consolas" w:hint="eastAsia"/>
                <w:szCs w:val="21"/>
              </w:rPr>
              <w:t>”对话框中选定目录，</w:t>
            </w:r>
            <w:r>
              <w:rPr>
                <w:rFonts w:ascii="Consolas" w:hAnsi="Consolas" w:hint="eastAsia"/>
                <w:szCs w:val="21"/>
              </w:rPr>
              <w:t>并在对话框的文件名输入框中默认显示文件名（</w:t>
            </w:r>
            <w:r w:rsidR="00723F29" w:rsidRPr="004F624E">
              <w:rPr>
                <w:rFonts w:ascii="Consolas" w:hAnsi="Consolas" w:hint="eastAsia"/>
                <w:szCs w:val="21"/>
              </w:rPr>
              <w:t xml:space="preserve"> G-Net MAX</w:t>
            </w:r>
            <w:r w:rsidR="00723F29">
              <w:rPr>
                <w:rFonts w:ascii="Consolas" w:hAnsi="Consolas" w:hint="eastAsia"/>
                <w:szCs w:val="21"/>
              </w:rPr>
              <w:t xml:space="preserve"> Addressbook_yyyyMMdd.xls</w:t>
            </w:r>
            <w:r>
              <w:rPr>
                <w:rFonts w:ascii="Consolas" w:hAnsi="Consolas" w:hint="eastAsia"/>
                <w:szCs w:val="21"/>
              </w:rPr>
              <w:t>），</w:t>
            </w:r>
            <w:r w:rsidRPr="00C82366">
              <w:rPr>
                <w:rFonts w:ascii="Consolas" w:hAnsi="Consolas" w:hint="eastAsia"/>
                <w:szCs w:val="21"/>
              </w:rPr>
              <w:t>点击【确定】按钮。</w:t>
            </w:r>
          </w:p>
          <w:p w14:paraId="386B44A9" w14:textId="77777777" w:rsidR="004440FC" w:rsidRPr="00C03C81" w:rsidRDefault="004440FC" w:rsidP="00CD4D74">
            <w:pPr>
              <w:pStyle w:val="aff5"/>
              <w:numPr>
                <w:ilvl w:val="0"/>
                <w:numId w:val="171"/>
              </w:numPr>
              <w:spacing w:afterLines="30" w:after="72" w:line="288" w:lineRule="auto"/>
              <w:ind w:firstLineChars="0"/>
              <w:rPr>
                <w:rFonts w:ascii="Consolas" w:hAnsi="Consolas"/>
                <w:vanish/>
                <w:szCs w:val="21"/>
              </w:rPr>
            </w:pPr>
          </w:p>
          <w:p w14:paraId="0635D0C1" w14:textId="77777777" w:rsidR="004440FC" w:rsidRPr="00C03C81" w:rsidRDefault="004440FC" w:rsidP="00CD4D74">
            <w:pPr>
              <w:pStyle w:val="aff5"/>
              <w:numPr>
                <w:ilvl w:val="0"/>
                <w:numId w:val="171"/>
              </w:numPr>
              <w:spacing w:afterLines="30" w:after="72" w:line="288" w:lineRule="auto"/>
              <w:ind w:firstLineChars="0"/>
              <w:rPr>
                <w:rFonts w:ascii="Consolas" w:hAnsi="Consolas"/>
                <w:vanish/>
                <w:szCs w:val="21"/>
              </w:rPr>
            </w:pPr>
          </w:p>
          <w:p w14:paraId="599628EB" w14:textId="77777777" w:rsidR="004440FC" w:rsidRPr="00C03C81" w:rsidRDefault="004440FC">
            <w:pPr>
              <w:pStyle w:val="aff5"/>
              <w:numPr>
                <w:ilvl w:val="0"/>
                <w:numId w:val="171"/>
              </w:numPr>
              <w:spacing w:afterLines="30" w:after="72" w:line="288" w:lineRule="auto"/>
              <w:ind w:firstLineChars="0"/>
              <w:rPr>
                <w:rFonts w:ascii="Consolas" w:hAnsi="Consolas"/>
                <w:vanish/>
                <w:szCs w:val="21"/>
              </w:rPr>
            </w:pPr>
          </w:p>
          <w:p w14:paraId="70ACB109" w14:textId="77777777" w:rsidR="004440FC" w:rsidRPr="00C03C81" w:rsidRDefault="004440FC">
            <w:pPr>
              <w:pStyle w:val="aff5"/>
              <w:numPr>
                <w:ilvl w:val="0"/>
                <w:numId w:val="171"/>
              </w:numPr>
              <w:spacing w:afterLines="30" w:after="72" w:line="288" w:lineRule="auto"/>
              <w:ind w:firstLineChars="0"/>
              <w:rPr>
                <w:rFonts w:ascii="Consolas" w:hAnsi="Consolas"/>
                <w:vanish/>
                <w:szCs w:val="21"/>
              </w:rPr>
            </w:pPr>
          </w:p>
          <w:p w14:paraId="2C10952A" w14:textId="77777777" w:rsidR="004440FC" w:rsidRPr="00C82366" w:rsidRDefault="004440FC" w:rsidP="00AC5C40">
            <w:pPr>
              <w:pStyle w:val="srs"/>
              <w:numPr>
                <w:ilvl w:val="1"/>
                <w:numId w:val="171"/>
              </w:numPr>
              <w:rPr>
                <w:rFonts w:ascii="Consolas" w:hAnsi="Consolas"/>
                <w:szCs w:val="21"/>
              </w:rPr>
            </w:pPr>
            <w:r w:rsidRPr="00C82366">
              <w:rPr>
                <w:rFonts w:ascii="Consolas" w:hAnsi="Consolas" w:hint="eastAsia"/>
                <w:szCs w:val="21"/>
              </w:rPr>
              <w:t>点击【取消】按钮，“</w:t>
            </w:r>
            <w:r>
              <w:rPr>
                <w:rFonts w:ascii="Consolas" w:hAnsi="Consolas" w:hint="eastAsia"/>
                <w:szCs w:val="21"/>
              </w:rPr>
              <w:t>另存为</w:t>
            </w:r>
            <w:r w:rsidRPr="00C82366">
              <w:rPr>
                <w:rFonts w:ascii="Consolas" w:hAnsi="Consolas" w:hint="eastAsia"/>
                <w:szCs w:val="21"/>
              </w:rPr>
              <w:t>”对话框关闭，用例终止。</w:t>
            </w:r>
          </w:p>
          <w:p w14:paraId="13373F82" w14:textId="77777777" w:rsidR="004440FC" w:rsidRPr="00C82366" w:rsidRDefault="004440FC" w:rsidP="00AC5C40">
            <w:pPr>
              <w:pStyle w:val="srs"/>
              <w:numPr>
                <w:ilvl w:val="0"/>
                <w:numId w:val="149"/>
              </w:numPr>
              <w:rPr>
                <w:rFonts w:ascii="Consolas" w:hAnsi="Consolas"/>
                <w:szCs w:val="21"/>
              </w:rPr>
            </w:pPr>
            <w:r w:rsidRPr="00C82366">
              <w:rPr>
                <w:rFonts w:ascii="Consolas" w:hAnsi="Consolas" w:hint="eastAsia"/>
                <w:szCs w:val="21"/>
              </w:rPr>
              <w:t>弹出“导</w:t>
            </w:r>
            <w:r>
              <w:rPr>
                <w:rFonts w:ascii="Consolas" w:hAnsi="Consolas" w:hint="eastAsia"/>
                <w:szCs w:val="21"/>
              </w:rPr>
              <w:t>出</w:t>
            </w:r>
            <w:r w:rsidRPr="00C82366">
              <w:rPr>
                <w:rFonts w:ascii="Consolas" w:hAnsi="Consolas" w:hint="eastAsia"/>
                <w:szCs w:val="21"/>
              </w:rPr>
              <w:t>进度”对话框。</w:t>
            </w:r>
          </w:p>
          <w:p w14:paraId="498C0A22" w14:textId="77777777" w:rsidR="004440FC" w:rsidRPr="00C82366" w:rsidRDefault="004440FC" w:rsidP="00AC5C40">
            <w:pPr>
              <w:pStyle w:val="srs"/>
              <w:numPr>
                <w:ilvl w:val="0"/>
                <w:numId w:val="149"/>
              </w:numPr>
              <w:rPr>
                <w:rFonts w:ascii="Consolas" w:hAnsi="Consolas"/>
                <w:szCs w:val="21"/>
              </w:rPr>
            </w:pPr>
            <w:r w:rsidRPr="00C82366">
              <w:rPr>
                <w:rFonts w:ascii="Consolas" w:hAnsi="Consolas" w:hint="eastAsia"/>
                <w:szCs w:val="21"/>
              </w:rPr>
              <w:t>MAXClient</w:t>
            </w:r>
            <w:r w:rsidRPr="00C82366">
              <w:rPr>
                <w:rFonts w:ascii="Consolas" w:hAnsi="Consolas" w:hint="eastAsia"/>
                <w:szCs w:val="21"/>
              </w:rPr>
              <w:t>通过</w:t>
            </w:r>
            <w:r w:rsidRPr="00C82366">
              <w:rPr>
                <w:rFonts w:ascii="Consolas" w:hAnsi="Consolas" w:hint="eastAsia"/>
                <w:szCs w:val="21"/>
              </w:rPr>
              <w:t>Ajax</w:t>
            </w:r>
            <w:r w:rsidRPr="00C82366">
              <w:rPr>
                <w:rFonts w:ascii="Consolas" w:hAnsi="Consolas" w:hint="eastAsia"/>
                <w:szCs w:val="21"/>
              </w:rPr>
              <w:t>，向</w:t>
            </w:r>
            <w:r w:rsidRPr="00C82366">
              <w:rPr>
                <w:rFonts w:ascii="Consolas" w:hAnsi="Consolas" w:hint="eastAsia"/>
                <w:szCs w:val="21"/>
              </w:rPr>
              <w:t>MAXUniform</w:t>
            </w:r>
            <w:r w:rsidRPr="00C82366">
              <w:rPr>
                <w:rFonts w:ascii="Consolas" w:hAnsi="Consolas" w:hint="eastAsia"/>
                <w:szCs w:val="21"/>
              </w:rPr>
              <w:t>发出导出通讯录（用例：</w:t>
            </w:r>
            <w:r w:rsidRPr="00C82366">
              <w:rPr>
                <w:rFonts w:ascii="Consolas" w:hAnsi="Consolas" w:hint="eastAsia"/>
                <w:szCs w:val="21"/>
              </w:rPr>
              <w:t>MAX_Uniform_ADDRESSBOOK_SRS_0002</w:t>
            </w:r>
            <w:r w:rsidRPr="00C82366">
              <w:rPr>
                <w:rFonts w:ascii="Consolas" w:hAnsi="Consolas" w:hint="eastAsia"/>
                <w:szCs w:val="21"/>
              </w:rPr>
              <w:t>）请求。</w:t>
            </w:r>
          </w:p>
          <w:p w14:paraId="1C6DA520" w14:textId="77777777" w:rsidR="00227F6A" w:rsidRDefault="004440FC" w:rsidP="00AC5C40">
            <w:pPr>
              <w:pStyle w:val="srs"/>
              <w:numPr>
                <w:ilvl w:val="0"/>
                <w:numId w:val="149"/>
              </w:numPr>
              <w:rPr>
                <w:rFonts w:ascii="Consolas" w:hAnsi="Consolas"/>
                <w:szCs w:val="21"/>
              </w:rPr>
            </w:pPr>
            <w:r w:rsidRPr="00C82366">
              <w:rPr>
                <w:rFonts w:ascii="Consolas" w:hAnsi="Consolas" w:hint="eastAsia"/>
                <w:szCs w:val="21"/>
              </w:rPr>
              <w:t>判断</w:t>
            </w:r>
            <w:r w:rsidRPr="00C82366">
              <w:rPr>
                <w:rFonts w:ascii="Consolas" w:hAnsi="Consolas" w:hint="eastAsia"/>
                <w:szCs w:val="21"/>
              </w:rPr>
              <w:t>MAXUniform</w:t>
            </w:r>
            <w:r w:rsidRPr="00C82366">
              <w:rPr>
                <w:rFonts w:ascii="Consolas" w:hAnsi="Consolas" w:hint="eastAsia"/>
                <w:szCs w:val="21"/>
              </w:rPr>
              <w:t>返回的结果。</w:t>
            </w:r>
          </w:p>
          <w:p w14:paraId="3564903F" w14:textId="77777777" w:rsidR="00227F6A" w:rsidRPr="00227F6A" w:rsidRDefault="00227F6A" w:rsidP="00CD4D74">
            <w:pPr>
              <w:pStyle w:val="aff5"/>
              <w:numPr>
                <w:ilvl w:val="0"/>
                <w:numId w:val="192"/>
              </w:numPr>
              <w:spacing w:afterLines="30" w:after="72" w:line="288" w:lineRule="auto"/>
              <w:ind w:firstLineChars="0"/>
              <w:rPr>
                <w:rFonts w:ascii="Consolas" w:hAnsi="Consolas"/>
                <w:vanish/>
                <w:szCs w:val="21"/>
              </w:rPr>
            </w:pPr>
          </w:p>
          <w:p w14:paraId="6DFE8FA2" w14:textId="77777777" w:rsidR="00227F6A" w:rsidRPr="00227F6A" w:rsidRDefault="00227F6A" w:rsidP="00CD4D74">
            <w:pPr>
              <w:pStyle w:val="aff5"/>
              <w:numPr>
                <w:ilvl w:val="0"/>
                <w:numId w:val="192"/>
              </w:numPr>
              <w:spacing w:afterLines="30" w:after="72" w:line="288" w:lineRule="auto"/>
              <w:ind w:firstLineChars="0"/>
              <w:rPr>
                <w:rFonts w:ascii="Consolas" w:hAnsi="Consolas"/>
                <w:vanish/>
                <w:szCs w:val="21"/>
              </w:rPr>
            </w:pPr>
          </w:p>
          <w:p w14:paraId="59D93662" w14:textId="77777777" w:rsidR="00227F6A" w:rsidRPr="00227F6A" w:rsidRDefault="00227F6A">
            <w:pPr>
              <w:pStyle w:val="aff5"/>
              <w:numPr>
                <w:ilvl w:val="0"/>
                <w:numId w:val="192"/>
              </w:numPr>
              <w:spacing w:afterLines="30" w:after="72" w:line="288" w:lineRule="auto"/>
              <w:ind w:firstLineChars="0"/>
              <w:rPr>
                <w:rFonts w:ascii="Consolas" w:hAnsi="Consolas"/>
                <w:vanish/>
                <w:szCs w:val="21"/>
              </w:rPr>
            </w:pPr>
          </w:p>
          <w:p w14:paraId="7D08233E" w14:textId="77777777" w:rsidR="00227F6A" w:rsidRPr="00227F6A" w:rsidRDefault="00227F6A">
            <w:pPr>
              <w:pStyle w:val="aff5"/>
              <w:numPr>
                <w:ilvl w:val="0"/>
                <w:numId w:val="192"/>
              </w:numPr>
              <w:spacing w:afterLines="30" w:after="72" w:line="288" w:lineRule="auto"/>
              <w:ind w:firstLineChars="0"/>
              <w:rPr>
                <w:rFonts w:ascii="Consolas" w:hAnsi="Consolas"/>
                <w:vanish/>
                <w:szCs w:val="21"/>
              </w:rPr>
            </w:pPr>
          </w:p>
          <w:p w14:paraId="3C3CF2F7" w14:textId="77777777" w:rsidR="00227F6A" w:rsidRPr="00227F6A" w:rsidRDefault="00227F6A">
            <w:pPr>
              <w:pStyle w:val="aff5"/>
              <w:numPr>
                <w:ilvl w:val="0"/>
                <w:numId w:val="192"/>
              </w:numPr>
              <w:spacing w:afterLines="30" w:after="72" w:line="288" w:lineRule="auto"/>
              <w:ind w:firstLineChars="0"/>
              <w:rPr>
                <w:rFonts w:ascii="Consolas" w:hAnsi="Consolas"/>
                <w:vanish/>
                <w:szCs w:val="21"/>
              </w:rPr>
            </w:pPr>
          </w:p>
          <w:p w14:paraId="0941C7DF" w14:textId="77777777" w:rsidR="00227F6A" w:rsidRPr="00227F6A" w:rsidRDefault="00227F6A">
            <w:pPr>
              <w:pStyle w:val="aff5"/>
              <w:numPr>
                <w:ilvl w:val="0"/>
                <w:numId w:val="192"/>
              </w:numPr>
              <w:spacing w:afterLines="30" w:after="72" w:line="288" w:lineRule="auto"/>
              <w:ind w:firstLineChars="0"/>
              <w:rPr>
                <w:rFonts w:ascii="Consolas" w:hAnsi="Consolas"/>
                <w:vanish/>
                <w:szCs w:val="21"/>
              </w:rPr>
            </w:pPr>
          </w:p>
          <w:p w14:paraId="3B9D7D32" w14:textId="77777777" w:rsidR="00227F6A" w:rsidRPr="00227F6A" w:rsidRDefault="00227F6A">
            <w:pPr>
              <w:pStyle w:val="aff5"/>
              <w:numPr>
                <w:ilvl w:val="0"/>
                <w:numId w:val="192"/>
              </w:numPr>
              <w:spacing w:afterLines="30" w:after="72" w:line="288" w:lineRule="auto"/>
              <w:ind w:firstLineChars="0"/>
              <w:rPr>
                <w:rFonts w:ascii="Consolas" w:hAnsi="Consolas"/>
                <w:vanish/>
                <w:szCs w:val="21"/>
              </w:rPr>
            </w:pPr>
          </w:p>
          <w:p w14:paraId="23D8B012" w14:textId="77777777" w:rsidR="00227F6A" w:rsidRDefault="004440FC" w:rsidP="00AC5C40">
            <w:pPr>
              <w:pStyle w:val="srs"/>
              <w:numPr>
                <w:ilvl w:val="1"/>
                <w:numId w:val="192"/>
              </w:numPr>
              <w:rPr>
                <w:rFonts w:ascii="Consolas" w:hAnsi="Consolas"/>
                <w:szCs w:val="21"/>
              </w:rPr>
            </w:pPr>
            <w:r w:rsidRPr="00227F6A">
              <w:rPr>
                <w:rFonts w:ascii="Consolas" w:hAnsi="Consolas" w:hint="eastAsia"/>
                <w:szCs w:val="21"/>
              </w:rPr>
              <w:t>请求超时，见通用规则【请求超时限制】，“导出进度”对话框关闭，在“更新通讯录”对话框顶端显示错误提示“导出通讯录失败，请稍后重试”，用例终止。</w:t>
            </w:r>
          </w:p>
          <w:p w14:paraId="4AE77243" w14:textId="77777777" w:rsidR="00227F6A" w:rsidRDefault="004440FC" w:rsidP="00AC5C40">
            <w:pPr>
              <w:pStyle w:val="srs"/>
              <w:numPr>
                <w:ilvl w:val="1"/>
                <w:numId w:val="192"/>
              </w:numPr>
              <w:rPr>
                <w:rFonts w:ascii="Consolas" w:hAnsi="Consolas"/>
                <w:szCs w:val="21"/>
              </w:rPr>
            </w:pPr>
            <w:r w:rsidRPr="00227F6A">
              <w:rPr>
                <w:rFonts w:ascii="Consolas" w:hAnsi="Consolas" w:hint="eastAsia"/>
                <w:szCs w:val="21"/>
              </w:rPr>
              <w:t>返回</w:t>
            </w:r>
            <w:r w:rsidRPr="00227F6A">
              <w:rPr>
                <w:rFonts w:ascii="Consolas" w:hAnsi="Consolas" w:hint="eastAsia"/>
                <w:szCs w:val="21"/>
              </w:rPr>
              <w:t>HTTP</w:t>
            </w:r>
            <w:r w:rsidRPr="00227F6A">
              <w:rPr>
                <w:rFonts w:ascii="Consolas" w:hAnsi="Consolas" w:hint="eastAsia"/>
                <w:szCs w:val="21"/>
              </w:rPr>
              <w:t>状态码为</w:t>
            </w:r>
            <w:r w:rsidRPr="00227F6A">
              <w:rPr>
                <w:rFonts w:ascii="Consolas" w:hAnsi="Consolas" w:hint="eastAsia"/>
                <w:szCs w:val="21"/>
              </w:rPr>
              <w:t>5xx</w:t>
            </w:r>
            <w:r w:rsidRPr="00227F6A">
              <w:rPr>
                <w:rFonts w:ascii="Consolas" w:hAnsi="Consolas" w:hint="eastAsia"/>
                <w:szCs w:val="21"/>
              </w:rPr>
              <w:t>，“导出进度”对话框关闭，在“更新通讯录”对话框顶端显示错误提示“导出通讯录失败，请稍后重试”，用例终止。</w:t>
            </w:r>
          </w:p>
          <w:p w14:paraId="2C17585F" w14:textId="77777777" w:rsidR="004440FC" w:rsidRPr="00227F6A" w:rsidRDefault="004440FC" w:rsidP="00AC5C40">
            <w:pPr>
              <w:pStyle w:val="srs"/>
              <w:numPr>
                <w:ilvl w:val="1"/>
                <w:numId w:val="192"/>
              </w:numPr>
              <w:rPr>
                <w:rFonts w:ascii="Consolas" w:hAnsi="Consolas"/>
                <w:szCs w:val="21"/>
              </w:rPr>
            </w:pPr>
            <w:r w:rsidRPr="00227F6A">
              <w:rPr>
                <w:rFonts w:ascii="Consolas" w:hAnsi="Consolas" w:hint="eastAsia"/>
                <w:szCs w:val="21"/>
              </w:rPr>
              <w:t>返回</w:t>
            </w:r>
            <w:r w:rsidRPr="00227F6A">
              <w:rPr>
                <w:rFonts w:ascii="Consolas" w:hAnsi="Consolas" w:hint="eastAsia"/>
                <w:szCs w:val="21"/>
              </w:rPr>
              <w:t>HTTP</w:t>
            </w:r>
            <w:r w:rsidRPr="00227F6A">
              <w:rPr>
                <w:rFonts w:ascii="Consolas" w:hAnsi="Consolas" w:hint="eastAsia"/>
                <w:szCs w:val="21"/>
              </w:rPr>
              <w:t>状态码为</w:t>
            </w:r>
            <w:r w:rsidRPr="00227F6A">
              <w:rPr>
                <w:rFonts w:ascii="Consolas" w:hAnsi="Consolas" w:hint="eastAsia"/>
                <w:szCs w:val="21"/>
              </w:rPr>
              <w:t>200</w:t>
            </w:r>
            <w:r w:rsidRPr="00227F6A">
              <w:rPr>
                <w:rFonts w:ascii="Consolas" w:hAnsi="Consolas" w:hint="eastAsia"/>
                <w:szCs w:val="21"/>
              </w:rPr>
              <w:t>，跳转至主事件流</w:t>
            </w:r>
            <w:r w:rsidRPr="00227F6A">
              <w:rPr>
                <w:rFonts w:ascii="Consolas" w:hAnsi="Consolas" w:hint="eastAsia"/>
                <w:szCs w:val="21"/>
              </w:rPr>
              <w:t>step8</w:t>
            </w:r>
            <w:r w:rsidRPr="00227F6A">
              <w:rPr>
                <w:rFonts w:ascii="Consolas" w:hAnsi="Consolas" w:hint="eastAsia"/>
                <w:szCs w:val="21"/>
              </w:rPr>
              <w:t>。</w:t>
            </w:r>
          </w:p>
          <w:p w14:paraId="16A5FACC" w14:textId="77777777" w:rsidR="004440FC" w:rsidRPr="00C82366" w:rsidRDefault="004440FC" w:rsidP="00AC5C40">
            <w:pPr>
              <w:pStyle w:val="srs"/>
              <w:numPr>
                <w:ilvl w:val="0"/>
                <w:numId w:val="149"/>
              </w:numPr>
              <w:rPr>
                <w:rFonts w:ascii="Consolas" w:hAnsi="Consolas"/>
                <w:szCs w:val="21"/>
              </w:rPr>
            </w:pPr>
            <w:r w:rsidRPr="00C82366">
              <w:rPr>
                <w:rFonts w:ascii="Consolas" w:hAnsi="Consolas" w:hint="eastAsia"/>
                <w:szCs w:val="21"/>
              </w:rPr>
              <w:t>“导出进度”对话框关闭。</w:t>
            </w:r>
          </w:p>
          <w:p w14:paraId="7893261E" w14:textId="77777777" w:rsidR="004440FC" w:rsidRPr="00C82366" w:rsidRDefault="004440FC" w:rsidP="00AC5C40">
            <w:pPr>
              <w:pStyle w:val="srs"/>
              <w:numPr>
                <w:ilvl w:val="0"/>
                <w:numId w:val="149"/>
              </w:numPr>
              <w:rPr>
                <w:rFonts w:ascii="Consolas" w:hAnsi="Consolas"/>
                <w:szCs w:val="21"/>
              </w:rPr>
            </w:pPr>
            <w:r w:rsidRPr="00C82366">
              <w:rPr>
                <w:rFonts w:ascii="Consolas" w:hAnsi="Consolas" w:hint="eastAsia"/>
                <w:szCs w:val="21"/>
              </w:rPr>
              <w:t>用例结束。</w:t>
            </w:r>
          </w:p>
          <w:p w14:paraId="402A4E13" w14:textId="77777777" w:rsidR="004440FC" w:rsidRPr="00C82366" w:rsidRDefault="004440FC" w:rsidP="003C4A16">
            <w:pPr>
              <w:pStyle w:val="a4"/>
              <w:spacing w:after="72"/>
              <w:ind w:firstLine="420"/>
              <w:rPr>
                <w:rFonts w:ascii="Consolas" w:hAnsi="Consolas"/>
                <w:kern w:val="0"/>
                <w:sz w:val="21"/>
                <w:szCs w:val="21"/>
              </w:rPr>
            </w:pPr>
          </w:p>
          <w:p w14:paraId="32020E70" w14:textId="77777777" w:rsidR="004440FC" w:rsidRPr="00C82366" w:rsidRDefault="004440FC" w:rsidP="003C4A16">
            <w:pPr>
              <w:pStyle w:val="af3"/>
              <w:keepNext/>
              <w:rPr>
                <w:rFonts w:ascii="Consolas" w:hAnsi="Consolas"/>
                <w:sz w:val="21"/>
                <w:szCs w:val="21"/>
              </w:rPr>
            </w:pPr>
            <w:r>
              <w:rPr>
                <w:noProof/>
              </w:rPr>
              <w:lastRenderedPageBreak/>
              <w:drawing>
                <wp:inline distT="0" distB="0" distL="0" distR="0" wp14:anchorId="1E273D1B" wp14:editId="625FFF6F">
                  <wp:extent cx="5486400" cy="36322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632200"/>
                          </a:xfrm>
                          <a:prstGeom prst="rect">
                            <a:avLst/>
                          </a:prstGeom>
                        </pic:spPr>
                      </pic:pic>
                    </a:graphicData>
                  </a:graphic>
                </wp:inline>
              </w:drawing>
            </w:r>
          </w:p>
          <w:p w14:paraId="13F0A8DF" w14:textId="77777777" w:rsidR="004440FC" w:rsidRPr="00C82366" w:rsidRDefault="004440FC" w:rsidP="003C4A16">
            <w:pPr>
              <w:pStyle w:val="af3"/>
              <w:jc w:val="both"/>
              <w:rPr>
                <w:rFonts w:ascii="Consolas" w:hAnsi="Consolas"/>
                <w:sz w:val="21"/>
                <w:szCs w:val="21"/>
              </w:rPr>
            </w:pPr>
            <w:bookmarkStart w:id="436" w:name="_Toc354760370"/>
            <w:r w:rsidRPr="00C82366">
              <w:rPr>
                <w:rFonts w:ascii="Consolas" w:hAnsi="Consolas" w:hint="eastAsia"/>
                <w:sz w:val="21"/>
                <w:szCs w:val="21"/>
              </w:rPr>
              <w:t>原型图</w:t>
            </w:r>
            <w:r w:rsidRPr="00C82366">
              <w:rPr>
                <w:rFonts w:ascii="Consolas" w:hAnsi="Consolas" w:hint="eastAsia"/>
                <w:sz w:val="21"/>
                <w:szCs w:val="21"/>
              </w:rPr>
              <w:t xml:space="preserve">1- </w:t>
            </w:r>
            <w:r w:rsidR="004E1C5A" w:rsidRPr="00C82366">
              <w:rPr>
                <w:rFonts w:ascii="Consolas" w:hAnsi="Consolas"/>
                <w:sz w:val="21"/>
                <w:szCs w:val="21"/>
              </w:rPr>
              <w:fldChar w:fldCharType="begin"/>
            </w:r>
            <w:r w:rsidRPr="00C82366">
              <w:rPr>
                <w:rFonts w:ascii="Consolas" w:hAnsi="Consolas"/>
                <w:sz w:val="21"/>
                <w:szCs w:val="21"/>
              </w:rPr>
              <w:instrText xml:space="preserve"> </w:instrText>
            </w:r>
            <w:r w:rsidRPr="00C82366">
              <w:rPr>
                <w:rFonts w:ascii="Consolas" w:hAnsi="Consolas" w:hint="eastAsia"/>
                <w:sz w:val="21"/>
                <w:szCs w:val="21"/>
              </w:rPr>
              <w:instrText xml:space="preserve">SEQ </w:instrText>
            </w:r>
            <w:r w:rsidRPr="00C82366">
              <w:rPr>
                <w:rFonts w:ascii="Consolas" w:hAnsi="Consolas" w:hint="eastAsia"/>
                <w:sz w:val="21"/>
                <w:szCs w:val="21"/>
              </w:rPr>
              <w:instrText>原型图</w:instrText>
            </w:r>
            <w:r w:rsidRPr="00C82366">
              <w:rPr>
                <w:rFonts w:ascii="Consolas" w:hAnsi="Consolas" w:hint="eastAsia"/>
                <w:sz w:val="21"/>
                <w:szCs w:val="21"/>
              </w:rPr>
              <w:instrText>1- \* ARABIC</w:instrText>
            </w:r>
            <w:r w:rsidRPr="00C82366">
              <w:rPr>
                <w:rFonts w:ascii="Consolas" w:hAnsi="Consolas"/>
                <w:sz w:val="21"/>
                <w:szCs w:val="21"/>
              </w:rPr>
              <w:instrText xml:space="preserve"> </w:instrText>
            </w:r>
            <w:r w:rsidR="004E1C5A" w:rsidRPr="00C82366">
              <w:rPr>
                <w:rFonts w:ascii="Consolas" w:hAnsi="Consolas"/>
                <w:sz w:val="21"/>
                <w:szCs w:val="21"/>
              </w:rPr>
              <w:fldChar w:fldCharType="separate"/>
            </w:r>
            <w:r w:rsidRPr="00C82366">
              <w:rPr>
                <w:rFonts w:ascii="Consolas" w:hAnsi="Consolas"/>
                <w:noProof/>
                <w:sz w:val="21"/>
                <w:szCs w:val="21"/>
              </w:rPr>
              <w:t>6</w:t>
            </w:r>
            <w:r w:rsidR="004E1C5A" w:rsidRPr="00C82366">
              <w:rPr>
                <w:rFonts w:ascii="Consolas" w:hAnsi="Consolas"/>
                <w:sz w:val="21"/>
                <w:szCs w:val="21"/>
              </w:rPr>
              <w:fldChar w:fldCharType="end"/>
            </w:r>
            <w:r w:rsidRPr="00C82366">
              <w:rPr>
                <w:rFonts w:ascii="Consolas" w:hAnsi="Consolas" w:hint="eastAsia"/>
                <w:sz w:val="21"/>
                <w:szCs w:val="21"/>
              </w:rPr>
              <w:t>更新通讯录</w:t>
            </w:r>
            <w:r>
              <w:rPr>
                <w:rFonts w:ascii="Consolas" w:hAnsi="Consolas"/>
                <w:sz w:val="21"/>
                <w:szCs w:val="21"/>
              </w:rPr>
              <w:t>—</w:t>
            </w:r>
            <w:bookmarkEnd w:id="436"/>
            <w:r>
              <w:rPr>
                <w:rFonts w:ascii="Consolas" w:hAnsi="Consolas" w:hint="eastAsia"/>
                <w:sz w:val="21"/>
                <w:szCs w:val="21"/>
              </w:rPr>
              <w:t>另存为对话框</w:t>
            </w:r>
          </w:p>
          <w:p w14:paraId="128B1FBF" w14:textId="77777777" w:rsidR="004440FC" w:rsidRPr="00C82366" w:rsidRDefault="004440FC" w:rsidP="003C4A16">
            <w:pPr>
              <w:rPr>
                <w:rFonts w:ascii="Consolas" w:hAnsi="Consolas"/>
                <w:szCs w:val="21"/>
              </w:rPr>
            </w:pPr>
          </w:p>
        </w:tc>
      </w:tr>
      <w:tr w:rsidR="004440FC" w:rsidRPr="00C82366" w14:paraId="552971DE" w14:textId="77777777" w:rsidTr="003C4A16">
        <w:tc>
          <w:tcPr>
            <w:tcW w:w="5000" w:type="pct"/>
            <w:gridSpan w:val="2"/>
            <w:shd w:val="clear" w:color="auto" w:fill="auto"/>
          </w:tcPr>
          <w:p w14:paraId="0401D3DD"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lastRenderedPageBreak/>
              <w:t>可选事件流</w:t>
            </w:r>
          </w:p>
        </w:tc>
      </w:tr>
      <w:tr w:rsidR="004440FC" w:rsidRPr="00C82366" w14:paraId="7E2F0C4F" w14:textId="77777777" w:rsidTr="003C4A16">
        <w:trPr>
          <w:hidden/>
        </w:trPr>
        <w:tc>
          <w:tcPr>
            <w:tcW w:w="5000" w:type="pct"/>
            <w:gridSpan w:val="2"/>
            <w:shd w:val="clear" w:color="auto" w:fill="auto"/>
          </w:tcPr>
          <w:p w14:paraId="32022E69" w14:textId="77777777" w:rsidR="004440FC" w:rsidRPr="00C82366" w:rsidRDefault="004440FC" w:rsidP="00CD4D74">
            <w:pPr>
              <w:pStyle w:val="aff5"/>
              <w:numPr>
                <w:ilvl w:val="0"/>
                <w:numId w:val="122"/>
              </w:numPr>
              <w:spacing w:afterLines="30" w:after="72" w:line="288" w:lineRule="auto"/>
              <w:ind w:firstLineChars="0" w:firstLine="0"/>
              <w:rPr>
                <w:rFonts w:ascii="Consolas" w:hAnsi="Consolas"/>
                <w:vanish/>
                <w:kern w:val="0"/>
                <w:szCs w:val="21"/>
              </w:rPr>
            </w:pPr>
          </w:p>
          <w:p w14:paraId="18BB470A" w14:textId="77777777" w:rsidR="004440FC" w:rsidRPr="00C82366" w:rsidRDefault="004440FC" w:rsidP="00CD4D74">
            <w:pPr>
              <w:pStyle w:val="aff5"/>
              <w:numPr>
                <w:ilvl w:val="0"/>
                <w:numId w:val="122"/>
              </w:numPr>
              <w:spacing w:afterLines="30" w:after="72" w:line="288" w:lineRule="auto"/>
              <w:ind w:firstLineChars="0" w:firstLine="0"/>
              <w:rPr>
                <w:rFonts w:ascii="Consolas" w:hAnsi="Consolas"/>
                <w:vanish/>
                <w:kern w:val="0"/>
                <w:szCs w:val="21"/>
              </w:rPr>
            </w:pPr>
          </w:p>
          <w:p w14:paraId="63A11CC1" w14:textId="77777777" w:rsidR="004440FC" w:rsidRPr="00C82366" w:rsidRDefault="004440FC">
            <w:pPr>
              <w:pStyle w:val="aff5"/>
              <w:numPr>
                <w:ilvl w:val="0"/>
                <w:numId w:val="122"/>
              </w:numPr>
              <w:spacing w:afterLines="30" w:after="72" w:line="288" w:lineRule="auto"/>
              <w:ind w:firstLineChars="0" w:firstLine="0"/>
              <w:rPr>
                <w:rFonts w:ascii="Consolas" w:hAnsi="Consolas"/>
                <w:vanish/>
                <w:kern w:val="0"/>
                <w:szCs w:val="21"/>
              </w:rPr>
            </w:pPr>
          </w:p>
          <w:p w14:paraId="36D8F4F3" w14:textId="77777777" w:rsidR="004440FC" w:rsidRPr="00C82366" w:rsidRDefault="004440FC">
            <w:pPr>
              <w:pStyle w:val="aff5"/>
              <w:numPr>
                <w:ilvl w:val="0"/>
                <w:numId w:val="122"/>
              </w:numPr>
              <w:spacing w:afterLines="30" w:after="72" w:line="288" w:lineRule="auto"/>
              <w:ind w:firstLineChars="0" w:firstLine="0"/>
              <w:rPr>
                <w:rFonts w:ascii="Consolas" w:hAnsi="Consolas"/>
                <w:vanish/>
                <w:kern w:val="0"/>
                <w:szCs w:val="21"/>
              </w:rPr>
            </w:pPr>
          </w:p>
          <w:p w14:paraId="3C39EA24" w14:textId="77777777" w:rsidR="004440FC" w:rsidRPr="00C82366" w:rsidRDefault="004440FC">
            <w:pPr>
              <w:pStyle w:val="aff5"/>
              <w:numPr>
                <w:ilvl w:val="0"/>
                <w:numId w:val="122"/>
              </w:numPr>
              <w:spacing w:afterLines="30" w:after="72" w:line="288" w:lineRule="auto"/>
              <w:ind w:firstLineChars="0" w:firstLine="0"/>
              <w:rPr>
                <w:rFonts w:ascii="Consolas" w:hAnsi="Consolas"/>
                <w:vanish/>
                <w:kern w:val="0"/>
                <w:szCs w:val="21"/>
              </w:rPr>
            </w:pPr>
          </w:p>
          <w:p w14:paraId="14D83515" w14:textId="77777777" w:rsidR="004440FC" w:rsidRPr="00C82366" w:rsidRDefault="004440FC">
            <w:pPr>
              <w:pStyle w:val="aff5"/>
              <w:numPr>
                <w:ilvl w:val="0"/>
                <w:numId w:val="122"/>
              </w:numPr>
              <w:spacing w:afterLines="30" w:after="72" w:line="288" w:lineRule="auto"/>
              <w:ind w:firstLineChars="0" w:firstLine="0"/>
              <w:rPr>
                <w:rFonts w:ascii="Consolas" w:hAnsi="Consolas"/>
                <w:vanish/>
                <w:kern w:val="0"/>
                <w:szCs w:val="21"/>
              </w:rPr>
            </w:pPr>
          </w:p>
          <w:p w14:paraId="45791D7A" w14:textId="77777777" w:rsidR="004440FC" w:rsidRPr="00C82366" w:rsidRDefault="004440FC">
            <w:pPr>
              <w:pStyle w:val="aff5"/>
              <w:numPr>
                <w:ilvl w:val="0"/>
                <w:numId w:val="136"/>
              </w:numPr>
              <w:spacing w:afterLines="30" w:after="72" w:line="288" w:lineRule="auto"/>
              <w:ind w:firstLineChars="0" w:firstLine="0"/>
              <w:rPr>
                <w:rFonts w:ascii="Consolas" w:hAnsi="Consolas"/>
                <w:vanish/>
                <w:kern w:val="0"/>
                <w:szCs w:val="21"/>
              </w:rPr>
            </w:pPr>
          </w:p>
          <w:p w14:paraId="526CA9A9" w14:textId="77777777" w:rsidR="004440FC" w:rsidRPr="00C82366" w:rsidRDefault="004440FC">
            <w:pPr>
              <w:pStyle w:val="aff5"/>
              <w:numPr>
                <w:ilvl w:val="0"/>
                <w:numId w:val="136"/>
              </w:numPr>
              <w:spacing w:afterLines="30" w:after="72" w:line="288" w:lineRule="auto"/>
              <w:ind w:firstLineChars="0" w:firstLine="0"/>
              <w:rPr>
                <w:rFonts w:ascii="Consolas" w:hAnsi="Consolas"/>
                <w:vanish/>
                <w:kern w:val="0"/>
                <w:szCs w:val="21"/>
              </w:rPr>
            </w:pPr>
          </w:p>
          <w:p w14:paraId="2DB59828" w14:textId="77777777" w:rsidR="004440FC" w:rsidRPr="00C82366" w:rsidRDefault="004440FC">
            <w:pPr>
              <w:pStyle w:val="aff5"/>
              <w:numPr>
                <w:ilvl w:val="0"/>
                <w:numId w:val="136"/>
              </w:numPr>
              <w:spacing w:afterLines="30" w:after="72" w:line="288" w:lineRule="auto"/>
              <w:ind w:firstLineChars="0" w:firstLine="0"/>
              <w:rPr>
                <w:rFonts w:ascii="Consolas" w:hAnsi="Consolas"/>
                <w:vanish/>
                <w:kern w:val="0"/>
                <w:szCs w:val="21"/>
              </w:rPr>
            </w:pPr>
          </w:p>
          <w:p w14:paraId="2A9AEF41" w14:textId="77777777" w:rsidR="004440FC" w:rsidRPr="00C82366" w:rsidRDefault="004440FC">
            <w:pPr>
              <w:pStyle w:val="aff5"/>
              <w:numPr>
                <w:ilvl w:val="0"/>
                <w:numId w:val="136"/>
              </w:numPr>
              <w:spacing w:afterLines="30" w:after="72" w:line="288" w:lineRule="auto"/>
              <w:ind w:firstLineChars="0" w:firstLine="0"/>
              <w:rPr>
                <w:rFonts w:ascii="Consolas" w:hAnsi="Consolas"/>
                <w:vanish/>
                <w:kern w:val="0"/>
                <w:szCs w:val="21"/>
              </w:rPr>
            </w:pPr>
          </w:p>
          <w:p w14:paraId="14D95759" w14:textId="77777777" w:rsidR="004440FC" w:rsidRPr="00C82366" w:rsidRDefault="004440FC">
            <w:pPr>
              <w:pStyle w:val="aff5"/>
              <w:numPr>
                <w:ilvl w:val="0"/>
                <w:numId w:val="136"/>
              </w:numPr>
              <w:spacing w:afterLines="30" w:after="72" w:line="288" w:lineRule="auto"/>
              <w:ind w:firstLineChars="0" w:firstLine="0"/>
              <w:rPr>
                <w:rFonts w:ascii="Consolas" w:hAnsi="Consolas"/>
                <w:vanish/>
                <w:kern w:val="0"/>
                <w:szCs w:val="21"/>
              </w:rPr>
            </w:pPr>
          </w:p>
          <w:p w14:paraId="70F8B6CA" w14:textId="77777777" w:rsidR="004440FC" w:rsidRPr="00C82366" w:rsidRDefault="004440FC">
            <w:pPr>
              <w:pStyle w:val="aff5"/>
              <w:numPr>
                <w:ilvl w:val="0"/>
                <w:numId w:val="136"/>
              </w:numPr>
              <w:spacing w:afterLines="30" w:after="72" w:line="288" w:lineRule="auto"/>
              <w:ind w:firstLineChars="0" w:firstLine="0"/>
              <w:rPr>
                <w:rFonts w:ascii="Consolas" w:hAnsi="Consolas"/>
                <w:vanish/>
                <w:kern w:val="0"/>
                <w:szCs w:val="21"/>
              </w:rPr>
            </w:pPr>
          </w:p>
          <w:p w14:paraId="10894BD6" w14:textId="77777777" w:rsidR="004440FC" w:rsidRPr="00C82366" w:rsidRDefault="004440FC" w:rsidP="003C4A16">
            <w:pPr>
              <w:pStyle w:val="a4"/>
              <w:spacing w:after="72"/>
              <w:ind w:firstLineChars="0" w:firstLine="0"/>
              <w:rPr>
                <w:rFonts w:ascii="Consolas" w:hAnsi="Consolas"/>
                <w:kern w:val="0"/>
                <w:sz w:val="21"/>
                <w:szCs w:val="21"/>
              </w:rPr>
            </w:pPr>
            <w:r w:rsidRPr="00C82366">
              <w:rPr>
                <w:rFonts w:ascii="Consolas" w:hAnsi="Consolas" w:hint="eastAsia"/>
                <w:kern w:val="0"/>
                <w:sz w:val="21"/>
                <w:szCs w:val="21"/>
              </w:rPr>
              <w:t>N/A</w:t>
            </w:r>
          </w:p>
        </w:tc>
      </w:tr>
      <w:tr w:rsidR="004440FC" w:rsidRPr="00C82366" w14:paraId="1AD3D7EC" w14:textId="77777777" w:rsidTr="003C4A16">
        <w:tc>
          <w:tcPr>
            <w:tcW w:w="1072" w:type="pct"/>
            <w:shd w:val="clear" w:color="auto" w:fill="auto"/>
          </w:tcPr>
          <w:p w14:paraId="6DF81C0C"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后置条件</w:t>
            </w:r>
          </w:p>
        </w:tc>
        <w:tc>
          <w:tcPr>
            <w:tcW w:w="3928" w:type="pct"/>
            <w:shd w:val="clear" w:color="auto" w:fill="auto"/>
          </w:tcPr>
          <w:p w14:paraId="6258E12F" w14:textId="77777777" w:rsidR="004440FC" w:rsidRDefault="004440FC" w:rsidP="003619B1">
            <w:pPr>
              <w:pStyle w:val="a4"/>
              <w:spacing w:after="72"/>
              <w:ind w:firstLineChars="16" w:firstLine="34"/>
              <w:rPr>
                <w:rFonts w:ascii="Consolas" w:hAnsi="Consolas"/>
                <w:iCs/>
                <w:kern w:val="0"/>
                <w:sz w:val="21"/>
                <w:szCs w:val="21"/>
                <w:lang w:bidi="en-US"/>
              </w:rPr>
            </w:pPr>
          </w:p>
          <w:p w14:paraId="06C3A66A" w14:textId="77777777" w:rsidR="003619B1" w:rsidRPr="00C82366" w:rsidRDefault="003619B1" w:rsidP="003619B1">
            <w:pPr>
              <w:pStyle w:val="a4"/>
              <w:spacing w:after="72"/>
              <w:ind w:firstLineChars="16" w:firstLine="38"/>
              <w:rPr>
                <w:rFonts w:ascii="Consolas" w:hAnsi="Consolas"/>
                <w:iCs/>
                <w:kern w:val="0"/>
                <w:sz w:val="21"/>
                <w:szCs w:val="21"/>
                <w:lang w:bidi="en-US"/>
              </w:rPr>
            </w:pPr>
            <w:r>
              <w:rPr>
                <w:rFonts w:ascii="Consolas" w:hAnsi="Consolas" w:hint="eastAsia"/>
                <w:szCs w:val="21"/>
              </w:rPr>
              <w:t>通讯录文件</w:t>
            </w:r>
            <w:r w:rsidRPr="004F624E">
              <w:rPr>
                <w:rFonts w:ascii="Consolas" w:hAnsi="Consolas" w:hint="eastAsia"/>
                <w:szCs w:val="21"/>
              </w:rPr>
              <w:t>G-Net MAX</w:t>
            </w:r>
            <w:r>
              <w:rPr>
                <w:rFonts w:ascii="Consolas" w:hAnsi="Consolas" w:hint="eastAsia"/>
                <w:szCs w:val="21"/>
              </w:rPr>
              <w:t xml:space="preserve"> Addressbook_20130507.xls</w:t>
            </w:r>
            <w:r>
              <w:rPr>
                <w:rFonts w:ascii="Consolas" w:hAnsi="Consolas" w:hint="eastAsia"/>
                <w:szCs w:val="21"/>
              </w:rPr>
              <w:t>，保持到用户指定目录</w:t>
            </w:r>
          </w:p>
        </w:tc>
      </w:tr>
      <w:tr w:rsidR="004440FC" w:rsidRPr="00C82366" w14:paraId="0C231EE1" w14:textId="77777777" w:rsidTr="003C4A16">
        <w:tc>
          <w:tcPr>
            <w:tcW w:w="1072" w:type="pct"/>
            <w:shd w:val="clear" w:color="auto" w:fill="auto"/>
          </w:tcPr>
          <w:p w14:paraId="4C0F410A"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业务规则</w:t>
            </w:r>
          </w:p>
        </w:tc>
        <w:tc>
          <w:tcPr>
            <w:tcW w:w="3928" w:type="pct"/>
            <w:shd w:val="clear" w:color="auto" w:fill="auto"/>
          </w:tcPr>
          <w:p w14:paraId="003F0157" w14:textId="77777777" w:rsidR="004440FC" w:rsidRPr="00C82366" w:rsidRDefault="004440FC" w:rsidP="003C4A16">
            <w:pPr>
              <w:pStyle w:val="a4"/>
              <w:spacing w:after="72"/>
              <w:ind w:firstLineChars="16" w:firstLine="34"/>
              <w:rPr>
                <w:rFonts w:ascii="Consolas" w:hAnsi="Consolas"/>
                <w:iCs/>
                <w:kern w:val="0"/>
                <w:sz w:val="21"/>
                <w:szCs w:val="21"/>
                <w:lang w:bidi="en-US"/>
              </w:rPr>
            </w:pPr>
            <w:r w:rsidRPr="00C82366">
              <w:rPr>
                <w:rFonts w:ascii="Consolas" w:hAnsi="Consolas" w:hint="eastAsia"/>
                <w:kern w:val="0"/>
                <w:sz w:val="21"/>
                <w:szCs w:val="21"/>
              </w:rPr>
              <w:t>N/A</w:t>
            </w:r>
          </w:p>
        </w:tc>
      </w:tr>
      <w:tr w:rsidR="004440FC" w:rsidRPr="00C82366" w14:paraId="4FC7BE25" w14:textId="77777777" w:rsidTr="003C4A16">
        <w:tc>
          <w:tcPr>
            <w:tcW w:w="1072" w:type="pct"/>
            <w:shd w:val="clear" w:color="auto" w:fill="auto"/>
          </w:tcPr>
          <w:p w14:paraId="3A646107"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设计约束</w:t>
            </w:r>
          </w:p>
        </w:tc>
        <w:tc>
          <w:tcPr>
            <w:tcW w:w="3928" w:type="pct"/>
            <w:shd w:val="clear" w:color="auto" w:fill="auto"/>
          </w:tcPr>
          <w:p w14:paraId="37EB0FBE" w14:textId="77777777" w:rsidR="00CC139D" w:rsidRPr="00C82366" w:rsidRDefault="004440FC" w:rsidP="003C4A16">
            <w:pPr>
              <w:rPr>
                <w:rFonts w:ascii="Consolas" w:hAnsi="Consolas"/>
                <w:szCs w:val="21"/>
              </w:rPr>
            </w:pPr>
            <w:r w:rsidRPr="00C82366">
              <w:rPr>
                <w:rFonts w:ascii="Consolas" w:hAnsi="Consolas" w:hint="eastAsia"/>
                <w:szCs w:val="21"/>
              </w:rPr>
              <w:t>导出文件类型为：</w:t>
            </w:r>
            <w:r w:rsidRPr="00C82366">
              <w:rPr>
                <w:rFonts w:ascii="Consolas" w:hAnsi="Consolas" w:hint="eastAsia"/>
                <w:szCs w:val="21"/>
              </w:rPr>
              <w:t>excel2003</w:t>
            </w:r>
          </w:p>
        </w:tc>
      </w:tr>
      <w:tr w:rsidR="004440FC" w:rsidRPr="00C82366" w14:paraId="48046522" w14:textId="77777777" w:rsidTr="003C4A16">
        <w:tc>
          <w:tcPr>
            <w:tcW w:w="1072" w:type="pct"/>
            <w:shd w:val="clear" w:color="auto" w:fill="auto"/>
          </w:tcPr>
          <w:p w14:paraId="3CD66E47" w14:textId="77777777" w:rsidR="004440FC" w:rsidRPr="00C82366" w:rsidRDefault="004440FC" w:rsidP="003C4A16">
            <w:pPr>
              <w:pStyle w:val="a4"/>
              <w:spacing w:after="72"/>
              <w:ind w:firstLineChars="0" w:firstLine="0"/>
              <w:rPr>
                <w:rFonts w:ascii="Consolas" w:hAnsi="Consolas"/>
                <w:b/>
                <w:iCs/>
                <w:kern w:val="0"/>
                <w:sz w:val="21"/>
                <w:szCs w:val="21"/>
                <w:lang w:bidi="en-US"/>
              </w:rPr>
            </w:pPr>
            <w:r w:rsidRPr="00C82366">
              <w:rPr>
                <w:rFonts w:ascii="Consolas" w:hAnsi="Consolas" w:hint="eastAsia"/>
                <w:b/>
                <w:iCs/>
                <w:kern w:val="0"/>
                <w:sz w:val="21"/>
                <w:szCs w:val="21"/>
                <w:lang w:bidi="en-US"/>
              </w:rPr>
              <w:t>参数表</w:t>
            </w:r>
          </w:p>
        </w:tc>
        <w:tc>
          <w:tcPr>
            <w:tcW w:w="3928" w:type="pct"/>
            <w:shd w:val="clear" w:color="auto" w:fill="auto"/>
          </w:tcPr>
          <w:p w14:paraId="095175A9" w14:textId="77777777" w:rsidR="004440FC" w:rsidRPr="00C82366" w:rsidRDefault="004440FC" w:rsidP="003C4A16">
            <w:pPr>
              <w:pStyle w:val="a4"/>
              <w:spacing w:after="72"/>
              <w:ind w:firstLine="42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9"/>
              <w:gridCol w:w="3471"/>
            </w:tblGrid>
            <w:tr w:rsidR="004440FC" w:rsidRPr="00C82366" w14:paraId="66AD833D" w14:textId="77777777" w:rsidTr="003C4A16">
              <w:tc>
                <w:tcPr>
                  <w:tcW w:w="1537" w:type="pct"/>
                </w:tcPr>
                <w:p w14:paraId="151B7C09" w14:textId="77777777" w:rsidR="004440FC" w:rsidRPr="00C82366" w:rsidRDefault="004440FC" w:rsidP="003C4A16">
                  <w:pPr>
                    <w:pStyle w:val="a4"/>
                    <w:spacing w:after="72"/>
                    <w:ind w:firstLine="420"/>
                    <w:jc w:val="center"/>
                    <w:rPr>
                      <w:rFonts w:ascii="Consolas" w:hAnsi="Consolas"/>
                      <w:kern w:val="0"/>
                      <w:sz w:val="21"/>
                      <w:szCs w:val="21"/>
                    </w:rPr>
                  </w:pPr>
                  <w:r w:rsidRPr="00C82366">
                    <w:rPr>
                      <w:rFonts w:ascii="Consolas" w:hAnsi="Consolas" w:hint="eastAsia"/>
                      <w:kern w:val="0"/>
                      <w:sz w:val="21"/>
                      <w:szCs w:val="21"/>
                    </w:rPr>
                    <w:t>参数</w:t>
                  </w:r>
                </w:p>
              </w:tc>
              <w:tc>
                <w:tcPr>
                  <w:tcW w:w="3463" w:type="pct"/>
                </w:tcPr>
                <w:p w14:paraId="5A721C1E" w14:textId="77777777" w:rsidR="004440FC" w:rsidRPr="00C82366" w:rsidRDefault="004440FC" w:rsidP="003C4A16">
                  <w:pPr>
                    <w:pStyle w:val="a4"/>
                    <w:spacing w:after="72"/>
                    <w:ind w:firstLine="420"/>
                    <w:jc w:val="center"/>
                    <w:rPr>
                      <w:rFonts w:ascii="Consolas" w:hAnsi="Consolas"/>
                      <w:kern w:val="0"/>
                      <w:sz w:val="21"/>
                      <w:szCs w:val="21"/>
                    </w:rPr>
                  </w:pPr>
                  <w:r w:rsidRPr="00C82366">
                    <w:rPr>
                      <w:rFonts w:ascii="Consolas" w:hAnsi="Consolas" w:hint="eastAsia"/>
                      <w:kern w:val="0"/>
                      <w:sz w:val="21"/>
                      <w:szCs w:val="21"/>
                    </w:rPr>
                    <w:t>说明</w:t>
                  </w:r>
                </w:p>
              </w:tc>
            </w:tr>
            <w:tr w:rsidR="004440FC" w:rsidRPr="00C82366" w14:paraId="6915373C" w14:textId="77777777" w:rsidTr="003C4A16">
              <w:tc>
                <w:tcPr>
                  <w:tcW w:w="1537" w:type="pct"/>
                </w:tcPr>
                <w:p w14:paraId="29909AEC" w14:textId="77777777" w:rsidR="004440FC" w:rsidRPr="00C82366" w:rsidRDefault="004440FC" w:rsidP="003C4A16">
                  <w:pPr>
                    <w:rPr>
                      <w:rFonts w:ascii="Consolas" w:hAnsi="Consolas"/>
                      <w:szCs w:val="21"/>
                    </w:rPr>
                  </w:pPr>
                  <w:r w:rsidRPr="00C82366">
                    <w:rPr>
                      <w:rFonts w:ascii="Consolas" w:hAnsi="Consolas" w:hint="eastAsia"/>
                      <w:szCs w:val="21"/>
                    </w:rPr>
                    <w:t>userID</w:t>
                  </w:r>
                </w:p>
              </w:tc>
              <w:tc>
                <w:tcPr>
                  <w:tcW w:w="3463" w:type="pct"/>
                </w:tcPr>
                <w:p w14:paraId="2B940875" w14:textId="77777777" w:rsidR="004440FC" w:rsidRPr="00C82366" w:rsidRDefault="004440FC" w:rsidP="003C4A16">
                  <w:pPr>
                    <w:rPr>
                      <w:rFonts w:ascii="Consolas" w:hAnsi="Consolas"/>
                      <w:szCs w:val="21"/>
                    </w:rPr>
                  </w:pPr>
                  <w:r w:rsidRPr="00C82366">
                    <w:rPr>
                      <w:rFonts w:ascii="Consolas" w:hAnsi="Consolas" w:hint="eastAsia"/>
                      <w:szCs w:val="21"/>
                    </w:rPr>
                    <w:t>用户</w:t>
                  </w:r>
                  <w:r w:rsidRPr="00C82366">
                    <w:rPr>
                      <w:rFonts w:ascii="Consolas" w:hAnsi="Consolas" w:hint="eastAsia"/>
                      <w:szCs w:val="21"/>
                    </w:rPr>
                    <w:t>ID</w:t>
                  </w:r>
                </w:p>
              </w:tc>
            </w:tr>
            <w:tr w:rsidR="004440FC" w:rsidRPr="00C82366" w14:paraId="23308BC4" w14:textId="77777777" w:rsidTr="003C4A16">
              <w:tc>
                <w:tcPr>
                  <w:tcW w:w="1537" w:type="pct"/>
                </w:tcPr>
                <w:p w14:paraId="6DF4E49E" w14:textId="77777777" w:rsidR="004440FC" w:rsidRPr="00C82366" w:rsidRDefault="004440FC" w:rsidP="003C4A16">
                  <w:pPr>
                    <w:rPr>
                      <w:rFonts w:ascii="Consolas" w:hAnsi="Consolas"/>
                      <w:szCs w:val="21"/>
                    </w:rPr>
                  </w:pPr>
                  <w:r w:rsidRPr="00C82366">
                    <w:rPr>
                      <w:rFonts w:ascii="Consolas" w:hAnsi="Consolas" w:hint="eastAsia"/>
                      <w:szCs w:val="21"/>
                    </w:rPr>
                    <w:t>productId</w:t>
                  </w:r>
                </w:p>
              </w:tc>
              <w:tc>
                <w:tcPr>
                  <w:tcW w:w="3463" w:type="pct"/>
                </w:tcPr>
                <w:p w14:paraId="66F369D9" w14:textId="77777777" w:rsidR="004440FC" w:rsidRPr="00C82366" w:rsidRDefault="004440FC" w:rsidP="003C4A16">
                  <w:pPr>
                    <w:rPr>
                      <w:rFonts w:ascii="Consolas" w:hAnsi="Consolas"/>
                      <w:szCs w:val="21"/>
                    </w:rPr>
                  </w:pPr>
                  <w:r w:rsidRPr="00C82366">
                    <w:rPr>
                      <w:rFonts w:ascii="Consolas" w:hAnsi="Consolas" w:hint="eastAsia"/>
                      <w:szCs w:val="21"/>
                    </w:rPr>
                    <w:t>产品</w:t>
                  </w:r>
                  <w:r w:rsidRPr="00C82366">
                    <w:rPr>
                      <w:rFonts w:ascii="Consolas" w:hAnsi="Consolas" w:hint="eastAsia"/>
                      <w:szCs w:val="21"/>
                    </w:rPr>
                    <w:t>ID</w:t>
                  </w:r>
                </w:p>
              </w:tc>
            </w:tr>
            <w:tr w:rsidR="004440FC" w:rsidRPr="00C82366" w14:paraId="67F403DB" w14:textId="77777777" w:rsidTr="003C4A16">
              <w:tc>
                <w:tcPr>
                  <w:tcW w:w="1537" w:type="pct"/>
                </w:tcPr>
                <w:p w14:paraId="186EA131" w14:textId="77777777" w:rsidR="004440FC" w:rsidRPr="00C82366" w:rsidRDefault="004440FC" w:rsidP="003C4A16">
                  <w:pPr>
                    <w:rPr>
                      <w:rFonts w:ascii="Consolas" w:hAnsi="Consolas"/>
                      <w:szCs w:val="21"/>
                    </w:rPr>
                  </w:pPr>
                  <w:r>
                    <w:rPr>
                      <w:rFonts w:ascii="Consolas" w:hAnsi="Consolas"/>
                      <w:iCs/>
                      <w:kern w:val="0"/>
                      <w:szCs w:val="21"/>
                      <w:lang w:bidi="en-US"/>
                    </w:rPr>
                    <w:t>M</w:t>
                  </w:r>
                  <w:r>
                    <w:rPr>
                      <w:rFonts w:ascii="Consolas" w:hAnsi="Consolas" w:hint="eastAsia"/>
                      <w:iCs/>
                      <w:kern w:val="0"/>
                      <w:szCs w:val="21"/>
                      <w:lang w:bidi="en-US"/>
                    </w:rPr>
                    <w:t>ax_addressbook_20130507.xls</w:t>
                  </w:r>
                </w:p>
              </w:tc>
              <w:tc>
                <w:tcPr>
                  <w:tcW w:w="3463" w:type="pct"/>
                </w:tcPr>
                <w:p w14:paraId="672A971C" w14:textId="77777777" w:rsidR="004440FC" w:rsidRPr="00C82366" w:rsidRDefault="004440FC" w:rsidP="003C4A16">
                  <w:pPr>
                    <w:rPr>
                      <w:rFonts w:ascii="Consolas" w:hAnsi="Consolas"/>
                      <w:szCs w:val="21"/>
                    </w:rPr>
                  </w:pPr>
                  <w:r w:rsidRPr="00C82366">
                    <w:rPr>
                      <w:rFonts w:ascii="Consolas" w:hAnsi="Consolas" w:hint="eastAsia"/>
                      <w:szCs w:val="21"/>
                    </w:rPr>
                    <w:t>个人通讯录文件</w:t>
                  </w:r>
                </w:p>
              </w:tc>
            </w:tr>
          </w:tbl>
          <w:p w14:paraId="1744DDF9" w14:textId="77777777" w:rsidR="004440FC" w:rsidRPr="00C82366" w:rsidRDefault="004440FC" w:rsidP="003C4A16">
            <w:pPr>
              <w:pStyle w:val="a4"/>
              <w:spacing w:after="72"/>
              <w:ind w:firstLine="420"/>
              <w:rPr>
                <w:rFonts w:ascii="Consolas" w:hAnsi="Consolas"/>
                <w:iCs/>
                <w:kern w:val="0"/>
                <w:sz w:val="21"/>
                <w:szCs w:val="21"/>
                <w:lang w:bidi="en-US"/>
              </w:rPr>
            </w:pPr>
          </w:p>
        </w:tc>
      </w:tr>
      <w:tr w:rsidR="004440FC" w:rsidRPr="00C82366" w14:paraId="60A3A5C3" w14:textId="77777777" w:rsidTr="003C4A16">
        <w:tc>
          <w:tcPr>
            <w:tcW w:w="1072" w:type="pct"/>
            <w:shd w:val="clear" w:color="auto" w:fill="auto"/>
          </w:tcPr>
          <w:p w14:paraId="6BA8B4B9" w14:textId="77777777" w:rsidR="004440FC" w:rsidRPr="00C82366" w:rsidRDefault="004440FC" w:rsidP="003C4A16">
            <w:pPr>
              <w:pStyle w:val="a4"/>
              <w:spacing w:after="72"/>
              <w:ind w:firstLineChars="0" w:firstLine="0"/>
              <w:rPr>
                <w:rFonts w:ascii="Consolas" w:hAnsi="Consolas"/>
                <w:b/>
                <w:iCs/>
                <w:kern w:val="0"/>
                <w:sz w:val="21"/>
                <w:szCs w:val="21"/>
                <w:lang w:bidi="en-US"/>
              </w:rPr>
            </w:pPr>
            <w:r w:rsidRPr="00C82366">
              <w:rPr>
                <w:rFonts w:ascii="Consolas" w:hAnsi="Consolas" w:hint="eastAsia"/>
                <w:b/>
                <w:iCs/>
                <w:kern w:val="0"/>
                <w:sz w:val="21"/>
                <w:szCs w:val="21"/>
                <w:lang w:bidi="en-US"/>
              </w:rPr>
              <w:t>非功能需求</w:t>
            </w:r>
          </w:p>
        </w:tc>
        <w:tc>
          <w:tcPr>
            <w:tcW w:w="3928" w:type="pct"/>
            <w:shd w:val="clear" w:color="auto" w:fill="auto"/>
          </w:tcPr>
          <w:p w14:paraId="422A0236" w14:textId="77777777" w:rsidR="004440FC" w:rsidRPr="00C82366" w:rsidRDefault="004440FC" w:rsidP="003C4A16">
            <w:pPr>
              <w:pStyle w:val="a4"/>
              <w:keepNext/>
              <w:spacing w:after="72"/>
              <w:ind w:firstLineChars="16" w:firstLine="34"/>
              <w:rPr>
                <w:rFonts w:ascii="Consolas" w:hAnsi="Consolas"/>
                <w:iCs/>
                <w:kern w:val="0"/>
                <w:sz w:val="21"/>
                <w:szCs w:val="21"/>
                <w:lang w:bidi="en-US"/>
              </w:rPr>
            </w:pPr>
            <w:r w:rsidRPr="00C82366">
              <w:rPr>
                <w:rFonts w:ascii="Consolas" w:hAnsi="Consolas" w:hint="eastAsia"/>
                <w:iCs/>
                <w:kern w:val="0"/>
                <w:sz w:val="21"/>
                <w:szCs w:val="21"/>
                <w:lang w:bidi="en-US"/>
              </w:rPr>
              <w:t>N/A</w:t>
            </w:r>
          </w:p>
        </w:tc>
      </w:tr>
    </w:tbl>
    <w:p w14:paraId="011B0302" w14:textId="77777777" w:rsidR="004440FC" w:rsidRPr="004F624E" w:rsidRDefault="004440FC" w:rsidP="004440FC">
      <w:pPr>
        <w:rPr>
          <w:rFonts w:ascii="Consolas" w:hAnsi="Consolas"/>
        </w:rPr>
      </w:pPr>
    </w:p>
    <w:p w14:paraId="044F1D0D"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37" w:name="_Toc354760211"/>
      <w:bookmarkStart w:id="438" w:name="_Toc355341028"/>
      <w:r w:rsidRPr="004F624E">
        <w:rPr>
          <w:rFonts w:ascii="Consolas" w:hAnsi="Consolas" w:hint="eastAsia"/>
        </w:rPr>
        <w:lastRenderedPageBreak/>
        <w:t>导入联系人</w:t>
      </w:r>
      <w:bookmarkEnd w:id="437"/>
      <w:bookmarkEnd w:id="438"/>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950"/>
        <w:gridCol w:w="286"/>
        <w:gridCol w:w="6860"/>
      </w:tblGrid>
      <w:tr w:rsidR="004440FC" w:rsidRPr="00C82366" w14:paraId="48AECD9C" w14:textId="77777777" w:rsidTr="003C4A16">
        <w:tc>
          <w:tcPr>
            <w:tcW w:w="1072" w:type="pct"/>
            <w:shd w:val="clear" w:color="auto" w:fill="auto"/>
          </w:tcPr>
          <w:p w14:paraId="6A1A2D79" w14:textId="77777777" w:rsidR="004440FC" w:rsidRPr="00C82366" w:rsidRDefault="004440FC" w:rsidP="003C4A16">
            <w:pPr>
              <w:pStyle w:val="a4"/>
              <w:spacing w:after="72"/>
              <w:ind w:firstLineChars="0" w:firstLine="0"/>
              <w:rPr>
                <w:rFonts w:ascii="Consolas" w:hAnsi="Consolas"/>
                <w:b/>
                <w:caps/>
                <w:kern w:val="0"/>
                <w:sz w:val="21"/>
                <w:szCs w:val="21"/>
              </w:rPr>
            </w:pPr>
            <w:r w:rsidRPr="00C82366">
              <w:rPr>
                <w:rFonts w:ascii="Consolas" w:hAnsi="Consolas" w:hint="eastAsia"/>
                <w:b/>
                <w:caps/>
                <w:kern w:val="0"/>
                <w:sz w:val="21"/>
                <w:szCs w:val="21"/>
              </w:rPr>
              <w:t>用例名称</w:t>
            </w:r>
          </w:p>
        </w:tc>
        <w:tc>
          <w:tcPr>
            <w:tcW w:w="3928" w:type="pct"/>
            <w:gridSpan w:val="2"/>
            <w:shd w:val="clear" w:color="auto" w:fill="auto"/>
          </w:tcPr>
          <w:p w14:paraId="094F77AD" w14:textId="77777777" w:rsidR="004440FC" w:rsidRPr="00C82366" w:rsidRDefault="004440FC" w:rsidP="003C4A16">
            <w:pPr>
              <w:pStyle w:val="a4"/>
              <w:spacing w:after="72"/>
              <w:ind w:firstLineChars="0" w:firstLine="0"/>
              <w:rPr>
                <w:rFonts w:ascii="Consolas" w:hAnsi="Consolas"/>
                <w:caps/>
                <w:kern w:val="0"/>
                <w:sz w:val="21"/>
                <w:szCs w:val="21"/>
              </w:rPr>
            </w:pPr>
            <w:r w:rsidRPr="00C82366">
              <w:rPr>
                <w:rFonts w:ascii="Consolas" w:hAnsi="Consolas" w:hint="eastAsia"/>
                <w:caps/>
                <w:kern w:val="0"/>
                <w:sz w:val="21"/>
                <w:szCs w:val="21"/>
              </w:rPr>
              <w:t>导入联系人</w:t>
            </w:r>
          </w:p>
        </w:tc>
      </w:tr>
      <w:tr w:rsidR="004440FC" w:rsidRPr="00C82366" w14:paraId="2ACC0744" w14:textId="77777777" w:rsidTr="003C4A16">
        <w:tc>
          <w:tcPr>
            <w:tcW w:w="1072" w:type="pct"/>
            <w:shd w:val="clear" w:color="auto" w:fill="auto"/>
          </w:tcPr>
          <w:p w14:paraId="7512C87D" w14:textId="77777777" w:rsidR="004440FC" w:rsidRPr="00C82366" w:rsidRDefault="004440FC" w:rsidP="003C4A16">
            <w:pPr>
              <w:pStyle w:val="a4"/>
              <w:spacing w:after="72"/>
              <w:ind w:firstLineChars="0" w:firstLine="0"/>
              <w:rPr>
                <w:rFonts w:ascii="Consolas" w:hAnsi="Consolas"/>
                <w:b/>
                <w:caps/>
                <w:kern w:val="0"/>
                <w:sz w:val="21"/>
                <w:szCs w:val="21"/>
              </w:rPr>
            </w:pPr>
            <w:r w:rsidRPr="00C82366">
              <w:rPr>
                <w:rFonts w:ascii="Consolas" w:hAnsi="Consolas" w:hint="eastAsia"/>
                <w:b/>
                <w:caps/>
                <w:kern w:val="0"/>
                <w:sz w:val="21"/>
                <w:szCs w:val="21"/>
              </w:rPr>
              <w:t>SRS ID</w:t>
            </w:r>
          </w:p>
        </w:tc>
        <w:tc>
          <w:tcPr>
            <w:tcW w:w="3928" w:type="pct"/>
            <w:gridSpan w:val="2"/>
            <w:shd w:val="clear" w:color="auto" w:fill="auto"/>
          </w:tcPr>
          <w:p w14:paraId="6CA2560C" w14:textId="77777777" w:rsidR="004440FC" w:rsidRPr="00C82366" w:rsidRDefault="004440FC" w:rsidP="003C4A16">
            <w:pPr>
              <w:pStyle w:val="a4"/>
              <w:spacing w:after="72"/>
              <w:ind w:firstLineChars="0" w:firstLine="0"/>
              <w:rPr>
                <w:rFonts w:ascii="Consolas" w:hAnsi="Consolas"/>
                <w:caps/>
                <w:kern w:val="0"/>
                <w:sz w:val="21"/>
                <w:szCs w:val="21"/>
              </w:rPr>
            </w:pPr>
            <w:r w:rsidRPr="00C82366">
              <w:rPr>
                <w:rFonts w:ascii="Consolas" w:hAnsi="Consolas" w:hint="eastAsia"/>
                <w:caps/>
                <w:kern w:val="0"/>
                <w:sz w:val="21"/>
                <w:szCs w:val="21"/>
              </w:rPr>
              <w:t>MAX_Client_ADDRESSBOOK_SRS_0004</w:t>
            </w:r>
          </w:p>
        </w:tc>
      </w:tr>
      <w:tr w:rsidR="004440FC" w:rsidRPr="00C82366" w14:paraId="66429188" w14:textId="77777777" w:rsidTr="003C4A16">
        <w:tc>
          <w:tcPr>
            <w:tcW w:w="1072" w:type="pct"/>
            <w:shd w:val="clear" w:color="auto" w:fill="auto"/>
          </w:tcPr>
          <w:p w14:paraId="703F8DBF"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角色</w:t>
            </w:r>
          </w:p>
        </w:tc>
        <w:tc>
          <w:tcPr>
            <w:tcW w:w="3928" w:type="pct"/>
            <w:gridSpan w:val="2"/>
            <w:shd w:val="clear" w:color="auto" w:fill="auto"/>
          </w:tcPr>
          <w:p w14:paraId="512DD49E" w14:textId="77777777" w:rsidR="004440FC" w:rsidRPr="00C82366" w:rsidRDefault="004440FC" w:rsidP="003C4A16">
            <w:pPr>
              <w:pStyle w:val="a4"/>
              <w:spacing w:after="72"/>
              <w:ind w:firstLineChars="0" w:firstLine="0"/>
              <w:rPr>
                <w:rFonts w:ascii="Consolas" w:hAnsi="Consolas"/>
                <w:iCs/>
                <w:kern w:val="0"/>
                <w:sz w:val="21"/>
                <w:szCs w:val="21"/>
                <w:lang w:bidi="en-US"/>
              </w:rPr>
            </w:pPr>
            <w:r w:rsidRPr="00C82366">
              <w:rPr>
                <w:rFonts w:ascii="Consolas" w:hAnsi="Consolas" w:hint="eastAsia"/>
                <w:iCs/>
                <w:kern w:val="0"/>
                <w:sz w:val="21"/>
                <w:szCs w:val="21"/>
                <w:lang w:bidi="en-US"/>
              </w:rPr>
              <w:t>MAX</w:t>
            </w:r>
            <w:r w:rsidRPr="00C82366">
              <w:rPr>
                <w:rFonts w:ascii="Consolas" w:hAnsi="Consolas" w:hint="eastAsia"/>
                <w:iCs/>
                <w:kern w:val="0"/>
                <w:sz w:val="21"/>
                <w:szCs w:val="21"/>
                <w:lang w:bidi="en-US"/>
              </w:rPr>
              <w:t>注册用户</w:t>
            </w:r>
          </w:p>
        </w:tc>
      </w:tr>
      <w:tr w:rsidR="004440FC" w:rsidRPr="00C82366" w14:paraId="0692ECD4" w14:textId="77777777" w:rsidTr="003C4A16">
        <w:tc>
          <w:tcPr>
            <w:tcW w:w="1072" w:type="pct"/>
            <w:shd w:val="clear" w:color="auto" w:fill="auto"/>
          </w:tcPr>
          <w:p w14:paraId="22D5E9F9"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简述</w:t>
            </w:r>
          </w:p>
        </w:tc>
        <w:tc>
          <w:tcPr>
            <w:tcW w:w="3928" w:type="pct"/>
            <w:gridSpan w:val="2"/>
            <w:shd w:val="clear" w:color="auto" w:fill="auto"/>
          </w:tcPr>
          <w:p w14:paraId="037DA797" w14:textId="77777777" w:rsidR="004440FC" w:rsidRPr="00C82366" w:rsidRDefault="004440FC" w:rsidP="003C4A16">
            <w:pPr>
              <w:pStyle w:val="a4"/>
              <w:spacing w:after="72"/>
              <w:ind w:firstLineChars="0" w:firstLine="0"/>
              <w:rPr>
                <w:rFonts w:ascii="Consolas" w:hAnsi="Consolas"/>
                <w:iCs/>
                <w:kern w:val="0"/>
                <w:sz w:val="21"/>
                <w:szCs w:val="21"/>
                <w:lang w:bidi="en-US"/>
              </w:rPr>
            </w:pPr>
            <w:r w:rsidRPr="00C82366">
              <w:rPr>
                <w:rFonts w:ascii="Consolas" w:hAnsi="Consolas" w:hint="eastAsia"/>
                <w:iCs/>
                <w:kern w:val="0"/>
                <w:sz w:val="21"/>
                <w:szCs w:val="21"/>
                <w:lang w:bidi="en-US"/>
              </w:rPr>
              <w:t>用户登录</w:t>
            </w:r>
            <w:r w:rsidRPr="00C82366">
              <w:rPr>
                <w:rFonts w:ascii="Consolas" w:hAnsi="Consolas" w:hint="eastAsia"/>
                <w:iCs/>
                <w:kern w:val="0"/>
                <w:sz w:val="21"/>
                <w:szCs w:val="21"/>
                <w:lang w:bidi="en-US"/>
              </w:rPr>
              <w:t>MAX</w:t>
            </w:r>
            <w:r w:rsidRPr="00C82366">
              <w:rPr>
                <w:rFonts w:ascii="Consolas" w:hAnsi="Consolas" w:hint="eastAsia"/>
                <w:iCs/>
                <w:kern w:val="0"/>
                <w:sz w:val="21"/>
                <w:szCs w:val="21"/>
                <w:lang w:bidi="en-US"/>
              </w:rPr>
              <w:t>客户端并进入到“通讯录</w:t>
            </w:r>
            <w:r w:rsidRPr="00C82366">
              <w:rPr>
                <w:rFonts w:ascii="Consolas" w:hAnsi="Consolas" w:hint="eastAsia"/>
                <w:caps/>
                <w:kern w:val="0"/>
                <w:sz w:val="21"/>
                <w:szCs w:val="21"/>
              </w:rPr>
              <w:t>面板</w:t>
            </w:r>
            <w:r>
              <w:rPr>
                <w:rFonts w:ascii="Consolas" w:hAnsi="Consolas"/>
                <w:caps/>
                <w:kern w:val="0"/>
                <w:sz w:val="21"/>
                <w:szCs w:val="21"/>
              </w:rPr>
              <w:t>—</w:t>
            </w:r>
            <w:r>
              <w:rPr>
                <w:rFonts w:ascii="Consolas" w:hAnsi="Consolas" w:hint="eastAsia"/>
                <w:caps/>
                <w:kern w:val="0"/>
                <w:sz w:val="21"/>
                <w:szCs w:val="21"/>
              </w:rPr>
              <w:t>初始页</w:t>
            </w:r>
            <w:r w:rsidRPr="00C82366">
              <w:rPr>
                <w:rFonts w:ascii="Consolas" w:hAnsi="Consolas" w:hint="eastAsia"/>
                <w:iCs/>
                <w:kern w:val="0"/>
                <w:sz w:val="21"/>
                <w:szCs w:val="21"/>
                <w:lang w:bidi="en-US"/>
              </w:rPr>
              <w:t>”后，点击【批量导入】按钮，弹出“导入联系人”对话框，点击【导入联系人】区，弹出“浏览文件”对话框，用户选择联系人文件，将联系人导入到通讯录。</w:t>
            </w:r>
          </w:p>
        </w:tc>
      </w:tr>
      <w:tr w:rsidR="004440FC" w:rsidRPr="00C82366" w14:paraId="0EF43E2E" w14:textId="77777777" w:rsidTr="003C4A16">
        <w:tc>
          <w:tcPr>
            <w:tcW w:w="1072" w:type="pct"/>
            <w:shd w:val="clear" w:color="auto" w:fill="auto"/>
          </w:tcPr>
          <w:p w14:paraId="4D94317E"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优先级别</w:t>
            </w:r>
          </w:p>
        </w:tc>
        <w:tc>
          <w:tcPr>
            <w:tcW w:w="3928" w:type="pct"/>
            <w:gridSpan w:val="2"/>
            <w:shd w:val="clear" w:color="auto" w:fill="auto"/>
          </w:tcPr>
          <w:p w14:paraId="493B9C9E" w14:textId="77777777" w:rsidR="004440FC" w:rsidRPr="00C82366" w:rsidRDefault="004440FC" w:rsidP="003C4A16">
            <w:pPr>
              <w:pStyle w:val="a4"/>
              <w:spacing w:after="72"/>
              <w:ind w:firstLineChars="0" w:firstLine="0"/>
              <w:rPr>
                <w:rFonts w:ascii="Consolas" w:hAnsi="Consolas"/>
                <w:iCs/>
                <w:kern w:val="0"/>
                <w:sz w:val="21"/>
                <w:szCs w:val="21"/>
                <w:lang w:bidi="en-US"/>
              </w:rPr>
            </w:pPr>
            <w:r w:rsidRPr="00C82366">
              <w:rPr>
                <w:rFonts w:ascii="Consolas" w:hAnsi="Consolas" w:hint="eastAsia"/>
                <w:iCs/>
                <w:kern w:val="0"/>
                <w:sz w:val="21"/>
                <w:szCs w:val="21"/>
                <w:lang w:bidi="en-US"/>
              </w:rPr>
              <w:t>高</w:t>
            </w:r>
          </w:p>
        </w:tc>
      </w:tr>
      <w:tr w:rsidR="004440FC" w:rsidRPr="00C82366" w14:paraId="1C2A8260" w14:textId="77777777" w:rsidTr="003C4A16">
        <w:tc>
          <w:tcPr>
            <w:tcW w:w="1072" w:type="pct"/>
            <w:shd w:val="clear" w:color="auto" w:fill="auto"/>
          </w:tcPr>
          <w:p w14:paraId="4B0229F3"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前置条件</w:t>
            </w:r>
          </w:p>
        </w:tc>
        <w:tc>
          <w:tcPr>
            <w:tcW w:w="3928" w:type="pct"/>
            <w:gridSpan w:val="2"/>
            <w:shd w:val="clear" w:color="auto" w:fill="auto"/>
          </w:tcPr>
          <w:p w14:paraId="2D1034CF" w14:textId="77777777" w:rsidR="004440FC" w:rsidRPr="00C82366" w:rsidRDefault="004440FC" w:rsidP="00AC5C40">
            <w:pPr>
              <w:pStyle w:val="a4"/>
              <w:numPr>
                <w:ilvl w:val="0"/>
                <w:numId w:val="138"/>
              </w:numPr>
              <w:spacing w:afterLines="0" w:line="240" w:lineRule="auto"/>
              <w:ind w:left="0" w:firstLineChars="0" w:firstLine="0"/>
              <w:rPr>
                <w:rFonts w:ascii="Consolas" w:hAnsi="Consolas"/>
                <w:iCs/>
                <w:kern w:val="0"/>
                <w:sz w:val="21"/>
                <w:szCs w:val="21"/>
                <w:lang w:bidi="en-US"/>
              </w:rPr>
            </w:pPr>
            <w:r w:rsidRPr="00C82366">
              <w:rPr>
                <w:rFonts w:ascii="Consolas" w:hAnsi="Consolas" w:hint="eastAsia"/>
                <w:iCs/>
                <w:kern w:val="0"/>
                <w:sz w:val="21"/>
                <w:szCs w:val="21"/>
                <w:lang w:bidi="en-US"/>
              </w:rPr>
              <w:t>用户登录</w:t>
            </w:r>
            <w:r w:rsidRPr="00C82366">
              <w:rPr>
                <w:rFonts w:ascii="Consolas" w:hAnsi="Consolas" w:hint="eastAsia"/>
                <w:iCs/>
                <w:kern w:val="0"/>
                <w:sz w:val="21"/>
                <w:szCs w:val="21"/>
                <w:lang w:bidi="en-US"/>
              </w:rPr>
              <w:t>MAX</w:t>
            </w:r>
            <w:r w:rsidRPr="00C82366">
              <w:rPr>
                <w:rFonts w:ascii="Consolas" w:hAnsi="Consolas" w:hint="eastAsia"/>
                <w:iCs/>
                <w:kern w:val="0"/>
                <w:sz w:val="21"/>
                <w:szCs w:val="21"/>
                <w:lang w:bidi="en-US"/>
              </w:rPr>
              <w:t>客户端并进入到“通讯录</w:t>
            </w:r>
            <w:r w:rsidRPr="00C82366">
              <w:rPr>
                <w:rFonts w:ascii="Consolas" w:hAnsi="Consolas" w:hint="eastAsia"/>
                <w:caps/>
                <w:kern w:val="0"/>
                <w:sz w:val="21"/>
                <w:szCs w:val="21"/>
              </w:rPr>
              <w:t>面板</w:t>
            </w:r>
            <w:r w:rsidRPr="00C82366">
              <w:rPr>
                <w:rFonts w:ascii="Consolas" w:hAnsi="Consolas" w:hint="eastAsia"/>
                <w:iCs/>
                <w:kern w:val="0"/>
                <w:sz w:val="21"/>
                <w:szCs w:val="21"/>
                <w:lang w:bidi="en-US"/>
              </w:rPr>
              <w:t>”</w:t>
            </w:r>
          </w:p>
          <w:p w14:paraId="61C6A165" w14:textId="77777777" w:rsidR="004440FC" w:rsidRPr="00C82366" w:rsidRDefault="004440FC" w:rsidP="00AC5C40">
            <w:pPr>
              <w:pStyle w:val="a4"/>
              <w:numPr>
                <w:ilvl w:val="0"/>
                <w:numId w:val="138"/>
              </w:numPr>
              <w:spacing w:afterLines="0" w:line="240" w:lineRule="auto"/>
              <w:ind w:left="0" w:firstLineChars="0" w:firstLine="0"/>
              <w:rPr>
                <w:rFonts w:ascii="Consolas" w:hAnsi="Consolas"/>
                <w:iCs/>
                <w:kern w:val="0"/>
                <w:sz w:val="21"/>
                <w:szCs w:val="21"/>
                <w:lang w:bidi="en-US"/>
              </w:rPr>
            </w:pPr>
            <w:r w:rsidRPr="00C82366">
              <w:rPr>
                <w:rFonts w:ascii="Consolas" w:hAnsi="Consolas" w:hint="eastAsia"/>
                <w:iCs/>
                <w:kern w:val="0"/>
                <w:sz w:val="21"/>
                <w:szCs w:val="21"/>
                <w:lang w:bidi="en-US"/>
              </w:rPr>
              <w:t>用户通讯录中无联系人</w:t>
            </w:r>
          </w:p>
        </w:tc>
      </w:tr>
      <w:tr w:rsidR="004440FC" w:rsidRPr="00C82366" w14:paraId="77D42FC0" w14:textId="77777777" w:rsidTr="003C4A16">
        <w:tc>
          <w:tcPr>
            <w:tcW w:w="5000" w:type="pct"/>
            <w:gridSpan w:val="3"/>
            <w:shd w:val="clear" w:color="auto" w:fill="auto"/>
          </w:tcPr>
          <w:p w14:paraId="25D858D2" w14:textId="77777777" w:rsidR="004440FC" w:rsidRPr="00C82366" w:rsidRDefault="004440FC" w:rsidP="003C4A16">
            <w:pPr>
              <w:pStyle w:val="a4"/>
              <w:spacing w:after="72"/>
              <w:ind w:firstLineChars="0" w:firstLine="0"/>
              <w:rPr>
                <w:rFonts w:ascii="Consolas" w:hAnsi="Consolas"/>
                <w:kern w:val="0"/>
                <w:sz w:val="21"/>
                <w:szCs w:val="21"/>
              </w:rPr>
            </w:pPr>
            <w:r w:rsidRPr="00C82366">
              <w:rPr>
                <w:rFonts w:ascii="Consolas" w:hAnsi="Consolas" w:hint="eastAsia"/>
                <w:b/>
                <w:kern w:val="0"/>
                <w:sz w:val="21"/>
                <w:szCs w:val="21"/>
              </w:rPr>
              <w:t>主事件流程</w:t>
            </w:r>
          </w:p>
        </w:tc>
      </w:tr>
      <w:tr w:rsidR="004440FC" w:rsidRPr="00C82366" w14:paraId="155305C6" w14:textId="77777777" w:rsidTr="003C4A16">
        <w:tc>
          <w:tcPr>
            <w:tcW w:w="5000" w:type="pct"/>
            <w:gridSpan w:val="3"/>
            <w:shd w:val="clear" w:color="auto" w:fill="auto"/>
          </w:tcPr>
          <w:p w14:paraId="2238D32F" w14:textId="77777777" w:rsidR="004440FC" w:rsidRPr="00C82366" w:rsidRDefault="004440FC" w:rsidP="00AC5C40">
            <w:pPr>
              <w:pStyle w:val="srs"/>
              <w:numPr>
                <w:ilvl w:val="0"/>
                <w:numId w:val="150"/>
              </w:numPr>
              <w:rPr>
                <w:rFonts w:ascii="Consolas" w:hAnsi="Consolas"/>
                <w:szCs w:val="21"/>
              </w:rPr>
            </w:pPr>
            <w:r w:rsidRPr="00C82366">
              <w:rPr>
                <w:rFonts w:ascii="Consolas" w:hAnsi="Consolas" w:hint="eastAsia"/>
                <w:szCs w:val="21"/>
              </w:rPr>
              <w:t>用户在</w:t>
            </w:r>
            <w:r>
              <w:rPr>
                <w:rFonts w:ascii="Consolas" w:hAnsi="Consolas" w:hint="eastAsia"/>
                <w:szCs w:val="21"/>
              </w:rPr>
              <w:t>“</w:t>
            </w:r>
            <w:r w:rsidRPr="00C82366">
              <w:rPr>
                <w:rFonts w:ascii="Consolas" w:hAnsi="Consolas" w:hint="eastAsia"/>
                <w:szCs w:val="21"/>
              </w:rPr>
              <w:t>通讯录面板</w:t>
            </w:r>
            <w:r>
              <w:rPr>
                <w:rFonts w:ascii="Consolas" w:hAnsi="Consolas"/>
                <w:szCs w:val="21"/>
              </w:rPr>
              <w:t>—</w:t>
            </w:r>
            <w:r>
              <w:rPr>
                <w:rFonts w:ascii="Consolas" w:hAnsi="Consolas" w:hint="eastAsia"/>
                <w:szCs w:val="21"/>
              </w:rPr>
              <w:t>初始页”</w:t>
            </w:r>
            <w:r w:rsidRPr="00C82366">
              <w:rPr>
                <w:rFonts w:ascii="Consolas" w:hAnsi="Consolas" w:hint="eastAsia"/>
                <w:szCs w:val="21"/>
              </w:rPr>
              <w:t>中点击【批量导入】图标，弹出“导入联系人”对话框，用例开始。</w:t>
            </w:r>
          </w:p>
          <w:p w14:paraId="790A846B" w14:textId="77777777" w:rsidR="004440FC" w:rsidRPr="00C82366" w:rsidRDefault="004440FC" w:rsidP="00AC5C40">
            <w:pPr>
              <w:pStyle w:val="srs"/>
              <w:numPr>
                <w:ilvl w:val="0"/>
                <w:numId w:val="150"/>
              </w:numPr>
              <w:rPr>
                <w:rFonts w:ascii="Consolas" w:hAnsi="Consolas"/>
                <w:szCs w:val="21"/>
              </w:rPr>
            </w:pPr>
            <w:r w:rsidRPr="00C82366">
              <w:rPr>
                <w:rFonts w:ascii="Consolas" w:hAnsi="Consolas" w:hint="eastAsia"/>
                <w:szCs w:val="21"/>
              </w:rPr>
              <w:t>用户点击</w:t>
            </w:r>
            <w:r w:rsidRPr="00C82366">
              <w:rPr>
                <w:rFonts w:ascii="Consolas" w:hAnsi="Consolas" w:hint="eastAsia"/>
                <w:szCs w:val="21"/>
              </w:rPr>
              <w:t xml:space="preserve"> </w:t>
            </w:r>
            <w:r w:rsidRPr="00C82366">
              <w:rPr>
                <w:rFonts w:ascii="Consolas" w:hAnsi="Consolas" w:hint="eastAsia"/>
                <w:szCs w:val="21"/>
              </w:rPr>
              <w:t>“导入联系人”区，见原型图</w:t>
            </w:r>
            <w:r w:rsidRPr="00C82366">
              <w:rPr>
                <w:rFonts w:ascii="Consolas" w:hAnsi="Consolas" w:hint="eastAsia"/>
                <w:szCs w:val="21"/>
              </w:rPr>
              <w:t>1- 7</w:t>
            </w:r>
            <w:r w:rsidRPr="00C82366">
              <w:rPr>
                <w:rFonts w:ascii="Consolas" w:hAnsi="Consolas" w:hint="eastAsia"/>
                <w:szCs w:val="21"/>
              </w:rPr>
              <w:t>导入联系人对话框，弹出“浏览文件”对话框。</w:t>
            </w:r>
          </w:p>
          <w:p w14:paraId="2386EE9D" w14:textId="77777777" w:rsidR="004440FC" w:rsidRPr="00C82366" w:rsidRDefault="004440FC" w:rsidP="00AC5C40">
            <w:pPr>
              <w:pStyle w:val="srs"/>
              <w:numPr>
                <w:ilvl w:val="0"/>
                <w:numId w:val="150"/>
              </w:numPr>
              <w:rPr>
                <w:rFonts w:ascii="Consolas" w:hAnsi="Consolas"/>
                <w:szCs w:val="21"/>
              </w:rPr>
            </w:pPr>
            <w:r w:rsidRPr="00C82366">
              <w:rPr>
                <w:rFonts w:ascii="Consolas" w:hAnsi="Consolas" w:hint="eastAsia"/>
                <w:szCs w:val="21"/>
              </w:rPr>
              <w:t>用户在“浏览文件”对话框中选中文件</w:t>
            </w:r>
            <w:r>
              <w:rPr>
                <w:rFonts w:ascii="Consolas" w:hAnsi="Consolas" w:hint="eastAsia"/>
                <w:szCs w:val="21"/>
              </w:rPr>
              <w:t>,</w:t>
            </w:r>
            <w:r>
              <w:rPr>
                <w:rFonts w:ascii="Consolas" w:hAnsi="Consolas" w:hint="eastAsia"/>
                <w:szCs w:val="21"/>
              </w:rPr>
              <w:t>文件类型见通用规则</w:t>
            </w:r>
            <w:r w:rsidRPr="00C82366">
              <w:rPr>
                <w:rFonts w:ascii="Consolas" w:hAnsi="Consolas" w:hint="eastAsia"/>
                <w:szCs w:val="21"/>
              </w:rPr>
              <w:t>【联系人文件类型</w:t>
            </w:r>
            <w:r>
              <w:rPr>
                <w:rFonts w:ascii="Consolas" w:hAnsi="Consolas" w:hint="eastAsia"/>
                <w:szCs w:val="21"/>
              </w:rPr>
              <w:t>及大小</w:t>
            </w:r>
            <w:r w:rsidRPr="00C82366">
              <w:rPr>
                <w:rFonts w:ascii="Consolas" w:hAnsi="Consolas" w:hint="eastAsia"/>
                <w:szCs w:val="21"/>
              </w:rPr>
              <w:t>规则】，</w:t>
            </w:r>
            <w:r>
              <w:rPr>
                <w:rFonts w:ascii="Consolas" w:hAnsi="Consolas" w:hint="eastAsia"/>
                <w:szCs w:val="21"/>
              </w:rPr>
              <w:t>“浏览文件”对话框中的“文件类型”下拉选择框选项自动过滤掉不支持的文件类型，</w:t>
            </w:r>
            <w:r w:rsidRPr="00C82366">
              <w:rPr>
                <w:rFonts w:ascii="Consolas" w:hAnsi="Consolas" w:hint="eastAsia"/>
                <w:szCs w:val="21"/>
              </w:rPr>
              <w:t>点击【确定】按钮，“浏览文件”对话框关闭。</w:t>
            </w:r>
          </w:p>
          <w:p w14:paraId="0A7CCCB0" w14:textId="77777777" w:rsidR="004440FC" w:rsidRPr="00B609D4" w:rsidRDefault="004440FC" w:rsidP="00CD4D74">
            <w:pPr>
              <w:pStyle w:val="aff5"/>
              <w:numPr>
                <w:ilvl w:val="0"/>
                <w:numId w:val="172"/>
              </w:numPr>
              <w:spacing w:afterLines="30" w:after="72" w:line="288" w:lineRule="auto"/>
              <w:ind w:firstLineChars="0"/>
              <w:rPr>
                <w:rFonts w:ascii="Consolas" w:hAnsi="Consolas"/>
                <w:vanish/>
                <w:szCs w:val="21"/>
              </w:rPr>
            </w:pPr>
          </w:p>
          <w:p w14:paraId="70C532A2" w14:textId="77777777" w:rsidR="004440FC" w:rsidRPr="00B609D4" w:rsidRDefault="004440FC" w:rsidP="00CD4D74">
            <w:pPr>
              <w:pStyle w:val="aff5"/>
              <w:numPr>
                <w:ilvl w:val="0"/>
                <w:numId w:val="172"/>
              </w:numPr>
              <w:spacing w:afterLines="30" w:after="72" w:line="288" w:lineRule="auto"/>
              <w:ind w:firstLineChars="0"/>
              <w:rPr>
                <w:rFonts w:ascii="Consolas" w:hAnsi="Consolas"/>
                <w:vanish/>
                <w:szCs w:val="21"/>
              </w:rPr>
            </w:pPr>
          </w:p>
          <w:p w14:paraId="5834619E" w14:textId="77777777" w:rsidR="004440FC" w:rsidRPr="00B609D4" w:rsidRDefault="004440FC">
            <w:pPr>
              <w:pStyle w:val="aff5"/>
              <w:numPr>
                <w:ilvl w:val="0"/>
                <w:numId w:val="172"/>
              </w:numPr>
              <w:spacing w:afterLines="30" w:after="72" w:line="288" w:lineRule="auto"/>
              <w:ind w:firstLineChars="0"/>
              <w:rPr>
                <w:rFonts w:ascii="Consolas" w:hAnsi="Consolas"/>
                <w:vanish/>
                <w:szCs w:val="21"/>
              </w:rPr>
            </w:pPr>
          </w:p>
          <w:p w14:paraId="6C91D279" w14:textId="77777777" w:rsidR="004440FC" w:rsidRPr="00C82366" w:rsidRDefault="004440FC" w:rsidP="00AC5C40">
            <w:pPr>
              <w:pStyle w:val="srs"/>
              <w:numPr>
                <w:ilvl w:val="1"/>
                <w:numId w:val="172"/>
              </w:numPr>
              <w:rPr>
                <w:rFonts w:ascii="Consolas" w:hAnsi="Consolas"/>
                <w:szCs w:val="21"/>
              </w:rPr>
            </w:pPr>
            <w:r w:rsidRPr="00C82366">
              <w:rPr>
                <w:rFonts w:ascii="Consolas" w:hAnsi="Consolas" w:hint="eastAsia"/>
                <w:szCs w:val="21"/>
              </w:rPr>
              <w:t>用户在“浏览文件”对话框中选中文件，点击【取消】按钮，“浏览文件”对话框关闭，用例终止。</w:t>
            </w:r>
          </w:p>
          <w:p w14:paraId="31445143" w14:textId="77777777" w:rsidR="004440FC" w:rsidRPr="00C82366" w:rsidRDefault="004440FC" w:rsidP="00AC5C40">
            <w:pPr>
              <w:pStyle w:val="srs"/>
              <w:numPr>
                <w:ilvl w:val="0"/>
                <w:numId w:val="150"/>
              </w:numPr>
              <w:rPr>
                <w:rFonts w:ascii="Consolas" w:hAnsi="Consolas"/>
                <w:szCs w:val="21"/>
              </w:rPr>
            </w:pPr>
            <w:r w:rsidRPr="00C82366">
              <w:rPr>
                <w:rFonts w:ascii="Consolas" w:hAnsi="Consolas" w:hint="eastAsia"/>
                <w:szCs w:val="21"/>
              </w:rPr>
              <w:t>判断文件类型是否合法。</w:t>
            </w:r>
          </w:p>
          <w:p w14:paraId="24EE40FF" w14:textId="77777777" w:rsidR="004440FC" w:rsidRPr="00B609D4" w:rsidRDefault="004440FC" w:rsidP="00CD4D74">
            <w:pPr>
              <w:pStyle w:val="aff5"/>
              <w:numPr>
                <w:ilvl w:val="0"/>
                <w:numId w:val="173"/>
              </w:numPr>
              <w:spacing w:afterLines="30" w:after="72" w:line="288" w:lineRule="auto"/>
              <w:ind w:firstLineChars="0"/>
              <w:rPr>
                <w:rFonts w:ascii="Consolas" w:hAnsi="Consolas"/>
                <w:vanish/>
                <w:szCs w:val="21"/>
              </w:rPr>
            </w:pPr>
          </w:p>
          <w:p w14:paraId="63403F51" w14:textId="77777777" w:rsidR="004440FC" w:rsidRPr="00B609D4" w:rsidRDefault="004440FC" w:rsidP="00CD4D74">
            <w:pPr>
              <w:pStyle w:val="aff5"/>
              <w:numPr>
                <w:ilvl w:val="0"/>
                <w:numId w:val="173"/>
              </w:numPr>
              <w:spacing w:afterLines="30" w:after="72" w:line="288" w:lineRule="auto"/>
              <w:ind w:firstLineChars="0"/>
              <w:rPr>
                <w:rFonts w:ascii="Consolas" w:hAnsi="Consolas"/>
                <w:vanish/>
                <w:szCs w:val="21"/>
              </w:rPr>
            </w:pPr>
          </w:p>
          <w:p w14:paraId="32C9E79C" w14:textId="77777777" w:rsidR="004440FC" w:rsidRPr="00B609D4" w:rsidRDefault="004440FC">
            <w:pPr>
              <w:pStyle w:val="aff5"/>
              <w:numPr>
                <w:ilvl w:val="0"/>
                <w:numId w:val="173"/>
              </w:numPr>
              <w:spacing w:afterLines="30" w:after="72" w:line="288" w:lineRule="auto"/>
              <w:ind w:firstLineChars="0"/>
              <w:rPr>
                <w:rFonts w:ascii="Consolas" w:hAnsi="Consolas"/>
                <w:vanish/>
                <w:szCs w:val="21"/>
              </w:rPr>
            </w:pPr>
          </w:p>
          <w:p w14:paraId="06C715B4" w14:textId="77777777" w:rsidR="004440FC" w:rsidRPr="00B609D4" w:rsidRDefault="004440FC">
            <w:pPr>
              <w:pStyle w:val="aff5"/>
              <w:numPr>
                <w:ilvl w:val="0"/>
                <w:numId w:val="173"/>
              </w:numPr>
              <w:spacing w:afterLines="30" w:after="72" w:line="288" w:lineRule="auto"/>
              <w:ind w:firstLineChars="0"/>
              <w:rPr>
                <w:rFonts w:ascii="Consolas" w:hAnsi="Consolas"/>
                <w:vanish/>
                <w:szCs w:val="21"/>
              </w:rPr>
            </w:pPr>
          </w:p>
          <w:p w14:paraId="1E985F8D" w14:textId="77777777" w:rsidR="004440FC" w:rsidRDefault="004440FC" w:rsidP="00AC5C40">
            <w:pPr>
              <w:pStyle w:val="srs"/>
              <w:numPr>
                <w:ilvl w:val="1"/>
                <w:numId w:val="173"/>
              </w:numPr>
              <w:rPr>
                <w:rFonts w:ascii="Consolas" w:hAnsi="Consolas"/>
                <w:szCs w:val="21"/>
              </w:rPr>
            </w:pPr>
            <w:r w:rsidRPr="00C82366">
              <w:rPr>
                <w:rFonts w:ascii="Consolas" w:hAnsi="Consolas" w:hint="eastAsia"/>
                <w:szCs w:val="21"/>
              </w:rPr>
              <w:t>文件类型合法性检查。</w:t>
            </w:r>
          </w:p>
          <w:p w14:paraId="569670CC" w14:textId="77777777" w:rsidR="004440FC" w:rsidRPr="00C82366" w:rsidRDefault="004440FC" w:rsidP="00AC5C40">
            <w:pPr>
              <w:pStyle w:val="srs"/>
              <w:numPr>
                <w:ilvl w:val="1"/>
                <w:numId w:val="173"/>
              </w:numPr>
              <w:rPr>
                <w:rFonts w:ascii="Consolas" w:hAnsi="Consolas"/>
                <w:szCs w:val="21"/>
              </w:rPr>
            </w:pPr>
            <w:r>
              <w:rPr>
                <w:rFonts w:ascii="Consolas" w:hAnsi="Consolas" w:hint="eastAsia"/>
                <w:szCs w:val="21"/>
              </w:rPr>
              <w:t>文件大小检查。</w:t>
            </w:r>
          </w:p>
          <w:p w14:paraId="64723460" w14:textId="77777777" w:rsidR="004440FC" w:rsidRPr="00C82366" w:rsidRDefault="004440FC" w:rsidP="00AC5C40">
            <w:pPr>
              <w:pStyle w:val="srs"/>
              <w:numPr>
                <w:ilvl w:val="0"/>
                <w:numId w:val="150"/>
              </w:numPr>
              <w:rPr>
                <w:rFonts w:ascii="Consolas" w:hAnsi="Consolas"/>
                <w:szCs w:val="21"/>
              </w:rPr>
            </w:pPr>
            <w:r w:rsidRPr="00C82366">
              <w:rPr>
                <w:rFonts w:ascii="Consolas" w:hAnsi="Consolas" w:hint="eastAsia"/>
                <w:szCs w:val="21"/>
              </w:rPr>
              <w:t>MAXClient</w:t>
            </w:r>
            <w:r w:rsidRPr="00C82366">
              <w:rPr>
                <w:rFonts w:ascii="Consolas" w:hAnsi="Consolas" w:hint="eastAsia"/>
                <w:szCs w:val="21"/>
              </w:rPr>
              <w:t>通过</w:t>
            </w:r>
            <w:r w:rsidRPr="00C82366">
              <w:rPr>
                <w:rFonts w:ascii="Consolas" w:hAnsi="Consolas" w:hint="eastAsia"/>
                <w:szCs w:val="21"/>
              </w:rPr>
              <w:t>Ajax</w:t>
            </w:r>
            <w:r w:rsidRPr="00C82366">
              <w:rPr>
                <w:rFonts w:ascii="Consolas" w:hAnsi="Consolas" w:hint="eastAsia"/>
                <w:szCs w:val="21"/>
              </w:rPr>
              <w:t>，向</w:t>
            </w:r>
            <w:r w:rsidRPr="00C82366">
              <w:rPr>
                <w:rFonts w:ascii="Consolas" w:hAnsi="Consolas" w:hint="eastAsia"/>
                <w:szCs w:val="21"/>
              </w:rPr>
              <w:t>MAXUniform</w:t>
            </w:r>
            <w:r w:rsidRPr="00C82366">
              <w:rPr>
                <w:rFonts w:ascii="Consolas" w:hAnsi="Consolas" w:hint="eastAsia"/>
                <w:szCs w:val="21"/>
              </w:rPr>
              <w:t>发出导入联系人（用例：</w:t>
            </w:r>
            <w:r w:rsidRPr="00C82366">
              <w:rPr>
                <w:rFonts w:ascii="Consolas" w:hAnsi="Consolas" w:hint="eastAsia"/>
                <w:szCs w:val="21"/>
              </w:rPr>
              <w:t>MAX_Uniform_ADDRESSBOOK_SRS_0003</w:t>
            </w:r>
            <w:r w:rsidRPr="00C82366">
              <w:rPr>
                <w:rFonts w:ascii="Consolas" w:hAnsi="Consolas" w:hint="eastAsia"/>
                <w:szCs w:val="21"/>
              </w:rPr>
              <w:t>）请求，弹出“导入进度”提示对话框，见原型图</w:t>
            </w:r>
            <w:r w:rsidRPr="00C82366">
              <w:rPr>
                <w:rFonts w:ascii="Consolas" w:hAnsi="Consolas" w:hint="eastAsia"/>
                <w:szCs w:val="21"/>
              </w:rPr>
              <w:t>1- 8</w:t>
            </w:r>
            <w:r w:rsidRPr="00C82366">
              <w:rPr>
                <w:rFonts w:ascii="Consolas" w:hAnsi="Consolas" w:hint="eastAsia"/>
                <w:szCs w:val="21"/>
              </w:rPr>
              <w:t>导入进度。</w:t>
            </w:r>
          </w:p>
          <w:p w14:paraId="0C5020CB" w14:textId="77777777" w:rsidR="004440FC" w:rsidRPr="00C82366" w:rsidRDefault="004440FC" w:rsidP="00AC5C40">
            <w:pPr>
              <w:pStyle w:val="srs"/>
              <w:numPr>
                <w:ilvl w:val="0"/>
                <w:numId w:val="150"/>
              </w:numPr>
              <w:rPr>
                <w:rFonts w:ascii="Consolas" w:hAnsi="Consolas"/>
                <w:szCs w:val="21"/>
              </w:rPr>
            </w:pPr>
            <w:r w:rsidRPr="00C82366">
              <w:rPr>
                <w:rFonts w:ascii="Consolas" w:hAnsi="Consolas" w:hint="eastAsia"/>
                <w:szCs w:val="21"/>
              </w:rPr>
              <w:t>判断</w:t>
            </w:r>
            <w:r w:rsidRPr="00C82366">
              <w:rPr>
                <w:rFonts w:ascii="Consolas" w:hAnsi="Consolas" w:hint="eastAsia"/>
                <w:szCs w:val="21"/>
              </w:rPr>
              <w:t>MAXUniform</w:t>
            </w:r>
            <w:r w:rsidRPr="00C82366">
              <w:rPr>
                <w:rFonts w:ascii="Consolas" w:hAnsi="Consolas" w:hint="eastAsia"/>
                <w:szCs w:val="21"/>
              </w:rPr>
              <w:t>返回的结果。</w:t>
            </w:r>
          </w:p>
          <w:p w14:paraId="7906BE05" w14:textId="77777777" w:rsidR="004440FC" w:rsidRPr="001C7722" w:rsidRDefault="004440FC" w:rsidP="00CD4D74">
            <w:pPr>
              <w:pStyle w:val="aff5"/>
              <w:numPr>
                <w:ilvl w:val="0"/>
                <w:numId w:val="174"/>
              </w:numPr>
              <w:spacing w:afterLines="30" w:after="72" w:line="288" w:lineRule="auto"/>
              <w:ind w:firstLineChars="0"/>
              <w:rPr>
                <w:rFonts w:ascii="Consolas" w:hAnsi="Consolas"/>
                <w:vanish/>
                <w:szCs w:val="21"/>
              </w:rPr>
            </w:pPr>
          </w:p>
          <w:p w14:paraId="12B4C174" w14:textId="77777777" w:rsidR="004440FC" w:rsidRPr="001C7722" w:rsidRDefault="004440FC" w:rsidP="00CD4D74">
            <w:pPr>
              <w:pStyle w:val="aff5"/>
              <w:numPr>
                <w:ilvl w:val="0"/>
                <w:numId w:val="174"/>
              </w:numPr>
              <w:spacing w:afterLines="30" w:after="72" w:line="288" w:lineRule="auto"/>
              <w:ind w:firstLineChars="0"/>
              <w:rPr>
                <w:rFonts w:ascii="Consolas" w:hAnsi="Consolas"/>
                <w:vanish/>
                <w:szCs w:val="21"/>
              </w:rPr>
            </w:pPr>
          </w:p>
          <w:p w14:paraId="3B6E2787" w14:textId="77777777" w:rsidR="004440FC" w:rsidRPr="001C7722" w:rsidRDefault="004440FC">
            <w:pPr>
              <w:pStyle w:val="aff5"/>
              <w:numPr>
                <w:ilvl w:val="0"/>
                <w:numId w:val="174"/>
              </w:numPr>
              <w:spacing w:afterLines="30" w:after="72" w:line="288" w:lineRule="auto"/>
              <w:ind w:firstLineChars="0"/>
              <w:rPr>
                <w:rFonts w:ascii="Consolas" w:hAnsi="Consolas"/>
                <w:vanish/>
                <w:szCs w:val="21"/>
              </w:rPr>
            </w:pPr>
          </w:p>
          <w:p w14:paraId="0BEF3C37" w14:textId="77777777" w:rsidR="004440FC" w:rsidRPr="001C7722" w:rsidRDefault="004440FC">
            <w:pPr>
              <w:pStyle w:val="aff5"/>
              <w:numPr>
                <w:ilvl w:val="0"/>
                <w:numId w:val="174"/>
              </w:numPr>
              <w:spacing w:afterLines="30" w:after="72" w:line="288" w:lineRule="auto"/>
              <w:ind w:firstLineChars="0"/>
              <w:rPr>
                <w:rFonts w:ascii="Consolas" w:hAnsi="Consolas"/>
                <w:vanish/>
                <w:szCs w:val="21"/>
              </w:rPr>
            </w:pPr>
          </w:p>
          <w:p w14:paraId="73E5B91C" w14:textId="77777777" w:rsidR="004440FC" w:rsidRPr="001C7722" w:rsidRDefault="004440FC">
            <w:pPr>
              <w:pStyle w:val="aff5"/>
              <w:numPr>
                <w:ilvl w:val="0"/>
                <w:numId w:val="174"/>
              </w:numPr>
              <w:spacing w:afterLines="30" w:after="72" w:line="288" w:lineRule="auto"/>
              <w:ind w:firstLineChars="0"/>
              <w:rPr>
                <w:rFonts w:ascii="Consolas" w:hAnsi="Consolas"/>
                <w:vanish/>
                <w:szCs w:val="21"/>
              </w:rPr>
            </w:pPr>
          </w:p>
          <w:p w14:paraId="4EFB4AAD" w14:textId="77777777" w:rsidR="004440FC" w:rsidRPr="001C7722" w:rsidRDefault="004440FC">
            <w:pPr>
              <w:pStyle w:val="aff5"/>
              <w:numPr>
                <w:ilvl w:val="0"/>
                <w:numId w:val="174"/>
              </w:numPr>
              <w:spacing w:afterLines="30" w:after="72" w:line="288" w:lineRule="auto"/>
              <w:ind w:firstLineChars="0"/>
              <w:rPr>
                <w:rFonts w:ascii="Consolas" w:hAnsi="Consolas"/>
                <w:vanish/>
                <w:szCs w:val="21"/>
              </w:rPr>
            </w:pPr>
          </w:p>
          <w:p w14:paraId="196CB115" w14:textId="77777777" w:rsidR="004440FC" w:rsidRPr="00C82366" w:rsidRDefault="004440FC" w:rsidP="00AC5C40">
            <w:pPr>
              <w:pStyle w:val="srs"/>
              <w:numPr>
                <w:ilvl w:val="1"/>
                <w:numId w:val="174"/>
              </w:numPr>
              <w:rPr>
                <w:rFonts w:ascii="Consolas" w:hAnsi="Consolas"/>
                <w:szCs w:val="21"/>
              </w:rPr>
            </w:pPr>
            <w:r w:rsidRPr="00C82366">
              <w:rPr>
                <w:rFonts w:ascii="Consolas" w:hAnsi="Consolas" w:hint="eastAsia"/>
                <w:szCs w:val="21"/>
              </w:rPr>
              <w:t>请求超时</w:t>
            </w:r>
            <w:r>
              <w:rPr>
                <w:rFonts w:ascii="Consolas" w:hAnsi="Consolas" w:hint="eastAsia"/>
                <w:szCs w:val="21"/>
              </w:rPr>
              <w:t>，</w:t>
            </w:r>
            <w:r w:rsidR="008E055F">
              <w:rPr>
                <w:rFonts w:ascii="Consolas" w:hAnsi="Consolas" w:hint="eastAsia"/>
                <w:szCs w:val="21"/>
              </w:rPr>
              <w:t>见【业务规则</w:t>
            </w:r>
            <w:r w:rsidR="008E055F">
              <w:rPr>
                <w:rFonts w:ascii="Consolas" w:hAnsi="Consolas" w:hint="eastAsia"/>
                <w:szCs w:val="21"/>
              </w:rPr>
              <w:t>3</w:t>
            </w:r>
            <w:r w:rsidR="008E055F">
              <w:rPr>
                <w:rFonts w:ascii="Consolas" w:hAnsi="Consolas" w:hint="eastAsia"/>
                <w:szCs w:val="21"/>
              </w:rPr>
              <w:t>】</w:t>
            </w:r>
            <w:r w:rsidRPr="00C82366">
              <w:rPr>
                <w:rFonts w:ascii="Consolas" w:hAnsi="Consolas" w:hint="eastAsia"/>
                <w:szCs w:val="21"/>
              </w:rPr>
              <w:t>，“导入进度”对话框关闭，在“导入联系人”对话框顶端显示错误提示“导入联系人失败，请稍后重试”，用例终止。</w:t>
            </w:r>
          </w:p>
          <w:p w14:paraId="79D22B1F" w14:textId="77777777" w:rsidR="004440FC" w:rsidRPr="00C82366" w:rsidRDefault="004440FC" w:rsidP="00AC5C40">
            <w:pPr>
              <w:pStyle w:val="srs"/>
              <w:numPr>
                <w:ilvl w:val="1"/>
                <w:numId w:val="174"/>
              </w:numPr>
              <w:rPr>
                <w:rFonts w:ascii="Consolas" w:hAnsi="Consolas"/>
                <w:szCs w:val="21"/>
              </w:rPr>
            </w:pPr>
            <w:r w:rsidRPr="00C82366">
              <w:rPr>
                <w:rFonts w:ascii="Consolas" w:hAnsi="Consolas" w:hint="eastAsia"/>
                <w:szCs w:val="21"/>
              </w:rPr>
              <w:t>返回</w:t>
            </w:r>
            <w:r w:rsidRPr="00C82366">
              <w:rPr>
                <w:rFonts w:ascii="Consolas" w:hAnsi="Consolas" w:hint="eastAsia"/>
                <w:szCs w:val="21"/>
              </w:rPr>
              <w:t>HTTP</w:t>
            </w:r>
            <w:r w:rsidRPr="00C82366">
              <w:rPr>
                <w:rFonts w:ascii="Consolas" w:hAnsi="Consolas" w:hint="eastAsia"/>
                <w:szCs w:val="21"/>
              </w:rPr>
              <w:t>状态码为</w:t>
            </w:r>
            <w:r w:rsidRPr="00C82366">
              <w:rPr>
                <w:rFonts w:ascii="Consolas" w:hAnsi="Consolas" w:hint="eastAsia"/>
                <w:szCs w:val="21"/>
              </w:rPr>
              <w:t>5</w:t>
            </w:r>
            <w:r>
              <w:rPr>
                <w:rFonts w:ascii="Consolas" w:hAnsi="Consolas" w:hint="eastAsia"/>
                <w:szCs w:val="21"/>
              </w:rPr>
              <w:t>xx</w:t>
            </w:r>
            <w:r w:rsidRPr="00C82366">
              <w:rPr>
                <w:rFonts w:ascii="Consolas" w:hAnsi="Consolas" w:hint="eastAsia"/>
                <w:szCs w:val="21"/>
              </w:rPr>
              <w:t>，在“导入联系人</w:t>
            </w:r>
            <w:r w:rsidRPr="00C82366">
              <w:rPr>
                <w:rFonts w:ascii="Consolas" w:hAnsi="Consolas" w:hint="eastAsia"/>
                <w:szCs w:val="21"/>
              </w:rPr>
              <w:t xml:space="preserve"> </w:t>
            </w:r>
            <w:r w:rsidRPr="00C82366">
              <w:rPr>
                <w:rFonts w:ascii="Consolas" w:hAnsi="Consolas" w:hint="eastAsia"/>
                <w:szCs w:val="21"/>
              </w:rPr>
              <w:t>“对话框上方提示“导入联系人失败，请重试”，用例终止。</w:t>
            </w:r>
          </w:p>
          <w:p w14:paraId="0ECD42D2" w14:textId="77777777" w:rsidR="004440FC" w:rsidRPr="00C82366" w:rsidRDefault="004440FC" w:rsidP="00AC5C40">
            <w:pPr>
              <w:pStyle w:val="srs"/>
              <w:numPr>
                <w:ilvl w:val="1"/>
                <w:numId w:val="174"/>
              </w:numPr>
              <w:rPr>
                <w:rFonts w:ascii="Consolas" w:hAnsi="Consolas"/>
                <w:szCs w:val="21"/>
              </w:rPr>
            </w:pPr>
            <w:r w:rsidRPr="00C82366">
              <w:rPr>
                <w:rFonts w:ascii="Consolas" w:hAnsi="Consolas" w:hint="eastAsia"/>
                <w:szCs w:val="21"/>
              </w:rPr>
              <w:t>返回</w:t>
            </w:r>
            <w:r w:rsidRPr="00C82366">
              <w:rPr>
                <w:rFonts w:ascii="Consolas" w:hAnsi="Consolas" w:hint="eastAsia"/>
                <w:szCs w:val="21"/>
              </w:rPr>
              <w:t>HTTP</w:t>
            </w:r>
            <w:r w:rsidRPr="00C82366">
              <w:rPr>
                <w:rFonts w:ascii="Consolas" w:hAnsi="Consolas" w:hint="eastAsia"/>
                <w:szCs w:val="21"/>
              </w:rPr>
              <w:t>状态码为</w:t>
            </w:r>
            <w:r w:rsidRPr="00C82366">
              <w:rPr>
                <w:rFonts w:ascii="Consolas" w:hAnsi="Consolas" w:hint="eastAsia"/>
                <w:szCs w:val="21"/>
              </w:rPr>
              <w:t>200</w:t>
            </w:r>
            <w:r w:rsidRPr="00C82366">
              <w:rPr>
                <w:rFonts w:ascii="Consolas" w:hAnsi="Consolas" w:hint="eastAsia"/>
                <w:szCs w:val="21"/>
              </w:rPr>
              <w:t>，判断返回结果中的</w:t>
            </w:r>
            <w:r>
              <w:rPr>
                <w:rFonts w:ascii="Consolas" w:hAnsi="Consolas" w:hint="eastAsia"/>
                <w:szCs w:val="21"/>
              </w:rPr>
              <w:t>业务状态码</w:t>
            </w:r>
            <w:r w:rsidRPr="00C82366">
              <w:rPr>
                <w:rFonts w:ascii="Consolas" w:hAnsi="Consolas" w:hint="eastAsia"/>
                <w:szCs w:val="21"/>
              </w:rPr>
              <w:t>。</w:t>
            </w:r>
          </w:p>
          <w:p w14:paraId="73891DD2" w14:textId="77777777" w:rsidR="004440FC" w:rsidRPr="00C82366" w:rsidRDefault="004440FC" w:rsidP="00AC5C40">
            <w:pPr>
              <w:pStyle w:val="srs"/>
              <w:numPr>
                <w:ilvl w:val="0"/>
                <w:numId w:val="150"/>
              </w:numPr>
              <w:rPr>
                <w:rFonts w:ascii="Consolas" w:hAnsi="Consolas"/>
                <w:szCs w:val="21"/>
              </w:rPr>
            </w:pPr>
            <w:r w:rsidRPr="00C82366">
              <w:rPr>
                <w:rFonts w:ascii="Consolas" w:hAnsi="Consolas" w:hint="eastAsia"/>
                <w:szCs w:val="21"/>
              </w:rPr>
              <w:t>“导入进度”提示对话框中进度条完成并自动关闭。</w:t>
            </w:r>
          </w:p>
          <w:p w14:paraId="6E49EF95" w14:textId="77777777" w:rsidR="004440FC" w:rsidRPr="00894ADB" w:rsidRDefault="004440FC" w:rsidP="00CD4D74">
            <w:pPr>
              <w:pStyle w:val="aff5"/>
              <w:numPr>
                <w:ilvl w:val="0"/>
                <w:numId w:val="176"/>
              </w:numPr>
              <w:spacing w:afterLines="30" w:after="72" w:line="288" w:lineRule="auto"/>
              <w:ind w:firstLineChars="0"/>
              <w:rPr>
                <w:rFonts w:ascii="Consolas" w:hAnsi="Consolas"/>
                <w:vanish/>
                <w:szCs w:val="21"/>
              </w:rPr>
            </w:pPr>
          </w:p>
          <w:p w14:paraId="25790F5B" w14:textId="77777777" w:rsidR="004440FC" w:rsidRPr="00894ADB" w:rsidRDefault="004440FC" w:rsidP="00CD4D74">
            <w:pPr>
              <w:pStyle w:val="aff5"/>
              <w:numPr>
                <w:ilvl w:val="0"/>
                <w:numId w:val="176"/>
              </w:numPr>
              <w:spacing w:afterLines="30" w:after="72" w:line="288" w:lineRule="auto"/>
              <w:ind w:firstLineChars="0"/>
              <w:rPr>
                <w:rFonts w:ascii="Consolas" w:hAnsi="Consolas"/>
                <w:vanish/>
                <w:szCs w:val="21"/>
              </w:rPr>
            </w:pPr>
          </w:p>
          <w:p w14:paraId="304EE303" w14:textId="77777777" w:rsidR="004440FC" w:rsidRPr="00894ADB" w:rsidRDefault="004440FC">
            <w:pPr>
              <w:pStyle w:val="aff5"/>
              <w:numPr>
                <w:ilvl w:val="0"/>
                <w:numId w:val="176"/>
              </w:numPr>
              <w:spacing w:afterLines="30" w:after="72" w:line="288" w:lineRule="auto"/>
              <w:ind w:firstLineChars="0"/>
              <w:rPr>
                <w:rFonts w:ascii="Consolas" w:hAnsi="Consolas"/>
                <w:vanish/>
                <w:szCs w:val="21"/>
              </w:rPr>
            </w:pPr>
          </w:p>
          <w:p w14:paraId="5D67B278" w14:textId="77777777" w:rsidR="004440FC" w:rsidRPr="00894ADB" w:rsidRDefault="004440FC">
            <w:pPr>
              <w:pStyle w:val="aff5"/>
              <w:numPr>
                <w:ilvl w:val="0"/>
                <w:numId w:val="176"/>
              </w:numPr>
              <w:spacing w:afterLines="30" w:after="72" w:line="288" w:lineRule="auto"/>
              <w:ind w:firstLineChars="0"/>
              <w:rPr>
                <w:rFonts w:ascii="Consolas" w:hAnsi="Consolas"/>
                <w:vanish/>
                <w:szCs w:val="21"/>
              </w:rPr>
            </w:pPr>
          </w:p>
          <w:p w14:paraId="6E369143" w14:textId="77777777" w:rsidR="004440FC" w:rsidRPr="00894ADB" w:rsidRDefault="004440FC">
            <w:pPr>
              <w:pStyle w:val="aff5"/>
              <w:numPr>
                <w:ilvl w:val="0"/>
                <w:numId w:val="176"/>
              </w:numPr>
              <w:spacing w:afterLines="30" w:after="72" w:line="288" w:lineRule="auto"/>
              <w:ind w:firstLineChars="0"/>
              <w:rPr>
                <w:rFonts w:ascii="Consolas" w:hAnsi="Consolas"/>
                <w:vanish/>
                <w:szCs w:val="21"/>
              </w:rPr>
            </w:pPr>
          </w:p>
          <w:p w14:paraId="3E6FB838" w14:textId="77777777" w:rsidR="004440FC" w:rsidRPr="00894ADB" w:rsidRDefault="004440FC">
            <w:pPr>
              <w:pStyle w:val="aff5"/>
              <w:numPr>
                <w:ilvl w:val="0"/>
                <w:numId w:val="176"/>
              </w:numPr>
              <w:spacing w:afterLines="30" w:after="72" w:line="288" w:lineRule="auto"/>
              <w:ind w:firstLineChars="0"/>
              <w:rPr>
                <w:rFonts w:ascii="Consolas" w:hAnsi="Consolas"/>
                <w:vanish/>
                <w:szCs w:val="21"/>
              </w:rPr>
            </w:pPr>
          </w:p>
          <w:p w14:paraId="5EFB0001" w14:textId="77777777" w:rsidR="004440FC" w:rsidRPr="00894ADB" w:rsidRDefault="004440FC">
            <w:pPr>
              <w:pStyle w:val="aff5"/>
              <w:numPr>
                <w:ilvl w:val="0"/>
                <w:numId w:val="176"/>
              </w:numPr>
              <w:spacing w:afterLines="30" w:after="72" w:line="288" w:lineRule="auto"/>
              <w:ind w:firstLineChars="0"/>
              <w:rPr>
                <w:rFonts w:ascii="Consolas" w:hAnsi="Consolas"/>
                <w:vanish/>
                <w:szCs w:val="21"/>
              </w:rPr>
            </w:pPr>
          </w:p>
          <w:p w14:paraId="5E3C0106" w14:textId="77777777" w:rsidR="004440FC" w:rsidRPr="00C82366" w:rsidRDefault="004440FC" w:rsidP="00AC5C40">
            <w:pPr>
              <w:pStyle w:val="srs"/>
              <w:numPr>
                <w:ilvl w:val="1"/>
                <w:numId w:val="176"/>
              </w:numPr>
              <w:rPr>
                <w:rFonts w:ascii="Consolas" w:hAnsi="Consolas"/>
                <w:szCs w:val="21"/>
              </w:rPr>
            </w:pPr>
            <w:r w:rsidRPr="00C82366">
              <w:rPr>
                <w:rFonts w:ascii="Consolas" w:hAnsi="Consolas" w:hint="eastAsia"/>
                <w:szCs w:val="21"/>
              </w:rPr>
              <w:t>用户点击“导入进度”提示对话框中的【取消】按钮，“导入进度”提示对话框关闭，用例终止。</w:t>
            </w:r>
          </w:p>
          <w:p w14:paraId="3F003B24" w14:textId="77777777" w:rsidR="004440FC" w:rsidRPr="00C82366" w:rsidRDefault="004440FC" w:rsidP="00AC5C40">
            <w:pPr>
              <w:pStyle w:val="srs"/>
              <w:numPr>
                <w:ilvl w:val="0"/>
                <w:numId w:val="150"/>
              </w:numPr>
              <w:rPr>
                <w:rFonts w:ascii="Consolas" w:hAnsi="Consolas"/>
                <w:szCs w:val="21"/>
              </w:rPr>
            </w:pPr>
            <w:r w:rsidRPr="00C82366">
              <w:rPr>
                <w:rFonts w:ascii="Consolas" w:hAnsi="Consolas" w:hint="eastAsia"/>
                <w:szCs w:val="21"/>
              </w:rPr>
              <w:t>“导入联系人”对话框关闭，“通讯录面板”上方弹出“导入成功”提示浮层，见原型图</w:t>
            </w:r>
            <w:r w:rsidRPr="00C82366">
              <w:rPr>
                <w:rFonts w:ascii="Consolas" w:hAnsi="Consolas" w:hint="eastAsia"/>
                <w:szCs w:val="21"/>
              </w:rPr>
              <w:t>1- 9</w:t>
            </w:r>
            <w:r w:rsidRPr="00C82366">
              <w:rPr>
                <w:rFonts w:ascii="Consolas" w:hAnsi="Consolas" w:hint="eastAsia"/>
                <w:szCs w:val="21"/>
              </w:rPr>
              <w:t>通讯录面板</w:t>
            </w:r>
            <w:r w:rsidRPr="00C82366">
              <w:rPr>
                <w:rFonts w:ascii="Consolas" w:hAnsi="Consolas" w:hint="eastAsia"/>
                <w:szCs w:val="21"/>
              </w:rPr>
              <w:t>--</w:t>
            </w:r>
            <w:r w:rsidRPr="00C82366">
              <w:rPr>
                <w:rFonts w:ascii="Consolas" w:hAnsi="Consolas" w:hint="eastAsia"/>
                <w:szCs w:val="21"/>
              </w:rPr>
              <w:t>导入成功提示，联系人列表自动刷新。</w:t>
            </w:r>
          </w:p>
          <w:p w14:paraId="06E9A681" w14:textId="77777777" w:rsidR="004440FC" w:rsidRPr="00C82366" w:rsidRDefault="004440FC" w:rsidP="00AC5C40">
            <w:pPr>
              <w:pStyle w:val="srs"/>
              <w:numPr>
                <w:ilvl w:val="0"/>
                <w:numId w:val="150"/>
              </w:numPr>
              <w:rPr>
                <w:rFonts w:ascii="Consolas" w:hAnsi="Consolas"/>
                <w:szCs w:val="21"/>
              </w:rPr>
            </w:pPr>
            <w:r w:rsidRPr="00C82366">
              <w:rPr>
                <w:rFonts w:ascii="Consolas" w:hAnsi="Consolas" w:hint="eastAsia"/>
                <w:szCs w:val="21"/>
              </w:rPr>
              <w:t>用例结束。</w:t>
            </w:r>
          </w:p>
          <w:p w14:paraId="4CA54ED9" w14:textId="77777777" w:rsidR="004440FC" w:rsidRPr="00C82366" w:rsidRDefault="004440FC" w:rsidP="003C4A16">
            <w:pPr>
              <w:rPr>
                <w:rFonts w:ascii="Consolas" w:hAnsi="Consolas"/>
                <w:szCs w:val="21"/>
              </w:rPr>
            </w:pPr>
          </w:p>
          <w:p w14:paraId="7CCEA635" w14:textId="77777777" w:rsidR="004440FC" w:rsidRPr="00C82366" w:rsidRDefault="004440FC" w:rsidP="003C4A16">
            <w:pPr>
              <w:keepNext/>
              <w:rPr>
                <w:rFonts w:ascii="Consolas" w:hAnsi="Consolas"/>
                <w:szCs w:val="21"/>
              </w:rPr>
            </w:pPr>
            <w:r w:rsidRPr="00C82366">
              <w:rPr>
                <w:rFonts w:ascii="Consolas" w:hAnsi="Consolas"/>
                <w:noProof/>
                <w:szCs w:val="21"/>
              </w:rPr>
              <w:drawing>
                <wp:inline distT="0" distB="0" distL="0" distR="0" wp14:anchorId="17D7423C" wp14:editId="3814A368">
                  <wp:extent cx="5191125" cy="35909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91125" cy="3590925"/>
                          </a:xfrm>
                          <a:prstGeom prst="rect">
                            <a:avLst/>
                          </a:prstGeom>
                        </pic:spPr>
                      </pic:pic>
                    </a:graphicData>
                  </a:graphic>
                </wp:inline>
              </w:drawing>
            </w:r>
          </w:p>
          <w:p w14:paraId="1ECB351E" w14:textId="77777777" w:rsidR="004440FC" w:rsidRPr="00C82366" w:rsidRDefault="004440FC" w:rsidP="003C4A16">
            <w:pPr>
              <w:pStyle w:val="af3"/>
              <w:jc w:val="both"/>
              <w:rPr>
                <w:rFonts w:ascii="Consolas" w:hAnsi="Consolas"/>
                <w:sz w:val="21"/>
                <w:szCs w:val="21"/>
              </w:rPr>
            </w:pPr>
            <w:bookmarkStart w:id="439" w:name="_Toc354760371"/>
            <w:r w:rsidRPr="00C82366">
              <w:rPr>
                <w:rFonts w:ascii="Consolas" w:hAnsi="Consolas" w:hint="eastAsia"/>
                <w:sz w:val="21"/>
                <w:szCs w:val="21"/>
              </w:rPr>
              <w:t>原型图</w:t>
            </w:r>
            <w:r w:rsidRPr="00C82366">
              <w:rPr>
                <w:rFonts w:ascii="Consolas" w:hAnsi="Consolas" w:hint="eastAsia"/>
                <w:sz w:val="21"/>
                <w:szCs w:val="21"/>
              </w:rPr>
              <w:t xml:space="preserve">1- </w:t>
            </w:r>
            <w:r w:rsidR="004E1C5A" w:rsidRPr="00C82366">
              <w:rPr>
                <w:rFonts w:ascii="Consolas" w:hAnsi="Consolas"/>
                <w:sz w:val="21"/>
                <w:szCs w:val="21"/>
              </w:rPr>
              <w:fldChar w:fldCharType="begin"/>
            </w:r>
            <w:r w:rsidRPr="00C82366">
              <w:rPr>
                <w:rFonts w:ascii="Consolas" w:hAnsi="Consolas"/>
                <w:sz w:val="21"/>
                <w:szCs w:val="21"/>
              </w:rPr>
              <w:instrText xml:space="preserve"> </w:instrText>
            </w:r>
            <w:r w:rsidRPr="00C82366">
              <w:rPr>
                <w:rFonts w:ascii="Consolas" w:hAnsi="Consolas" w:hint="eastAsia"/>
                <w:sz w:val="21"/>
                <w:szCs w:val="21"/>
              </w:rPr>
              <w:instrText xml:space="preserve">SEQ </w:instrText>
            </w:r>
            <w:r w:rsidRPr="00C82366">
              <w:rPr>
                <w:rFonts w:ascii="Consolas" w:hAnsi="Consolas" w:hint="eastAsia"/>
                <w:sz w:val="21"/>
                <w:szCs w:val="21"/>
              </w:rPr>
              <w:instrText>原型图</w:instrText>
            </w:r>
            <w:r w:rsidRPr="00C82366">
              <w:rPr>
                <w:rFonts w:ascii="Consolas" w:hAnsi="Consolas" w:hint="eastAsia"/>
                <w:sz w:val="21"/>
                <w:szCs w:val="21"/>
              </w:rPr>
              <w:instrText>1- \* ARABIC</w:instrText>
            </w:r>
            <w:r w:rsidRPr="00C82366">
              <w:rPr>
                <w:rFonts w:ascii="Consolas" w:hAnsi="Consolas"/>
                <w:sz w:val="21"/>
                <w:szCs w:val="21"/>
              </w:rPr>
              <w:instrText xml:space="preserve"> </w:instrText>
            </w:r>
            <w:r w:rsidR="004E1C5A" w:rsidRPr="00C82366">
              <w:rPr>
                <w:rFonts w:ascii="Consolas" w:hAnsi="Consolas"/>
                <w:sz w:val="21"/>
                <w:szCs w:val="21"/>
              </w:rPr>
              <w:fldChar w:fldCharType="separate"/>
            </w:r>
            <w:r w:rsidRPr="00C82366">
              <w:rPr>
                <w:rFonts w:ascii="Consolas" w:hAnsi="Consolas"/>
                <w:noProof/>
                <w:sz w:val="21"/>
                <w:szCs w:val="21"/>
              </w:rPr>
              <w:t>7</w:t>
            </w:r>
            <w:r w:rsidR="004E1C5A" w:rsidRPr="00C82366">
              <w:rPr>
                <w:rFonts w:ascii="Consolas" w:hAnsi="Consolas"/>
                <w:sz w:val="21"/>
                <w:szCs w:val="21"/>
              </w:rPr>
              <w:fldChar w:fldCharType="end"/>
            </w:r>
            <w:r w:rsidRPr="00C82366">
              <w:rPr>
                <w:rFonts w:ascii="Consolas" w:hAnsi="Consolas" w:hint="eastAsia"/>
                <w:sz w:val="21"/>
                <w:szCs w:val="21"/>
              </w:rPr>
              <w:t>导入联系人</w:t>
            </w:r>
            <w:r w:rsidRPr="00C82366">
              <w:rPr>
                <w:rFonts w:ascii="Consolas" w:hAnsi="Consolas" w:hint="eastAsia"/>
                <w:noProof/>
                <w:sz w:val="21"/>
                <w:szCs w:val="21"/>
              </w:rPr>
              <w:t>对话框</w:t>
            </w:r>
            <w:bookmarkEnd w:id="439"/>
          </w:p>
          <w:p w14:paraId="74C18F18" w14:textId="77777777" w:rsidR="004440FC" w:rsidRPr="00C82366" w:rsidRDefault="004440FC" w:rsidP="003C4A16">
            <w:pPr>
              <w:pStyle w:val="af3"/>
              <w:rPr>
                <w:rFonts w:ascii="Consolas" w:hAnsi="Consolas"/>
                <w:sz w:val="21"/>
                <w:szCs w:val="21"/>
              </w:rPr>
            </w:pPr>
          </w:p>
          <w:p w14:paraId="409B8BB2" w14:textId="77777777" w:rsidR="004440FC" w:rsidRPr="00C82366" w:rsidRDefault="004440FC" w:rsidP="003C4A16">
            <w:pPr>
              <w:keepNext/>
              <w:rPr>
                <w:rFonts w:ascii="Consolas" w:hAnsi="Consolas"/>
                <w:szCs w:val="21"/>
              </w:rPr>
            </w:pPr>
            <w:r w:rsidRPr="00C82366">
              <w:rPr>
                <w:rFonts w:ascii="Consolas" w:hAnsi="Consolas"/>
                <w:noProof/>
                <w:szCs w:val="21"/>
              </w:rPr>
              <w:drawing>
                <wp:inline distT="0" distB="0" distL="0" distR="0" wp14:anchorId="0ACD9BAF" wp14:editId="0CDA4652">
                  <wp:extent cx="3848100" cy="2152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48100" cy="2152650"/>
                          </a:xfrm>
                          <a:prstGeom prst="rect">
                            <a:avLst/>
                          </a:prstGeom>
                        </pic:spPr>
                      </pic:pic>
                    </a:graphicData>
                  </a:graphic>
                </wp:inline>
              </w:drawing>
            </w:r>
          </w:p>
          <w:p w14:paraId="2A4B0ECC" w14:textId="77777777" w:rsidR="004440FC" w:rsidRPr="00C82366" w:rsidRDefault="004440FC" w:rsidP="003C4A16">
            <w:pPr>
              <w:pStyle w:val="af3"/>
              <w:jc w:val="both"/>
              <w:rPr>
                <w:rFonts w:ascii="Consolas" w:hAnsi="Consolas"/>
                <w:noProof/>
                <w:sz w:val="21"/>
                <w:szCs w:val="21"/>
              </w:rPr>
            </w:pPr>
            <w:bookmarkStart w:id="440" w:name="_Toc354760372"/>
            <w:r w:rsidRPr="00C82366">
              <w:rPr>
                <w:rFonts w:ascii="Consolas" w:hAnsi="Consolas" w:hint="eastAsia"/>
                <w:sz w:val="21"/>
                <w:szCs w:val="21"/>
              </w:rPr>
              <w:t>原型图</w:t>
            </w:r>
            <w:r w:rsidRPr="00C82366">
              <w:rPr>
                <w:rFonts w:ascii="Consolas" w:hAnsi="Consolas" w:hint="eastAsia"/>
                <w:sz w:val="21"/>
                <w:szCs w:val="21"/>
              </w:rPr>
              <w:t xml:space="preserve">1- </w:t>
            </w:r>
            <w:r w:rsidR="004E1C5A" w:rsidRPr="00C82366">
              <w:rPr>
                <w:rFonts w:ascii="Consolas" w:hAnsi="Consolas"/>
                <w:sz w:val="21"/>
                <w:szCs w:val="21"/>
              </w:rPr>
              <w:fldChar w:fldCharType="begin"/>
            </w:r>
            <w:r w:rsidRPr="00C82366">
              <w:rPr>
                <w:rFonts w:ascii="Consolas" w:hAnsi="Consolas"/>
                <w:sz w:val="21"/>
                <w:szCs w:val="21"/>
              </w:rPr>
              <w:instrText xml:space="preserve"> </w:instrText>
            </w:r>
            <w:r w:rsidRPr="00C82366">
              <w:rPr>
                <w:rFonts w:ascii="Consolas" w:hAnsi="Consolas" w:hint="eastAsia"/>
                <w:sz w:val="21"/>
                <w:szCs w:val="21"/>
              </w:rPr>
              <w:instrText xml:space="preserve">SEQ </w:instrText>
            </w:r>
            <w:r w:rsidRPr="00C82366">
              <w:rPr>
                <w:rFonts w:ascii="Consolas" w:hAnsi="Consolas" w:hint="eastAsia"/>
                <w:sz w:val="21"/>
                <w:szCs w:val="21"/>
              </w:rPr>
              <w:instrText>原型图</w:instrText>
            </w:r>
            <w:r w:rsidRPr="00C82366">
              <w:rPr>
                <w:rFonts w:ascii="Consolas" w:hAnsi="Consolas" w:hint="eastAsia"/>
                <w:sz w:val="21"/>
                <w:szCs w:val="21"/>
              </w:rPr>
              <w:instrText>1- \* ARABIC</w:instrText>
            </w:r>
            <w:r w:rsidRPr="00C82366">
              <w:rPr>
                <w:rFonts w:ascii="Consolas" w:hAnsi="Consolas"/>
                <w:sz w:val="21"/>
                <w:szCs w:val="21"/>
              </w:rPr>
              <w:instrText xml:space="preserve"> </w:instrText>
            </w:r>
            <w:r w:rsidR="004E1C5A" w:rsidRPr="00C82366">
              <w:rPr>
                <w:rFonts w:ascii="Consolas" w:hAnsi="Consolas"/>
                <w:sz w:val="21"/>
                <w:szCs w:val="21"/>
              </w:rPr>
              <w:fldChar w:fldCharType="separate"/>
            </w:r>
            <w:r w:rsidRPr="00C82366">
              <w:rPr>
                <w:rFonts w:ascii="Consolas" w:hAnsi="Consolas"/>
                <w:noProof/>
                <w:sz w:val="21"/>
                <w:szCs w:val="21"/>
              </w:rPr>
              <w:t>8</w:t>
            </w:r>
            <w:r w:rsidR="004E1C5A" w:rsidRPr="00C82366">
              <w:rPr>
                <w:rFonts w:ascii="Consolas" w:hAnsi="Consolas"/>
                <w:sz w:val="21"/>
                <w:szCs w:val="21"/>
              </w:rPr>
              <w:fldChar w:fldCharType="end"/>
            </w:r>
            <w:r w:rsidRPr="00C82366">
              <w:rPr>
                <w:rFonts w:ascii="Consolas" w:hAnsi="Consolas" w:hint="eastAsia"/>
                <w:noProof/>
                <w:sz w:val="21"/>
                <w:szCs w:val="21"/>
              </w:rPr>
              <w:t>导入进度</w:t>
            </w:r>
            <w:bookmarkEnd w:id="440"/>
          </w:p>
          <w:p w14:paraId="1C836780" w14:textId="77777777" w:rsidR="004440FC" w:rsidRPr="00C82366" w:rsidRDefault="004440FC" w:rsidP="003C4A16">
            <w:pPr>
              <w:rPr>
                <w:rFonts w:ascii="Consolas" w:hAnsi="Consolas"/>
                <w:szCs w:val="21"/>
              </w:rPr>
            </w:pPr>
          </w:p>
          <w:p w14:paraId="78266699" w14:textId="77777777" w:rsidR="004440FC" w:rsidRPr="00C82366" w:rsidRDefault="004440FC" w:rsidP="003C4A16">
            <w:pPr>
              <w:keepNext/>
              <w:rPr>
                <w:rFonts w:ascii="Consolas" w:hAnsi="Consolas"/>
                <w:szCs w:val="21"/>
              </w:rPr>
            </w:pPr>
            <w:r w:rsidRPr="00C82366">
              <w:rPr>
                <w:rFonts w:ascii="Consolas" w:hAnsi="Consolas"/>
                <w:noProof/>
                <w:szCs w:val="21"/>
              </w:rPr>
              <w:drawing>
                <wp:inline distT="0" distB="0" distL="0" distR="0" wp14:anchorId="2CC85EAE" wp14:editId="1DE4F71B">
                  <wp:extent cx="3009900" cy="56292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09900" cy="5629275"/>
                          </a:xfrm>
                          <a:prstGeom prst="rect">
                            <a:avLst/>
                          </a:prstGeom>
                        </pic:spPr>
                      </pic:pic>
                    </a:graphicData>
                  </a:graphic>
                </wp:inline>
              </w:drawing>
            </w:r>
          </w:p>
          <w:p w14:paraId="743AF843" w14:textId="77777777" w:rsidR="004440FC" w:rsidRPr="00C82366" w:rsidRDefault="004440FC" w:rsidP="003C4A16">
            <w:pPr>
              <w:pStyle w:val="af3"/>
              <w:jc w:val="both"/>
              <w:rPr>
                <w:rFonts w:ascii="Consolas" w:hAnsi="Consolas"/>
                <w:sz w:val="21"/>
                <w:szCs w:val="21"/>
              </w:rPr>
            </w:pPr>
            <w:bookmarkStart w:id="441" w:name="_Toc354760373"/>
            <w:r w:rsidRPr="00C82366">
              <w:rPr>
                <w:rFonts w:ascii="Consolas" w:hAnsi="Consolas" w:hint="eastAsia"/>
                <w:sz w:val="21"/>
                <w:szCs w:val="21"/>
              </w:rPr>
              <w:t>原型图</w:t>
            </w:r>
            <w:r w:rsidRPr="00C82366">
              <w:rPr>
                <w:rFonts w:ascii="Consolas" w:hAnsi="Consolas" w:hint="eastAsia"/>
                <w:sz w:val="21"/>
                <w:szCs w:val="21"/>
              </w:rPr>
              <w:t xml:space="preserve">1- </w:t>
            </w:r>
            <w:r w:rsidR="004E1C5A" w:rsidRPr="00C82366">
              <w:rPr>
                <w:rFonts w:ascii="Consolas" w:hAnsi="Consolas"/>
                <w:sz w:val="21"/>
                <w:szCs w:val="21"/>
              </w:rPr>
              <w:fldChar w:fldCharType="begin"/>
            </w:r>
            <w:r w:rsidRPr="00C82366">
              <w:rPr>
                <w:rFonts w:ascii="Consolas" w:hAnsi="Consolas"/>
                <w:sz w:val="21"/>
                <w:szCs w:val="21"/>
              </w:rPr>
              <w:instrText xml:space="preserve"> </w:instrText>
            </w:r>
            <w:r w:rsidRPr="00C82366">
              <w:rPr>
                <w:rFonts w:ascii="Consolas" w:hAnsi="Consolas" w:hint="eastAsia"/>
                <w:sz w:val="21"/>
                <w:szCs w:val="21"/>
              </w:rPr>
              <w:instrText xml:space="preserve">SEQ </w:instrText>
            </w:r>
            <w:r w:rsidRPr="00C82366">
              <w:rPr>
                <w:rFonts w:ascii="Consolas" w:hAnsi="Consolas" w:hint="eastAsia"/>
                <w:sz w:val="21"/>
                <w:szCs w:val="21"/>
              </w:rPr>
              <w:instrText>原型图</w:instrText>
            </w:r>
            <w:r w:rsidRPr="00C82366">
              <w:rPr>
                <w:rFonts w:ascii="Consolas" w:hAnsi="Consolas" w:hint="eastAsia"/>
                <w:sz w:val="21"/>
                <w:szCs w:val="21"/>
              </w:rPr>
              <w:instrText>1- \* ARABIC</w:instrText>
            </w:r>
            <w:r w:rsidRPr="00C82366">
              <w:rPr>
                <w:rFonts w:ascii="Consolas" w:hAnsi="Consolas"/>
                <w:sz w:val="21"/>
                <w:szCs w:val="21"/>
              </w:rPr>
              <w:instrText xml:space="preserve"> </w:instrText>
            </w:r>
            <w:r w:rsidR="004E1C5A" w:rsidRPr="00C82366">
              <w:rPr>
                <w:rFonts w:ascii="Consolas" w:hAnsi="Consolas"/>
                <w:sz w:val="21"/>
                <w:szCs w:val="21"/>
              </w:rPr>
              <w:fldChar w:fldCharType="separate"/>
            </w:r>
            <w:r w:rsidRPr="00C82366">
              <w:rPr>
                <w:rFonts w:ascii="Consolas" w:hAnsi="Consolas"/>
                <w:noProof/>
                <w:sz w:val="21"/>
                <w:szCs w:val="21"/>
              </w:rPr>
              <w:t>9</w:t>
            </w:r>
            <w:r w:rsidR="004E1C5A" w:rsidRPr="00C82366">
              <w:rPr>
                <w:rFonts w:ascii="Consolas" w:hAnsi="Consolas"/>
                <w:sz w:val="21"/>
                <w:szCs w:val="21"/>
              </w:rPr>
              <w:fldChar w:fldCharType="end"/>
            </w:r>
            <w:r w:rsidRPr="00C82366">
              <w:rPr>
                <w:rFonts w:ascii="Consolas" w:hAnsi="Consolas" w:hint="eastAsia"/>
                <w:sz w:val="21"/>
                <w:szCs w:val="21"/>
              </w:rPr>
              <w:t>通讯录面板</w:t>
            </w:r>
            <w:r w:rsidRPr="00C82366">
              <w:rPr>
                <w:rFonts w:ascii="Consolas" w:hAnsi="Consolas" w:hint="eastAsia"/>
                <w:sz w:val="21"/>
                <w:szCs w:val="21"/>
              </w:rPr>
              <w:t>--</w:t>
            </w:r>
            <w:r w:rsidRPr="00C82366">
              <w:rPr>
                <w:rFonts w:ascii="Consolas" w:hAnsi="Consolas" w:hint="eastAsia"/>
                <w:sz w:val="21"/>
                <w:szCs w:val="21"/>
              </w:rPr>
              <w:t>导入成功提示</w:t>
            </w:r>
            <w:bookmarkEnd w:id="441"/>
          </w:p>
        </w:tc>
      </w:tr>
      <w:tr w:rsidR="004440FC" w:rsidRPr="00C82366" w14:paraId="07B454DF" w14:textId="77777777" w:rsidTr="003C4A16">
        <w:tc>
          <w:tcPr>
            <w:tcW w:w="5000" w:type="pct"/>
            <w:gridSpan w:val="3"/>
            <w:shd w:val="clear" w:color="auto" w:fill="auto"/>
          </w:tcPr>
          <w:p w14:paraId="2D1131E8"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lastRenderedPageBreak/>
              <w:t>可选事件流</w:t>
            </w:r>
          </w:p>
        </w:tc>
      </w:tr>
      <w:tr w:rsidR="004440FC" w:rsidRPr="00C82366" w14:paraId="280CF818" w14:textId="77777777" w:rsidTr="003C4A16">
        <w:trPr>
          <w:hidden/>
        </w:trPr>
        <w:tc>
          <w:tcPr>
            <w:tcW w:w="5000" w:type="pct"/>
            <w:gridSpan w:val="3"/>
            <w:shd w:val="clear" w:color="auto" w:fill="auto"/>
          </w:tcPr>
          <w:p w14:paraId="2C289C58" w14:textId="77777777" w:rsidR="004440FC" w:rsidRPr="00A00A1D" w:rsidRDefault="004440FC" w:rsidP="00CD4D74">
            <w:pPr>
              <w:pStyle w:val="aff5"/>
              <w:numPr>
                <w:ilvl w:val="0"/>
                <w:numId w:val="175"/>
              </w:numPr>
              <w:spacing w:afterLines="30" w:after="72" w:line="288" w:lineRule="auto"/>
              <w:ind w:firstLineChars="0"/>
              <w:rPr>
                <w:rFonts w:ascii="Consolas" w:hAnsi="Consolas"/>
                <w:vanish/>
                <w:szCs w:val="21"/>
              </w:rPr>
            </w:pPr>
          </w:p>
          <w:p w14:paraId="2D02B1B0" w14:textId="77777777" w:rsidR="004440FC" w:rsidRPr="00A00A1D" w:rsidRDefault="004440FC" w:rsidP="00CD4D74">
            <w:pPr>
              <w:pStyle w:val="aff5"/>
              <w:numPr>
                <w:ilvl w:val="0"/>
                <w:numId w:val="175"/>
              </w:numPr>
              <w:spacing w:afterLines="30" w:after="72" w:line="288" w:lineRule="auto"/>
              <w:ind w:firstLineChars="0"/>
              <w:rPr>
                <w:rFonts w:ascii="Consolas" w:hAnsi="Consolas"/>
                <w:vanish/>
                <w:szCs w:val="21"/>
              </w:rPr>
            </w:pPr>
          </w:p>
          <w:p w14:paraId="5B677EFC" w14:textId="77777777" w:rsidR="004440FC" w:rsidRPr="00A00A1D" w:rsidRDefault="004440FC">
            <w:pPr>
              <w:pStyle w:val="aff5"/>
              <w:numPr>
                <w:ilvl w:val="0"/>
                <w:numId w:val="175"/>
              </w:numPr>
              <w:spacing w:afterLines="30" w:after="72" w:line="288" w:lineRule="auto"/>
              <w:ind w:firstLineChars="0"/>
              <w:rPr>
                <w:rFonts w:ascii="Consolas" w:hAnsi="Consolas"/>
                <w:vanish/>
                <w:szCs w:val="21"/>
              </w:rPr>
            </w:pPr>
          </w:p>
          <w:p w14:paraId="2C7F5F6B" w14:textId="77777777" w:rsidR="004440FC" w:rsidRPr="00A00A1D" w:rsidRDefault="004440FC">
            <w:pPr>
              <w:pStyle w:val="aff5"/>
              <w:numPr>
                <w:ilvl w:val="0"/>
                <w:numId w:val="175"/>
              </w:numPr>
              <w:spacing w:afterLines="30" w:after="72" w:line="288" w:lineRule="auto"/>
              <w:ind w:firstLineChars="0"/>
              <w:rPr>
                <w:rFonts w:ascii="Consolas" w:hAnsi="Consolas"/>
                <w:vanish/>
                <w:szCs w:val="21"/>
              </w:rPr>
            </w:pPr>
          </w:p>
          <w:p w14:paraId="2D7C457E" w14:textId="77777777" w:rsidR="004440FC" w:rsidRDefault="004440FC" w:rsidP="00AC5C40">
            <w:pPr>
              <w:pStyle w:val="srs"/>
              <w:numPr>
                <w:ilvl w:val="1"/>
                <w:numId w:val="175"/>
              </w:numPr>
              <w:rPr>
                <w:rFonts w:ascii="Consolas" w:hAnsi="Consolas"/>
                <w:szCs w:val="21"/>
              </w:rPr>
            </w:pPr>
            <w:r w:rsidRPr="005C569B">
              <w:rPr>
                <w:rFonts w:ascii="Consolas" w:hAnsi="Consolas" w:hint="eastAsia"/>
                <w:szCs w:val="21"/>
              </w:rPr>
              <w:t>文件类型合法性检查。</w:t>
            </w:r>
          </w:p>
          <w:p w14:paraId="1382C067" w14:textId="77777777" w:rsidR="004440FC" w:rsidRDefault="004440FC" w:rsidP="00AC5C40">
            <w:pPr>
              <w:pStyle w:val="srs"/>
              <w:numPr>
                <w:ilvl w:val="2"/>
                <w:numId w:val="175"/>
              </w:numPr>
              <w:rPr>
                <w:rFonts w:ascii="Consolas" w:hAnsi="Consolas"/>
                <w:szCs w:val="21"/>
              </w:rPr>
            </w:pPr>
            <w:r w:rsidRPr="00A00A1D">
              <w:rPr>
                <w:rFonts w:ascii="Consolas" w:hAnsi="Consolas" w:hint="eastAsia"/>
                <w:szCs w:val="21"/>
              </w:rPr>
              <w:t>文件支持类型为：</w:t>
            </w:r>
            <w:r w:rsidRPr="00A00A1D">
              <w:rPr>
                <w:rFonts w:ascii="Consolas" w:hAnsi="Consolas" w:hint="eastAsia"/>
                <w:szCs w:val="21"/>
              </w:rPr>
              <w:t>csv</w:t>
            </w:r>
            <w:r w:rsidRPr="00A00A1D">
              <w:rPr>
                <w:rFonts w:ascii="Consolas" w:hAnsi="Consolas" w:hint="eastAsia"/>
                <w:szCs w:val="21"/>
              </w:rPr>
              <w:t>、</w:t>
            </w:r>
            <w:r w:rsidRPr="00A00A1D">
              <w:rPr>
                <w:rFonts w:ascii="Consolas" w:hAnsi="Consolas" w:hint="eastAsia"/>
                <w:szCs w:val="21"/>
              </w:rPr>
              <w:t>excel2003</w:t>
            </w:r>
            <w:r w:rsidRPr="00A00A1D">
              <w:rPr>
                <w:rFonts w:ascii="Consolas" w:hAnsi="Consolas" w:hint="eastAsia"/>
                <w:szCs w:val="21"/>
              </w:rPr>
              <w:t>、</w:t>
            </w:r>
            <w:r w:rsidRPr="00A00A1D">
              <w:rPr>
                <w:rFonts w:ascii="Consolas" w:hAnsi="Consolas" w:hint="eastAsia"/>
                <w:szCs w:val="21"/>
              </w:rPr>
              <w:t>excel2007</w:t>
            </w:r>
            <w:r w:rsidRPr="00A00A1D">
              <w:rPr>
                <w:rFonts w:ascii="Consolas" w:hAnsi="Consolas" w:hint="eastAsia"/>
                <w:szCs w:val="21"/>
              </w:rPr>
              <w:t>、</w:t>
            </w:r>
            <w:r w:rsidRPr="00A00A1D">
              <w:rPr>
                <w:rFonts w:ascii="Consolas" w:hAnsi="Consolas" w:hint="eastAsia"/>
                <w:szCs w:val="21"/>
              </w:rPr>
              <w:t>excel2010</w:t>
            </w:r>
            <w:r w:rsidRPr="00A00A1D">
              <w:rPr>
                <w:rFonts w:ascii="Consolas" w:hAnsi="Consolas" w:hint="eastAsia"/>
                <w:szCs w:val="21"/>
              </w:rPr>
              <w:t>。</w:t>
            </w:r>
          </w:p>
          <w:p w14:paraId="1A1BE9CA" w14:textId="77777777" w:rsidR="004440FC" w:rsidRDefault="004440FC" w:rsidP="00AC5C40">
            <w:pPr>
              <w:pStyle w:val="srs"/>
              <w:numPr>
                <w:ilvl w:val="2"/>
                <w:numId w:val="175"/>
              </w:numPr>
              <w:rPr>
                <w:rFonts w:ascii="Consolas" w:hAnsi="Consolas"/>
                <w:szCs w:val="21"/>
              </w:rPr>
            </w:pPr>
            <w:r w:rsidRPr="00A00A1D">
              <w:rPr>
                <w:rFonts w:ascii="Consolas" w:hAnsi="Consolas" w:hint="eastAsia"/>
                <w:szCs w:val="21"/>
              </w:rPr>
              <w:t>如果文件类型不符合上述规则，则在“导入联系人”对话框顶端显示错误提示“不是支持的格式类型或文件已损坏，请重新选择”，用例</w:t>
            </w:r>
            <w:r>
              <w:rPr>
                <w:rFonts w:ascii="Consolas" w:hAnsi="Consolas" w:hint="eastAsia"/>
                <w:szCs w:val="21"/>
              </w:rPr>
              <w:t>终止</w:t>
            </w:r>
            <w:r w:rsidRPr="00A00A1D">
              <w:rPr>
                <w:rFonts w:ascii="Consolas" w:hAnsi="Consolas" w:hint="eastAsia"/>
                <w:szCs w:val="21"/>
              </w:rPr>
              <w:t>。</w:t>
            </w:r>
          </w:p>
          <w:p w14:paraId="3BE4B0F7" w14:textId="77777777" w:rsidR="004440FC" w:rsidRDefault="004440FC" w:rsidP="00AC5C40">
            <w:pPr>
              <w:pStyle w:val="srs"/>
              <w:numPr>
                <w:ilvl w:val="2"/>
                <w:numId w:val="175"/>
              </w:numPr>
              <w:rPr>
                <w:rFonts w:ascii="Consolas" w:hAnsi="Consolas"/>
                <w:szCs w:val="21"/>
              </w:rPr>
            </w:pPr>
            <w:r w:rsidRPr="00A00A1D">
              <w:rPr>
                <w:rFonts w:ascii="Consolas" w:hAnsi="Consolas" w:hint="eastAsia"/>
                <w:szCs w:val="21"/>
              </w:rPr>
              <w:t>如果文件类型符合上述规则，跳转至主事件流</w:t>
            </w:r>
            <w:r w:rsidRPr="00A00A1D">
              <w:rPr>
                <w:rFonts w:ascii="Consolas" w:hAnsi="Consolas" w:hint="eastAsia"/>
                <w:szCs w:val="21"/>
              </w:rPr>
              <w:t>step5</w:t>
            </w:r>
            <w:r w:rsidRPr="00A00A1D">
              <w:rPr>
                <w:rFonts w:ascii="Consolas" w:hAnsi="Consolas" w:hint="eastAsia"/>
                <w:szCs w:val="21"/>
              </w:rPr>
              <w:t>。</w:t>
            </w:r>
          </w:p>
          <w:p w14:paraId="4F65D19D" w14:textId="77777777" w:rsidR="004440FC" w:rsidRDefault="004440FC" w:rsidP="00AC5C40">
            <w:pPr>
              <w:pStyle w:val="srs"/>
              <w:numPr>
                <w:ilvl w:val="1"/>
                <w:numId w:val="175"/>
              </w:numPr>
              <w:rPr>
                <w:rFonts w:ascii="Consolas" w:hAnsi="Consolas"/>
                <w:szCs w:val="21"/>
              </w:rPr>
            </w:pPr>
            <w:r w:rsidRPr="005C569B">
              <w:rPr>
                <w:rFonts w:ascii="Consolas" w:hAnsi="Consolas" w:hint="eastAsia"/>
                <w:szCs w:val="21"/>
              </w:rPr>
              <w:t>文件</w:t>
            </w:r>
            <w:r>
              <w:rPr>
                <w:rFonts w:ascii="Consolas" w:hAnsi="Consolas" w:hint="eastAsia"/>
                <w:szCs w:val="21"/>
              </w:rPr>
              <w:t>大小检查</w:t>
            </w:r>
            <w:r w:rsidRPr="005C569B">
              <w:rPr>
                <w:rFonts w:ascii="Consolas" w:hAnsi="Consolas" w:hint="eastAsia"/>
                <w:szCs w:val="21"/>
              </w:rPr>
              <w:t>。</w:t>
            </w:r>
          </w:p>
          <w:p w14:paraId="102764BB" w14:textId="77777777" w:rsidR="004440FC" w:rsidRDefault="004440FC" w:rsidP="00AC5C40">
            <w:pPr>
              <w:pStyle w:val="srs"/>
              <w:numPr>
                <w:ilvl w:val="2"/>
                <w:numId w:val="175"/>
              </w:numPr>
              <w:rPr>
                <w:rFonts w:ascii="Consolas" w:hAnsi="Consolas"/>
                <w:szCs w:val="21"/>
              </w:rPr>
            </w:pPr>
            <w:r>
              <w:rPr>
                <w:rFonts w:ascii="Consolas" w:hAnsi="Consolas" w:hint="eastAsia"/>
                <w:szCs w:val="21"/>
              </w:rPr>
              <w:lastRenderedPageBreak/>
              <w:t>文件最大支持</w:t>
            </w:r>
            <w:r w:rsidR="0063149A">
              <w:rPr>
                <w:rFonts w:ascii="Consolas" w:hAnsi="Consolas" w:hint="eastAsia"/>
                <w:szCs w:val="21"/>
              </w:rPr>
              <w:t>1M</w:t>
            </w:r>
            <w:r>
              <w:rPr>
                <w:rFonts w:ascii="Consolas" w:hAnsi="Consolas" w:hint="eastAsia"/>
                <w:szCs w:val="21"/>
              </w:rPr>
              <w:t>。</w:t>
            </w:r>
          </w:p>
          <w:p w14:paraId="5250149A" w14:textId="77777777" w:rsidR="004440FC" w:rsidRDefault="004440FC" w:rsidP="00AC5C40">
            <w:pPr>
              <w:pStyle w:val="srs"/>
              <w:numPr>
                <w:ilvl w:val="2"/>
                <w:numId w:val="175"/>
              </w:numPr>
              <w:rPr>
                <w:rFonts w:ascii="Consolas" w:hAnsi="Consolas"/>
                <w:szCs w:val="21"/>
              </w:rPr>
            </w:pPr>
            <w:r w:rsidRPr="00A00A1D">
              <w:rPr>
                <w:rFonts w:ascii="Consolas" w:hAnsi="Consolas" w:hint="eastAsia"/>
                <w:szCs w:val="21"/>
              </w:rPr>
              <w:t>如果</w:t>
            </w:r>
            <w:r>
              <w:rPr>
                <w:rFonts w:ascii="Consolas" w:hAnsi="Consolas" w:hint="eastAsia"/>
                <w:szCs w:val="21"/>
              </w:rPr>
              <w:t>文件大小超过</w:t>
            </w:r>
            <w:r w:rsidR="0063149A">
              <w:rPr>
                <w:rFonts w:ascii="Consolas" w:hAnsi="Consolas" w:hint="eastAsia"/>
                <w:szCs w:val="21"/>
              </w:rPr>
              <w:t>1M</w:t>
            </w:r>
            <w:r w:rsidRPr="00A00A1D">
              <w:rPr>
                <w:rFonts w:ascii="Consolas" w:hAnsi="Consolas" w:hint="eastAsia"/>
                <w:szCs w:val="21"/>
              </w:rPr>
              <w:t>，则在“导入联系人”对话框顶端显示错误提示“</w:t>
            </w:r>
            <w:r>
              <w:rPr>
                <w:rFonts w:ascii="Consolas" w:hAnsi="Consolas" w:hint="eastAsia"/>
                <w:szCs w:val="21"/>
              </w:rPr>
              <w:t>导入文件超过</w:t>
            </w:r>
            <w:r w:rsidR="00893E11">
              <w:rPr>
                <w:rFonts w:ascii="Consolas" w:hAnsi="Consolas" w:hint="eastAsia"/>
                <w:szCs w:val="21"/>
              </w:rPr>
              <w:t>1M</w:t>
            </w:r>
            <w:r w:rsidRPr="00A00A1D">
              <w:rPr>
                <w:rFonts w:ascii="Consolas" w:hAnsi="Consolas" w:hint="eastAsia"/>
                <w:szCs w:val="21"/>
              </w:rPr>
              <w:t>，请</w:t>
            </w:r>
            <w:r>
              <w:rPr>
                <w:rFonts w:ascii="Consolas" w:hAnsi="Consolas" w:hint="eastAsia"/>
                <w:szCs w:val="21"/>
              </w:rPr>
              <w:t>修正后重新导入</w:t>
            </w:r>
            <w:r w:rsidRPr="00A00A1D">
              <w:rPr>
                <w:rFonts w:ascii="Consolas" w:hAnsi="Consolas" w:hint="eastAsia"/>
                <w:szCs w:val="21"/>
              </w:rPr>
              <w:t>”，用例</w:t>
            </w:r>
            <w:r>
              <w:rPr>
                <w:rFonts w:ascii="Consolas" w:hAnsi="Consolas" w:hint="eastAsia"/>
                <w:szCs w:val="21"/>
              </w:rPr>
              <w:t>终止。</w:t>
            </w:r>
          </w:p>
          <w:p w14:paraId="65333A66" w14:textId="77777777" w:rsidR="004440FC" w:rsidRPr="00A00A1D" w:rsidRDefault="004440FC" w:rsidP="00AC5C40">
            <w:pPr>
              <w:pStyle w:val="srs"/>
              <w:numPr>
                <w:ilvl w:val="2"/>
                <w:numId w:val="175"/>
              </w:numPr>
              <w:rPr>
                <w:rFonts w:ascii="Consolas" w:hAnsi="Consolas"/>
                <w:szCs w:val="21"/>
              </w:rPr>
            </w:pPr>
            <w:r>
              <w:rPr>
                <w:rFonts w:ascii="Consolas" w:hAnsi="Consolas" w:hint="eastAsia"/>
                <w:szCs w:val="21"/>
              </w:rPr>
              <w:t>如果文件大小符合上述规则，跳转至主事件流</w:t>
            </w:r>
            <w:r>
              <w:rPr>
                <w:rFonts w:ascii="Consolas" w:hAnsi="Consolas" w:hint="eastAsia"/>
                <w:szCs w:val="21"/>
              </w:rPr>
              <w:t>step5</w:t>
            </w:r>
            <w:r>
              <w:rPr>
                <w:rFonts w:ascii="Consolas" w:hAnsi="Consolas" w:hint="eastAsia"/>
                <w:szCs w:val="21"/>
              </w:rPr>
              <w:t>。</w:t>
            </w:r>
          </w:p>
          <w:p w14:paraId="79544ED1" w14:textId="77777777" w:rsidR="004440FC" w:rsidRPr="00C10481" w:rsidRDefault="004440FC" w:rsidP="00CD4D74">
            <w:pPr>
              <w:pStyle w:val="aff5"/>
              <w:numPr>
                <w:ilvl w:val="0"/>
                <w:numId w:val="175"/>
              </w:numPr>
              <w:spacing w:afterLines="30" w:after="72" w:line="288" w:lineRule="auto"/>
              <w:ind w:firstLineChars="0"/>
              <w:rPr>
                <w:rFonts w:ascii="Consolas" w:hAnsi="Consolas"/>
                <w:vanish/>
                <w:szCs w:val="21"/>
              </w:rPr>
            </w:pPr>
          </w:p>
          <w:p w14:paraId="32609A1E" w14:textId="77777777" w:rsidR="004440FC" w:rsidRPr="00C10481" w:rsidRDefault="004440FC" w:rsidP="00CD4D74">
            <w:pPr>
              <w:pStyle w:val="aff5"/>
              <w:numPr>
                <w:ilvl w:val="0"/>
                <w:numId w:val="175"/>
              </w:numPr>
              <w:spacing w:afterLines="30" w:after="72" w:line="288" w:lineRule="auto"/>
              <w:ind w:firstLineChars="0"/>
              <w:rPr>
                <w:rFonts w:ascii="Consolas" w:hAnsi="Consolas"/>
                <w:vanish/>
                <w:szCs w:val="21"/>
              </w:rPr>
            </w:pPr>
          </w:p>
          <w:p w14:paraId="3F0543D8" w14:textId="77777777" w:rsidR="004440FC" w:rsidRPr="00C10481" w:rsidRDefault="004440FC">
            <w:pPr>
              <w:pStyle w:val="aff5"/>
              <w:numPr>
                <w:ilvl w:val="1"/>
                <w:numId w:val="175"/>
              </w:numPr>
              <w:spacing w:afterLines="30" w:after="72" w:line="288" w:lineRule="auto"/>
              <w:ind w:firstLineChars="0"/>
              <w:rPr>
                <w:rFonts w:ascii="Consolas" w:hAnsi="Consolas"/>
                <w:vanish/>
                <w:szCs w:val="21"/>
              </w:rPr>
            </w:pPr>
          </w:p>
          <w:p w14:paraId="4808923B" w14:textId="77777777" w:rsidR="004440FC" w:rsidRPr="00C10481" w:rsidRDefault="004440FC">
            <w:pPr>
              <w:pStyle w:val="aff5"/>
              <w:numPr>
                <w:ilvl w:val="1"/>
                <w:numId w:val="175"/>
              </w:numPr>
              <w:spacing w:afterLines="30" w:after="72" w:line="288" w:lineRule="auto"/>
              <w:ind w:firstLineChars="0"/>
              <w:rPr>
                <w:rFonts w:ascii="Consolas" w:hAnsi="Consolas"/>
                <w:vanish/>
                <w:szCs w:val="21"/>
              </w:rPr>
            </w:pPr>
          </w:p>
          <w:p w14:paraId="0BDEB655" w14:textId="77777777" w:rsidR="004440FC" w:rsidRDefault="004440FC" w:rsidP="00AC5C40">
            <w:pPr>
              <w:pStyle w:val="srs"/>
              <w:numPr>
                <w:ilvl w:val="1"/>
                <w:numId w:val="175"/>
              </w:numPr>
              <w:rPr>
                <w:rFonts w:ascii="Consolas" w:hAnsi="Consolas"/>
                <w:szCs w:val="21"/>
              </w:rPr>
            </w:pPr>
            <w:r w:rsidRPr="005C569B">
              <w:rPr>
                <w:rFonts w:ascii="Consolas" w:hAnsi="Consolas" w:hint="eastAsia"/>
                <w:szCs w:val="21"/>
              </w:rPr>
              <w:t>返回</w:t>
            </w:r>
            <w:r w:rsidRPr="005C569B">
              <w:rPr>
                <w:rFonts w:ascii="Consolas" w:hAnsi="Consolas" w:hint="eastAsia"/>
                <w:szCs w:val="21"/>
              </w:rPr>
              <w:t>HTTP</w:t>
            </w:r>
            <w:r w:rsidRPr="005C569B">
              <w:rPr>
                <w:rFonts w:ascii="Consolas" w:hAnsi="Consolas" w:hint="eastAsia"/>
                <w:szCs w:val="21"/>
              </w:rPr>
              <w:t>状态码为</w:t>
            </w:r>
            <w:r w:rsidRPr="005C569B">
              <w:rPr>
                <w:rFonts w:ascii="Consolas" w:hAnsi="Consolas" w:hint="eastAsia"/>
                <w:szCs w:val="21"/>
              </w:rPr>
              <w:t>200</w:t>
            </w:r>
            <w:r w:rsidRPr="005C569B">
              <w:rPr>
                <w:rFonts w:ascii="Consolas" w:hAnsi="Consolas" w:hint="eastAsia"/>
                <w:szCs w:val="21"/>
              </w:rPr>
              <w:t>，判断返回结果中的</w:t>
            </w:r>
            <w:r>
              <w:rPr>
                <w:rFonts w:ascii="Consolas" w:hAnsi="Consolas" w:hint="eastAsia"/>
                <w:szCs w:val="21"/>
              </w:rPr>
              <w:t>业务状态码</w:t>
            </w:r>
            <w:r w:rsidRPr="005C569B">
              <w:rPr>
                <w:rFonts w:ascii="Consolas" w:hAnsi="Consolas" w:hint="eastAsia"/>
                <w:szCs w:val="21"/>
              </w:rPr>
              <w:t>。</w:t>
            </w:r>
          </w:p>
          <w:p w14:paraId="7A0586A2" w14:textId="77777777" w:rsidR="004440FC" w:rsidRDefault="004440FC" w:rsidP="00AC5C40">
            <w:pPr>
              <w:pStyle w:val="srs"/>
              <w:numPr>
                <w:ilvl w:val="2"/>
                <w:numId w:val="175"/>
              </w:numPr>
              <w:rPr>
                <w:rFonts w:ascii="Consolas" w:hAnsi="Consolas"/>
                <w:szCs w:val="21"/>
              </w:rPr>
            </w:pPr>
            <w:r w:rsidRPr="00262FF6">
              <w:rPr>
                <w:rFonts w:ascii="Consolas" w:hAnsi="Consolas" w:hint="eastAsia"/>
                <w:szCs w:val="21"/>
              </w:rPr>
              <w:t>业务状态码为</w:t>
            </w:r>
            <w:r>
              <w:rPr>
                <w:rFonts w:ascii="Consolas" w:hAnsi="Consolas" w:hint="eastAsia"/>
                <w:szCs w:val="21"/>
              </w:rPr>
              <w:t>5</w:t>
            </w:r>
            <w:r w:rsidRPr="00262FF6">
              <w:rPr>
                <w:rFonts w:ascii="Consolas" w:hAnsi="Consolas" w:hint="eastAsia"/>
                <w:szCs w:val="21"/>
              </w:rPr>
              <w:t>00</w:t>
            </w:r>
            <w:r>
              <w:rPr>
                <w:rFonts w:ascii="Consolas" w:hAnsi="Consolas" w:hint="eastAsia"/>
                <w:szCs w:val="21"/>
              </w:rPr>
              <w:t>02</w:t>
            </w:r>
            <w:r w:rsidRPr="00262FF6">
              <w:rPr>
                <w:rFonts w:ascii="Consolas" w:hAnsi="Consolas" w:hint="eastAsia"/>
                <w:szCs w:val="21"/>
              </w:rPr>
              <w:t>时，导入联系人文件中联系人记录数超过最大限制</w:t>
            </w:r>
            <w:r w:rsidRPr="00262FF6">
              <w:rPr>
                <w:rFonts w:ascii="Consolas" w:hAnsi="Consolas" w:hint="eastAsia"/>
                <w:szCs w:val="21"/>
              </w:rPr>
              <w:t>2000</w:t>
            </w:r>
            <w:r w:rsidRPr="00262FF6">
              <w:rPr>
                <w:rFonts w:ascii="Consolas" w:hAnsi="Consolas" w:hint="eastAsia"/>
                <w:szCs w:val="21"/>
              </w:rPr>
              <w:t>，见【导入联系人记录数限制规则】，关闭“导入进度”提示对话框，在“导入联系人”对话框顶端显示错误提示“导入联系人记录数超过最大上限</w:t>
            </w:r>
            <w:r w:rsidRPr="00262FF6">
              <w:rPr>
                <w:rFonts w:ascii="Consolas" w:hAnsi="Consolas" w:hint="eastAsia"/>
                <w:szCs w:val="21"/>
              </w:rPr>
              <w:t>2000</w:t>
            </w:r>
            <w:r w:rsidRPr="00262FF6">
              <w:rPr>
                <w:rFonts w:ascii="Consolas" w:hAnsi="Consolas" w:hint="eastAsia"/>
                <w:szCs w:val="21"/>
              </w:rPr>
              <w:t>”，用例终止。</w:t>
            </w:r>
          </w:p>
          <w:p w14:paraId="410AF80D" w14:textId="77777777" w:rsidR="004440FC" w:rsidRDefault="004440FC" w:rsidP="00AC5C40">
            <w:pPr>
              <w:pStyle w:val="srs"/>
              <w:numPr>
                <w:ilvl w:val="2"/>
                <w:numId w:val="175"/>
              </w:numPr>
              <w:rPr>
                <w:rFonts w:ascii="Consolas" w:hAnsi="Consolas"/>
                <w:szCs w:val="21"/>
              </w:rPr>
            </w:pPr>
            <w:r w:rsidRPr="00262FF6">
              <w:rPr>
                <w:rFonts w:ascii="Consolas" w:hAnsi="Consolas" w:hint="eastAsia"/>
                <w:szCs w:val="21"/>
              </w:rPr>
              <w:t>业务状态码为</w:t>
            </w:r>
            <w:r>
              <w:rPr>
                <w:rFonts w:ascii="Consolas" w:hAnsi="Consolas" w:hint="eastAsia"/>
                <w:szCs w:val="21"/>
              </w:rPr>
              <w:t>5</w:t>
            </w:r>
            <w:r w:rsidRPr="00262FF6">
              <w:rPr>
                <w:rFonts w:ascii="Consolas" w:hAnsi="Consolas" w:hint="eastAsia"/>
                <w:szCs w:val="21"/>
              </w:rPr>
              <w:t>00</w:t>
            </w:r>
            <w:r>
              <w:rPr>
                <w:rFonts w:ascii="Consolas" w:hAnsi="Consolas" w:hint="eastAsia"/>
                <w:szCs w:val="21"/>
              </w:rPr>
              <w:t>03</w:t>
            </w:r>
            <w:r w:rsidRPr="00262FF6">
              <w:rPr>
                <w:rFonts w:ascii="Consolas" w:hAnsi="Consolas" w:hint="eastAsia"/>
                <w:szCs w:val="21"/>
              </w:rPr>
              <w:t>时，导入联系人文件中联系人记录数小于最小限制</w:t>
            </w:r>
            <w:r w:rsidRPr="00262FF6">
              <w:rPr>
                <w:rFonts w:ascii="Consolas" w:hAnsi="Consolas" w:hint="eastAsia"/>
                <w:szCs w:val="21"/>
              </w:rPr>
              <w:t>1</w:t>
            </w:r>
            <w:r w:rsidRPr="00262FF6">
              <w:rPr>
                <w:rFonts w:ascii="Consolas" w:hAnsi="Consolas" w:hint="eastAsia"/>
                <w:szCs w:val="21"/>
              </w:rPr>
              <w:t>，见【导入联系人记录数限制规则】，关闭“导入进度”提示对话框，在“导入联系人”对话框顶端显示错误“导入联系人记录数小于最小限制</w:t>
            </w:r>
            <w:r w:rsidRPr="00262FF6">
              <w:rPr>
                <w:rFonts w:ascii="Consolas" w:hAnsi="Consolas" w:hint="eastAsia"/>
                <w:szCs w:val="21"/>
              </w:rPr>
              <w:t>1</w:t>
            </w:r>
            <w:r w:rsidRPr="00262FF6">
              <w:rPr>
                <w:rFonts w:ascii="Consolas" w:hAnsi="Consolas" w:hint="eastAsia"/>
                <w:szCs w:val="21"/>
              </w:rPr>
              <w:t>”，用例终止。</w:t>
            </w:r>
          </w:p>
          <w:p w14:paraId="5CDAE6A9" w14:textId="77777777" w:rsidR="004440FC" w:rsidRDefault="004440FC" w:rsidP="00AC5C40">
            <w:pPr>
              <w:pStyle w:val="srs"/>
              <w:numPr>
                <w:ilvl w:val="2"/>
                <w:numId w:val="175"/>
              </w:numPr>
              <w:rPr>
                <w:rFonts w:ascii="Consolas" w:hAnsi="Consolas"/>
                <w:szCs w:val="21"/>
              </w:rPr>
            </w:pPr>
            <w:r w:rsidRPr="00262FF6">
              <w:rPr>
                <w:rFonts w:ascii="Consolas" w:hAnsi="Consolas" w:hint="eastAsia"/>
                <w:szCs w:val="21"/>
              </w:rPr>
              <w:t>业务状态码为</w:t>
            </w:r>
            <w:r>
              <w:rPr>
                <w:rFonts w:ascii="Consolas" w:hAnsi="Consolas" w:hint="eastAsia"/>
                <w:szCs w:val="21"/>
              </w:rPr>
              <w:t>5</w:t>
            </w:r>
            <w:r w:rsidRPr="00262FF6">
              <w:rPr>
                <w:rFonts w:ascii="Consolas" w:hAnsi="Consolas" w:hint="eastAsia"/>
                <w:szCs w:val="21"/>
              </w:rPr>
              <w:t>00</w:t>
            </w:r>
            <w:r>
              <w:rPr>
                <w:rFonts w:ascii="Consolas" w:hAnsi="Consolas" w:hint="eastAsia"/>
                <w:szCs w:val="21"/>
              </w:rPr>
              <w:t>04</w:t>
            </w:r>
            <w:r w:rsidRPr="00262FF6">
              <w:rPr>
                <w:rFonts w:ascii="Consolas" w:hAnsi="Consolas" w:hint="eastAsia"/>
                <w:szCs w:val="21"/>
              </w:rPr>
              <w:t>时，导入联系人文件中联系人记录中存在数据格式错误，关闭“导入进度”提示对话框，在“导入联系人”对话框顶端显示错误“格式有误，我们帮您标注了其中的错误，请下载并修正后重新导入”，</w:t>
            </w:r>
            <w:r w:rsidR="0010089F">
              <w:rPr>
                <w:rFonts w:ascii="Consolas" w:hAnsi="Consolas" w:hint="eastAsia"/>
                <w:szCs w:val="21"/>
              </w:rPr>
              <w:t>点击错误提示文字后的“下载”链接可下载经标注后的通讯录文件，</w:t>
            </w:r>
            <w:r w:rsidRPr="00262FF6">
              <w:rPr>
                <w:rFonts w:ascii="Consolas" w:hAnsi="Consolas" w:hint="eastAsia"/>
                <w:szCs w:val="21"/>
              </w:rPr>
              <w:t>用例终止。</w:t>
            </w:r>
          </w:p>
          <w:p w14:paraId="54CFB65D" w14:textId="77777777" w:rsidR="00AD5186" w:rsidRDefault="00AD5186" w:rsidP="00AC5C40">
            <w:pPr>
              <w:pStyle w:val="srs"/>
              <w:numPr>
                <w:ilvl w:val="2"/>
                <w:numId w:val="175"/>
              </w:numPr>
              <w:rPr>
                <w:rFonts w:ascii="Consolas" w:hAnsi="Consolas"/>
                <w:szCs w:val="21"/>
              </w:rPr>
            </w:pPr>
            <w:r>
              <w:rPr>
                <w:rFonts w:ascii="Consolas" w:hAnsi="Consolas" w:hint="eastAsia"/>
                <w:szCs w:val="21"/>
              </w:rPr>
              <w:t>业务状态码为</w:t>
            </w:r>
            <w:r>
              <w:rPr>
                <w:rFonts w:ascii="Consolas" w:hAnsi="Consolas" w:hint="eastAsia"/>
                <w:szCs w:val="21"/>
              </w:rPr>
              <w:t>50005</w:t>
            </w:r>
            <w:r>
              <w:rPr>
                <w:rFonts w:ascii="Consolas" w:hAnsi="Consolas" w:hint="eastAsia"/>
                <w:szCs w:val="21"/>
              </w:rPr>
              <w:t>时，</w:t>
            </w:r>
            <w:r w:rsidR="00703206">
              <w:rPr>
                <w:rFonts w:ascii="Consolas" w:hAnsi="Consolas" w:hint="eastAsia"/>
                <w:szCs w:val="21"/>
              </w:rPr>
              <w:t>导入的联系人文件中内容结构错误，关闭“导入进度”提示对话框狂，在“导入联系人”对话框顶端显示错误提示“模板内容不符合要求，请按照模板规范填写联系人信息，重新导入”</w:t>
            </w:r>
            <w:r w:rsidR="001751E4">
              <w:rPr>
                <w:rFonts w:ascii="Consolas" w:hAnsi="Consolas" w:hint="eastAsia"/>
                <w:szCs w:val="21"/>
              </w:rPr>
              <w:t>，用例终止</w:t>
            </w:r>
            <w:r w:rsidR="006A27AA">
              <w:rPr>
                <w:rFonts w:ascii="Consolas" w:hAnsi="Consolas" w:hint="eastAsia"/>
                <w:szCs w:val="21"/>
              </w:rPr>
              <w:t>。</w:t>
            </w:r>
          </w:p>
          <w:p w14:paraId="3F93E6E0" w14:textId="77777777" w:rsidR="004440FC" w:rsidRPr="00262FF6" w:rsidRDefault="004440FC" w:rsidP="00AC5C40">
            <w:pPr>
              <w:pStyle w:val="srs"/>
              <w:numPr>
                <w:ilvl w:val="2"/>
                <w:numId w:val="175"/>
              </w:numPr>
              <w:rPr>
                <w:rFonts w:ascii="Consolas" w:hAnsi="Consolas"/>
                <w:szCs w:val="21"/>
              </w:rPr>
            </w:pPr>
            <w:r w:rsidRPr="00262FF6">
              <w:rPr>
                <w:rFonts w:ascii="Consolas" w:hAnsi="Consolas" w:hint="eastAsia"/>
                <w:szCs w:val="21"/>
              </w:rPr>
              <w:t>业务状态码为</w:t>
            </w:r>
            <w:r w:rsidRPr="00262FF6">
              <w:rPr>
                <w:rFonts w:ascii="Consolas" w:hAnsi="Consolas" w:hint="eastAsia"/>
                <w:szCs w:val="21"/>
              </w:rPr>
              <w:t>0</w:t>
            </w:r>
            <w:r w:rsidRPr="00262FF6">
              <w:rPr>
                <w:rFonts w:ascii="Consolas" w:hAnsi="Consolas" w:hint="eastAsia"/>
                <w:szCs w:val="21"/>
              </w:rPr>
              <w:t>时，跳转至主事件流</w:t>
            </w:r>
            <w:r w:rsidRPr="00262FF6">
              <w:rPr>
                <w:rFonts w:ascii="Consolas" w:hAnsi="Consolas" w:hint="eastAsia"/>
                <w:szCs w:val="21"/>
              </w:rPr>
              <w:t>step7</w:t>
            </w:r>
            <w:r w:rsidRPr="00262FF6">
              <w:rPr>
                <w:rFonts w:ascii="Consolas" w:hAnsi="Consolas" w:hint="eastAsia"/>
                <w:szCs w:val="21"/>
              </w:rPr>
              <w:t>。</w:t>
            </w:r>
          </w:p>
        </w:tc>
      </w:tr>
      <w:tr w:rsidR="004440FC" w:rsidRPr="00C82366" w14:paraId="0BFD5EA3" w14:textId="77777777" w:rsidTr="003C4A16">
        <w:tc>
          <w:tcPr>
            <w:tcW w:w="1229" w:type="pct"/>
            <w:gridSpan w:val="2"/>
            <w:shd w:val="clear" w:color="auto" w:fill="auto"/>
          </w:tcPr>
          <w:p w14:paraId="14966698"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lastRenderedPageBreak/>
              <w:t>后置条件</w:t>
            </w:r>
          </w:p>
        </w:tc>
        <w:tc>
          <w:tcPr>
            <w:tcW w:w="3771" w:type="pct"/>
            <w:shd w:val="clear" w:color="auto" w:fill="auto"/>
          </w:tcPr>
          <w:p w14:paraId="68EA9FB2" w14:textId="77777777" w:rsidR="004440FC" w:rsidRPr="00C82366" w:rsidRDefault="004440FC" w:rsidP="003C4A16">
            <w:pPr>
              <w:pStyle w:val="a4"/>
              <w:spacing w:after="72"/>
              <w:ind w:firstLineChars="15" w:firstLine="31"/>
              <w:rPr>
                <w:rFonts w:ascii="Consolas" w:hAnsi="Consolas"/>
                <w:iCs/>
                <w:kern w:val="0"/>
                <w:sz w:val="21"/>
                <w:szCs w:val="21"/>
                <w:lang w:bidi="en-US"/>
              </w:rPr>
            </w:pPr>
            <w:r w:rsidRPr="00C82366">
              <w:rPr>
                <w:rFonts w:ascii="Consolas" w:hAnsi="Consolas" w:hint="eastAsia"/>
                <w:iCs/>
                <w:kern w:val="0"/>
                <w:sz w:val="21"/>
                <w:szCs w:val="21"/>
                <w:lang w:bidi="en-US"/>
              </w:rPr>
              <w:t>联系人文件中的所有联系人在通讯录中按照【联系人列表排序规则】排序并正常显示。</w:t>
            </w:r>
          </w:p>
        </w:tc>
      </w:tr>
      <w:tr w:rsidR="004440FC" w:rsidRPr="00C82366" w14:paraId="7027710B" w14:textId="77777777" w:rsidTr="003C4A16">
        <w:tc>
          <w:tcPr>
            <w:tcW w:w="1229" w:type="pct"/>
            <w:gridSpan w:val="2"/>
            <w:shd w:val="clear" w:color="auto" w:fill="auto"/>
          </w:tcPr>
          <w:p w14:paraId="12244711"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业务规则</w:t>
            </w:r>
          </w:p>
        </w:tc>
        <w:tc>
          <w:tcPr>
            <w:tcW w:w="3771" w:type="pct"/>
            <w:shd w:val="clear" w:color="auto" w:fill="auto"/>
          </w:tcPr>
          <w:p w14:paraId="14C72554" w14:textId="77777777" w:rsidR="004440FC" w:rsidRDefault="004440FC" w:rsidP="003C4A16">
            <w:pPr>
              <w:pStyle w:val="a4"/>
              <w:spacing w:after="72"/>
              <w:ind w:firstLineChars="15" w:firstLine="31"/>
              <w:rPr>
                <w:rFonts w:ascii="Consolas" w:hAnsi="Consolas"/>
                <w:iCs/>
                <w:kern w:val="0"/>
                <w:sz w:val="21"/>
                <w:szCs w:val="21"/>
                <w:lang w:bidi="en-US"/>
              </w:rPr>
            </w:pPr>
            <w:r>
              <w:rPr>
                <w:rFonts w:ascii="Consolas" w:hAnsi="Consolas" w:hint="eastAsia"/>
                <w:iCs/>
                <w:kern w:val="0"/>
                <w:sz w:val="21"/>
                <w:szCs w:val="21"/>
                <w:lang w:bidi="en-US"/>
              </w:rPr>
              <w:t>【业务规则</w:t>
            </w:r>
            <w:r>
              <w:rPr>
                <w:rFonts w:ascii="Consolas" w:hAnsi="Consolas" w:hint="eastAsia"/>
                <w:iCs/>
                <w:kern w:val="0"/>
                <w:sz w:val="21"/>
                <w:szCs w:val="21"/>
                <w:lang w:bidi="en-US"/>
              </w:rPr>
              <w:t>1</w:t>
            </w:r>
            <w:r>
              <w:rPr>
                <w:rFonts w:ascii="Consolas" w:hAnsi="Consolas" w:hint="eastAsia"/>
                <w:iCs/>
                <w:kern w:val="0"/>
                <w:sz w:val="21"/>
                <w:szCs w:val="21"/>
                <w:lang w:bidi="en-US"/>
              </w:rPr>
              <w:t>】：联系人邮箱或手机号出现重复时，允许导入，导出通讯录时在通讯录文件中通过颜色标记</w:t>
            </w:r>
          </w:p>
          <w:p w14:paraId="36EFCC4D" w14:textId="77777777" w:rsidR="00FE2275" w:rsidRDefault="00FE2275" w:rsidP="003C4A16">
            <w:pPr>
              <w:pStyle w:val="a4"/>
              <w:spacing w:after="72"/>
              <w:ind w:firstLineChars="15" w:firstLine="31"/>
              <w:rPr>
                <w:rFonts w:ascii="Consolas" w:hAnsi="Consolas"/>
                <w:iCs/>
                <w:kern w:val="0"/>
                <w:sz w:val="21"/>
                <w:szCs w:val="21"/>
                <w:lang w:bidi="en-US"/>
              </w:rPr>
            </w:pPr>
            <w:r>
              <w:rPr>
                <w:rFonts w:ascii="Consolas" w:hAnsi="Consolas" w:hint="eastAsia"/>
                <w:iCs/>
                <w:kern w:val="0"/>
                <w:sz w:val="21"/>
                <w:szCs w:val="21"/>
                <w:lang w:bidi="en-US"/>
              </w:rPr>
              <w:t>【业务规则</w:t>
            </w:r>
            <w:r>
              <w:rPr>
                <w:rFonts w:ascii="Consolas" w:hAnsi="Consolas" w:hint="eastAsia"/>
                <w:iCs/>
                <w:kern w:val="0"/>
                <w:sz w:val="21"/>
                <w:szCs w:val="21"/>
                <w:lang w:bidi="en-US"/>
              </w:rPr>
              <w:t>2</w:t>
            </w:r>
            <w:r>
              <w:rPr>
                <w:rFonts w:ascii="Consolas" w:hAnsi="Consolas" w:hint="eastAsia"/>
                <w:iCs/>
                <w:kern w:val="0"/>
                <w:sz w:val="21"/>
                <w:szCs w:val="21"/>
                <w:lang w:bidi="en-US"/>
              </w:rPr>
              <w:t>】：</w:t>
            </w:r>
            <w:r>
              <w:rPr>
                <w:rFonts w:ascii="Consolas" w:hAnsi="Consolas" w:hint="eastAsia"/>
                <w:iCs/>
                <w:kern w:val="0"/>
                <w:sz w:val="21"/>
                <w:szCs w:val="21"/>
                <w:lang w:bidi="en-US"/>
              </w:rPr>
              <w:t>MAXUniform</w:t>
            </w:r>
            <w:r>
              <w:rPr>
                <w:rFonts w:ascii="Consolas" w:hAnsi="Consolas" w:hint="eastAsia"/>
                <w:iCs/>
                <w:kern w:val="0"/>
                <w:sz w:val="21"/>
                <w:szCs w:val="21"/>
                <w:lang w:bidi="en-US"/>
              </w:rPr>
              <w:t>判断联系人记录数是否超过大小限制，在校验数据之前进行</w:t>
            </w:r>
            <w:r w:rsidR="00611C0A">
              <w:rPr>
                <w:rFonts w:ascii="Consolas" w:hAnsi="Consolas" w:hint="eastAsia"/>
                <w:iCs/>
                <w:kern w:val="0"/>
                <w:sz w:val="21"/>
                <w:szCs w:val="21"/>
                <w:lang w:bidi="en-US"/>
              </w:rPr>
              <w:t>（存在错误记录或者空行都会被计算在内）</w:t>
            </w:r>
            <w:r>
              <w:rPr>
                <w:rFonts w:ascii="Consolas" w:hAnsi="Consolas" w:hint="eastAsia"/>
                <w:iCs/>
                <w:kern w:val="0"/>
                <w:sz w:val="21"/>
                <w:szCs w:val="21"/>
                <w:lang w:bidi="en-US"/>
              </w:rPr>
              <w:t>。</w:t>
            </w:r>
          </w:p>
          <w:p w14:paraId="287D7613" w14:textId="77777777" w:rsidR="0075311D" w:rsidRPr="00C82366" w:rsidRDefault="0075311D" w:rsidP="003C4A16">
            <w:pPr>
              <w:pStyle w:val="a4"/>
              <w:spacing w:after="72"/>
              <w:ind w:firstLineChars="15" w:firstLine="31"/>
              <w:rPr>
                <w:rFonts w:ascii="Consolas" w:hAnsi="Consolas"/>
                <w:iCs/>
                <w:kern w:val="0"/>
                <w:sz w:val="21"/>
                <w:szCs w:val="21"/>
                <w:lang w:bidi="en-US"/>
              </w:rPr>
            </w:pPr>
            <w:r>
              <w:rPr>
                <w:rFonts w:ascii="Consolas" w:hAnsi="Consolas" w:hint="eastAsia"/>
                <w:iCs/>
                <w:kern w:val="0"/>
                <w:sz w:val="21"/>
                <w:szCs w:val="21"/>
                <w:lang w:bidi="en-US"/>
              </w:rPr>
              <w:t>【业务规则</w:t>
            </w:r>
            <w:r>
              <w:rPr>
                <w:rFonts w:ascii="Consolas" w:hAnsi="Consolas" w:hint="eastAsia"/>
                <w:iCs/>
                <w:kern w:val="0"/>
                <w:sz w:val="21"/>
                <w:szCs w:val="21"/>
                <w:lang w:bidi="en-US"/>
              </w:rPr>
              <w:t>3</w:t>
            </w:r>
            <w:r>
              <w:rPr>
                <w:rFonts w:ascii="Consolas" w:hAnsi="Consolas" w:hint="eastAsia"/>
                <w:iCs/>
                <w:kern w:val="0"/>
                <w:sz w:val="21"/>
                <w:szCs w:val="21"/>
                <w:lang w:bidi="en-US"/>
              </w:rPr>
              <w:t>】：导入通讯录超时时限为：</w:t>
            </w:r>
            <w:r>
              <w:rPr>
                <w:rFonts w:ascii="Consolas" w:hAnsi="Consolas" w:hint="eastAsia"/>
                <w:iCs/>
                <w:kern w:val="0"/>
                <w:sz w:val="21"/>
                <w:szCs w:val="21"/>
                <w:lang w:bidi="en-US"/>
              </w:rPr>
              <w:t>60</w:t>
            </w:r>
            <w:r>
              <w:rPr>
                <w:rFonts w:ascii="Consolas" w:hAnsi="Consolas" w:hint="eastAsia"/>
                <w:iCs/>
                <w:kern w:val="0"/>
                <w:sz w:val="21"/>
                <w:szCs w:val="21"/>
                <w:lang w:bidi="en-US"/>
              </w:rPr>
              <w:t>秒</w:t>
            </w:r>
          </w:p>
        </w:tc>
      </w:tr>
      <w:tr w:rsidR="004440FC" w:rsidRPr="00C82366" w14:paraId="318BD96A" w14:textId="77777777" w:rsidTr="003C4A16">
        <w:tc>
          <w:tcPr>
            <w:tcW w:w="1229" w:type="pct"/>
            <w:gridSpan w:val="2"/>
            <w:shd w:val="clear" w:color="auto" w:fill="auto"/>
          </w:tcPr>
          <w:p w14:paraId="3428B167" w14:textId="77777777" w:rsidR="004440FC" w:rsidRPr="00C82366" w:rsidRDefault="004440FC" w:rsidP="003C4A16">
            <w:pPr>
              <w:pStyle w:val="a4"/>
              <w:spacing w:after="72"/>
              <w:ind w:firstLineChars="0" w:firstLine="0"/>
              <w:rPr>
                <w:rFonts w:ascii="Consolas" w:hAnsi="Consolas"/>
                <w:b/>
                <w:kern w:val="0"/>
                <w:sz w:val="21"/>
                <w:szCs w:val="21"/>
              </w:rPr>
            </w:pPr>
            <w:r w:rsidRPr="00C82366">
              <w:rPr>
                <w:rFonts w:ascii="Consolas" w:hAnsi="Consolas" w:hint="eastAsia"/>
                <w:b/>
                <w:kern w:val="0"/>
                <w:sz w:val="21"/>
                <w:szCs w:val="21"/>
              </w:rPr>
              <w:t>设计约束</w:t>
            </w:r>
          </w:p>
        </w:tc>
        <w:tc>
          <w:tcPr>
            <w:tcW w:w="3771" w:type="pct"/>
            <w:shd w:val="clear" w:color="auto" w:fill="auto"/>
          </w:tcPr>
          <w:p w14:paraId="182A8061" w14:textId="77777777" w:rsidR="004440FC" w:rsidRPr="006465C1" w:rsidRDefault="004440FC" w:rsidP="00AC5C40">
            <w:pPr>
              <w:pStyle w:val="aff5"/>
              <w:numPr>
                <w:ilvl w:val="0"/>
                <w:numId w:val="159"/>
              </w:numPr>
              <w:ind w:firstLineChars="0"/>
              <w:rPr>
                <w:rFonts w:ascii="Consolas" w:hAnsi="Consolas"/>
                <w:szCs w:val="21"/>
              </w:rPr>
            </w:pPr>
            <w:r>
              <w:rPr>
                <w:rFonts w:ascii="Consolas" w:hAnsi="Consolas" w:hint="eastAsia"/>
                <w:szCs w:val="21"/>
              </w:rPr>
              <w:t>联系人邮箱、手机号均唯一（帐号级）</w:t>
            </w:r>
          </w:p>
        </w:tc>
      </w:tr>
      <w:tr w:rsidR="004440FC" w:rsidRPr="00C82366" w14:paraId="568F9BB6" w14:textId="77777777" w:rsidTr="003C4A16">
        <w:tc>
          <w:tcPr>
            <w:tcW w:w="1229" w:type="pct"/>
            <w:gridSpan w:val="2"/>
            <w:shd w:val="clear" w:color="auto" w:fill="auto"/>
          </w:tcPr>
          <w:p w14:paraId="5D20789E" w14:textId="77777777" w:rsidR="004440FC" w:rsidRPr="00C82366" w:rsidRDefault="004440FC" w:rsidP="003C4A16">
            <w:pPr>
              <w:pStyle w:val="a4"/>
              <w:spacing w:after="72"/>
              <w:ind w:firstLineChars="0" w:firstLine="0"/>
              <w:rPr>
                <w:rFonts w:ascii="Consolas" w:hAnsi="Consolas"/>
                <w:b/>
                <w:iCs/>
                <w:kern w:val="0"/>
                <w:sz w:val="21"/>
                <w:szCs w:val="21"/>
                <w:lang w:bidi="en-US"/>
              </w:rPr>
            </w:pPr>
            <w:r w:rsidRPr="00C82366">
              <w:rPr>
                <w:rFonts w:ascii="Consolas" w:hAnsi="Consolas" w:hint="eastAsia"/>
                <w:b/>
                <w:iCs/>
                <w:kern w:val="0"/>
                <w:sz w:val="21"/>
                <w:szCs w:val="21"/>
                <w:lang w:bidi="en-US"/>
              </w:rPr>
              <w:t>参数表</w:t>
            </w:r>
          </w:p>
        </w:tc>
        <w:tc>
          <w:tcPr>
            <w:tcW w:w="3771" w:type="pct"/>
            <w:shd w:val="clear" w:color="auto" w:fill="auto"/>
          </w:tcPr>
          <w:p w14:paraId="41C03FAE" w14:textId="77777777" w:rsidR="004440FC" w:rsidRPr="00C82366" w:rsidRDefault="004440FC" w:rsidP="003C4A16">
            <w:pPr>
              <w:pStyle w:val="a4"/>
              <w:spacing w:after="72"/>
              <w:ind w:firstLine="42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1"/>
              <w:gridCol w:w="4613"/>
            </w:tblGrid>
            <w:tr w:rsidR="004440FC" w:rsidRPr="00C82366" w14:paraId="66B02796" w14:textId="77777777" w:rsidTr="003C4A16">
              <w:tc>
                <w:tcPr>
                  <w:tcW w:w="1523" w:type="pct"/>
                </w:tcPr>
                <w:p w14:paraId="0757E0D6" w14:textId="77777777" w:rsidR="004440FC" w:rsidRPr="00C82366" w:rsidRDefault="004440FC" w:rsidP="003C4A16">
                  <w:pPr>
                    <w:pStyle w:val="a4"/>
                    <w:spacing w:after="72"/>
                    <w:ind w:firstLine="420"/>
                    <w:jc w:val="center"/>
                    <w:rPr>
                      <w:rFonts w:ascii="Consolas" w:hAnsi="Consolas"/>
                      <w:sz w:val="21"/>
                      <w:szCs w:val="21"/>
                    </w:rPr>
                  </w:pPr>
                  <w:r w:rsidRPr="00C82366">
                    <w:rPr>
                      <w:rFonts w:ascii="Consolas" w:hAnsi="Consolas" w:hint="eastAsia"/>
                      <w:sz w:val="21"/>
                      <w:szCs w:val="21"/>
                    </w:rPr>
                    <w:t>参数</w:t>
                  </w:r>
                </w:p>
              </w:tc>
              <w:tc>
                <w:tcPr>
                  <w:tcW w:w="3477" w:type="pct"/>
                </w:tcPr>
                <w:p w14:paraId="5159376D" w14:textId="77777777" w:rsidR="004440FC" w:rsidRPr="00C82366" w:rsidRDefault="004440FC" w:rsidP="003C4A16">
                  <w:pPr>
                    <w:pStyle w:val="a4"/>
                    <w:spacing w:after="72"/>
                    <w:ind w:firstLine="420"/>
                    <w:jc w:val="center"/>
                    <w:rPr>
                      <w:rFonts w:ascii="Consolas" w:hAnsi="Consolas"/>
                      <w:sz w:val="21"/>
                      <w:szCs w:val="21"/>
                    </w:rPr>
                  </w:pPr>
                  <w:r w:rsidRPr="00C82366">
                    <w:rPr>
                      <w:rFonts w:ascii="Consolas" w:hAnsi="Consolas" w:hint="eastAsia"/>
                      <w:sz w:val="21"/>
                      <w:szCs w:val="21"/>
                    </w:rPr>
                    <w:t>说明</w:t>
                  </w:r>
                </w:p>
              </w:tc>
            </w:tr>
            <w:tr w:rsidR="004440FC" w:rsidRPr="00C82366" w14:paraId="35C1A815" w14:textId="77777777" w:rsidTr="003C4A16">
              <w:tc>
                <w:tcPr>
                  <w:tcW w:w="1523" w:type="pct"/>
                </w:tcPr>
                <w:p w14:paraId="0EEBA147" w14:textId="77777777" w:rsidR="004440FC" w:rsidRPr="00C82366" w:rsidRDefault="004440FC" w:rsidP="003C4A16">
                  <w:pPr>
                    <w:rPr>
                      <w:rFonts w:ascii="Consolas" w:hAnsi="Consolas"/>
                      <w:szCs w:val="21"/>
                    </w:rPr>
                  </w:pPr>
                  <w:r w:rsidRPr="00C82366">
                    <w:rPr>
                      <w:rFonts w:ascii="Consolas" w:hAnsi="Consolas" w:hint="eastAsia"/>
                      <w:szCs w:val="21"/>
                      <w:shd w:val="clear" w:color="auto" w:fill="FFFFFF"/>
                    </w:rPr>
                    <w:t>联系人文件</w:t>
                  </w:r>
                </w:p>
              </w:tc>
              <w:tc>
                <w:tcPr>
                  <w:tcW w:w="3477" w:type="pct"/>
                </w:tcPr>
                <w:p w14:paraId="0096D6F8" w14:textId="77777777" w:rsidR="004440FC" w:rsidRPr="00C82366" w:rsidRDefault="004440FC" w:rsidP="003C4A16">
                  <w:pPr>
                    <w:rPr>
                      <w:rFonts w:ascii="Consolas" w:hAnsi="Consolas"/>
                      <w:szCs w:val="21"/>
                    </w:rPr>
                  </w:pPr>
                  <w:r w:rsidRPr="00C82366">
                    <w:rPr>
                      <w:rFonts w:ascii="Consolas" w:hAnsi="Consolas" w:hint="eastAsia"/>
                      <w:kern w:val="0"/>
                      <w:szCs w:val="21"/>
                    </w:rPr>
                    <w:t>联系人文件（</w:t>
                  </w:r>
                  <w:r w:rsidRPr="00C82366">
                    <w:rPr>
                      <w:rFonts w:ascii="Consolas" w:hAnsi="Consolas" w:hint="eastAsia"/>
                      <w:kern w:val="0"/>
                      <w:szCs w:val="21"/>
                    </w:rPr>
                    <w:t>csv/excel2003/excel2007/excel2010</w:t>
                  </w:r>
                  <w:r w:rsidRPr="00C82366">
                    <w:rPr>
                      <w:rFonts w:ascii="Consolas" w:hAnsi="Consolas" w:hint="eastAsia"/>
                      <w:kern w:val="0"/>
                      <w:szCs w:val="21"/>
                    </w:rPr>
                    <w:t>）</w:t>
                  </w:r>
                </w:p>
              </w:tc>
            </w:tr>
          </w:tbl>
          <w:p w14:paraId="615A0C1D" w14:textId="77777777" w:rsidR="004440FC" w:rsidRPr="00C82366" w:rsidRDefault="004440FC" w:rsidP="003C4A16">
            <w:pPr>
              <w:pStyle w:val="a4"/>
              <w:spacing w:after="72"/>
              <w:ind w:firstLine="420"/>
              <w:rPr>
                <w:rFonts w:ascii="Consolas" w:hAnsi="Consolas"/>
                <w:iCs/>
                <w:kern w:val="0"/>
                <w:sz w:val="21"/>
                <w:szCs w:val="21"/>
                <w:lang w:bidi="en-US"/>
              </w:rPr>
            </w:pPr>
          </w:p>
        </w:tc>
      </w:tr>
      <w:tr w:rsidR="004440FC" w:rsidRPr="00C82366" w14:paraId="5265C791" w14:textId="77777777" w:rsidTr="003C4A16">
        <w:tc>
          <w:tcPr>
            <w:tcW w:w="1229" w:type="pct"/>
            <w:gridSpan w:val="2"/>
            <w:shd w:val="clear" w:color="auto" w:fill="auto"/>
          </w:tcPr>
          <w:p w14:paraId="5E557386" w14:textId="77777777" w:rsidR="004440FC" w:rsidRPr="00C82366" w:rsidRDefault="004440FC" w:rsidP="003C4A16">
            <w:pPr>
              <w:pStyle w:val="a4"/>
              <w:spacing w:after="72"/>
              <w:ind w:firstLineChars="0" w:firstLine="0"/>
              <w:rPr>
                <w:rFonts w:ascii="Consolas" w:hAnsi="Consolas"/>
                <w:b/>
                <w:iCs/>
                <w:kern w:val="0"/>
                <w:sz w:val="21"/>
                <w:szCs w:val="21"/>
                <w:lang w:bidi="en-US"/>
              </w:rPr>
            </w:pPr>
            <w:r w:rsidRPr="00C82366">
              <w:rPr>
                <w:rFonts w:ascii="Consolas" w:hAnsi="Consolas" w:hint="eastAsia"/>
                <w:b/>
                <w:iCs/>
                <w:kern w:val="0"/>
                <w:sz w:val="21"/>
                <w:szCs w:val="21"/>
                <w:lang w:bidi="en-US"/>
              </w:rPr>
              <w:t>非功能需求</w:t>
            </w:r>
          </w:p>
        </w:tc>
        <w:tc>
          <w:tcPr>
            <w:tcW w:w="3771" w:type="pct"/>
            <w:shd w:val="clear" w:color="auto" w:fill="auto"/>
          </w:tcPr>
          <w:p w14:paraId="0F3DD6CA" w14:textId="77777777" w:rsidR="004440FC" w:rsidRPr="00C82366" w:rsidRDefault="004440FC" w:rsidP="003C4A16">
            <w:pPr>
              <w:pStyle w:val="a4"/>
              <w:keepNext/>
              <w:spacing w:after="72"/>
              <w:ind w:firstLineChars="15" w:firstLine="31"/>
              <w:rPr>
                <w:rFonts w:ascii="Consolas" w:hAnsi="Consolas"/>
                <w:iCs/>
                <w:kern w:val="0"/>
                <w:sz w:val="21"/>
                <w:szCs w:val="21"/>
                <w:lang w:bidi="en-US"/>
              </w:rPr>
            </w:pPr>
            <w:r w:rsidRPr="00C82366">
              <w:rPr>
                <w:rFonts w:ascii="Consolas" w:hAnsi="Consolas" w:hint="eastAsia"/>
                <w:iCs/>
                <w:kern w:val="0"/>
                <w:sz w:val="21"/>
                <w:szCs w:val="21"/>
                <w:lang w:bidi="en-US"/>
              </w:rPr>
              <w:t>N/A</w:t>
            </w:r>
          </w:p>
        </w:tc>
      </w:tr>
    </w:tbl>
    <w:p w14:paraId="25A5EAC2" w14:textId="77777777" w:rsidR="004440FC" w:rsidRPr="004F624E" w:rsidRDefault="004440FC" w:rsidP="004440FC">
      <w:pPr>
        <w:rPr>
          <w:rFonts w:ascii="Consolas" w:hAnsi="Consolas"/>
        </w:rPr>
      </w:pPr>
    </w:p>
    <w:p w14:paraId="692BC939"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42" w:name="_Toc354760212"/>
      <w:bookmarkStart w:id="443" w:name="_Toc355341029"/>
      <w:r w:rsidRPr="004F624E">
        <w:rPr>
          <w:rFonts w:ascii="Consolas" w:hAnsi="Consolas" w:hint="eastAsia"/>
        </w:rPr>
        <w:lastRenderedPageBreak/>
        <w:t>更新通讯录</w:t>
      </w:r>
      <w:bookmarkEnd w:id="442"/>
      <w:bookmarkEnd w:id="443"/>
    </w:p>
    <w:tbl>
      <w:tblPr>
        <w:tblW w:w="5103"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452"/>
        <w:gridCol w:w="830"/>
        <w:gridCol w:w="7001"/>
      </w:tblGrid>
      <w:tr w:rsidR="004440FC" w:rsidRPr="005C569B" w14:paraId="0E6C16D1" w14:textId="77777777" w:rsidTr="003C4A16">
        <w:tc>
          <w:tcPr>
            <w:tcW w:w="1229" w:type="pct"/>
            <w:gridSpan w:val="2"/>
            <w:shd w:val="clear" w:color="auto" w:fill="auto"/>
          </w:tcPr>
          <w:p w14:paraId="4FD38B1D" w14:textId="77777777" w:rsidR="004440FC" w:rsidRPr="005C569B" w:rsidRDefault="004440FC" w:rsidP="003C4A16">
            <w:pPr>
              <w:pStyle w:val="a4"/>
              <w:spacing w:after="72"/>
              <w:ind w:firstLineChars="0" w:firstLine="0"/>
              <w:rPr>
                <w:rFonts w:ascii="Consolas" w:hAnsi="Consolas"/>
                <w:b/>
                <w:caps/>
                <w:kern w:val="0"/>
                <w:sz w:val="21"/>
                <w:szCs w:val="21"/>
              </w:rPr>
            </w:pPr>
            <w:r w:rsidRPr="005C569B">
              <w:rPr>
                <w:rFonts w:ascii="Consolas" w:hAnsi="Consolas" w:hint="eastAsia"/>
                <w:b/>
                <w:caps/>
                <w:kern w:val="0"/>
                <w:sz w:val="21"/>
                <w:szCs w:val="21"/>
              </w:rPr>
              <w:t>用例名称</w:t>
            </w:r>
          </w:p>
        </w:tc>
        <w:tc>
          <w:tcPr>
            <w:tcW w:w="3771" w:type="pct"/>
            <w:shd w:val="clear" w:color="auto" w:fill="auto"/>
          </w:tcPr>
          <w:p w14:paraId="018CB799" w14:textId="77777777" w:rsidR="004440FC" w:rsidRPr="005C569B" w:rsidRDefault="004440FC" w:rsidP="003C4A16">
            <w:pPr>
              <w:pStyle w:val="a4"/>
              <w:spacing w:after="72"/>
              <w:ind w:firstLineChars="0" w:firstLine="0"/>
              <w:rPr>
                <w:rFonts w:ascii="Consolas" w:hAnsi="Consolas"/>
                <w:caps/>
                <w:kern w:val="0"/>
                <w:sz w:val="21"/>
                <w:szCs w:val="21"/>
              </w:rPr>
            </w:pPr>
            <w:r w:rsidRPr="005C569B">
              <w:rPr>
                <w:rFonts w:ascii="Consolas" w:hAnsi="Consolas" w:hint="eastAsia"/>
                <w:caps/>
                <w:kern w:val="0"/>
                <w:sz w:val="21"/>
                <w:szCs w:val="21"/>
              </w:rPr>
              <w:t>更新通讯录</w:t>
            </w:r>
          </w:p>
        </w:tc>
      </w:tr>
      <w:tr w:rsidR="004440FC" w:rsidRPr="005C569B" w14:paraId="036DCDE4" w14:textId="77777777" w:rsidTr="003C4A16">
        <w:tc>
          <w:tcPr>
            <w:tcW w:w="1229" w:type="pct"/>
            <w:gridSpan w:val="2"/>
            <w:shd w:val="clear" w:color="auto" w:fill="auto"/>
          </w:tcPr>
          <w:p w14:paraId="63B4062C" w14:textId="77777777" w:rsidR="004440FC" w:rsidRPr="005C569B" w:rsidRDefault="004440FC" w:rsidP="003C4A16">
            <w:pPr>
              <w:pStyle w:val="a4"/>
              <w:spacing w:after="72"/>
              <w:ind w:firstLineChars="0" w:firstLine="0"/>
              <w:rPr>
                <w:rFonts w:ascii="Consolas" w:hAnsi="Consolas"/>
                <w:b/>
                <w:caps/>
                <w:kern w:val="0"/>
                <w:sz w:val="21"/>
                <w:szCs w:val="21"/>
              </w:rPr>
            </w:pPr>
            <w:r w:rsidRPr="005C569B">
              <w:rPr>
                <w:rFonts w:ascii="Consolas" w:hAnsi="Consolas" w:hint="eastAsia"/>
                <w:b/>
                <w:caps/>
                <w:kern w:val="0"/>
                <w:sz w:val="21"/>
                <w:szCs w:val="21"/>
              </w:rPr>
              <w:t>SRS ID</w:t>
            </w:r>
          </w:p>
        </w:tc>
        <w:tc>
          <w:tcPr>
            <w:tcW w:w="3771" w:type="pct"/>
            <w:shd w:val="clear" w:color="auto" w:fill="auto"/>
          </w:tcPr>
          <w:p w14:paraId="0C5DBECF" w14:textId="77777777" w:rsidR="004440FC" w:rsidRPr="005C569B" w:rsidRDefault="004440FC" w:rsidP="003C4A16">
            <w:pPr>
              <w:pStyle w:val="a4"/>
              <w:spacing w:after="72"/>
              <w:ind w:firstLineChars="0" w:firstLine="0"/>
              <w:rPr>
                <w:rFonts w:ascii="Consolas" w:hAnsi="Consolas"/>
                <w:caps/>
                <w:kern w:val="0"/>
                <w:sz w:val="21"/>
                <w:szCs w:val="21"/>
              </w:rPr>
            </w:pPr>
            <w:r w:rsidRPr="005C569B">
              <w:rPr>
                <w:rFonts w:ascii="Consolas" w:hAnsi="Consolas" w:hint="eastAsia"/>
                <w:caps/>
                <w:kern w:val="0"/>
                <w:sz w:val="21"/>
                <w:szCs w:val="21"/>
              </w:rPr>
              <w:t>MAX_Client_ADDRESSBOOK_SRS_0005</w:t>
            </w:r>
          </w:p>
        </w:tc>
      </w:tr>
      <w:tr w:rsidR="004440FC" w:rsidRPr="005C569B" w14:paraId="0663B625" w14:textId="77777777" w:rsidTr="003C4A16">
        <w:tc>
          <w:tcPr>
            <w:tcW w:w="1229" w:type="pct"/>
            <w:gridSpan w:val="2"/>
            <w:shd w:val="clear" w:color="auto" w:fill="auto"/>
          </w:tcPr>
          <w:p w14:paraId="26804A45"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角色</w:t>
            </w:r>
          </w:p>
        </w:tc>
        <w:tc>
          <w:tcPr>
            <w:tcW w:w="3771" w:type="pct"/>
            <w:shd w:val="clear" w:color="auto" w:fill="auto"/>
          </w:tcPr>
          <w:p w14:paraId="22ADF383"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MAX</w:t>
            </w:r>
            <w:r w:rsidRPr="005C569B">
              <w:rPr>
                <w:rFonts w:ascii="Consolas" w:hAnsi="Consolas" w:hint="eastAsia"/>
                <w:iCs/>
                <w:kern w:val="0"/>
                <w:sz w:val="21"/>
                <w:szCs w:val="21"/>
                <w:lang w:bidi="en-US"/>
              </w:rPr>
              <w:t>注册用户</w:t>
            </w:r>
          </w:p>
        </w:tc>
      </w:tr>
      <w:tr w:rsidR="004440FC" w:rsidRPr="005C569B" w14:paraId="31CC967F" w14:textId="77777777" w:rsidTr="003C4A16">
        <w:tc>
          <w:tcPr>
            <w:tcW w:w="1229" w:type="pct"/>
            <w:gridSpan w:val="2"/>
            <w:shd w:val="clear" w:color="auto" w:fill="auto"/>
          </w:tcPr>
          <w:p w14:paraId="3A4F5CD8"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简述</w:t>
            </w:r>
          </w:p>
        </w:tc>
        <w:tc>
          <w:tcPr>
            <w:tcW w:w="3771" w:type="pct"/>
            <w:shd w:val="clear" w:color="auto" w:fill="auto"/>
          </w:tcPr>
          <w:p w14:paraId="11A9952D"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用户登录</w:t>
            </w:r>
            <w:r w:rsidRPr="005C569B">
              <w:rPr>
                <w:rFonts w:ascii="Consolas" w:hAnsi="Consolas" w:hint="eastAsia"/>
                <w:iCs/>
                <w:kern w:val="0"/>
                <w:sz w:val="21"/>
                <w:szCs w:val="21"/>
                <w:lang w:bidi="en-US"/>
              </w:rPr>
              <w:t>MAX</w:t>
            </w:r>
            <w:r w:rsidRPr="005C569B">
              <w:rPr>
                <w:rFonts w:ascii="Consolas" w:hAnsi="Consolas" w:hint="eastAsia"/>
                <w:iCs/>
                <w:kern w:val="0"/>
                <w:sz w:val="21"/>
                <w:szCs w:val="21"/>
                <w:lang w:bidi="en-US"/>
              </w:rPr>
              <w:t>客户端并进入到“通讯录</w:t>
            </w:r>
            <w:r w:rsidRPr="005C569B">
              <w:rPr>
                <w:rFonts w:ascii="Consolas" w:hAnsi="Consolas" w:hint="eastAsia"/>
                <w:caps/>
                <w:kern w:val="0"/>
                <w:sz w:val="21"/>
                <w:szCs w:val="21"/>
              </w:rPr>
              <w:t>面板</w:t>
            </w:r>
            <w:r w:rsidRPr="005C569B">
              <w:rPr>
                <w:rFonts w:ascii="Consolas" w:hAnsi="Consolas" w:hint="eastAsia"/>
                <w:iCs/>
                <w:kern w:val="0"/>
                <w:sz w:val="21"/>
                <w:szCs w:val="21"/>
                <w:lang w:bidi="en-US"/>
              </w:rPr>
              <w:t>”后，点击【</w:t>
            </w:r>
            <w:r>
              <w:rPr>
                <w:rFonts w:ascii="Consolas" w:hAnsi="Consolas" w:hint="eastAsia"/>
                <w:iCs/>
                <w:kern w:val="0"/>
                <w:sz w:val="21"/>
                <w:szCs w:val="21"/>
                <w:lang w:bidi="en-US"/>
              </w:rPr>
              <w:t>更新通讯录</w:t>
            </w:r>
            <w:r w:rsidRPr="005C569B">
              <w:rPr>
                <w:rFonts w:ascii="Consolas" w:hAnsi="Consolas" w:hint="eastAsia"/>
                <w:iCs/>
                <w:kern w:val="0"/>
                <w:sz w:val="21"/>
                <w:szCs w:val="21"/>
                <w:lang w:bidi="en-US"/>
              </w:rPr>
              <w:t>】按钮，弹出“更新通讯录”对话框，点击【更新通讯录】区，弹出“浏览文件”对话框，用户选择联系人文件，将联系人更新到通讯录。</w:t>
            </w:r>
          </w:p>
        </w:tc>
      </w:tr>
      <w:tr w:rsidR="004440FC" w:rsidRPr="005C569B" w14:paraId="2B654BA9" w14:textId="77777777" w:rsidTr="003C4A16">
        <w:tc>
          <w:tcPr>
            <w:tcW w:w="1229" w:type="pct"/>
            <w:gridSpan w:val="2"/>
            <w:shd w:val="clear" w:color="auto" w:fill="auto"/>
          </w:tcPr>
          <w:p w14:paraId="10B653FE"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优先级别</w:t>
            </w:r>
          </w:p>
        </w:tc>
        <w:tc>
          <w:tcPr>
            <w:tcW w:w="3771" w:type="pct"/>
            <w:shd w:val="clear" w:color="auto" w:fill="auto"/>
          </w:tcPr>
          <w:p w14:paraId="3DC0E02F"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高</w:t>
            </w:r>
          </w:p>
        </w:tc>
      </w:tr>
      <w:tr w:rsidR="004440FC" w:rsidRPr="005C569B" w14:paraId="23876F19" w14:textId="77777777" w:rsidTr="003C4A16">
        <w:tc>
          <w:tcPr>
            <w:tcW w:w="1229" w:type="pct"/>
            <w:gridSpan w:val="2"/>
            <w:shd w:val="clear" w:color="auto" w:fill="auto"/>
          </w:tcPr>
          <w:p w14:paraId="68144B0A"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前置条件</w:t>
            </w:r>
          </w:p>
        </w:tc>
        <w:tc>
          <w:tcPr>
            <w:tcW w:w="3771" w:type="pct"/>
            <w:shd w:val="clear" w:color="auto" w:fill="auto"/>
          </w:tcPr>
          <w:p w14:paraId="6D8FA4C2" w14:textId="77777777" w:rsidR="004440FC" w:rsidRPr="005C569B" w:rsidRDefault="004440FC" w:rsidP="00AC5C40">
            <w:pPr>
              <w:pStyle w:val="a4"/>
              <w:numPr>
                <w:ilvl w:val="0"/>
                <w:numId w:val="137"/>
              </w:numPr>
              <w:spacing w:afterLines="0" w:line="240" w:lineRule="auto"/>
              <w:ind w:leftChars="-1" w:left="-2"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用户登录</w:t>
            </w:r>
            <w:r w:rsidRPr="005C569B">
              <w:rPr>
                <w:rFonts w:ascii="Consolas" w:hAnsi="Consolas" w:hint="eastAsia"/>
                <w:iCs/>
                <w:kern w:val="0"/>
                <w:sz w:val="21"/>
                <w:szCs w:val="21"/>
                <w:lang w:bidi="en-US"/>
              </w:rPr>
              <w:t>MAX</w:t>
            </w:r>
            <w:r w:rsidRPr="005C569B">
              <w:rPr>
                <w:rFonts w:ascii="Consolas" w:hAnsi="Consolas" w:hint="eastAsia"/>
                <w:iCs/>
                <w:kern w:val="0"/>
                <w:sz w:val="21"/>
                <w:szCs w:val="21"/>
                <w:lang w:bidi="en-US"/>
              </w:rPr>
              <w:t>客户端并进入到“通讯录</w:t>
            </w:r>
            <w:r w:rsidRPr="005C569B">
              <w:rPr>
                <w:rFonts w:ascii="Consolas" w:hAnsi="Consolas" w:hint="eastAsia"/>
                <w:caps/>
                <w:kern w:val="0"/>
                <w:sz w:val="21"/>
                <w:szCs w:val="21"/>
              </w:rPr>
              <w:t>面板</w:t>
            </w:r>
            <w:r w:rsidRPr="005C569B">
              <w:rPr>
                <w:rFonts w:ascii="Consolas" w:hAnsi="Consolas" w:hint="eastAsia"/>
                <w:iCs/>
                <w:kern w:val="0"/>
                <w:sz w:val="21"/>
                <w:szCs w:val="21"/>
                <w:lang w:bidi="en-US"/>
              </w:rPr>
              <w:t>”</w:t>
            </w:r>
          </w:p>
          <w:p w14:paraId="3AB0966C" w14:textId="77777777" w:rsidR="004440FC" w:rsidRPr="005C569B" w:rsidRDefault="004440FC" w:rsidP="00AC5C40">
            <w:pPr>
              <w:pStyle w:val="a4"/>
              <w:numPr>
                <w:ilvl w:val="0"/>
                <w:numId w:val="137"/>
              </w:numPr>
              <w:spacing w:afterLines="0" w:line="240" w:lineRule="auto"/>
              <w:ind w:leftChars="-1" w:left="-2"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用户通讯录中已存在联系人</w:t>
            </w:r>
          </w:p>
        </w:tc>
      </w:tr>
      <w:tr w:rsidR="004440FC" w:rsidRPr="005C569B" w14:paraId="181F44C8" w14:textId="77777777" w:rsidTr="003C4A16">
        <w:tc>
          <w:tcPr>
            <w:tcW w:w="5000" w:type="pct"/>
            <w:gridSpan w:val="3"/>
            <w:shd w:val="clear" w:color="auto" w:fill="auto"/>
          </w:tcPr>
          <w:p w14:paraId="1DBDDEF6" w14:textId="77777777" w:rsidR="004440FC" w:rsidRPr="005C569B" w:rsidRDefault="004440FC" w:rsidP="003C4A16">
            <w:pPr>
              <w:pStyle w:val="a4"/>
              <w:spacing w:after="72"/>
              <w:ind w:firstLineChars="0" w:firstLine="0"/>
              <w:rPr>
                <w:rFonts w:ascii="Consolas" w:hAnsi="Consolas"/>
                <w:kern w:val="0"/>
                <w:sz w:val="21"/>
                <w:szCs w:val="21"/>
              </w:rPr>
            </w:pPr>
            <w:r w:rsidRPr="005C569B">
              <w:rPr>
                <w:rFonts w:ascii="Consolas" w:hAnsi="Consolas" w:hint="eastAsia"/>
                <w:b/>
                <w:kern w:val="0"/>
                <w:sz w:val="21"/>
                <w:szCs w:val="21"/>
              </w:rPr>
              <w:t>主事件流程</w:t>
            </w:r>
          </w:p>
        </w:tc>
      </w:tr>
      <w:tr w:rsidR="004440FC" w:rsidRPr="005C569B" w14:paraId="375C6F02" w14:textId="77777777" w:rsidTr="003C4A16">
        <w:tc>
          <w:tcPr>
            <w:tcW w:w="5000" w:type="pct"/>
            <w:gridSpan w:val="3"/>
            <w:shd w:val="clear" w:color="auto" w:fill="auto"/>
          </w:tcPr>
          <w:p w14:paraId="029E7617" w14:textId="77777777" w:rsidR="004440FC" w:rsidRPr="005C569B" w:rsidRDefault="004440FC" w:rsidP="00AC5C40">
            <w:pPr>
              <w:pStyle w:val="srs"/>
              <w:numPr>
                <w:ilvl w:val="0"/>
                <w:numId w:val="151"/>
              </w:numPr>
              <w:rPr>
                <w:rFonts w:ascii="Consolas" w:hAnsi="Consolas"/>
                <w:szCs w:val="21"/>
              </w:rPr>
            </w:pPr>
            <w:r w:rsidRPr="005C569B">
              <w:rPr>
                <w:rFonts w:ascii="Consolas" w:hAnsi="Consolas" w:hint="eastAsia"/>
                <w:szCs w:val="21"/>
              </w:rPr>
              <w:t>用户</w:t>
            </w:r>
            <w:r>
              <w:rPr>
                <w:rFonts w:ascii="Consolas" w:hAnsi="Consolas" w:hint="eastAsia"/>
                <w:szCs w:val="21"/>
              </w:rPr>
              <w:t>鼠标移至</w:t>
            </w:r>
            <w:r w:rsidRPr="005C569B">
              <w:rPr>
                <w:rFonts w:ascii="Consolas" w:hAnsi="Consolas" w:hint="eastAsia"/>
                <w:szCs w:val="21"/>
              </w:rPr>
              <w:t>【</w:t>
            </w:r>
            <w:r>
              <w:rPr>
                <w:rFonts w:ascii="Consolas" w:hAnsi="Consolas" w:hint="eastAsia"/>
                <w:szCs w:val="21"/>
              </w:rPr>
              <w:t>更新通讯录</w:t>
            </w:r>
            <w:r w:rsidRPr="005C569B">
              <w:rPr>
                <w:rFonts w:ascii="Consolas" w:hAnsi="Consolas" w:hint="eastAsia"/>
                <w:szCs w:val="21"/>
              </w:rPr>
              <w:t>】图标</w:t>
            </w:r>
            <w:r>
              <w:rPr>
                <w:rFonts w:ascii="Consolas" w:hAnsi="Consolas" w:hint="eastAsia"/>
                <w:szCs w:val="21"/>
              </w:rPr>
              <w:t>上方，通过</w:t>
            </w:r>
            <w:r>
              <w:rPr>
                <w:rFonts w:ascii="Consolas" w:hAnsi="Consolas" w:hint="eastAsia"/>
                <w:szCs w:val="21"/>
              </w:rPr>
              <w:t>tips</w:t>
            </w:r>
            <w:r>
              <w:rPr>
                <w:rFonts w:ascii="Consolas" w:hAnsi="Consolas" w:hint="eastAsia"/>
                <w:szCs w:val="21"/>
              </w:rPr>
              <w:t>显示“更新通讯录”</w:t>
            </w:r>
            <w:r w:rsidRPr="005C569B">
              <w:rPr>
                <w:rFonts w:ascii="Consolas" w:hAnsi="Consolas" w:hint="eastAsia"/>
                <w:szCs w:val="21"/>
              </w:rPr>
              <w:t>，</w:t>
            </w:r>
            <w:r>
              <w:rPr>
                <w:rFonts w:ascii="Consolas" w:hAnsi="Consolas" w:hint="eastAsia"/>
                <w:szCs w:val="21"/>
              </w:rPr>
              <w:t>用户点击图标，</w:t>
            </w:r>
            <w:r w:rsidRPr="005C569B">
              <w:rPr>
                <w:rFonts w:ascii="Consolas" w:hAnsi="Consolas" w:hint="eastAsia"/>
                <w:szCs w:val="21"/>
              </w:rPr>
              <w:t>弹出“更新通讯录”对话框，用例开始。</w:t>
            </w:r>
          </w:p>
          <w:p w14:paraId="14250422" w14:textId="77777777" w:rsidR="004440FC" w:rsidRPr="005C569B" w:rsidRDefault="004440FC" w:rsidP="00AC5C40">
            <w:pPr>
              <w:pStyle w:val="srs"/>
              <w:numPr>
                <w:ilvl w:val="0"/>
                <w:numId w:val="151"/>
              </w:numPr>
              <w:rPr>
                <w:rFonts w:ascii="Consolas" w:hAnsi="Consolas"/>
                <w:szCs w:val="21"/>
              </w:rPr>
            </w:pPr>
            <w:r w:rsidRPr="005C569B">
              <w:rPr>
                <w:rFonts w:ascii="Consolas" w:hAnsi="Consolas" w:hint="eastAsia"/>
                <w:szCs w:val="21"/>
              </w:rPr>
              <w:t>用户点击</w:t>
            </w:r>
            <w:r w:rsidRPr="005C569B">
              <w:rPr>
                <w:rFonts w:ascii="Consolas" w:hAnsi="Consolas" w:hint="eastAsia"/>
                <w:szCs w:val="21"/>
              </w:rPr>
              <w:t xml:space="preserve"> </w:t>
            </w:r>
            <w:r w:rsidRPr="005C569B">
              <w:rPr>
                <w:rFonts w:ascii="Consolas" w:hAnsi="Consolas" w:hint="eastAsia"/>
                <w:szCs w:val="21"/>
              </w:rPr>
              <w:t>“更新通讯录”区，见原型图</w:t>
            </w:r>
            <w:r w:rsidRPr="005C569B">
              <w:rPr>
                <w:rFonts w:ascii="Consolas" w:hAnsi="Consolas" w:hint="eastAsia"/>
                <w:szCs w:val="21"/>
              </w:rPr>
              <w:t>1- 10</w:t>
            </w:r>
            <w:r w:rsidRPr="005C569B">
              <w:rPr>
                <w:rFonts w:ascii="Consolas" w:hAnsi="Consolas" w:hint="eastAsia"/>
                <w:szCs w:val="21"/>
              </w:rPr>
              <w:t>更新通讯录对话框，弹出“浏览文件”对话框。</w:t>
            </w:r>
          </w:p>
          <w:p w14:paraId="6B1C5389" w14:textId="77777777" w:rsidR="007E6DE7" w:rsidRDefault="004440FC" w:rsidP="00AC5C40">
            <w:pPr>
              <w:pStyle w:val="srs"/>
              <w:numPr>
                <w:ilvl w:val="0"/>
                <w:numId w:val="151"/>
              </w:numPr>
              <w:rPr>
                <w:rFonts w:ascii="Consolas" w:hAnsi="Consolas"/>
                <w:szCs w:val="21"/>
              </w:rPr>
            </w:pPr>
            <w:r w:rsidRPr="005C569B">
              <w:rPr>
                <w:rFonts w:ascii="Consolas" w:hAnsi="Consolas" w:hint="eastAsia"/>
                <w:szCs w:val="21"/>
              </w:rPr>
              <w:t>用户在“浏览文件”对话框中选中文件【</w:t>
            </w:r>
            <w:r w:rsidR="00494C10">
              <w:rPr>
                <w:rFonts w:ascii="Consolas" w:hAnsi="Consolas" w:hint="eastAsia"/>
                <w:szCs w:val="21"/>
              </w:rPr>
              <w:t>通讯录</w:t>
            </w:r>
            <w:r w:rsidRPr="005C569B">
              <w:rPr>
                <w:rFonts w:ascii="Consolas" w:hAnsi="Consolas" w:hint="eastAsia"/>
                <w:szCs w:val="21"/>
              </w:rPr>
              <w:t>文件类型</w:t>
            </w:r>
            <w:r w:rsidR="00494C10">
              <w:rPr>
                <w:rFonts w:ascii="Consolas" w:hAnsi="Consolas" w:hint="eastAsia"/>
                <w:szCs w:val="21"/>
              </w:rPr>
              <w:t>及大小</w:t>
            </w:r>
            <w:r w:rsidRPr="005C569B">
              <w:rPr>
                <w:rFonts w:ascii="Consolas" w:hAnsi="Consolas" w:hint="eastAsia"/>
                <w:szCs w:val="21"/>
              </w:rPr>
              <w:t>规则】，点击【确定】按钮，“浏览文件”对话框关闭。</w:t>
            </w:r>
          </w:p>
          <w:p w14:paraId="38BD8EAE" w14:textId="77777777" w:rsidR="007E6DE7" w:rsidRPr="007E6DE7" w:rsidRDefault="007E6DE7" w:rsidP="00CD4D74">
            <w:pPr>
              <w:pStyle w:val="aff5"/>
              <w:numPr>
                <w:ilvl w:val="0"/>
                <w:numId w:val="193"/>
              </w:numPr>
              <w:spacing w:afterLines="30" w:after="72" w:line="288" w:lineRule="auto"/>
              <w:ind w:firstLineChars="0"/>
              <w:rPr>
                <w:rFonts w:ascii="Consolas" w:hAnsi="Consolas"/>
                <w:vanish/>
                <w:szCs w:val="21"/>
              </w:rPr>
            </w:pPr>
          </w:p>
          <w:p w14:paraId="5B176FDE" w14:textId="77777777" w:rsidR="007E6DE7" w:rsidRPr="007E6DE7" w:rsidRDefault="007E6DE7" w:rsidP="00CD4D74">
            <w:pPr>
              <w:pStyle w:val="aff5"/>
              <w:numPr>
                <w:ilvl w:val="0"/>
                <w:numId w:val="193"/>
              </w:numPr>
              <w:spacing w:afterLines="30" w:after="72" w:line="288" w:lineRule="auto"/>
              <w:ind w:firstLineChars="0"/>
              <w:rPr>
                <w:rFonts w:ascii="Consolas" w:hAnsi="Consolas"/>
                <w:vanish/>
                <w:szCs w:val="21"/>
              </w:rPr>
            </w:pPr>
          </w:p>
          <w:p w14:paraId="2D2B7C81" w14:textId="77777777" w:rsidR="007E6DE7" w:rsidRPr="007E6DE7" w:rsidRDefault="007E6DE7">
            <w:pPr>
              <w:pStyle w:val="aff5"/>
              <w:numPr>
                <w:ilvl w:val="0"/>
                <w:numId w:val="193"/>
              </w:numPr>
              <w:spacing w:afterLines="30" w:after="72" w:line="288" w:lineRule="auto"/>
              <w:ind w:firstLineChars="0"/>
              <w:rPr>
                <w:rFonts w:ascii="Consolas" w:hAnsi="Consolas"/>
                <w:vanish/>
                <w:szCs w:val="21"/>
              </w:rPr>
            </w:pPr>
          </w:p>
          <w:p w14:paraId="78542711" w14:textId="77777777" w:rsidR="004440FC" w:rsidRPr="007E6DE7" w:rsidRDefault="004440FC" w:rsidP="00AC5C40">
            <w:pPr>
              <w:pStyle w:val="srs"/>
              <w:numPr>
                <w:ilvl w:val="1"/>
                <w:numId w:val="193"/>
              </w:numPr>
              <w:rPr>
                <w:rFonts w:ascii="Consolas" w:hAnsi="Consolas"/>
                <w:szCs w:val="21"/>
              </w:rPr>
            </w:pPr>
            <w:r w:rsidRPr="007E6DE7">
              <w:rPr>
                <w:rFonts w:ascii="Consolas" w:hAnsi="Consolas" w:hint="eastAsia"/>
                <w:szCs w:val="21"/>
              </w:rPr>
              <w:t>用户在“浏览文件”对话框中选中文件，点击【取消】按钮，“浏览文件”对话框关闭，用例终止。</w:t>
            </w:r>
          </w:p>
          <w:p w14:paraId="4F6BBEF2" w14:textId="77777777" w:rsidR="004440FC" w:rsidRPr="005C569B" w:rsidRDefault="004440FC" w:rsidP="00AC5C40">
            <w:pPr>
              <w:pStyle w:val="srs"/>
              <w:numPr>
                <w:ilvl w:val="0"/>
                <w:numId w:val="151"/>
              </w:numPr>
              <w:rPr>
                <w:rFonts w:ascii="Consolas" w:hAnsi="Consolas"/>
                <w:szCs w:val="21"/>
              </w:rPr>
            </w:pPr>
            <w:r w:rsidRPr="005C569B">
              <w:rPr>
                <w:rFonts w:ascii="Consolas" w:hAnsi="Consolas" w:hint="eastAsia"/>
                <w:szCs w:val="21"/>
              </w:rPr>
              <w:t>判断文件类型是否合法。</w:t>
            </w:r>
          </w:p>
          <w:p w14:paraId="738928D8" w14:textId="77777777" w:rsidR="007D0650" w:rsidRPr="007D0650" w:rsidRDefault="007D0650" w:rsidP="00CD4D74">
            <w:pPr>
              <w:pStyle w:val="aff5"/>
              <w:numPr>
                <w:ilvl w:val="0"/>
                <w:numId w:val="194"/>
              </w:numPr>
              <w:spacing w:afterLines="30" w:after="72" w:line="288" w:lineRule="auto"/>
              <w:ind w:firstLineChars="0"/>
              <w:rPr>
                <w:rFonts w:ascii="Consolas" w:hAnsi="Consolas"/>
                <w:vanish/>
                <w:szCs w:val="21"/>
              </w:rPr>
            </w:pPr>
          </w:p>
          <w:p w14:paraId="6FF0EBFD" w14:textId="77777777" w:rsidR="007D0650" w:rsidRPr="007D0650" w:rsidRDefault="007D0650" w:rsidP="00CD4D74">
            <w:pPr>
              <w:pStyle w:val="aff5"/>
              <w:numPr>
                <w:ilvl w:val="0"/>
                <w:numId w:val="194"/>
              </w:numPr>
              <w:spacing w:afterLines="30" w:after="72" w:line="288" w:lineRule="auto"/>
              <w:ind w:firstLineChars="0"/>
              <w:rPr>
                <w:rFonts w:ascii="Consolas" w:hAnsi="Consolas"/>
                <w:vanish/>
                <w:szCs w:val="21"/>
              </w:rPr>
            </w:pPr>
          </w:p>
          <w:p w14:paraId="089A3D21" w14:textId="77777777" w:rsidR="007D0650" w:rsidRPr="007D0650" w:rsidRDefault="007D0650">
            <w:pPr>
              <w:pStyle w:val="aff5"/>
              <w:numPr>
                <w:ilvl w:val="0"/>
                <w:numId w:val="194"/>
              </w:numPr>
              <w:spacing w:afterLines="30" w:after="72" w:line="288" w:lineRule="auto"/>
              <w:ind w:firstLineChars="0"/>
              <w:rPr>
                <w:rFonts w:ascii="Consolas" w:hAnsi="Consolas"/>
                <w:vanish/>
                <w:szCs w:val="21"/>
              </w:rPr>
            </w:pPr>
          </w:p>
          <w:p w14:paraId="2027C3FA" w14:textId="77777777" w:rsidR="007D0650" w:rsidRPr="007D0650" w:rsidRDefault="007D0650">
            <w:pPr>
              <w:pStyle w:val="aff5"/>
              <w:numPr>
                <w:ilvl w:val="0"/>
                <w:numId w:val="194"/>
              </w:numPr>
              <w:spacing w:afterLines="30" w:after="72" w:line="288" w:lineRule="auto"/>
              <w:ind w:firstLineChars="0"/>
              <w:rPr>
                <w:rFonts w:ascii="Consolas" w:hAnsi="Consolas"/>
                <w:vanish/>
                <w:szCs w:val="21"/>
              </w:rPr>
            </w:pPr>
          </w:p>
          <w:p w14:paraId="30960F02" w14:textId="77777777" w:rsidR="004440FC" w:rsidRPr="005C569B" w:rsidRDefault="004440FC" w:rsidP="00AC5C40">
            <w:pPr>
              <w:pStyle w:val="srs"/>
              <w:numPr>
                <w:ilvl w:val="1"/>
                <w:numId w:val="194"/>
              </w:numPr>
              <w:rPr>
                <w:rFonts w:ascii="Consolas" w:hAnsi="Consolas"/>
                <w:szCs w:val="21"/>
              </w:rPr>
            </w:pPr>
            <w:r w:rsidRPr="005C569B">
              <w:rPr>
                <w:rFonts w:ascii="Consolas" w:hAnsi="Consolas" w:hint="eastAsia"/>
                <w:szCs w:val="21"/>
              </w:rPr>
              <w:t>文件类型合法性检查。</w:t>
            </w:r>
          </w:p>
          <w:p w14:paraId="07CA9A9E" w14:textId="77777777" w:rsidR="004440FC" w:rsidRPr="005C569B" w:rsidRDefault="004440FC" w:rsidP="00AC5C40">
            <w:pPr>
              <w:pStyle w:val="srs"/>
              <w:numPr>
                <w:ilvl w:val="0"/>
                <w:numId w:val="151"/>
              </w:numPr>
              <w:rPr>
                <w:rFonts w:ascii="Consolas" w:hAnsi="Consolas"/>
                <w:szCs w:val="21"/>
              </w:rPr>
            </w:pPr>
            <w:r w:rsidRPr="005C569B">
              <w:rPr>
                <w:rFonts w:ascii="Consolas" w:hAnsi="Consolas" w:hint="eastAsia"/>
                <w:szCs w:val="21"/>
              </w:rPr>
              <w:t>MAXClient</w:t>
            </w:r>
            <w:r w:rsidRPr="005C569B">
              <w:rPr>
                <w:rFonts w:ascii="Consolas" w:hAnsi="Consolas" w:hint="eastAsia"/>
                <w:szCs w:val="21"/>
              </w:rPr>
              <w:t>通过</w:t>
            </w:r>
            <w:r w:rsidRPr="005C569B">
              <w:rPr>
                <w:rFonts w:ascii="Consolas" w:hAnsi="Consolas" w:hint="eastAsia"/>
                <w:szCs w:val="21"/>
              </w:rPr>
              <w:t>Ajax</w:t>
            </w:r>
            <w:r w:rsidRPr="005C569B">
              <w:rPr>
                <w:rFonts w:ascii="Consolas" w:hAnsi="Consolas" w:hint="eastAsia"/>
                <w:szCs w:val="21"/>
              </w:rPr>
              <w:t>，向</w:t>
            </w:r>
            <w:r w:rsidRPr="005C569B">
              <w:rPr>
                <w:rFonts w:ascii="Consolas" w:hAnsi="Consolas" w:hint="eastAsia"/>
                <w:szCs w:val="21"/>
              </w:rPr>
              <w:t>MAXUniform</w:t>
            </w:r>
            <w:r w:rsidRPr="005C569B">
              <w:rPr>
                <w:rFonts w:ascii="Consolas" w:hAnsi="Consolas" w:hint="eastAsia"/>
                <w:szCs w:val="21"/>
              </w:rPr>
              <w:t>发出导入联系人（用例：</w:t>
            </w:r>
            <w:r w:rsidRPr="005C569B">
              <w:rPr>
                <w:rFonts w:ascii="Consolas" w:hAnsi="Consolas" w:hint="eastAsia"/>
                <w:szCs w:val="21"/>
              </w:rPr>
              <w:t>MAX_Uniform_ADDRESSBOOK_SRS_0003</w:t>
            </w:r>
            <w:r w:rsidRPr="005C569B">
              <w:rPr>
                <w:rFonts w:ascii="Consolas" w:hAnsi="Consolas" w:hint="eastAsia"/>
                <w:szCs w:val="21"/>
              </w:rPr>
              <w:t>）请求，弹出“导入进度”提示对话框，见原型图</w:t>
            </w:r>
            <w:r w:rsidRPr="005C569B">
              <w:rPr>
                <w:rFonts w:ascii="Consolas" w:hAnsi="Consolas" w:hint="eastAsia"/>
                <w:szCs w:val="21"/>
              </w:rPr>
              <w:t>1- 8</w:t>
            </w:r>
            <w:r w:rsidRPr="005C569B">
              <w:rPr>
                <w:rFonts w:ascii="Consolas" w:hAnsi="Consolas" w:hint="eastAsia"/>
                <w:szCs w:val="21"/>
              </w:rPr>
              <w:t>导入进度。</w:t>
            </w:r>
          </w:p>
          <w:p w14:paraId="029A5F8B" w14:textId="77777777" w:rsidR="004440FC" w:rsidRPr="005C569B" w:rsidRDefault="004440FC" w:rsidP="00AC5C40">
            <w:pPr>
              <w:pStyle w:val="srs"/>
              <w:numPr>
                <w:ilvl w:val="0"/>
                <w:numId w:val="151"/>
              </w:numPr>
              <w:rPr>
                <w:rFonts w:ascii="Consolas" w:hAnsi="Consolas"/>
                <w:szCs w:val="21"/>
              </w:rPr>
            </w:pPr>
            <w:r w:rsidRPr="005C569B">
              <w:rPr>
                <w:rFonts w:ascii="Consolas" w:hAnsi="Consolas" w:hint="eastAsia"/>
                <w:szCs w:val="21"/>
              </w:rPr>
              <w:t>判断</w:t>
            </w:r>
            <w:r w:rsidRPr="005C569B">
              <w:rPr>
                <w:rFonts w:ascii="Consolas" w:hAnsi="Consolas" w:hint="eastAsia"/>
                <w:szCs w:val="21"/>
              </w:rPr>
              <w:t>MAXUniform</w:t>
            </w:r>
            <w:r w:rsidRPr="005C569B">
              <w:rPr>
                <w:rFonts w:ascii="Consolas" w:hAnsi="Consolas" w:hint="eastAsia"/>
                <w:szCs w:val="21"/>
              </w:rPr>
              <w:t>返回的结果。</w:t>
            </w:r>
          </w:p>
          <w:p w14:paraId="774FF730" w14:textId="77777777" w:rsidR="00F55FD4" w:rsidRPr="00F55FD4" w:rsidRDefault="00F55FD4" w:rsidP="00CD4D74">
            <w:pPr>
              <w:pStyle w:val="aff5"/>
              <w:numPr>
                <w:ilvl w:val="0"/>
                <w:numId w:val="195"/>
              </w:numPr>
              <w:spacing w:afterLines="30" w:after="72" w:line="288" w:lineRule="auto"/>
              <w:ind w:firstLineChars="0"/>
              <w:rPr>
                <w:rFonts w:ascii="Consolas" w:hAnsi="Consolas"/>
                <w:vanish/>
                <w:szCs w:val="21"/>
              </w:rPr>
            </w:pPr>
          </w:p>
          <w:p w14:paraId="51CAE646" w14:textId="77777777" w:rsidR="00F55FD4" w:rsidRPr="00F55FD4" w:rsidRDefault="00F55FD4" w:rsidP="00CD4D74">
            <w:pPr>
              <w:pStyle w:val="aff5"/>
              <w:numPr>
                <w:ilvl w:val="0"/>
                <w:numId w:val="195"/>
              </w:numPr>
              <w:spacing w:afterLines="30" w:after="72" w:line="288" w:lineRule="auto"/>
              <w:ind w:firstLineChars="0"/>
              <w:rPr>
                <w:rFonts w:ascii="Consolas" w:hAnsi="Consolas"/>
                <w:vanish/>
                <w:szCs w:val="21"/>
              </w:rPr>
            </w:pPr>
          </w:p>
          <w:p w14:paraId="6FF0E351" w14:textId="77777777" w:rsidR="00F55FD4" w:rsidRPr="00F55FD4" w:rsidRDefault="00F55FD4">
            <w:pPr>
              <w:pStyle w:val="aff5"/>
              <w:numPr>
                <w:ilvl w:val="0"/>
                <w:numId w:val="195"/>
              </w:numPr>
              <w:spacing w:afterLines="30" w:after="72" w:line="288" w:lineRule="auto"/>
              <w:ind w:firstLineChars="0"/>
              <w:rPr>
                <w:rFonts w:ascii="Consolas" w:hAnsi="Consolas"/>
                <w:vanish/>
                <w:szCs w:val="21"/>
              </w:rPr>
            </w:pPr>
          </w:p>
          <w:p w14:paraId="074D9D1B" w14:textId="77777777" w:rsidR="00F55FD4" w:rsidRPr="00F55FD4" w:rsidRDefault="00F55FD4">
            <w:pPr>
              <w:pStyle w:val="aff5"/>
              <w:numPr>
                <w:ilvl w:val="0"/>
                <w:numId w:val="195"/>
              </w:numPr>
              <w:spacing w:afterLines="30" w:after="72" w:line="288" w:lineRule="auto"/>
              <w:ind w:firstLineChars="0"/>
              <w:rPr>
                <w:rFonts w:ascii="Consolas" w:hAnsi="Consolas"/>
                <w:vanish/>
                <w:szCs w:val="21"/>
              </w:rPr>
            </w:pPr>
          </w:p>
          <w:p w14:paraId="4790BFE4" w14:textId="77777777" w:rsidR="00F55FD4" w:rsidRPr="00F55FD4" w:rsidRDefault="00F55FD4">
            <w:pPr>
              <w:pStyle w:val="aff5"/>
              <w:numPr>
                <w:ilvl w:val="0"/>
                <w:numId w:val="195"/>
              </w:numPr>
              <w:spacing w:afterLines="30" w:after="72" w:line="288" w:lineRule="auto"/>
              <w:ind w:firstLineChars="0"/>
              <w:rPr>
                <w:rFonts w:ascii="Consolas" w:hAnsi="Consolas"/>
                <w:vanish/>
                <w:szCs w:val="21"/>
              </w:rPr>
            </w:pPr>
          </w:p>
          <w:p w14:paraId="171E78AE" w14:textId="77777777" w:rsidR="00F55FD4" w:rsidRPr="00F55FD4" w:rsidRDefault="00F55FD4">
            <w:pPr>
              <w:pStyle w:val="aff5"/>
              <w:numPr>
                <w:ilvl w:val="0"/>
                <w:numId w:val="195"/>
              </w:numPr>
              <w:spacing w:afterLines="30" w:after="72" w:line="288" w:lineRule="auto"/>
              <w:ind w:firstLineChars="0"/>
              <w:rPr>
                <w:rFonts w:ascii="Consolas" w:hAnsi="Consolas"/>
                <w:vanish/>
                <w:szCs w:val="21"/>
              </w:rPr>
            </w:pPr>
          </w:p>
          <w:p w14:paraId="07085F71" w14:textId="77777777" w:rsidR="00F55FD4" w:rsidRDefault="004440FC" w:rsidP="00AC5C40">
            <w:pPr>
              <w:pStyle w:val="srs"/>
              <w:numPr>
                <w:ilvl w:val="1"/>
                <w:numId w:val="195"/>
              </w:numPr>
              <w:rPr>
                <w:rFonts w:ascii="Consolas" w:hAnsi="Consolas"/>
                <w:szCs w:val="21"/>
              </w:rPr>
            </w:pPr>
            <w:r w:rsidRPr="005C569B">
              <w:rPr>
                <w:rFonts w:ascii="Consolas" w:hAnsi="Consolas" w:hint="eastAsia"/>
                <w:szCs w:val="21"/>
              </w:rPr>
              <w:t>请求超时，</w:t>
            </w:r>
            <w:r w:rsidR="00C170F7">
              <w:rPr>
                <w:rFonts w:ascii="Consolas" w:hAnsi="Consolas" w:hint="eastAsia"/>
                <w:szCs w:val="21"/>
              </w:rPr>
              <w:t>见【业务规则</w:t>
            </w:r>
            <w:r w:rsidR="00C170F7">
              <w:rPr>
                <w:rFonts w:ascii="Consolas" w:hAnsi="Consolas" w:hint="eastAsia"/>
                <w:szCs w:val="21"/>
              </w:rPr>
              <w:t>2</w:t>
            </w:r>
            <w:r w:rsidR="00C170F7">
              <w:rPr>
                <w:rFonts w:ascii="Consolas" w:hAnsi="Consolas" w:hint="eastAsia"/>
                <w:szCs w:val="21"/>
              </w:rPr>
              <w:t>】，</w:t>
            </w:r>
            <w:r w:rsidRPr="005C569B">
              <w:rPr>
                <w:rFonts w:ascii="Consolas" w:hAnsi="Consolas" w:hint="eastAsia"/>
                <w:szCs w:val="21"/>
              </w:rPr>
              <w:t>“导入进度”对话框关闭，在“更新通讯录”对话框顶端显示错误提示“更新通讯录失败，请稍后重试”，用例终止。</w:t>
            </w:r>
          </w:p>
          <w:p w14:paraId="67421650" w14:textId="77777777" w:rsidR="00F55FD4" w:rsidRDefault="004440FC" w:rsidP="00AC5C40">
            <w:pPr>
              <w:pStyle w:val="srs"/>
              <w:numPr>
                <w:ilvl w:val="1"/>
                <w:numId w:val="195"/>
              </w:numPr>
              <w:rPr>
                <w:rFonts w:ascii="Consolas" w:hAnsi="Consolas"/>
                <w:szCs w:val="21"/>
              </w:rPr>
            </w:pPr>
            <w:r w:rsidRPr="00F55FD4">
              <w:rPr>
                <w:rFonts w:ascii="Consolas" w:hAnsi="Consolas" w:hint="eastAsia"/>
                <w:szCs w:val="21"/>
              </w:rPr>
              <w:t>返回</w:t>
            </w:r>
            <w:r w:rsidRPr="00F55FD4">
              <w:rPr>
                <w:rFonts w:ascii="Consolas" w:hAnsi="Consolas" w:hint="eastAsia"/>
                <w:szCs w:val="21"/>
              </w:rPr>
              <w:t>HTTP</w:t>
            </w:r>
            <w:r w:rsidRPr="00F55FD4">
              <w:rPr>
                <w:rFonts w:ascii="Consolas" w:hAnsi="Consolas" w:hint="eastAsia"/>
                <w:szCs w:val="21"/>
              </w:rPr>
              <w:t>状态码为</w:t>
            </w:r>
            <w:r w:rsidRPr="00F55FD4">
              <w:rPr>
                <w:rFonts w:ascii="Consolas" w:hAnsi="Consolas" w:hint="eastAsia"/>
                <w:szCs w:val="21"/>
              </w:rPr>
              <w:t>5</w:t>
            </w:r>
            <w:r w:rsidR="00EA074E">
              <w:rPr>
                <w:rFonts w:ascii="Consolas" w:hAnsi="Consolas" w:hint="eastAsia"/>
                <w:szCs w:val="21"/>
              </w:rPr>
              <w:t>xx</w:t>
            </w:r>
            <w:r w:rsidRPr="00F55FD4">
              <w:rPr>
                <w:rFonts w:ascii="Consolas" w:hAnsi="Consolas" w:hint="eastAsia"/>
                <w:szCs w:val="21"/>
              </w:rPr>
              <w:t>，</w:t>
            </w:r>
            <w:r w:rsidR="00A2324A">
              <w:rPr>
                <w:rFonts w:ascii="Consolas" w:hAnsi="Consolas" w:hint="eastAsia"/>
                <w:szCs w:val="21"/>
              </w:rPr>
              <w:t>“导入进度”对话框关闭，</w:t>
            </w:r>
            <w:r w:rsidRPr="00F55FD4">
              <w:rPr>
                <w:rFonts w:ascii="Consolas" w:hAnsi="Consolas" w:hint="eastAsia"/>
                <w:szCs w:val="21"/>
              </w:rPr>
              <w:t>在“更新通讯录“对话框上方提示“更新通讯录失败，请重试”，用例终止。</w:t>
            </w:r>
          </w:p>
          <w:p w14:paraId="6D5EF7F7" w14:textId="77777777" w:rsidR="004440FC" w:rsidRPr="00F55FD4" w:rsidRDefault="004440FC" w:rsidP="00AC5C40">
            <w:pPr>
              <w:pStyle w:val="srs"/>
              <w:numPr>
                <w:ilvl w:val="1"/>
                <w:numId w:val="195"/>
              </w:numPr>
              <w:rPr>
                <w:rFonts w:ascii="Consolas" w:hAnsi="Consolas"/>
                <w:szCs w:val="21"/>
              </w:rPr>
            </w:pPr>
            <w:r w:rsidRPr="00F55FD4">
              <w:rPr>
                <w:rFonts w:ascii="Consolas" w:hAnsi="Consolas" w:hint="eastAsia"/>
                <w:szCs w:val="21"/>
              </w:rPr>
              <w:t>返回</w:t>
            </w:r>
            <w:r w:rsidRPr="00F55FD4">
              <w:rPr>
                <w:rFonts w:ascii="Consolas" w:hAnsi="Consolas" w:hint="eastAsia"/>
                <w:szCs w:val="21"/>
              </w:rPr>
              <w:t>HTTP</w:t>
            </w:r>
            <w:r w:rsidRPr="00F55FD4">
              <w:rPr>
                <w:rFonts w:ascii="Consolas" w:hAnsi="Consolas" w:hint="eastAsia"/>
                <w:szCs w:val="21"/>
              </w:rPr>
              <w:t>状态码为</w:t>
            </w:r>
            <w:r w:rsidRPr="00F55FD4">
              <w:rPr>
                <w:rFonts w:ascii="Consolas" w:hAnsi="Consolas" w:hint="eastAsia"/>
                <w:szCs w:val="21"/>
              </w:rPr>
              <w:t>200</w:t>
            </w:r>
            <w:r w:rsidRPr="00F55FD4">
              <w:rPr>
                <w:rFonts w:ascii="Consolas" w:hAnsi="Consolas" w:hint="eastAsia"/>
                <w:szCs w:val="21"/>
              </w:rPr>
              <w:t>，判断返回结果中的业务状态码。</w:t>
            </w:r>
          </w:p>
          <w:p w14:paraId="6F5BB710" w14:textId="77777777" w:rsidR="004440FC" w:rsidRPr="005C569B" w:rsidRDefault="004440FC" w:rsidP="00AC5C40">
            <w:pPr>
              <w:pStyle w:val="srs"/>
              <w:numPr>
                <w:ilvl w:val="0"/>
                <w:numId w:val="151"/>
              </w:numPr>
              <w:rPr>
                <w:rFonts w:ascii="Consolas" w:hAnsi="Consolas"/>
                <w:szCs w:val="21"/>
              </w:rPr>
            </w:pPr>
            <w:r w:rsidRPr="005C569B">
              <w:rPr>
                <w:rFonts w:ascii="Consolas" w:hAnsi="Consolas" w:hint="eastAsia"/>
                <w:szCs w:val="21"/>
              </w:rPr>
              <w:t>“导入进度”提示对话框中进度条完成并自动关闭。</w:t>
            </w:r>
          </w:p>
          <w:p w14:paraId="2C8AD63A" w14:textId="77777777" w:rsidR="00F55FD4" w:rsidRPr="00F55FD4" w:rsidRDefault="00F55FD4" w:rsidP="00CD4D74">
            <w:pPr>
              <w:pStyle w:val="aff5"/>
              <w:numPr>
                <w:ilvl w:val="0"/>
                <w:numId w:val="196"/>
              </w:numPr>
              <w:spacing w:afterLines="30" w:after="72" w:line="288" w:lineRule="auto"/>
              <w:ind w:firstLineChars="0"/>
              <w:rPr>
                <w:rFonts w:ascii="Consolas" w:hAnsi="Consolas"/>
                <w:vanish/>
                <w:szCs w:val="21"/>
              </w:rPr>
            </w:pPr>
          </w:p>
          <w:p w14:paraId="65493AD2" w14:textId="77777777" w:rsidR="00F55FD4" w:rsidRPr="00F55FD4" w:rsidRDefault="00F55FD4" w:rsidP="00CD4D74">
            <w:pPr>
              <w:pStyle w:val="aff5"/>
              <w:numPr>
                <w:ilvl w:val="0"/>
                <w:numId w:val="196"/>
              </w:numPr>
              <w:spacing w:afterLines="30" w:after="72" w:line="288" w:lineRule="auto"/>
              <w:ind w:firstLineChars="0"/>
              <w:rPr>
                <w:rFonts w:ascii="Consolas" w:hAnsi="Consolas"/>
                <w:vanish/>
                <w:szCs w:val="21"/>
              </w:rPr>
            </w:pPr>
          </w:p>
          <w:p w14:paraId="45627CA1" w14:textId="77777777" w:rsidR="00F55FD4" w:rsidRPr="00F55FD4" w:rsidRDefault="00F55FD4">
            <w:pPr>
              <w:pStyle w:val="aff5"/>
              <w:numPr>
                <w:ilvl w:val="0"/>
                <w:numId w:val="196"/>
              </w:numPr>
              <w:spacing w:afterLines="30" w:after="72" w:line="288" w:lineRule="auto"/>
              <w:ind w:firstLineChars="0"/>
              <w:rPr>
                <w:rFonts w:ascii="Consolas" w:hAnsi="Consolas"/>
                <w:vanish/>
                <w:szCs w:val="21"/>
              </w:rPr>
            </w:pPr>
          </w:p>
          <w:p w14:paraId="6E540D5E" w14:textId="77777777" w:rsidR="00F55FD4" w:rsidRPr="00F55FD4" w:rsidRDefault="00F55FD4">
            <w:pPr>
              <w:pStyle w:val="aff5"/>
              <w:numPr>
                <w:ilvl w:val="0"/>
                <w:numId w:val="196"/>
              </w:numPr>
              <w:spacing w:afterLines="30" w:after="72" w:line="288" w:lineRule="auto"/>
              <w:ind w:firstLineChars="0"/>
              <w:rPr>
                <w:rFonts w:ascii="Consolas" w:hAnsi="Consolas"/>
                <w:vanish/>
                <w:szCs w:val="21"/>
              </w:rPr>
            </w:pPr>
          </w:p>
          <w:p w14:paraId="2991CA08" w14:textId="77777777" w:rsidR="00F55FD4" w:rsidRPr="00F55FD4" w:rsidRDefault="00F55FD4">
            <w:pPr>
              <w:pStyle w:val="aff5"/>
              <w:numPr>
                <w:ilvl w:val="0"/>
                <w:numId w:val="196"/>
              </w:numPr>
              <w:spacing w:afterLines="30" w:after="72" w:line="288" w:lineRule="auto"/>
              <w:ind w:firstLineChars="0"/>
              <w:rPr>
                <w:rFonts w:ascii="Consolas" w:hAnsi="Consolas"/>
                <w:vanish/>
                <w:szCs w:val="21"/>
              </w:rPr>
            </w:pPr>
          </w:p>
          <w:p w14:paraId="59006A8C" w14:textId="77777777" w:rsidR="00F55FD4" w:rsidRPr="00F55FD4" w:rsidRDefault="00F55FD4">
            <w:pPr>
              <w:pStyle w:val="aff5"/>
              <w:numPr>
                <w:ilvl w:val="0"/>
                <w:numId w:val="196"/>
              </w:numPr>
              <w:spacing w:afterLines="30" w:after="72" w:line="288" w:lineRule="auto"/>
              <w:ind w:firstLineChars="0"/>
              <w:rPr>
                <w:rFonts w:ascii="Consolas" w:hAnsi="Consolas"/>
                <w:vanish/>
                <w:szCs w:val="21"/>
              </w:rPr>
            </w:pPr>
          </w:p>
          <w:p w14:paraId="00046E4E" w14:textId="77777777" w:rsidR="00F55FD4" w:rsidRPr="00F55FD4" w:rsidRDefault="00F55FD4">
            <w:pPr>
              <w:pStyle w:val="aff5"/>
              <w:numPr>
                <w:ilvl w:val="0"/>
                <w:numId w:val="196"/>
              </w:numPr>
              <w:spacing w:afterLines="30" w:after="72" w:line="288" w:lineRule="auto"/>
              <w:ind w:firstLineChars="0"/>
              <w:rPr>
                <w:rFonts w:ascii="Consolas" w:hAnsi="Consolas"/>
                <w:vanish/>
                <w:szCs w:val="21"/>
              </w:rPr>
            </w:pPr>
          </w:p>
          <w:p w14:paraId="450859F6" w14:textId="77777777" w:rsidR="004440FC" w:rsidRPr="005C569B" w:rsidRDefault="004440FC" w:rsidP="00AC5C40">
            <w:pPr>
              <w:pStyle w:val="srs"/>
              <w:numPr>
                <w:ilvl w:val="1"/>
                <w:numId w:val="196"/>
              </w:numPr>
              <w:rPr>
                <w:rFonts w:ascii="Consolas" w:hAnsi="Consolas"/>
                <w:szCs w:val="21"/>
              </w:rPr>
            </w:pPr>
            <w:r w:rsidRPr="005C569B">
              <w:rPr>
                <w:rFonts w:ascii="Consolas" w:hAnsi="Consolas" w:hint="eastAsia"/>
                <w:szCs w:val="21"/>
              </w:rPr>
              <w:t>用户点击“导入进度”提示对话框中的【取消】按钮，“导入进度”提示对话框关闭，</w:t>
            </w:r>
            <w:r w:rsidR="00447D81">
              <w:rPr>
                <w:rFonts w:ascii="Consolas" w:hAnsi="Consolas" w:hint="eastAsia"/>
                <w:szCs w:val="21"/>
              </w:rPr>
              <w:t>通讯录联系人信息</w:t>
            </w:r>
            <w:r w:rsidR="00E54E4D">
              <w:rPr>
                <w:rFonts w:ascii="Consolas" w:hAnsi="Consolas" w:hint="eastAsia"/>
                <w:szCs w:val="21"/>
              </w:rPr>
              <w:t>不更新</w:t>
            </w:r>
            <w:r w:rsidR="00447D81">
              <w:rPr>
                <w:rFonts w:ascii="Consolas" w:hAnsi="Consolas" w:hint="eastAsia"/>
                <w:szCs w:val="21"/>
              </w:rPr>
              <w:t>，</w:t>
            </w:r>
            <w:r w:rsidRPr="005C569B">
              <w:rPr>
                <w:rFonts w:ascii="Consolas" w:hAnsi="Consolas" w:hint="eastAsia"/>
                <w:szCs w:val="21"/>
              </w:rPr>
              <w:t>用例终止。</w:t>
            </w:r>
          </w:p>
          <w:p w14:paraId="6C7011FA" w14:textId="77777777" w:rsidR="004440FC" w:rsidRPr="005C569B" w:rsidRDefault="004440FC" w:rsidP="00AC5C40">
            <w:pPr>
              <w:pStyle w:val="srs"/>
              <w:numPr>
                <w:ilvl w:val="0"/>
                <w:numId w:val="151"/>
              </w:numPr>
              <w:rPr>
                <w:rFonts w:ascii="Consolas" w:hAnsi="Consolas"/>
                <w:szCs w:val="21"/>
              </w:rPr>
            </w:pPr>
            <w:r w:rsidRPr="005C569B">
              <w:rPr>
                <w:rFonts w:ascii="Consolas" w:hAnsi="Consolas" w:hint="eastAsia"/>
                <w:szCs w:val="21"/>
              </w:rPr>
              <w:lastRenderedPageBreak/>
              <w:t>“更新通讯录”对话框关闭，“通讯录面板”上方弹出“导入成功”提示浮层，见原型图</w:t>
            </w:r>
            <w:r w:rsidRPr="005C569B">
              <w:rPr>
                <w:rFonts w:ascii="Consolas" w:hAnsi="Consolas" w:hint="eastAsia"/>
                <w:szCs w:val="21"/>
              </w:rPr>
              <w:t>1- 9</w:t>
            </w:r>
            <w:r w:rsidRPr="005C569B">
              <w:rPr>
                <w:rFonts w:ascii="Consolas" w:hAnsi="Consolas" w:hint="eastAsia"/>
                <w:szCs w:val="21"/>
              </w:rPr>
              <w:t>通讯录面板</w:t>
            </w:r>
            <w:r w:rsidRPr="005C569B">
              <w:rPr>
                <w:rFonts w:ascii="Consolas" w:hAnsi="Consolas" w:hint="eastAsia"/>
                <w:szCs w:val="21"/>
              </w:rPr>
              <w:t>--</w:t>
            </w:r>
            <w:r w:rsidRPr="005C569B">
              <w:rPr>
                <w:rFonts w:ascii="Consolas" w:hAnsi="Consolas" w:hint="eastAsia"/>
                <w:szCs w:val="21"/>
              </w:rPr>
              <w:t>导入成功提示，</w:t>
            </w:r>
            <w:r w:rsidR="00545FF2">
              <w:rPr>
                <w:rFonts w:ascii="Consolas" w:hAnsi="Consolas" w:hint="eastAsia"/>
                <w:kern w:val="0"/>
                <w:szCs w:val="21"/>
              </w:rPr>
              <w:t>刷新联系人列表，联系人列表回到初始状态，见用例进入通讯录面板（</w:t>
            </w:r>
            <w:r w:rsidR="00545FF2" w:rsidRPr="005C569B">
              <w:rPr>
                <w:rFonts w:ascii="Consolas" w:hAnsi="Consolas" w:hint="eastAsia"/>
                <w:caps/>
                <w:kern w:val="0"/>
                <w:szCs w:val="21"/>
              </w:rPr>
              <w:t>MAX_Client_ADDRESSBOOK_SRS_000</w:t>
            </w:r>
            <w:r w:rsidR="00545FF2">
              <w:rPr>
                <w:rFonts w:ascii="Consolas" w:hAnsi="Consolas" w:hint="eastAsia"/>
                <w:caps/>
                <w:kern w:val="0"/>
                <w:szCs w:val="21"/>
              </w:rPr>
              <w:t>1</w:t>
            </w:r>
            <w:r w:rsidR="00545FF2">
              <w:rPr>
                <w:rFonts w:ascii="Consolas" w:hAnsi="Consolas" w:hint="eastAsia"/>
                <w:kern w:val="0"/>
                <w:szCs w:val="21"/>
              </w:rPr>
              <w:t>）</w:t>
            </w:r>
            <w:r w:rsidRPr="005C569B">
              <w:rPr>
                <w:rFonts w:ascii="Consolas" w:hAnsi="Consolas" w:hint="eastAsia"/>
                <w:szCs w:val="21"/>
              </w:rPr>
              <w:t>。</w:t>
            </w:r>
          </w:p>
          <w:p w14:paraId="226E82D5" w14:textId="77777777" w:rsidR="004440FC" w:rsidRPr="005C569B" w:rsidRDefault="004440FC" w:rsidP="00AC5C40">
            <w:pPr>
              <w:pStyle w:val="srs"/>
              <w:numPr>
                <w:ilvl w:val="0"/>
                <w:numId w:val="151"/>
              </w:numPr>
              <w:rPr>
                <w:rFonts w:ascii="Consolas" w:hAnsi="Consolas"/>
                <w:szCs w:val="21"/>
              </w:rPr>
            </w:pPr>
            <w:r w:rsidRPr="005C569B">
              <w:rPr>
                <w:rFonts w:ascii="Consolas" w:hAnsi="Consolas" w:hint="eastAsia"/>
                <w:szCs w:val="21"/>
              </w:rPr>
              <w:t>用例结束。</w:t>
            </w:r>
          </w:p>
          <w:p w14:paraId="049DE526" w14:textId="77777777" w:rsidR="004440FC" w:rsidRPr="005C569B" w:rsidRDefault="004440FC" w:rsidP="003C4A16">
            <w:pPr>
              <w:rPr>
                <w:rFonts w:ascii="Consolas" w:hAnsi="Consolas"/>
                <w:szCs w:val="21"/>
              </w:rPr>
            </w:pPr>
          </w:p>
          <w:p w14:paraId="386C8606" w14:textId="77777777" w:rsidR="004440FC" w:rsidRPr="005C569B" w:rsidRDefault="004440FC" w:rsidP="003C4A16">
            <w:pPr>
              <w:keepNext/>
              <w:rPr>
                <w:rFonts w:ascii="Consolas" w:hAnsi="Consolas"/>
                <w:szCs w:val="21"/>
              </w:rPr>
            </w:pPr>
            <w:r w:rsidRPr="005C569B">
              <w:rPr>
                <w:rFonts w:ascii="Consolas" w:hAnsi="Consolas"/>
                <w:noProof/>
                <w:szCs w:val="21"/>
              </w:rPr>
              <w:drawing>
                <wp:inline distT="0" distB="0" distL="0" distR="0" wp14:anchorId="73E87BA1" wp14:editId="38DBD1DD">
                  <wp:extent cx="5181600" cy="3619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81600" cy="3619500"/>
                          </a:xfrm>
                          <a:prstGeom prst="rect">
                            <a:avLst/>
                          </a:prstGeom>
                        </pic:spPr>
                      </pic:pic>
                    </a:graphicData>
                  </a:graphic>
                </wp:inline>
              </w:drawing>
            </w:r>
          </w:p>
          <w:p w14:paraId="365E55E5" w14:textId="77777777" w:rsidR="004440FC" w:rsidRPr="005C569B" w:rsidRDefault="004440FC" w:rsidP="003C4A16">
            <w:pPr>
              <w:pStyle w:val="af3"/>
              <w:rPr>
                <w:rFonts w:ascii="Consolas" w:hAnsi="Consolas"/>
                <w:sz w:val="21"/>
                <w:szCs w:val="21"/>
              </w:rPr>
            </w:pPr>
            <w:bookmarkStart w:id="444" w:name="_Toc354760374"/>
            <w:r w:rsidRPr="005C569B">
              <w:rPr>
                <w:rFonts w:ascii="Consolas" w:hAnsi="Consolas" w:hint="eastAsia"/>
                <w:sz w:val="21"/>
                <w:szCs w:val="21"/>
              </w:rPr>
              <w:t>原型图</w:t>
            </w:r>
            <w:r w:rsidRPr="005C569B">
              <w:rPr>
                <w:rFonts w:ascii="Consolas" w:hAnsi="Consolas" w:hint="eastAsia"/>
                <w:sz w:val="21"/>
                <w:szCs w:val="21"/>
              </w:rPr>
              <w:t xml:space="preserve">1- </w:t>
            </w:r>
            <w:r w:rsidR="004E1C5A" w:rsidRPr="005C569B">
              <w:rPr>
                <w:rFonts w:ascii="Consolas" w:hAnsi="Consolas"/>
                <w:sz w:val="21"/>
                <w:szCs w:val="21"/>
              </w:rPr>
              <w:fldChar w:fldCharType="begin"/>
            </w:r>
            <w:r w:rsidRPr="005C569B">
              <w:rPr>
                <w:rFonts w:ascii="Consolas" w:hAnsi="Consolas"/>
                <w:sz w:val="21"/>
                <w:szCs w:val="21"/>
              </w:rPr>
              <w:instrText xml:space="preserve"> </w:instrText>
            </w:r>
            <w:r w:rsidRPr="005C569B">
              <w:rPr>
                <w:rFonts w:ascii="Consolas" w:hAnsi="Consolas" w:hint="eastAsia"/>
                <w:sz w:val="21"/>
                <w:szCs w:val="21"/>
              </w:rPr>
              <w:instrText xml:space="preserve">SEQ </w:instrText>
            </w:r>
            <w:r w:rsidRPr="005C569B">
              <w:rPr>
                <w:rFonts w:ascii="Consolas" w:hAnsi="Consolas" w:hint="eastAsia"/>
                <w:sz w:val="21"/>
                <w:szCs w:val="21"/>
              </w:rPr>
              <w:instrText>原型图</w:instrText>
            </w:r>
            <w:r w:rsidRPr="005C569B">
              <w:rPr>
                <w:rFonts w:ascii="Consolas" w:hAnsi="Consolas" w:hint="eastAsia"/>
                <w:sz w:val="21"/>
                <w:szCs w:val="21"/>
              </w:rPr>
              <w:instrText>1- \* ARABIC</w:instrText>
            </w:r>
            <w:r w:rsidRPr="005C569B">
              <w:rPr>
                <w:rFonts w:ascii="Consolas" w:hAnsi="Consolas"/>
                <w:sz w:val="21"/>
                <w:szCs w:val="21"/>
              </w:rPr>
              <w:instrText xml:space="preserve"> </w:instrText>
            </w:r>
            <w:r w:rsidR="004E1C5A" w:rsidRPr="005C569B">
              <w:rPr>
                <w:rFonts w:ascii="Consolas" w:hAnsi="Consolas"/>
                <w:sz w:val="21"/>
                <w:szCs w:val="21"/>
              </w:rPr>
              <w:fldChar w:fldCharType="separate"/>
            </w:r>
            <w:r w:rsidRPr="005C569B">
              <w:rPr>
                <w:rFonts w:ascii="Consolas" w:hAnsi="Consolas"/>
                <w:noProof/>
                <w:sz w:val="21"/>
                <w:szCs w:val="21"/>
              </w:rPr>
              <w:t>10</w:t>
            </w:r>
            <w:r w:rsidR="004E1C5A" w:rsidRPr="005C569B">
              <w:rPr>
                <w:rFonts w:ascii="Consolas" w:hAnsi="Consolas"/>
                <w:sz w:val="21"/>
                <w:szCs w:val="21"/>
              </w:rPr>
              <w:fldChar w:fldCharType="end"/>
            </w:r>
            <w:r w:rsidRPr="005C569B">
              <w:rPr>
                <w:rFonts w:ascii="Consolas" w:hAnsi="Consolas" w:hint="eastAsia"/>
                <w:sz w:val="21"/>
                <w:szCs w:val="21"/>
              </w:rPr>
              <w:t>更新通讯录对话框</w:t>
            </w:r>
            <w:bookmarkEnd w:id="444"/>
          </w:p>
          <w:p w14:paraId="5C11F121" w14:textId="77777777" w:rsidR="004440FC" w:rsidRPr="005C569B" w:rsidRDefault="004440FC" w:rsidP="003C4A16">
            <w:pPr>
              <w:pStyle w:val="af3"/>
              <w:rPr>
                <w:rFonts w:ascii="Consolas" w:hAnsi="Consolas"/>
                <w:sz w:val="21"/>
                <w:szCs w:val="21"/>
              </w:rPr>
            </w:pPr>
          </w:p>
        </w:tc>
      </w:tr>
      <w:tr w:rsidR="004440FC" w:rsidRPr="005C569B" w14:paraId="66813EF6" w14:textId="77777777" w:rsidTr="003C4A16">
        <w:tc>
          <w:tcPr>
            <w:tcW w:w="5000" w:type="pct"/>
            <w:gridSpan w:val="3"/>
            <w:shd w:val="clear" w:color="auto" w:fill="auto"/>
          </w:tcPr>
          <w:p w14:paraId="701B6868"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lastRenderedPageBreak/>
              <w:t>可选事件流</w:t>
            </w:r>
          </w:p>
        </w:tc>
      </w:tr>
      <w:tr w:rsidR="004440FC" w:rsidRPr="005C569B" w14:paraId="786899DF" w14:textId="77777777" w:rsidTr="003C4A16">
        <w:trPr>
          <w:hidden/>
        </w:trPr>
        <w:tc>
          <w:tcPr>
            <w:tcW w:w="5000" w:type="pct"/>
            <w:gridSpan w:val="3"/>
            <w:shd w:val="clear" w:color="auto" w:fill="auto"/>
          </w:tcPr>
          <w:p w14:paraId="075953D7" w14:textId="77777777" w:rsidR="00DE1852" w:rsidRPr="00DE1852" w:rsidRDefault="00DE1852" w:rsidP="00CD4D74">
            <w:pPr>
              <w:pStyle w:val="aff5"/>
              <w:numPr>
                <w:ilvl w:val="0"/>
                <w:numId w:val="139"/>
              </w:numPr>
              <w:spacing w:afterLines="30" w:after="72" w:line="288" w:lineRule="auto"/>
              <w:ind w:firstLineChars="0"/>
              <w:rPr>
                <w:rFonts w:ascii="Consolas" w:hAnsi="Consolas"/>
                <w:vanish/>
                <w:szCs w:val="21"/>
              </w:rPr>
            </w:pPr>
          </w:p>
          <w:p w14:paraId="08F204DF" w14:textId="77777777" w:rsidR="00DE1852" w:rsidRPr="00DE1852" w:rsidRDefault="00DE1852" w:rsidP="00CD4D74">
            <w:pPr>
              <w:pStyle w:val="aff5"/>
              <w:numPr>
                <w:ilvl w:val="0"/>
                <w:numId w:val="139"/>
              </w:numPr>
              <w:spacing w:afterLines="30" w:after="72" w:line="288" w:lineRule="auto"/>
              <w:ind w:firstLineChars="0"/>
              <w:rPr>
                <w:rFonts w:ascii="Consolas" w:hAnsi="Consolas"/>
                <w:vanish/>
                <w:szCs w:val="21"/>
              </w:rPr>
            </w:pPr>
          </w:p>
          <w:p w14:paraId="47B1A778" w14:textId="77777777" w:rsidR="00DE1852" w:rsidRPr="00DE1852" w:rsidRDefault="00DE1852">
            <w:pPr>
              <w:pStyle w:val="aff5"/>
              <w:numPr>
                <w:ilvl w:val="0"/>
                <w:numId w:val="139"/>
              </w:numPr>
              <w:spacing w:afterLines="30" w:after="72" w:line="288" w:lineRule="auto"/>
              <w:ind w:firstLineChars="0"/>
              <w:rPr>
                <w:rFonts w:ascii="Consolas" w:hAnsi="Consolas"/>
                <w:vanish/>
                <w:szCs w:val="21"/>
              </w:rPr>
            </w:pPr>
          </w:p>
          <w:p w14:paraId="057272E0" w14:textId="77777777" w:rsidR="00DE1852" w:rsidRPr="00DE1852" w:rsidRDefault="00DE1852">
            <w:pPr>
              <w:pStyle w:val="aff5"/>
              <w:numPr>
                <w:ilvl w:val="0"/>
                <w:numId w:val="139"/>
              </w:numPr>
              <w:spacing w:afterLines="30" w:after="72" w:line="288" w:lineRule="auto"/>
              <w:ind w:firstLineChars="0"/>
              <w:rPr>
                <w:rFonts w:ascii="Consolas" w:hAnsi="Consolas"/>
                <w:vanish/>
                <w:szCs w:val="21"/>
              </w:rPr>
            </w:pPr>
          </w:p>
          <w:p w14:paraId="12ADAB68" w14:textId="77777777" w:rsidR="00F55FD4" w:rsidRDefault="004440FC" w:rsidP="00AC5C40">
            <w:pPr>
              <w:pStyle w:val="srs"/>
              <w:numPr>
                <w:ilvl w:val="1"/>
                <w:numId w:val="139"/>
              </w:numPr>
              <w:rPr>
                <w:rFonts w:ascii="Consolas" w:hAnsi="Consolas"/>
                <w:szCs w:val="21"/>
              </w:rPr>
            </w:pPr>
            <w:r w:rsidRPr="005C569B">
              <w:rPr>
                <w:rFonts w:ascii="Consolas" w:hAnsi="Consolas" w:hint="eastAsia"/>
                <w:szCs w:val="21"/>
              </w:rPr>
              <w:t>文件类型合法性检查。</w:t>
            </w:r>
          </w:p>
          <w:p w14:paraId="2B9578D1" w14:textId="77777777" w:rsidR="00F55FD4" w:rsidRDefault="004440FC" w:rsidP="00AC5C40">
            <w:pPr>
              <w:pStyle w:val="srs"/>
              <w:numPr>
                <w:ilvl w:val="2"/>
                <w:numId w:val="139"/>
              </w:numPr>
              <w:rPr>
                <w:rFonts w:ascii="Consolas" w:hAnsi="Consolas"/>
                <w:szCs w:val="21"/>
              </w:rPr>
            </w:pPr>
            <w:r w:rsidRPr="00F55FD4">
              <w:rPr>
                <w:rFonts w:ascii="Consolas" w:hAnsi="Consolas" w:hint="eastAsia"/>
                <w:szCs w:val="21"/>
              </w:rPr>
              <w:t>文件支持类型为：</w:t>
            </w:r>
            <w:r w:rsidRPr="00F55FD4">
              <w:rPr>
                <w:rFonts w:ascii="Consolas" w:hAnsi="Consolas" w:hint="eastAsia"/>
                <w:szCs w:val="21"/>
              </w:rPr>
              <w:t>csv</w:t>
            </w:r>
            <w:r w:rsidRPr="00F55FD4">
              <w:rPr>
                <w:rFonts w:ascii="Consolas" w:hAnsi="Consolas" w:hint="eastAsia"/>
                <w:szCs w:val="21"/>
              </w:rPr>
              <w:t>、</w:t>
            </w:r>
            <w:r w:rsidRPr="00F55FD4">
              <w:rPr>
                <w:rFonts w:ascii="Consolas" w:hAnsi="Consolas" w:hint="eastAsia"/>
                <w:szCs w:val="21"/>
              </w:rPr>
              <w:t>excel2003</w:t>
            </w:r>
            <w:r w:rsidRPr="00F55FD4">
              <w:rPr>
                <w:rFonts w:ascii="Consolas" w:hAnsi="Consolas" w:hint="eastAsia"/>
                <w:szCs w:val="21"/>
              </w:rPr>
              <w:t>、</w:t>
            </w:r>
            <w:r w:rsidRPr="00F55FD4">
              <w:rPr>
                <w:rFonts w:ascii="Consolas" w:hAnsi="Consolas" w:hint="eastAsia"/>
                <w:szCs w:val="21"/>
              </w:rPr>
              <w:t>excel2007</w:t>
            </w:r>
            <w:r w:rsidRPr="00F55FD4">
              <w:rPr>
                <w:rFonts w:ascii="Consolas" w:hAnsi="Consolas" w:hint="eastAsia"/>
                <w:szCs w:val="21"/>
              </w:rPr>
              <w:t>、</w:t>
            </w:r>
            <w:r w:rsidRPr="00F55FD4">
              <w:rPr>
                <w:rFonts w:ascii="Consolas" w:hAnsi="Consolas" w:hint="eastAsia"/>
                <w:szCs w:val="21"/>
              </w:rPr>
              <w:t>excel2010</w:t>
            </w:r>
            <w:r w:rsidRPr="00F55FD4">
              <w:rPr>
                <w:rFonts w:ascii="Consolas" w:hAnsi="Consolas" w:hint="eastAsia"/>
                <w:szCs w:val="21"/>
              </w:rPr>
              <w:t>。</w:t>
            </w:r>
          </w:p>
          <w:p w14:paraId="2048C112" w14:textId="77777777" w:rsidR="00F55FD4" w:rsidRDefault="004440FC" w:rsidP="00AC5C40">
            <w:pPr>
              <w:pStyle w:val="srs"/>
              <w:numPr>
                <w:ilvl w:val="2"/>
                <w:numId w:val="139"/>
              </w:numPr>
              <w:rPr>
                <w:rFonts w:ascii="Consolas" w:hAnsi="Consolas"/>
                <w:szCs w:val="21"/>
              </w:rPr>
            </w:pPr>
            <w:r w:rsidRPr="00F55FD4">
              <w:rPr>
                <w:rFonts w:ascii="Consolas" w:hAnsi="Consolas" w:hint="eastAsia"/>
                <w:szCs w:val="21"/>
              </w:rPr>
              <w:t>如果文件类型不符合上述规则，则在“更新通讯录”对话框顶端显示错误提示“不是支持的格式类型或文件已损坏，请重新选择”，用例</w:t>
            </w:r>
            <w:r w:rsidR="00F55FD4">
              <w:rPr>
                <w:rFonts w:ascii="Consolas" w:hAnsi="Consolas" w:hint="eastAsia"/>
                <w:szCs w:val="21"/>
              </w:rPr>
              <w:t>终止</w:t>
            </w:r>
            <w:r w:rsidRPr="00F55FD4">
              <w:rPr>
                <w:rFonts w:ascii="Consolas" w:hAnsi="Consolas" w:hint="eastAsia"/>
                <w:szCs w:val="21"/>
              </w:rPr>
              <w:t>。</w:t>
            </w:r>
          </w:p>
          <w:p w14:paraId="22238C88" w14:textId="77777777" w:rsidR="004440FC" w:rsidRPr="00F55FD4" w:rsidRDefault="004440FC" w:rsidP="00AC5C40">
            <w:pPr>
              <w:pStyle w:val="srs"/>
              <w:numPr>
                <w:ilvl w:val="2"/>
                <w:numId w:val="139"/>
              </w:numPr>
              <w:rPr>
                <w:rFonts w:ascii="Consolas" w:hAnsi="Consolas"/>
                <w:szCs w:val="21"/>
              </w:rPr>
            </w:pPr>
            <w:r w:rsidRPr="00F55FD4">
              <w:rPr>
                <w:rFonts w:ascii="Consolas" w:hAnsi="Consolas" w:hint="eastAsia"/>
                <w:szCs w:val="21"/>
              </w:rPr>
              <w:t>如果文件类型符合上述规则，跳转至主事件流</w:t>
            </w:r>
            <w:r w:rsidRPr="00F55FD4">
              <w:rPr>
                <w:rFonts w:ascii="Consolas" w:hAnsi="Consolas" w:hint="eastAsia"/>
                <w:szCs w:val="21"/>
              </w:rPr>
              <w:t>step5</w:t>
            </w:r>
            <w:r w:rsidRPr="00F55FD4">
              <w:rPr>
                <w:rFonts w:ascii="Consolas" w:hAnsi="Consolas" w:hint="eastAsia"/>
                <w:szCs w:val="21"/>
              </w:rPr>
              <w:t>。</w:t>
            </w:r>
          </w:p>
          <w:p w14:paraId="48D311B3" w14:textId="77777777" w:rsidR="00903425" w:rsidRPr="00903425" w:rsidRDefault="00903425" w:rsidP="00CD4D74">
            <w:pPr>
              <w:pStyle w:val="aff5"/>
              <w:numPr>
                <w:ilvl w:val="0"/>
                <w:numId w:val="139"/>
              </w:numPr>
              <w:spacing w:afterLines="30" w:after="72" w:line="288" w:lineRule="auto"/>
              <w:ind w:firstLineChars="0"/>
              <w:rPr>
                <w:rFonts w:ascii="Consolas" w:hAnsi="Consolas"/>
                <w:vanish/>
                <w:szCs w:val="21"/>
              </w:rPr>
            </w:pPr>
          </w:p>
          <w:p w14:paraId="645AE720" w14:textId="77777777" w:rsidR="00903425" w:rsidRPr="00903425" w:rsidRDefault="00903425" w:rsidP="00CD4D74">
            <w:pPr>
              <w:pStyle w:val="aff5"/>
              <w:numPr>
                <w:ilvl w:val="0"/>
                <w:numId w:val="139"/>
              </w:numPr>
              <w:spacing w:afterLines="30" w:after="72" w:line="288" w:lineRule="auto"/>
              <w:ind w:firstLineChars="0"/>
              <w:rPr>
                <w:rFonts w:ascii="Consolas" w:hAnsi="Consolas"/>
                <w:vanish/>
                <w:szCs w:val="21"/>
              </w:rPr>
            </w:pPr>
          </w:p>
          <w:p w14:paraId="0E61B46F" w14:textId="77777777" w:rsidR="00903425" w:rsidRPr="00903425" w:rsidRDefault="00903425">
            <w:pPr>
              <w:pStyle w:val="aff5"/>
              <w:numPr>
                <w:ilvl w:val="1"/>
                <w:numId w:val="139"/>
              </w:numPr>
              <w:spacing w:afterLines="30" w:after="72" w:line="288" w:lineRule="auto"/>
              <w:ind w:firstLineChars="0"/>
              <w:rPr>
                <w:rFonts w:ascii="Consolas" w:hAnsi="Consolas"/>
                <w:vanish/>
                <w:szCs w:val="21"/>
              </w:rPr>
            </w:pPr>
          </w:p>
          <w:p w14:paraId="5553B8D3" w14:textId="77777777" w:rsidR="00903425" w:rsidRPr="00903425" w:rsidRDefault="00903425">
            <w:pPr>
              <w:pStyle w:val="aff5"/>
              <w:numPr>
                <w:ilvl w:val="1"/>
                <w:numId w:val="139"/>
              </w:numPr>
              <w:spacing w:afterLines="30" w:after="72" w:line="288" w:lineRule="auto"/>
              <w:ind w:firstLineChars="0"/>
              <w:rPr>
                <w:rFonts w:ascii="Consolas" w:hAnsi="Consolas"/>
                <w:vanish/>
                <w:szCs w:val="21"/>
              </w:rPr>
            </w:pPr>
          </w:p>
          <w:p w14:paraId="07E660D4" w14:textId="77777777" w:rsidR="00903425" w:rsidRDefault="004440FC" w:rsidP="00AC5C40">
            <w:pPr>
              <w:pStyle w:val="srs"/>
              <w:numPr>
                <w:ilvl w:val="1"/>
                <w:numId w:val="139"/>
              </w:numPr>
              <w:rPr>
                <w:rFonts w:ascii="Consolas" w:hAnsi="Consolas"/>
                <w:szCs w:val="21"/>
              </w:rPr>
            </w:pPr>
            <w:r w:rsidRPr="005C569B">
              <w:rPr>
                <w:rFonts w:ascii="Consolas" w:hAnsi="Consolas" w:hint="eastAsia"/>
                <w:szCs w:val="21"/>
              </w:rPr>
              <w:t>返回</w:t>
            </w:r>
            <w:r w:rsidRPr="005C569B">
              <w:rPr>
                <w:rFonts w:ascii="Consolas" w:hAnsi="Consolas" w:hint="eastAsia"/>
                <w:szCs w:val="21"/>
              </w:rPr>
              <w:t>HTTP</w:t>
            </w:r>
            <w:r w:rsidRPr="005C569B">
              <w:rPr>
                <w:rFonts w:ascii="Consolas" w:hAnsi="Consolas" w:hint="eastAsia"/>
                <w:szCs w:val="21"/>
              </w:rPr>
              <w:t>状态码为</w:t>
            </w:r>
            <w:r w:rsidRPr="005C569B">
              <w:rPr>
                <w:rFonts w:ascii="Consolas" w:hAnsi="Consolas" w:hint="eastAsia"/>
                <w:szCs w:val="21"/>
              </w:rPr>
              <w:t>200</w:t>
            </w:r>
            <w:r w:rsidRPr="005C569B">
              <w:rPr>
                <w:rFonts w:ascii="Consolas" w:hAnsi="Consolas" w:hint="eastAsia"/>
                <w:szCs w:val="21"/>
              </w:rPr>
              <w:t>，判断返回结果中的</w:t>
            </w:r>
            <w:r>
              <w:rPr>
                <w:rFonts w:ascii="Consolas" w:hAnsi="Consolas" w:hint="eastAsia"/>
                <w:szCs w:val="21"/>
              </w:rPr>
              <w:t>业务状态码</w:t>
            </w:r>
            <w:r w:rsidRPr="005C569B">
              <w:rPr>
                <w:rFonts w:ascii="Consolas" w:hAnsi="Consolas" w:hint="eastAsia"/>
                <w:szCs w:val="21"/>
              </w:rPr>
              <w:t>。</w:t>
            </w:r>
          </w:p>
          <w:p w14:paraId="2C1D6741" w14:textId="77777777" w:rsidR="00903425" w:rsidRDefault="004440FC" w:rsidP="00AC5C40">
            <w:pPr>
              <w:pStyle w:val="srs"/>
              <w:numPr>
                <w:ilvl w:val="2"/>
                <w:numId w:val="139"/>
              </w:numPr>
              <w:rPr>
                <w:rFonts w:ascii="Consolas" w:hAnsi="Consolas"/>
                <w:szCs w:val="21"/>
              </w:rPr>
            </w:pPr>
            <w:r w:rsidRPr="00903425">
              <w:rPr>
                <w:rFonts w:ascii="Consolas" w:hAnsi="Consolas" w:hint="eastAsia"/>
                <w:szCs w:val="21"/>
              </w:rPr>
              <w:t>业务状态码为</w:t>
            </w:r>
            <w:r w:rsidRPr="00903425">
              <w:rPr>
                <w:rFonts w:ascii="Consolas" w:hAnsi="Consolas" w:hint="eastAsia"/>
                <w:szCs w:val="21"/>
              </w:rPr>
              <w:t>50005</w:t>
            </w:r>
            <w:r w:rsidRPr="00903425">
              <w:rPr>
                <w:rFonts w:ascii="Consolas" w:hAnsi="Consolas" w:hint="eastAsia"/>
                <w:szCs w:val="21"/>
              </w:rPr>
              <w:t>时，文件中联系人记录数超过最大限制</w:t>
            </w:r>
            <w:r w:rsidRPr="00903425">
              <w:rPr>
                <w:rFonts w:ascii="Consolas" w:hAnsi="Consolas" w:hint="eastAsia"/>
                <w:szCs w:val="21"/>
              </w:rPr>
              <w:t>2000</w:t>
            </w:r>
            <w:r w:rsidRPr="00903425">
              <w:rPr>
                <w:rFonts w:ascii="Consolas" w:hAnsi="Consolas" w:hint="eastAsia"/>
                <w:szCs w:val="21"/>
              </w:rPr>
              <w:t>，见【导入联系人记录数限制规则】，关闭“导入进度”提示对话框，在“更新通讯录”对话框顶端显示错误提示“导入联系人记录数超过最大上限</w:t>
            </w:r>
            <w:r w:rsidRPr="00903425">
              <w:rPr>
                <w:rFonts w:ascii="Consolas" w:hAnsi="Consolas" w:hint="eastAsia"/>
                <w:szCs w:val="21"/>
              </w:rPr>
              <w:t>2000</w:t>
            </w:r>
            <w:r w:rsidRPr="00903425">
              <w:rPr>
                <w:rFonts w:ascii="Consolas" w:hAnsi="Consolas" w:hint="eastAsia"/>
                <w:szCs w:val="21"/>
              </w:rPr>
              <w:t>”，用例终止。</w:t>
            </w:r>
          </w:p>
          <w:p w14:paraId="7F0EF1F7" w14:textId="77777777" w:rsidR="00903425" w:rsidRDefault="004440FC" w:rsidP="00AC5C40">
            <w:pPr>
              <w:pStyle w:val="srs"/>
              <w:numPr>
                <w:ilvl w:val="2"/>
                <w:numId w:val="139"/>
              </w:numPr>
              <w:rPr>
                <w:rFonts w:ascii="Consolas" w:hAnsi="Consolas"/>
                <w:szCs w:val="21"/>
              </w:rPr>
            </w:pPr>
            <w:r w:rsidRPr="00903425">
              <w:rPr>
                <w:rFonts w:ascii="Consolas" w:hAnsi="Consolas" w:hint="eastAsia"/>
                <w:szCs w:val="21"/>
              </w:rPr>
              <w:t>业务状态码为</w:t>
            </w:r>
            <w:r w:rsidRPr="00903425">
              <w:rPr>
                <w:rFonts w:ascii="Consolas" w:hAnsi="Consolas" w:hint="eastAsia"/>
                <w:szCs w:val="21"/>
              </w:rPr>
              <w:t>50006</w:t>
            </w:r>
            <w:r w:rsidRPr="00903425">
              <w:rPr>
                <w:rFonts w:ascii="Consolas" w:hAnsi="Consolas" w:hint="eastAsia"/>
                <w:szCs w:val="21"/>
              </w:rPr>
              <w:t>时，文件中联系人记录数小于最小限制</w:t>
            </w:r>
            <w:r w:rsidRPr="00903425">
              <w:rPr>
                <w:rFonts w:ascii="Consolas" w:hAnsi="Consolas" w:hint="eastAsia"/>
                <w:szCs w:val="21"/>
              </w:rPr>
              <w:t>1</w:t>
            </w:r>
            <w:r w:rsidRPr="00903425">
              <w:rPr>
                <w:rFonts w:ascii="Consolas" w:hAnsi="Consolas" w:hint="eastAsia"/>
                <w:szCs w:val="21"/>
              </w:rPr>
              <w:t>，见【导入联系人</w:t>
            </w:r>
            <w:r w:rsidRPr="00903425">
              <w:rPr>
                <w:rFonts w:ascii="Consolas" w:hAnsi="Consolas" w:hint="eastAsia"/>
                <w:szCs w:val="21"/>
              </w:rPr>
              <w:lastRenderedPageBreak/>
              <w:t>记录数限制规则】，关闭“导入进度”提示对话框，在“更新通讯录”对话框顶端显示错误“导入联系人记录数小于最小限制</w:t>
            </w:r>
            <w:r w:rsidRPr="00903425">
              <w:rPr>
                <w:rFonts w:ascii="Consolas" w:hAnsi="Consolas" w:hint="eastAsia"/>
                <w:szCs w:val="21"/>
              </w:rPr>
              <w:t>1</w:t>
            </w:r>
            <w:r w:rsidRPr="00903425">
              <w:rPr>
                <w:rFonts w:ascii="Consolas" w:hAnsi="Consolas" w:hint="eastAsia"/>
                <w:szCs w:val="21"/>
              </w:rPr>
              <w:t>”，用例终止。</w:t>
            </w:r>
          </w:p>
          <w:p w14:paraId="7B658A43" w14:textId="77777777" w:rsidR="00903425" w:rsidRDefault="004440FC" w:rsidP="00AC5C40">
            <w:pPr>
              <w:pStyle w:val="srs"/>
              <w:numPr>
                <w:ilvl w:val="2"/>
                <w:numId w:val="139"/>
              </w:numPr>
              <w:rPr>
                <w:rFonts w:ascii="Consolas" w:hAnsi="Consolas"/>
                <w:szCs w:val="21"/>
              </w:rPr>
            </w:pPr>
            <w:r w:rsidRPr="00903425">
              <w:rPr>
                <w:rFonts w:ascii="Consolas" w:hAnsi="Consolas" w:hint="eastAsia"/>
                <w:szCs w:val="21"/>
              </w:rPr>
              <w:t>业务状态码为</w:t>
            </w:r>
            <w:r w:rsidRPr="00903425">
              <w:rPr>
                <w:rFonts w:ascii="Consolas" w:hAnsi="Consolas" w:hint="eastAsia"/>
                <w:szCs w:val="21"/>
              </w:rPr>
              <w:t>50007</w:t>
            </w:r>
            <w:r w:rsidRPr="00903425">
              <w:rPr>
                <w:rFonts w:ascii="Consolas" w:hAnsi="Consolas" w:hint="eastAsia"/>
                <w:szCs w:val="21"/>
              </w:rPr>
              <w:t>时，文件中联系人记录中存在数据格式错误，关闭“导入进度”提示对话框，在“更新通讯录”对话框顶端显示错误“格式有误，我们帮您标注了其中的错误，请下载并修正后重新导入”，</w:t>
            </w:r>
            <w:r w:rsidR="001C08E7">
              <w:rPr>
                <w:rFonts w:ascii="Consolas" w:hAnsi="Consolas" w:hint="eastAsia"/>
                <w:szCs w:val="21"/>
              </w:rPr>
              <w:t>点击错误提示文字后的“下载”链接可下载经标注后的通讯录文件，</w:t>
            </w:r>
            <w:r w:rsidRPr="00903425">
              <w:rPr>
                <w:rFonts w:ascii="Consolas" w:hAnsi="Consolas" w:hint="eastAsia"/>
                <w:szCs w:val="21"/>
              </w:rPr>
              <w:t>用例终止。</w:t>
            </w:r>
          </w:p>
          <w:p w14:paraId="01761E29" w14:textId="77777777" w:rsidR="00F934FA" w:rsidRPr="00F934FA" w:rsidRDefault="00F934FA" w:rsidP="00AC5C40">
            <w:pPr>
              <w:pStyle w:val="srs"/>
              <w:numPr>
                <w:ilvl w:val="2"/>
                <w:numId w:val="139"/>
              </w:numPr>
              <w:rPr>
                <w:rFonts w:ascii="Consolas" w:hAnsi="Consolas"/>
                <w:szCs w:val="21"/>
              </w:rPr>
            </w:pPr>
            <w:r>
              <w:rPr>
                <w:rFonts w:ascii="Consolas" w:hAnsi="Consolas" w:hint="eastAsia"/>
                <w:szCs w:val="21"/>
              </w:rPr>
              <w:t>业务状态码为</w:t>
            </w:r>
            <w:r>
              <w:rPr>
                <w:rFonts w:ascii="Consolas" w:hAnsi="Consolas" w:hint="eastAsia"/>
                <w:szCs w:val="21"/>
              </w:rPr>
              <w:t>50005</w:t>
            </w:r>
            <w:r>
              <w:rPr>
                <w:rFonts w:ascii="Consolas" w:hAnsi="Consolas" w:hint="eastAsia"/>
                <w:szCs w:val="21"/>
              </w:rPr>
              <w:t>时，导入的联系人文件中内容结构错误，关闭“导入进度”提示对话框狂，在“导入联系人”对话框顶端显示错误提示“模板内容不符合要求，请按照模板规范填写联系人信息，重新导入”，用例终止。</w:t>
            </w:r>
          </w:p>
          <w:p w14:paraId="2B6FBB13" w14:textId="77777777" w:rsidR="004440FC" w:rsidRPr="00903425" w:rsidRDefault="004440FC" w:rsidP="00AC5C40">
            <w:pPr>
              <w:pStyle w:val="srs"/>
              <w:numPr>
                <w:ilvl w:val="2"/>
                <w:numId w:val="139"/>
              </w:numPr>
              <w:rPr>
                <w:rFonts w:ascii="Consolas" w:hAnsi="Consolas"/>
                <w:szCs w:val="21"/>
              </w:rPr>
            </w:pPr>
            <w:r w:rsidRPr="00903425">
              <w:rPr>
                <w:rFonts w:ascii="Consolas" w:hAnsi="Consolas" w:hint="eastAsia"/>
                <w:szCs w:val="21"/>
              </w:rPr>
              <w:t>业务状态码为</w:t>
            </w:r>
            <w:r w:rsidRPr="00903425">
              <w:rPr>
                <w:rFonts w:ascii="Consolas" w:hAnsi="Consolas" w:hint="eastAsia"/>
                <w:szCs w:val="21"/>
              </w:rPr>
              <w:t>0</w:t>
            </w:r>
            <w:r w:rsidRPr="00903425">
              <w:rPr>
                <w:rFonts w:ascii="Consolas" w:hAnsi="Consolas" w:hint="eastAsia"/>
                <w:szCs w:val="21"/>
              </w:rPr>
              <w:t>时，跳转至主事件流</w:t>
            </w:r>
            <w:r w:rsidRPr="00903425">
              <w:rPr>
                <w:rFonts w:ascii="Consolas" w:hAnsi="Consolas" w:hint="eastAsia"/>
                <w:szCs w:val="21"/>
              </w:rPr>
              <w:t>step7</w:t>
            </w:r>
            <w:r w:rsidRPr="00903425">
              <w:rPr>
                <w:rFonts w:ascii="Consolas" w:hAnsi="Consolas" w:hint="eastAsia"/>
                <w:szCs w:val="21"/>
              </w:rPr>
              <w:t>。</w:t>
            </w:r>
          </w:p>
        </w:tc>
      </w:tr>
      <w:tr w:rsidR="004440FC" w:rsidRPr="005C569B" w14:paraId="6B1EBD0B" w14:textId="77777777" w:rsidTr="003C4A16">
        <w:tc>
          <w:tcPr>
            <w:tcW w:w="782" w:type="pct"/>
            <w:shd w:val="clear" w:color="auto" w:fill="auto"/>
          </w:tcPr>
          <w:p w14:paraId="5FE400C6"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lastRenderedPageBreak/>
              <w:t>后置条件</w:t>
            </w:r>
          </w:p>
        </w:tc>
        <w:tc>
          <w:tcPr>
            <w:tcW w:w="4218" w:type="pct"/>
            <w:gridSpan w:val="2"/>
            <w:shd w:val="clear" w:color="auto" w:fill="auto"/>
          </w:tcPr>
          <w:p w14:paraId="48FE9ECB" w14:textId="77777777" w:rsidR="004440FC" w:rsidRPr="005C569B" w:rsidRDefault="004440FC" w:rsidP="003C4A16">
            <w:pPr>
              <w:pStyle w:val="a4"/>
              <w:spacing w:after="72"/>
              <w:ind w:firstLineChars="5" w:firstLine="10"/>
              <w:rPr>
                <w:rFonts w:ascii="Consolas" w:hAnsi="Consolas"/>
                <w:iCs/>
                <w:kern w:val="0"/>
                <w:sz w:val="21"/>
                <w:szCs w:val="21"/>
                <w:lang w:bidi="en-US"/>
              </w:rPr>
            </w:pPr>
            <w:r w:rsidRPr="005C569B">
              <w:rPr>
                <w:rFonts w:ascii="Consolas" w:hAnsi="Consolas" w:hint="eastAsia"/>
                <w:iCs/>
                <w:kern w:val="0"/>
                <w:sz w:val="21"/>
                <w:szCs w:val="21"/>
                <w:lang w:bidi="en-US"/>
              </w:rPr>
              <w:t>文件中的所有联系人在通讯录中按照【联系人列表排序规则】排序并正常显示。</w:t>
            </w:r>
          </w:p>
        </w:tc>
      </w:tr>
      <w:tr w:rsidR="004440FC" w:rsidRPr="005C569B" w14:paraId="2FD22D07" w14:textId="77777777" w:rsidTr="003C4A16">
        <w:tc>
          <w:tcPr>
            <w:tcW w:w="782" w:type="pct"/>
            <w:shd w:val="clear" w:color="auto" w:fill="auto"/>
          </w:tcPr>
          <w:p w14:paraId="15472D09"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业务规则</w:t>
            </w:r>
          </w:p>
        </w:tc>
        <w:tc>
          <w:tcPr>
            <w:tcW w:w="4218" w:type="pct"/>
            <w:gridSpan w:val="2"/>
            <w:shd w:val="clear" w:color="auto" w:fill="auto"/>
          </w:tcPr>
          <w:p w14:paraId="6697643F" w14:textId="77777777" w:rsidR="004440FC" w:rsidRDefault="004440FC" w:rsidP="003C4A16">
            <w:pPr>
              <w:pStyle w:val="a4"/>
              <w:spacing w:after="72"/>
              <w:ind w:firstLineChars="5" w:firstLine="10"/>
              <w:rPr>
                <w:rFonts w:ascii="Consolas" w:hAnsi="Consolas"/>
                <w:iCs/>
                <w:kern w:val="0"/>
                <w:sz w:val="21"/>
                <w:szCs w:val="21"/>
                <w:lang w:bidi="en-US"/>
              </w:rPr>
            </w:pPr>
            <w:r>
              <w:rPr>
                <w:rFonts w:ascii="Consolas" w:hAnsi="Consolas" w:hint="eastAsia"/>
                <w:iCs/>
                <w:kern w:val="0"/>
                <w:sz w:val="21"/>
                <w:szCs w:val="21"/>
                <w:lang w:bidi="en-US"/>
              </w:rPr>
              <w:t>【业务规则</w:t>
            </w:r>
            <w:r>
              <w:rPr>
                <w:rFonts w:ascii="Consolas" w:hAnsi="Consolas" w:hint="eastAsia"/>
                <w:iCs/>
                <w:kern w:val="0"/>
                <w:sz w:val="21"/>
                <w:szCs w:val="21"/>
                <w:lang w:bidi="en-US"/>
              </w:rPr>
              <w:t>1</w:t>
            </w:r>
            <w:r>
              <w:rPr>
                <w:rFonts w:ascii="Consolas" w:hAnsi="Consolas" w:hint="eastAsia"/>
                <w:iCs/>
                <w:kern w:val="0"/>
                <w:sz w:val="21"/>
                <w:szCs w:val="21"/>
                <w:lang w:bidi="en-US"/>
              </w:rPr>
              <w:t>】：联系人邮箱或手机号出现重复时，允许导入，导出时通过颜色标记</w:t>
            </w:r>
          </w:p>
          <w:p w14:paraId="76787B2B" w14:textId="77777777" w:rsidR="004440FC" w:rsidRDefault="00053C03" w:rsidP="003C4A16">
            <w:pPr>
              <w:pStyle w:val="a4"/>
              <w:spacing w:after="72"/>
              <w:ind w:firstLineChars="5" w:firstLine="10"/>
              <w:rPr>
                <w:ins w:id="445" w:author="Yu Xu" w:date="2013-06-05T10:37:00Z"/>
                <w:rFonts w:ascii="Consolas" w:hAnsi="Consolas"/>
                <w:iCs/>
                <w:kern w:val="0"/>
                <w:sz w:val="21"/>
                <w:szCs w:val="21"/>
                <w:lang w:bidi="en-US"/>
              </w:rPr>
            </w:pPr>
            <w:r>
              <w:rPr>
                <w:rFonts w:ascii="Consolas" w:hAnsi="Consolas" w:hint="eastAsia"/>
                <w:iCs/>
                <w:kern w:val="0"/>
                <w:sz w:val="21"/>
                <w:szCs w:val="21"/>
                <w:lang w:bidi="en-US"/>
              </w:rPr>
              <w:t>【业务规则</w:t>
            </w:r>
            <w:r>
              <w:rPr>
                <w:rFonts w:ascii="Consolas" w:hAnsi="Consolas" w:hint="eastAsia"/>
                <w:iCs/>
                <w:kern w:val="0"/>
                <w:sz w:val="21"/>
                <w:szCs w:val="21"/>
                <w:lang w:bidi="en-US"/>
              </w:rPr>
              <w:t>2</w:t>
            </w:r>
            <w:r>
              <w:rPr>
                <w:rFonts w:ascii="Consolas" w:hAnsi="Consolas" w:hint="eastAsia"/>
                <w:iCs/>
                <w:kern w:val="0"/>
                <w:sz w:val="21"/>
                <w:szCs w:val="21"/>
                <w:lang w:bidi="en-US"/>
              </w:rPr>
              <w:t>】：导入通讯录超时时限为：</w:t>
            </w:r>
            <w:r>
              <w:rPr>
                <w:rFonts w:ascii="Consolas" w:hAnsi="Consolas" w:hint="eastAsia"/>
                <w:iCs/>
                <w:kern w:val="0"/>
                <w:sz w:val="21"/>
                <w:szCs w:val="21"/>
                <w:lang w:bidi="en-US"/>
              </w:rPr>
              <w:t>60</w:t>
            </w:r>
            <w:r>
              <w:rPr>
                <w:rFonts w:ascii="Consolas" w:hAnsi="Consolas" w:hint="eastAsia"/>
                <w:iCs/>
                <w:kern w:val="0"/>
                <w:sz w:val="21"/>
                <w:szCs w:val="21"/>
                <w:lang w:bidi="en-US"/>
              </w:rPr>
              <w:t>秒</w:t>
            </w:r>
          </w:p>
          <w:p w14:paraId="58EDA4A5" w14:textId="5AC8B6B7" w:rsidR="00D22F5E" w:rsidRPr="005C569B" w:rsidRDefault="00D22F5E" w:rsidP="003C4A16">
            <w:pPr>
              <w:pStyle w:val="a4"/>
              <w:spacing w:after="72"/>
              <w:ind w:firstLineChars="5" w:firstLine="10"/>
              <w:rPr>
                <w:rFonts w:ascii="Consolas" w:hAnsi="Consolas"/>
                <w:iCs/>
                <w:kern w:val="0"/>
                <w:sz w:val="21"/>
                <w:szCs w:val="21"/>
                <w:lang w:bidi="en-US"/>
              </w:rPr>
            </w:pPr>
            <w:ins w:id="446" w:author="Yu Xu" w:date="2013-06-05T10:37:00Z">
              <w:r>
                <w:rPr>
                  <w:rFonts w:ascii="Consolas" w:hAnsi="Consolas" w:hint="eastAsia"/>
                  <w:iCs/>
                  <w:kern w:val="0"/>
                  <w:sz w:val="21"/>
                  <w:szCs w:val="21"/>
                  <w:lang w:bidi="en-US"/>
                </w:rPr>
                <w:t>【</w:t>
              </w:r>
              <w:r>
                <w:rPr>
                  <w:rFonts w:ascii="Consolas" w:hAnsi="Consolas"/>
                  <w:iCs/>
                  <w:kern w:val="0"/>
                  <w:sz w:val="21"/>
                  <w:szCs w:val="21"/>
                  <w:lang w:bidi="en-US"/>
                </w:rPr>
                <w:t>业务规则</w:t>
              </w:r>
              <w:r>
                <w:rPr>
                  <w:rFonts w:ascii="Consolas" w:hAnsi="Consolas" w:hint="eastAsia"/>
                  <w:iCs/>
                  <w:kern w:val="0"/>
                  <w:sz w:val="21"/>
                  <w:szCs w:val="21"/>
                  <w:lang w:bidi="en-US"/>
                </w:rPr>
                <w:t>3</w:t>
              </w:r>
              <w:r>
                <w:rPr>
                  <w:rFonts w:ascii="Consolas" w:hAnsi="Consolas" w:hint="eastAsia"/>
                  <w:iCs/>
                  <w:kern w:val="0"/>
                  <w:sz w:val="21"/>
                  <w:szCs w:val="21"/>
                  <w:lang w:bidi="en-US"/>
                </w:rPr>
                <w:t>】</w:t>
              </w:r>
              <w:r>
                <w:rPr>
                  <w:rFonts w:ascii="Consolas" w:hAnsi="Consolas"/>
                  <w:iCs/>
                  <w:kern w:val="0"/>
                  <w:sz w:val="21"/>
                  <w:szCs w:val="21"/>
                  <w:lang w:bidi="en-US"/>
                </w:rPr>
                <w:t>：</w:t>
              </w:r>
            </w:ins>
            <w:ins w:id="447" w:author="Yu Xu" w:date="2013-06-05T10:38:00Z">
              <w:r>
                <w:rPr>
                  <w:rFonts w:ascii="Consolas" w:hAnsi="Consolas" w:hint="eastAsia"/>
                  <w:iCs/>
                  <w:kern w:val="0"/>
                  <w:sz w:val="21"/>
                  <w:szCs w:val="21"/>
                  <w:lang w:bidi="en-US"/>
                </w:rPr>
                <w:t>当</w:t>
              </w:r>
              <w:r>
                <w:rPr>
                  <w:rFonts w:ascii="Consolas" w:hAnsi="Consolas"/>
                  <w:iCs/>
                  <w:kern w:val="0"/>
                  <w:sz w:val="21"/>
                  <w:szCs w:val="21"/>
                  <w:lang w:bidi="en-US"/>
                </w:rPr>
                <w:t>用户删除了</w:t>
              </w:r>
              <w:r>
                <w:rPr>
                  <w:rFonts w:ascii="Consolas" w:hAnsi="Consolas" w:hint="eastAsia"/>
                  <w:iCs/>
                  <w:kern w:val="0"/>
                  <w:sz w:val="21"/>
                  <w:szCs w:val="21"/>
                  <w:lang w:bidi="en-US"/>
                </w:rPr>
                <w:t>通讯录</w:t>
              </w:r>
              <w:r>
                <w:rPr>
                  <w:rFonts w:ascii="Consolas" w:hAnsi="Consolas"/>
                  <w:iCs/>
                  <w:kern w:val="0"/>
                  <w:sz w:val="21"/>
                  <w:szCs w:val="21"/>
                  <w:lang w:bidi="en-US"/>
                </w:rPr>
                <w:t>中的所有信息</w:t>
              </w:r>
              <w:r>
                <w:rPr>
                  <w:rFonts w:ascii="Consolas" w:hAnsi="Consolas" w:hint="eastAsia"/>
                  <w:iCs/>
                  <w:kern w:val="0"/>
                  <w:sz w:val="21"/>
                  <w:szCs w:val="21"/>
                  <w:lang w:bidi="en-US"/>
                </w:rPr>
                <w:t>，</w:t>
              </w:r>
              <w:r>
                <w:rPr>
                  <w:rFonts w:ascii="Consolas" w:hAnsi="Consolas"/>
                  <w:iCs/>
                  <w:kern w:val="0"/>
                  <w:sz w:val="21"/>
                  <w:szCs w:val="21"/>
                  <w:lang w:bidi="en-US"/>
                </w:rPr>
                <w:t>点击</w:t>
              </w:r>
            </w:ins>
            <w:ins w:id="448" w:author="Yu Xu" w:date="2013-06-05T10:39:00Z">
              <w:r>
                <w:rPr>
                  <w:rFonts w:ascii="Consolas" w:hAnsi="Consolas" w:hint="eastAsia"/>
                  <w:iCs/>
                  <w:kern w:val="0"/>
                  <w:sz w:val="21"/>
                  <w:szCs w:val="21"/>
                  <w:lang w:bidi="en-US"/>
                </w:rPr>
                <w:t>更新通讯录</w:t>
              </w:r>
              <w:r>
                <w:rPr>
                  <w:rFonts w:ascii="Consolas" w:hAnsi="Consolas"/>
                  <w:iCs/>
                  <w:kern w:val="0"/>
                  <w:sz w:val="21"/>
                  <w:szCs w:val="21"/>
                  <w:lang w:bidi="en-US"/>
                </w:rPr>
                <w:t>按钮</w:t>
              </w:r>
              <w:r>
                <w:rPr>
                  <w:rFonts w:ascii="Consolas" w:hAnsi="Consolas" w:hint="eastAsia"/>
                  <w:iCs/>
                  <w:kern w:val="0"/>
                  <w:sz w:val="21"/>
                  <w:szCs w:val="21"/>
                  <w:lang w:bidi="en-US"/>
                </w:rPr>
                <w:t>，</w:t>
              </w:r>
              <w:r>
                <w:rPr>
                  <w:rFonts w:ascii="Consolas" w:hAnsi="Consolas"/>
                  <w:iCs/>
                  <w:kern w:val="0"/>
                  <w:sz w:val="21"/>
                  <w:szCs w:val="21"/>
                  <w:lang w:bidi="en-US"/>
                </w:rPr>
                <w:t>显示</w:t>
              </w:r>
              <w:r w:rsidR="00C07687" w:rsidRPr="00C07687">
                <w:rPr>
                  <w:rFonts w:ascii="Consolas" w:hAnsi="Consolas" w:hint="eastAsia"/>
                  <w:iCs/>
                  <w:kern w:val="0"/>
                  <w:sz w:val="21"/>
                  <w:szCs w:val="21"/>
                  <w:lang w:bidi="en-US"/>
                </w:rPr>
                <w:t>导入联系人对话框</w:t>
              </w:r>
              <w:r w:rsidR="00C07687">
                <w:rPr>
                  <w:rFonts w:ascii="Consolas" w:hAnsi="Consolas" w:hint="eastAsia"/>
                  <w:iCs/>
                  <w:kern w:val="0"/>
                  <w:sz w:val="21"/>
                  <w:szCs w:val="21"/>
                  <w:lang w:bidi="en-US"/>
                </w:rPr>
                <w:t>。</w:t>
              </w:r>
            </w:ins>
          </w:p>
        </w:tc>
      </w:tr>
      <w:tr w:rsidR="004440FC" w:rsidRPr="005C569B" w14:paraId="25E324D0" w14:textId="77777777" w:rsidTr="003C4A16">
        <w:tc>
          <w:tcPr>
            <w:tcW w:w="782" w:type="pct"/>
            <w:shd w:val="clear" w:color="auto" w:fill="auto"/>
          </w:tcPr>
          <w:p w14:paraId="2D162C47"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设计约束</w:t>
            </w:r>
          </w:p>
        </w:tc>
        <w:tc>
          <w:tcPr>
            <w:tcW w:w="4218" w:type="pct"/>
            <w:gridSpan w:val="2"/>
            <w:shd w:val="clear" w:color="auto" w:fill="auto"/>
          </w:tcPr>
          <w:p w14:paraId="46AD6540" w14:textId="77777777" w:rsidR="004440FC" w:rsidRDefault="004440FC" w:rsidP="00AC5C40">
            <w:pPr>
              <w:pStyle w:val="aff5"/>
              <w:numPr>
                <w:ilvl w:val="0"/>
                <w:numId w:val="162"/>
              </w:numPr>
              <w:ind w:firstLineChars="0"/>
              <w:rPr>
                <w:rFonts w:ascii="Consolas" w:hAnsi="Consolas"/>
                <w:szCs w:val="21"/>
              </w:rPr>
            </w:pPr>
            <w:r>
              <w:rPr>
                <w:rFonts w:ascii="Consolas" w:hAnsi="Consolas" w:hint="eastAsia"/>
                <w:szCs w:val="21"/>
              </w:rPr>
              <w:t>联系人邮箱、手机号均唯一（帐号级）</w:t>
            </w:r>
          </w:p>
          <w:p w14:paraId="051230B4" w14:textId="77777777" w:rsidR="004440FC" w:rsidRPr="008372A1" w:rsidRDefault="004440FC" w:rsidP="00AC5C40">
            <w:pPr>
              <w:pStyle w:val="aff5"/>
              <w:numPr>
                <w:ilvl w:val="0"/>
                <w:numId w:val="162"/>
              </w:numPr>
              <w:ind w:firstLineChars="0"/>
              <w:rPr>
                <w:rFonts w:ascii="Consolas" w:hAnsi="Consolas"/>
                <w:szCs w:val="21"/>
              </w:rPr>
            </w:pPr>
            <w:r>
              <w:rPr>
                <w:rFonts w:ascii="Consolas" w:hAnsi="Consolas" w:hint="eastAsia"/>
                <w:szCs w:val="21"/>
              </w:rPr>
              <w:t>更新通讯录操作为覆盖操作，之前的通讯录会被清空</w:t>
            </w:r>
          </w:p>
        </w:tc>
      </w:tr>
      <w:tr w:rsidR="004440FC" w:rsidRPr="005C569B" w14:paraId="0C43B68C" w14:textId="77777777" w:rsidTr="003C4A16">
        <w:tc>
          <w:tcPr>
            <w:tcW w:w="782" w:type="pct"/>
            <w:shd w:val="clear" w:color="auto" w:fill="auto"/>
          </w:tcPr>
          <w:p w14:paraId="1607F49D" w14:textId="77777777" w:rsidR="004440FC" w:rsidRPr="005C569B" w:rsidRDefault="004440FC" w:rsidP="003C4A16">
            <w:pPr>
              <w:pStyle w:val="a4"/>
              <w:spacing w:after="72"/>
              <w:ind w:firstLineChars="0" w:firstLine="0"/>
              <w:rPr>
                <w:rFonts w:ascii="Consolas" w:hAnsi="Consolas"/>
                <w:b/>
                <w:iCs/>
                <w:kern w:val="0"/>
                <w:sz w:val="21"/>
                <w:szCs w:val="21"/>
                <w:lang w:bidi="en-US"/>
              </w:rPr>
            </w:pPr>
            <w:r w:rsidRPr="005C569B">
              <w:rPr>
                <w:rFonts w:ascii="Consolas" w:hAnsi="Consolas" w:hint="eastAsia"/>
                <w:b/>
                <w:iCs/>
                <w:kern w:val="0"/>
                <w:sz w:val="21"/>
                <w:szCs w:val="21"/>
                <w:lang w:bidi="en-US"/>
              </w:rPr>
              <w:t>参数表</w:t>
            </w:r>
          </w:p>
        </w:tc>
        <w:tc>
          <w:tcPr>
            <w:tcW w:w="4218" w:type="pct"/>
            <w:gridSpan w:val="2"/>
            <w:shd w:val="clear" w:color="auto" w:fill="auto"/>
          </w:tcPr>
          <w:p w14:paraId="4A3FF597" w14:textId="77777777" w:rsidR="004440FC" w:rsidRPr="005C569B" w:rsidRDefault="004440FC" w:rsidP="003C4A16">
            <w:pPr>
              <w:pStyle w:val="a4"/>
              <w:spacing w:after="72"/>
              <w:ind w:firstLine="42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289"/>
            </w:tblGrid>
            <w:tr w:rsidR="004440FC" w:rsidRPr="005C569B" w14:paraId="310C6A9D" w14:textId="77777777" w:rsidTr="003C4A16">
              <w:tc>
                <w:tcPr>
                  <w:tcW w:w="1523" w:type="pct"/>
                </w:tcPr>
                <w:p w14:paraId="12BD716F" w14:textId="77777777" w:rsidR="004440FC" w:rsidRPr="005C569B" w:rsidRDefault="004440FC" w:rsidP="003C4A16">
                  <w:pPr>
                    <w:pStyle w:val="a4"/>
                    <w:spacing w:after="72"/>
                    <w:ind w:firstLine="420"/>
                    <w:jc w:val="center"/>
                    <w:rPr>
                      <w:rFonts w:ascii="Consolas" w:hAnsi="Consolas"/>
                      <w:sz w:val="21"/>
                      <w:szCs w:val="21"/>
                    </w:rPr>
                  </w:pPr>
                  <w:r w:rsidRPr="005C569B">
                    <w:rPr>
                      <w:rFonts w:ascii="Consolas" w:hAnsi="Consolas" w:hint="eastAsia"/>
                      <w:sz w:val="21"/>
                      <w:szCs w:val="21"/>
                    </w:rPr>
                    <w:t>参数</w:t>
                  </w:r>
                </w:p>
              </w:tc>
              <w:tc>
                <w:tcPr>
                  <w:tcW w:w="3477" w:type="pct"/>
                </w:tcPr>
                <w:p w14:paraId="08B55F0F" w14:textId="77777777" w:rsidR="004440FC" w:rsidRPr="005C569B" w:rsidRDefault="004440FC" w:rsidP="003C4A16">
                  <w:pPr>
                    <w:pStyle w:val="a4"/>
                    <w:spacing w:after="72"/>
                    <w:ind w:firstLine="420"/>
                    <w:jc w:val="center"/>
                    <w:rPr>
                      <w:rFonts w:ascii="Consolas" w:hAnsi="Consolas"/>
                      <w:sz w:val="21"/>
                      <w:szCs w:val="21"/>
                    </w:rPr>
                  </w:pPr>
                  <w:r w:rsidRPr="005C569B">
                    <w:rPr>
                      <w:rFonts w:ascii="Consolas" w:hAnsi="Consolas" w:hint="eastAsia"/>
                      <w:sz w:val="21"/>
                      <w:szCs w:val="21"/>
                    </w:rPr>
                    <w:t>说明</w:t>
                  </w:r>
                </w:p>
              </w:tc>
            </w:tr>
            <w:tr w:rsidR="004440FC" w:rsidRPr="005C569B" w14:paraId="63E0629C" w14:textId="77777777" w:rsidTr="003C4A16">
              <w:tc>
                <w:tcPr>
                  <w:tcW w:w="1523" w:type="pct"/>
                </w:tcPr>
                <w:p w14:paraId="4462CA4C" w14:textId="77777777" w:rsidR="004440FC" w:rsidRPr="005C569B" w:rsidRDefault="004440FC" w:rsidP="003C4A16">
                  <w:pPr>
                    <w:rPr>
                      <w:rFonts w:ascii="Consolas" w:hAnsi="Consolas"/>
                      <w:szCs w:val="21"/>
                    </w:rPr>
                  </w:pPr>
                  <w:r w:rsidRPr="005C569B">
                    <w:rPr>
                      <w:rFonts w:ascii="Consolas" w:hAnsi="Consolas" w:hint="eastAsia"/>
                      <w:szCs w:val="21"/>
                      <w:shd w:val="clear" w:color="auto" w:fill="FFFFFF"/>
                    </w:rPr>
                    <w:t>联系人文件</w:t>
                  </w:r>
                </w:p>
              </w:tc>
              <w:tc>
                <w:tcPr>
                  <w:tcW w:w="3477" w:type="pct"/>
                </w:tcPr>
                <w:p w14:paraId="1CF7A778" w14:textId="77777777" w:rsidR="004440FC" w:rsidRPr="005C569B" w:rsidRDefault="004440FC" w:rsidP="003C4A16">
                  <w:pPr>
                    <w:rPr>
                      <w:rFonts w:ascii="Consolas" w:hAnsi="Consolas"/>
                      <w:szCs w:val="21"/>
                    </w:rPr>
                  </w:pPr>
                  <w:r w:rsidRPr="005C569B">
                    <w:rPr>
                      <w:rFonts w:ascii="Consolas" w:hAnsi="Consolas" w:hint="eastAsia"/>
                      <w:kern w:val="0"/>
                      <w:szCs w:val="21"/>
                    </w:rPr>
                    <w:t>联系人文件（</w:t>
                  </w:r>
                  <w:r w:rsidRPr="005C569B">
                    <w:rPr>
                      <w:rFonts w:ascii="Consolas" w:hAnsi="Consolas" w:hint="eastAsia"/>
                      <w:kern w:val="0"/>
                      <w:szCs w:val="21"/>
                    </w:rPr>
                    <w:t>csv/excel2003/excel2007/excel2010</w:t>
                  </w:r>
                  <w:r w:rsidRPr="005C569B">
                    <w:rPr>
                      <w:rFonts w:ascii="Consolas" w:hAnsi="Consolas" w:hint="eastAsia"/>
                      <w:kern w:val="0"/>
                      <w:szCs w:val="21"/>
                    </w:rPr>
                    <w:t>）</w:t>
                  </w:r>
                </w:p>
              </w:tc>
            </w:tr>
          </w:tbl>
          <w:p w14:paraId="3233E778" w14:textId="77777777" w:rsidR="004440FC" w:rsidRPr="005C569B" w:rsidRDefault="004440FC" w:rsidP="003C4A16">
            <w:pPr>
              <w:pStyle w:val="a4"/>
              <w:spacing w:after="72"/>
              <w:ind w:firstLine="420"/>
              <w:rPr>
                <w:rFonts w:ascii="Consolas" w:hAnsi="Consolas"/>
                <w:iCs/>
                <w:kern w:val="0"/>
                <w:sz w:val="21"/>
                <w:szCs w:val="21"/>
                <w:lang w:bidi="en-US"/>
              </w:rPr>
            </w:pPr>
          </w:p>
        </w:tc>
      </w:tr>
      <w:tr w:rsidR="004440FC" w:rsidRPr="005C569B" w14:paraId="1DFA5B01" w14:textId="77777777" w:rsidTr="003C4A16">
        <w:tc>
          <w:tcPr>
            <w:tcW w:w="782" w:type="pct"/>
            <w:shd w:val="clear" w:color="auto" w:fill="auto"/>
          </w:tcPr>
          <w:p w14:paraId="1CBEC512" w14:textId="77777777" w:rsidR="004440FC" w:rsidRPr="005C569B" w:rsidRDefault="004440FC" w:rsidP="003C4A16">
            <w:pPr>
              <w:pStyle w:val="a4"/>
              <w:spacing w:after="72"/>
              <w:ind w:firstLineChars="0" w:firstLine="0"/>
              <w:rPr>
                <w:rFonts w:ascii="Consolas" w:hAnsi="Consolas"/>
                <w:b/>
                <w:iCs/>
                <w:kern w:val="0"/>
                <w:sz w:val="21"/>
                <w:szCs w:val="21"/>
                <w:lang w:bidi="en-US"/>
              </w:rPr>
            </w:pPr>
            <w:r w:rsidRPr="005C569B">
              <w:rPr>
                <w:rFonts w:ascii="Consolas" w:hAnsi="Consolas" w:hint="eastAsia"/>
                <w:b/>
                <w:iCs/>
                <w:kern w:val="0"/>
                <w:sz w:val="21"/>
                <w:szCs w:val="21"/>
                <w:lang w:bidi="en-US"/>
              </w:rPr>
              <w:t>非功能需求</w:t>
            </w:r>
          </w:p>
        </w:tc>
        <w:tc>
          <w:tcPr>
            <w:tcW w:w="4218" w:type="pct"/>
            <w:gridSpan w:val="2"/>
            <w:shd w:val="clear" w:color="auto" w:fill="auto"/>
          </w:tcPr>
          <w:p w14:paraId="5D9AFD75" w14:textId="77777777" w:rsidR="004440FC" w:rsidRPr="005C569B" w:rsidRDefault="004440FC" w:rsidP="003C4A16">
            <w:pPr>
              <w:pStyle w:val="a4"/>
              <w:keepNext/>
              <w:spacing w:after="72"/>
              <w:ind w:firstLineChars="5" w:firstLine="10"/>
              <w:rPr>
                <w:rFonts w:ascii="Consolas" w:hAnsi="Consolas"/>
                <w:iCs/>
                <w:kern w:val="0"/>
                <w:sz w:val="21"/>
                <w:szCs w:val="21"/>
                <w:lang w:bidi="en-US"/>
              </w:rPr>
            </w:pPr>
            <w:r w:rsidRPr="005C569B">
              <w:rPr>
                <w:rFonts w:ascii="Consolas" w:hAnsi="Consolas" w:hint="eastAsia"/>
                <w:iCs/>
                <w:kern w:val="0"/>
                <w:sz w:val="21"/>
                <w:szCs w:val="21"/>
                <w:lang w:bidi="en-US"/>
              </w:rPr>
              <w:t>N/A</w:t>
            </w:r>
          </w:p>
        </w:tc>
      </w:tr>
    </w:tbl>
    <w:p w14:paraId="2882059D" w14:textId="77777777" w:rsidR="004440FC" w:rsidRPr="004F624E" w:rsidRDefault="004440FC" w:rsidP="004440FC">
      <w:pPr>
        <w:rPr>
          <w:rFonts w:ascii="Consolas" w:hAnsi="Consolas"/>
        </w:rPr>
      </w:pPr>
    </w:p>
    <w:p w14:paraId="1F1E201E"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49" w:name="_Toc354760213"/>
      <w:bookmarkStart w:id="450" w:name="_Toc355341030"/>
      <w:r w:rsidRPr="004F624E">
        <w:rPr>
          <w:rFonts w:ascii="Consolas" w:hAnsi="Consolas" w:hint="eastAsia"/>
        </w:rPr>
        <w:t>添加组</w:t>
      </w:r>
      <w:bookmarkEnd w:id="449"/>
      <w:bookmarkEnd w:id="450"/>
    </w:p>
    <w:tbl>
      <w:tblPr>
        <w:tblW w:w="513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23"/>
        <w:gridCol w:w="278"/>
        <w:gridCol w:w="7831"/>
      </w:tblGrid>
      <w:tr w:rsidR="004440FC" w:rsidRPr="005C569B" w14:paraId="16B4F4EC" w14:textId="77777777" w:rsidTr="003C4A16">
        <w:tc>
          <w:tcPr>
            <w:tcW w:w="655" w:type="pct"/>
            <w:shd w:val="clear" w:color="auto" w:fill="auto"/>
          </w:tcPr>
          <w:p w14:paraId="61C2EEB2" w14:textId="77777777" w:rsidR="004440FC" w:rsidRPr="005C569B" w:rsidRDefault="004440FC" w:rsidP="003C4A16">
            <w:pPr>
              <w:pStyle w:val="a4"/>
              <w:spacing w:after="72"/>
              <w:ind w:firstLineChars="0" w:firstLine="0"/>
              <w:rPr>
                <w:rFonts w:ascii="Consolas" w:hAnsi="Consolas"/>
                <w:b/>
                <w:caps/>
                <w:kern w:val="0"/>
                <w:sz w:val="21"/>
                <w:szCs w:val="21"/>
              </w:rPr>
            </w:pPr>
            <w:r w:rsidRPr="005C569B">
              <w:rPr>
                <w:rFonts w:ascii="Consolas" w:hAnsi="Consolas" w:hint="eastAsia"/>
                <w:b/>
                <w:caps/>
                <w:kern w:val="0"/>
                <w:sz w:val="21"/>
                <w:szCs w:val="21"/>
              </w:rPr>
              <w:t>用例名称</w:t>
            </w:r>
          </w:p>
        </w:tc>
        <w:tc>
          <w:tcPr>
            <w:tcW w:w="4345" w:type="pct"/>
            <w:gridSpan w:val="2"/>
            <w:shd w:val="clear" w:color="auto" w:fill="auto"/>
          </w:tcPr>
          <w:p w14:paraId="0E4C0DAA" w14:textId="77777777" w:rsidR="004440FC" w:rsidRPr="005C569B" w:rsidRDefault="004440FC" w:rsidP="003C4A16">
            <w:pPr>
              <w:pStyle w:val="a4"/>
              <w:spacing w:after="72"/>
              <w:ind w:firstLineChars="0" w:firstLine="0"/>
              <w:rPr>
                <w:rFonts w:ascii="Consolas" w:hAnsi="Consolas"/>
                <w:caps/>
                <w:kern w:val="0"/>
                <w:sz w:val="21"/>
                <w:szCs w:val="21"/>
              </w:rPr>
            </w:pPr>
            <w:r w:rsidRPr="005C569B">
              <w:rPr>
                <w:rFonts w:ascii="Consolas" w:hAnsi="Consolas" w:hint="eastAsia"/>
                <w:caps/>
                <w:kern w:val="0"/>
                <w:sz w:val="21"/>
                <w:szCs w:val="21"/>
              </w:rPr>
              <w:t>添加组</w:t>
            </w:r>
          </w:p>
        </w:tc>
      </w:tr>
      <w:tr w:rsidR="004440FC" w:rsidRPr="005C569B" w14:paraId="35760284" w14:textId="77777777" w:rsidTr="003C4A16">
        <w:tc>
          <w:tcPr>
            <w:tcW w:w="655" w:type="pct"/>
            <w:shd w:val="clear" w:color="auto" w:fill="auto"/>
          </w:tcPr>
          <w:p w14:paraId="3724C41F" w14:textId="77777777" w:rsidR="004440FC" w:rsidRPr="005C569B" w:rsidRDefault="004440FC" w:rsidP="003C4A16">
            <w:pPr>
              <w:pStyle w:val="a4"/>
              <w:spacing w:after="72"/>
              <w:ind w:firstLineChars="0" w:firstLine="0"/>
              <w:rPr>
                <w:rFonts w:ascii="Consolas" w:hAnsi="Consolas"/>
                <w:b/>
                <w:caps/>
                <w:kern w:val="0"/>
                <w:sz w:val="21"/>
                <w:szCs w:val="21"/>
              </w:rPr>
            </w:pPr>
            <w:r w:rsidRPr="005C569B">
              <w:rPr>
                <w:rFonts w:ascii="Consolas" w:hAnsi="Consolas" w:hint="eastAsia"/>
                <w:b/>
                <w:caps/>
                <w:kern w:val="0"/>
                <w:sz w:val="21"/>
                <w:szCs w:val="21"/>
              </w:rPr>
              <w:t>SRS ID</w:t>
            </w:r>
          </w:p>
        </w:tc>
        <w:tc>
          <w:tcPr>
            <w:tcW w:w="4345" w:type="pct"/>
            <w:gridSpan w:val="2"/>
            <w:shd w:val="clear" w:color="auto" w:fill="auto"/>
          </w:tcPr>
          <w:p w14:paraId="1884B08E" w14:textId="77777777" w:rsidR="004440FC" w:rsidRPr="005C569B" w:rsidRDefault="004440FC" w:rsidP="003C4A16">
            <w:pPr>
              <w:pStyle w:val="a4"/>
              <w:spacing w:after="72"/>
              <w:ind w:firstLineChars="0" w:firstLine="0"/>
              <w:rPr>
                <w:rFonts w:ascii="Consolas" w:hAnsi="Consolas"/>
                <w:caps/>
                <w:kern w:val="0"/>
                <w:sz w:val="21"/>
                <w:szCs w:val="21"/>
              </w:rPr>
            </w:pPr>
            <w:r w:rsidRPr="005C569B">
              <w:rPr>
                <w:rFonts w:ascii="Consolas" w:hAnsi="Consolas" w:hint="eastAsia"/>
                <w:caps/>
                <w:kern w:val="0"/>
                <w:sz w:val="21"/>
                <w:szCs w:val="21"/>
              </w:rPr>
              <w:t>MAX_Client_ADDRESSBOOK_SRS_0006</w:t>
            </w:r>
          </w:p>
        </w:tc>
      </w:tr>
      <w:tr w:rsidR="004440FC" w:rsidRPr="005C569B" w14:paraId="079D6262" w14:textId="77777777" w:rsidTr="003C4A16">
        <w:tc>
          <w:tcPr>
            <w:tcW w:w="655" w:type="pct"/>
            <w:shd w:val="clear" w:color="auto" w:fill="auto"/>
          </w:tcPr>
          <w:p w14:paraId="0B4B4E02"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角色</w:t>
            </w:r>
          </w:p>
        </w:tc>
        <w:tc>
          <w:tcPr>
            <w:tcW w:w="4345" w:type="pct"/>
            <w:gridSpan w:val="2"/>
            <w:shd w:val="clear" w:color="auto" w:fill="auto"/>
          </w:tcPr>
          <w:p w14:paraId="62FC6436"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MAX</w:t>
            </w:r>
            <w:r w:rsidRPr="005C569B">
              <w:rPr>
                <w:rFonts w:ascii="Consolas" w:hAnsi="Consolas" w:hint="eastAsia"/>
                <w:iCs/>
                <w:kern w:val="0"/>
                <w:sz w:val="21"/>
                <w:szCs w:val="21"/>
                <w:lang w:bidi="en-US"/>
              </w:rPr>
              <w:t>注册用户</w:t>
            </w:r>
          </w:p>
        </w:tc>
      </w:tr>
      <w:tr w:rsidR="004440FC" w:rsidRPr="005C569B" w14:paraId="0F02ED28" w14:textId="77777777" w:rsidTr="003C4A16">
        <w:tc>
          <w:tcPr>
            <w:tcW w:w="655" w:type="pct"/>
            <w:shd w:val="clear" w:color="auto" w:fill="auto"/>
          </w:tcPr>
          <w:p w14:paraId="3BD3F942"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简述</w:t>
            </w:r>
          </w:p>
        </w:tc>
        <w:tc>
          <w:tcPr>
            <w:tcW w:w="4345" w:type="pct"/>
            <w:gridSpan w:val="2"/>
            <w:shd w:val="clear" w:color="auto" w:fill="auto"/>
          </w:tcPr>
          <w:p w14:paraId="4E0E2088"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用户右键单击</w:t>
            </w:r>
            <w:r w:rsidRPr="005C569B">
              <w:rPr>
                <w:rFonts w:ascii="Consolas" w:hAnsi="Consolas" w:hint="eastAsia"/>
                <w:iCs/>
                <w:kern w:val="0"/>
                <w:sz w:val="21"/>
                <w:szCs w:val="21"/>
                <w:lang w:bidi="en-US"/>
              </w:rPr>
              <w:t xml:space="preserve"> </w:t>
            </w:r>
            <w:r w:rsidRPr="005C569B">
              <w:rPr>
                <w:rFonts w:ascii="Consolas" w:hAnsi="Consolas" w:hint="eastAsia"/>
                <w:iCs/>
                <w:kern w:val="0"/>
                <w:sz w:val="21"/>
                <w:szCs w:val="21"/>
                <w:lang w:bidi="en-US"/>
              </w:rPr>
              <w:t>“通讯录面板“联系人列表中的任意组，弹出下拉菜单，点击”添加组“菜单项，在联系人列表顶端显示输入框，用户输入组名，按</w:t>
            </w:r>
            <w:r w:rsidRPr="005C569B">
              <w:rPr>
                <w:rFonts w:ascii="Consolas" w:hAnsi="Consolas" w:hint="eastAsia"/>
                <w:iCs/>
                <w:kern w:val="0"/>
                <w:sz w:val="21"/>
                <w:szCs w:val="21"/>
                <w:lang w:bidi="en-US"/>
              </w:rPr>
              <w:t>Enter</w:t>
            </w:r>
            <w:r w:rsidRPr="005C569B">
              <w:rPr>
                <w:rFonts w:ascii="Consolas" w:hAnsi="Consolas" w:hint="eastAsia"/>
                <w:iCs/>
                <w:kern w:val="0"/>
                <w:sz w:val="21"/>
                <w:szCs w:val="21"/>
                <w:lang w:bidi="en-US"/>
              </w:rPr>
              <w:t>键或者焦点离开输入框，组名自动保存，通讯录面板自动刷新，联系人列表重新排序并显示。</w:t>
            </w:r>
          </w:p>
        </w:tc>
      </w:tr>
      <w:tr w:rsidR="004440FC" w:rsidRPr="005C569B" w14:paraId="19B09C4B" w14:textId="77777777" w:rsidTr="003C4A16">
        <w:tc>
          <w:tcPr>
            <w:tcW w:w="655" w:type="pct"/>
            <w:shd w:val="clear" w:color="auto" w:fill="auto"/>
          </w:tcPr>
          <w:p w14:paraId="7E50D2A5"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优先级别</w:t>
            </w:r>
          </w:p>
        </w:tc>
        <w:tc>
          <w:tcPr>
            <w:tcW w:w="4345" w:type="pct"/>
            <w:gridSpan w:val="2"/>
            <w:shd w:val="clear" w:color="auto" w:fill="auto"/>
          </w:tcPr>
          <w:p w14:paraId="7DAE1034"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高</w:t>
            </w:r>
          </w:p>
        </w:tc>
      </w:tr>
      <w:tr w:rsidR="004440FC" w:rsidRPr="005C569B" w14:paraId="67190FF7" w14:textId="77777777" w:rsidTr="003C4A16">
        <w:tc>
          <w:tcPr>
            <w:tcW w:w="655" w:type="pct"/>
            <w:shd w:val="clear" w:color="auto" w:fill="auto"/>
          </w:tcPr>
          <w:p w14:paraId="2768B766"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前置条件</w:t>
            </w:r>
          </w:p>
        </w:tc>
        <w:tc>
          <w:tcPr>
            <w:tcW w:w="4345" w:type="pct"/>
            <w:gridSpan w:val="2"/>
            <w:shd w:val="clear" w:color="auto" w:fill="auto"/>
          </w:tcPr>
          <w:p w14:paraId="775088D6" w14:textId="77777777" w:rsidR="004440FC" w:rsidRDefault="004440FC" w:rsidP="00AC5C40">
            <w:pPr>
              <w:pStyle w:val="a4"/>
              <w:numPr>
                <w:ilvl w:val="0"/>
                <w:numId w:val="156"/>
              </w:numPr>
              <w:spacing w:after="72"/>
              <w:ind w:firstLineChars="0"/>
              <w:rPr>
                <w:rFonts w:ascii="Consolas" w:hAnsi="Consolas"/>
                <w:iCs/>
                <w:kern w:val="0"/>
                <w:sz w:val="21"/>
                <w:szCs w:val="21"/>
                <w:lang w:bidi="en-US"/>
              </w:rPr>
            </w:pPr>
            <w:r w:rsidRPr="005C569B">
              <w:rPr>
                <w:rFonts w:ascii="Consolas" w:hAnsi="Consolas" w:hint="eastAsia"/>
                <w:iCs/>
                <w:kern w:val="0"/>
                <w:sz w:val="21"/>
                <w:szCs w:val="21"/>
                <w:lang w:bidi="en-US"/>
              </w:rPr>
              <w:t>用户登录</w:t>
            </w:r>
            <w:r w:rsidRPr="005C569B">
              <w:rPr>
                <w:rFonts w:ascii="Consolas" w:hAnsi="Consolas" w:hint="eastAsia"/>
                <w:iCs/>
                <w:kern w:val="0"/>
                <w:sz w:val="21"/>
                <w:szCs w:val="21"/>
                <w:lang w:bidi="en-US"/>
              </w:rPr>
              <w:t>MAX</w:t>
            </w:r>
            <w:r w:rsidRPr="005C569B">
              <w:rPr>
                <w:rFonts w:ascii="Consolas" w:hAnsi="Consolas" w:hint="eastAsia"/>
                <w:iCs/>
                <w:kern w:val="0"/>
                <w:sz w:val="21"/>
                <w:szCs w:val="21"/>
                <w:lang w:bidi="en-US"/>
              </w:rPr>
              <w:t>客户端并进入到“通讯录</w:t>
            </w:r>
            <w:r w:rsidRPr="005C569B">
              <w:rPr>
                <w:rFonts w:ascii="Consolas" w:hAnsi="Consolas" w:hint="eastAsia"/>
                <w:caps/>
                <w:kern w:val="0"/>
                <w:sz w:val="21"/>
                <w:szCs w:val="21"/>
              </w:rPr>
              <w:t>面板</w:t>
            </w:r>
            <w:r w:rsidRPr="005C569B">
              <w:rPr>
                <w:rFonts w:ascii="Consolas" w:hAnsi="Consolas" w:hint="eastAsia"/>
                <w:iCs/>
                <w:kern w:val="0"/>
                <w:sz w:val="21"/>
                <w:szCs w:val="21"/>
                <w:lang w:bidi="en-US"/>
              </w:rPr>
              <w:t>”</w:t>
            </w:r>
          </w:p>
          <w:p w14:paraId="679E7034" w14:textId="77777777" w:rsidR="004440FC" w:rsidRDefault="004440FC" w:rsidP="00AC5C40">
            <w:pPr>
              <w:pStyle w:val="a4"/>
              <w:numPr>
                <w:ilvl w:val="0"/>
                <w:numId w:val="156"/>
              </w:numPr>
              <w:spacing w:after="72"/>
              <w:ind w:firstLineChars="0"/>
              <w:rPr>
                <w:rFonts w:ascii="Consolas" w:hAnsi="Consolas"/>
                <w:iCs/>
                <w:kern w:val="0"/>
                <w:sz w:val="21"/>
                <w:szCs w:val="21"/>
                <w:lang w:bidi="en-US"/>
              </w:rPr>
            </w:pPr>
            <w:r>
              <w:rPr>
                <w:rFonts w:ascii="Consolas" w:hAnsi="Consolas" w:hint="eastAsia"/>
                <w:iCs/>
                <w:kern w:val="0"/>
                <w:sz w:val="21"/>
                <w:szCs w:val="21"/>
                <w:lang w:bidi="en-US"/>
              </w:rPr>
              <w:t>组数量到达上限</w:t>
            </w:r>
            <w:r>
              <w:rPr>
                <w:rFonts w:ascii="Consolas" w:hAnsi="Consolas" w:hint="eastAsia"/>
                <w:iCs/>
                <w:kern w:val="0"/>
                <w:sz w:val="21"/>
                <w:szCs w:val="21"/>
                <w:lang w:bidi="en-US"/>
              </w:rPr>
              <w:t>100</w:t>
            </w:r>
            <w:r>
              <w:rPr>
                <w:rFonts w:ascii="Consolas" w:hAnsi="Consolas" w:hint="eastAsia"/>
                <w:iCs/>
                <w:kern w:val="0"/>
                <w:sz w:val="21"/>
                <w:szCs w:val="21"/>
                <w:lang w:bidi="en-US"/>
              </w:rPr>
              <w:t>时，点击</w:t>
            </w:r>
            <w:r w:rsidR="006F24F5">
              <w:rPr>
                <w:rFonts w:ascii="Consolas" w:hAnsi="Consolas" w:hint="eastAsia"/>
                <w:iCs/>
                <w:kern w:val="0"/>
                <w:sz w:val="21"/>
                <w:szCs w:val="21"/>
                <w:lang w:bidi="en-US"/>
              </w:rPr>
              <w:t>【添加组】菜单项</w:t>
            </w:r>
            <w:r>
              <w:rPr>
                <w:rFonts w:ascii="Consolas" w:hAnsi="Consolas" w:hint="eastAsia"/>
                <w:iCs/>
                <w:kern w:val="0"/>
                <w:sz w:val="21"/>
                <w:szCs w:val="21"/>
                <w:lang w:bidi="en-US"/>
              </w:rPr>
              <w:t>，弹出浮层提示“组已达上限，无</w:t>
            </w:r>
            <w:r>
              <w:rPr>
                <w:rFonts w:ascii="Consolas" w:hAnsi="Consolas" w:hint="eastAsia"/>
                <w:iCs/>
                <w:kern w:val="0"/>
                <w:sz w:val="21"/>
                <w:szCs w:val="21"/>
                <w:lang w:bidi="en-US"/>
              </w:rPr>
              <w:lastRenderedPageBreak/>
              <w:t>法添加”</w:t>
            </w:r>
          </w:p>
          <w:p w14:paraId="44435B79" w14:textId="77777777" w:rsidR="006F24F5" w:rsidRPr="005C569B" w:rsidRDefault="006F24F5" w:rsidP="00AC5C40">
            <w:pPr>
              <w:pStyle w:val="a4"/>
              <w:numPr>
                <w:ilvl w:val="0"/>
                <w:numId w:val="156"/>
              </w:numPr>
              <w:spacing w:after="72"/>
              <w:ind w:firstLineChars="0"/>
              <w:rPr>
                <w:rFonts w:ascii="Consolas" w:hAnsi="Consolas"/>
                <w:iCs/>
                <w:kern w:val="0"/>
                <w:sz w:val="21"/>
                <w:szCs w:val="21"/>
                <w:lang w:bidi="en-US"/>
              </w:rPr>
            </w:pPr>
            <w:r>
              <w:rPr>
                <w:rFonts w:ascii="Consolas" w:hAnsi="Consolas" w:hint="eastAsia"/>
                <w:iCs/>
                <w:kern w:val="0"/>
                <w:sz w:val="21"/>
                <w:szCs w:val="21"/>
                <w:lang w:bidi="en-US"/>
              </w:rPr>
              <w:t>通讯录中已有联系人</w:t>
            </w:r>
          </w:p>
        </w:tc>
      </w:tr>
      <w:tr w:rsidR="004440FC" w:rsidRPr="005C569B" w14:paraId="08A52D81" w14:textId="77777777" w:rsidTr="003C4A16">
        <w:tc>
          <w:tcPr>
            <w:tcW w:w="5000" w:type="pct"/>
            <w:gridSpan w:val="3"/>
            <w:shd w:val="clear" w:color="auto" w:fill="auto"/>
          </w:tcPr>
          <w:p w14:paraId="47865CDC" w14:textId="77777777" w:rsidR="004440FC" w:rsidRPr="005C569B" w:rsidRDefault="004440FC" w:rsidP="003C4A16">
            <w:pPr>
              <w:pStyle w:val="a4"/>
              <w:spacing w:after="72"/>
              <w:ind w:firstLineChars="0" w:firstLine="0"/>
              <w:rPr>
                <w:rFonts w:ascii="Consolas" w:hAnsi="Consolas"/>
                <w:kern w:val="0"/>
                <w:sz w:val="21"/>
                <w:szCs w:val="21"/>
              </w:rPr>
            </w:pPr>
            <w:r w:rsidRPr="005C569B">
              <w:rPr>
                <w:rFonts w:ascii="Consolas" w:hAnsi="Consolas" w:hint="eastAsia"/>
                <w:b/>
                <w:kern w:val="0"/>
                <w:sz w:val="21"/>
                <w:szCs w:val="21"/>
              </w:rPr>
              <w:lastRenderedPageBreak/>
              <w:t>主事件流程</w:t>
            </w:r>
          </w:p>
        </w:tc>
      </w:tr>
      <w:tr w:rsidR="004440FC" w:rsidRPr="005C569B" w14:paraId="73C42570" w14:textId="77777777" w:rsidTr="003C4A16">
        <w:tc>
          <w:tcPr>
            <w:tcW w:w="5000" w:type="pct"/>
            <w:gridSpan w:val="3"/>
            <w:shd w:val="clear" w:color="auto" w:fill="auto"/>
          </w:tcPr>
          <w:p w14:paraId="43CF6F93" w14:textId="77777777" w:rsidR="004440FC" w:rsidRPr="005C569B" w:rsidRDefault="004440FC" w:rsidP="00AC5C40">
            <w:pPr>
              <w:pStyle w:val="a4"/>
              <w:numPr>
                <w:ilvl w:val="0"/>
                <w:numId w:val="123"/>
              </w:numPr>
              <w:spacing w:after="72"/>
              <w:ind w:firstLineChars="0"/>
              <w:rPr>
                <w:rFonts w:ascii="Consolas" w:hAnsi="Consolas"/>
                <w:kern w:val="0"/>
                <w:sz w:val="21"/>
                <w:szCs w:val="21"/>
              </w:rPr>
            </w:pPr>
            <w:r w:rsidRPr="005C569B">
              <w:rPr>
                <w:rFonts w:ascii="Consolas" w:hAnsi="Consolas" w:hint="eastAsia"/>
                <w:kern w:val="0"/>
                <w:sz w:val="21"/>
                <w:szCs w:val="21"/>
              </w:rPr>
              <w:t>用户右键单击“</w:t>
            </w:r>
            <w:r w:rsidRPr="005C569B">
              <w:rPr>
                <w:rFonts w:ascii="Consolas" w:hAnsi="Consolas" w:hint="eastAsia"/>
                <w:caps/>
                <w:kern w:val="0"/>
                <w:sz w:val="21"/>
                <w:szCs w:val="21"/>
              </w:rPr>
              <w:t>通讯录面板“联系人列表中的任意组，弹出下拉菜单，点击”添加组“菜单项</w:t>
            </w:r>
            <w:r w:rsidRPr="005C569B">
              <w:rPr>
                <w:rFonts w:ascii="Consolas" w:hAnsi="Consolas" w:hint="eastAsia"/>
                <w:kern w:val="0"/>
                <w:sz w:val="21"/>
                <w:szCs w:val="21"/>
              </w:rPr>
              <w:t>，用例开始，其他可选入口为：</w:t>
            </w:r>
          </w:p>
          <w:p w14:paraId="07F83FB6" w14:textId="77777777" w:rsidR="004440FC" w:rsidRPr="005C569B" w:rsidRDefault="004440FC" w:rsidP="00AC5C40">
            <w:pPr>
              <w:pStyle w:val="a4"/>
              <w:numPr>
                <w:ilvl w:val="1"/>
                <w:numId w:val="123"/>
              </w:numPr>
              <w:spacing w:after="72"/>
              <w:ind w:firstLineChars="0"/>
              <w:rPr>
                <w:rFonts w:ascii="Consolas" w:hAnsi="Consolas"/>
                <w:kern w:val="0"/>
                <w:sz w:val="21"/>
                <w:szCs w:val="21"/>
              </w:rPr>
            </w:pPr>
            <w:r w:rsidRPr="005C569B">
              <w:rPr>
                <w:rFonts w:ascii="Consolas" w:hAnsi="Consolas" w:hint="eastAsia"/>
                <w:kern w:val="0"/>
                <w:sz w:val="21"/>
                <w:szCs w:val="21"/>
              </w:rPr>
              <w:t>用户右键单击“通讯录面板”联系人列表中的空白处，弹出下拉菜单，点击“添加组”菜单项，用例开始。</w:t>
            </w:r>
          </w:p>
          <w:p w14:paraId="59B0CC68" w14:textId="77777777" w:rsidR="004440FC" w:rsidRPr="005C569B" w:rsidRDefault="004440FC" w:rsidP="00AC5C40">
            <w:pPr>
              <w:pStyle w:val="a4"/>
              <w:numPr>
                <w:ilvl w:val="0"/>
                <w:numId w:val="123"/>
              </w:numPr>
              <w:spacing w:after="72"/>
              <w:ind w:firstLineChars="0"/>
              <w:rPr>
                <w:rFonts w:ascii="Consolas" w:hAnsi="Consolas"/>
                <w:kern w:val="0"/>
                <w:sz w:val="21"/>
                <w:szCs w:val="21"/>
              </w:rPr>
            </w:pPr>
            <w:r w:rsidRPr="005C569B">
              <w:rPr>
                <w:rFonts w:ascii="Consolas" w:hAnsi="Consolas" w:hint="eastAsia"/>
                <w:kern w:val="0"/>
                <w:sz w:val="21"/>
                <w:szCs w:val="21"/>
              </w:rPr>
              <w:t>联系人列表顶端显示输入框并获得焦点，见原型图</w:t>
            </w:r>
            <w:r w:rsidRPr="005C569B">
              <w:rPr>
                <w:rFonts w:ascii="Consolas" w:hAnsi="Consolas" w:hint="eastAsia"/>
                <w:kern w:val="0"/>
                <w:sz w:val="21"/>
                <w:szCs w:val="21"/>
              </w:rPr>
              <w:t>1-11</w:t>
            </w:r>
            <w:r w:rsidRPr="005C569B">
              <w:rPr>
                <w:rFonts w:ascii="Consolas" w:hAnsi="Consolas" w:hint="eastAsia"/>
                <w:kern w:val="0"/>
                <w:sz w:val="21"/>
                <w:szCs w:val="21"/>
              </w:rPr>
              <w:t>通讯录面板</w:t>
            </w:r>
            <w:r w:rsidRPr="005C569B">
              <w:rPr>
                <w:rFonts w:ascii="Consolas" w:hAnsi="Consolas" w:hint="eastAsia"/>
                <w:kern w:val="0"/>
                <w:sz w:val="21"/>
                <w:szCs w:val="21"/>
              </w:rPr>
              <w:t>-</w:t>
            </w:r>
            <w:r w:rsidRPr="005C569B">
              <w:rPr>
                <w:rFonts w:ascii="Consolas" w:hAnsi="Consolas" w:hint="eastAsia"/>
                <w:kern w:val="0"/>
                <w:sz w:val="21"/>
                <w:szCs w:val="21"/>
              </w:rPr>
              <w:t>添加组。</w:t>
            </w:r>
          </w:p>
          <w:p w14:paraId="6E9EA0D3" w14:textId="77777777" w:rsidR="004440FC" w:rsidRPr="005C569B" w:rsidRDefault="004440FC" w:rsidP="00AC5C40">
            <w:pPr>
              <w:pStyle w:val="a4"/>
              <w:numPr>
                <w:ilvl w:val="0"/>
                <w:numId w:val="123"/>
              </w:numPr>
              <w:spacing w:after="72"/>
              <w:ind w:firstLineChars="0"/>
              <w:rPr>
                <w:rFonts w:ascii="Consolas" w:hAnsi="Consolas"/>
                <w:kern w:val="0"/>
                <w:sz w:val="21"/>
                <w:szCs w:val="21"/>
              </w:rPr>
            </w:pPr>
            <w:r w:rsidRPr="005C569B">
              <w:rPr>
                <w:rFonts w:ascii="Consolas" w:hAnsi="Consolas" w:hint="eastAsia"/>
                <w:kern w:val="0"/>
                <w:sz w:val="21"/>
                <w:szCs w:val="21"/>
              </w:rPr>
              <w:t>用户在输入框中输入组名称，</w:t>
            </w:r>
            <w:r>
              <w:rPr>
                <w:rFonts w:ascii="Consolas" w:hAnsi="Consolas" w:hint="eastAsia"/>
                <w:kern w:val="0"/>
                <w:sz w:val="21"/>
                <w:szCs w:val="21"/>
              </w:rPr>
              <w:t>用户输入字符数</w:t>
            </w:r>
            <w:r w:rsidRPr="005C569B">
              <w:rPr>
                <w:rFonts w:ascii="Consolas" w:hAnsi="Consolas" w:hint="eastAsia"/>
                <w:kern w:val="0"/>
                <w:sz w:val="21"/>
                <w:szCs w:val="21"/>
              </w:rPr>
              <w:t>达到上限不允许输入</w:t>
            </w:r>
            <w:r>
              <w:rPr>
                <w:rFonts w:ascii="Consolas" w:hAnsi="Consolas" w:hint="eastAsia"/>
                <w:kern w:val="0"/>
                <w:sz w:val="21"/>
                <w:szCs w:val="21"/>
              </w:rPr>
              <w:t>，组名验证规则见</w:t>
            </w:r>
            <w:r w:rsidRPr="005C569B">
              <w:rPr>
                <w:rFonts w:ascii="Consolas" w:hAnsi="Consolas" w:hint="eastAsia"/>
                <w:kern w:val="0"/>
                <w:sz w:val="21"/>
                <w:szCs w:val="21"/>
              </w:rPr>
              <w:t>《</w:t>
            </w:r>
            <w:r w:rsidRPr="005C569B">
              <w:rPr>
                <w:rFonts w:ascii="Consolas" w:hAnsi="Consolas" w:hint="eastAsia"/>
                <w:kern w:val="0"/>
                <w:sz w:val="21"/>
                <w:szCs w:val="21"/>
              </w:rPr>
              <w:t>MAX-</w:t>
            </w:r>
            <w:r w:rsidRPr="005C569B">
              <w:rPr>
                <w:rFonts w:ascii="Consolas" w:hAnsi="Consolas" w:hint="eastAsia"/>
                <w:kern w:val="0"/>
                <w:sz w:val="21"/>
                <w:szCs w:val="21"/>
              </w:rPr>
              <w:t>通讯录表单校验规则</w:t>
            </w:r>
            <w:r w:rsidRPr="005C569B">
              <w:rPr>
                <w:rFonts w:ascii="Consolas" w:hAnsi="Consolas" w:hint="eastAsia"/>
                <w:kern w:val="0"/>
                <w:sz w:val="21"/>
                <w:szCs w:val="21"/>
              </w:rPr>
              <w:t>.xlsx</w:t>
            </w:r>
            <w:r w:rsidRPr="005C569B">
              <w:rPr>
                <w:rFonts w:ascii="Consolas" w:hAnsi="Consolas" w:hint="eastAsia"/>
                <w:kern w:val="0"/>
                <w:sz w:val="21"/>
                <w:szCs w:val="21"/>
              </w:rPr>
              <w:t>》</w:t>
            </w:r>
            <w:r w:rsidR="004E58E6">
              <w:rPr>
                <w:rFonts w:ascii="Consolas" w:hAnsi="Consolas" w:hint="eastAsia"/>
                <w:kern w:val="0"/>
                <w:sz w:val="21"/>
                <w:szCs w:val="21"/>
              </w:rPr>
              <w:t>，用户未输入组名，按键盘</w:t>
            </w:r>
            <w:r w:rsidR="004E58E6">
              <w:rPr>
                <w:rFonts w:ascii="Consolas" w:hAnsi="Consolas" w:hint="eastAsia"/>
                <w:kern w:val="0"/>
                <w:sz w:val="21"/>
                <w:szCs w:val="21"/>
              </w:rPr>
              <w:t>Enter</w:t>
            </w:r>
            <w:r w:rsidR="004E58E6">
              <w:rPr>
                <w:rFonts w:ascii="Consolas" w:hAnsi="Consolas" w:hint="eastAsia"/>
                <w:kern w:val="0"/>
                <w:sz w:val="21"/>
                <w:szCs w:val="21"/>
              </w:rPr>
              <w:t>键或者焦点离开输入框，视为无效操作，输入框消失，联系人列表回到添加组操作之前状态</w:t>
            </w:r>
            <w:r w:rsidRPr="005C569B">
              <w:rPr>
                <w:rFonts w:ascii="Consolas" w:hAnsi="Consolas" w:hint="eastAsia"/>
                <w:kern w:val="0"/>
                <w:sz w:val="21"/>
                <w:szCs w:val="21"/>
              </w:rPr>
              <w:t>。</w:t>
            </w:r>
          </w:p>
          <w:p w14:paraId="568C9FD5" w14:textId="77777777" w:rsidR="004440FC" w:rsidRPr="006A730F" w:rsidRDefault="004440FC" w:rsidP="00AC5C40">
            <w:pPr>
              <w:pStyle w:val="a4"/>
              <w:numPr>
                <w:ilvl w:val="0"/>
                <w:numId w:val="123"/>
              </w:numPr>
              <w:spacing w:after="72"/>
              <w:ind w:firstLineChars="0"/>
              <w:rPr>
                <w:rFonts w:ascii="Consolas" w:hAnsi="Consolas"/>
                <w:kern w:val="0"/>
                <w:sz w:val="21"/>
                <w:szCs w:val="21"/>
              </w:rPr>
            </w:pPr>
            <w:r w:rsidRPr="005C569B">
              <w:rPr>
                <w:rFonts w:ascii="Consolas" w:hAnsi="Consolas" w:hint="eastAsia"/>
                <w:kern w:val="0"/>
                <w:sz w:val="21"/>
                <w:szCs w:val="21"/>
              </w:rPr>
              <w:t>按键盘</w:t>
            </w:r>
            <w:r w:rsidRPr="005C569B">
              <w:rPr>
                <w:rFonts w:ascii="Consolas" w:hAnsi="Consolas" w:hint="eastAsia"/>
                <w:kern w:val="0"/>
                <w:sz w:val="21"/>
                <w:szCs w:val="21"/>
              </w:rPr>
              <w:t>Enter</w:t>
            </w:r>
            <w:r w:rsidRPr="005C569B">
              <w:rPr>
                <w:rFonts w:ascii="Consolas" w:hAnsi="Consolas" w:hint="eastAsia"/>
                <w:kern w:val="0"/>
                <w:sz w:val="21"/>
                <w:szCs w:val="21"/>
              </w:rPr>
              <w:t>键或者焦点离开输入框，</w:t>
            </w:r>
            <w:r w:rsidRPr="005C569B">
              <w:rPr>
                <w:rFonts w:ascii="Consolas" w:hAnsi="Consolas" w:hint="eastAsia"/>
                <w:kern w:val="0"/>
                <w:sz w:val="21"/>
                <w:szCs w:val="21"/>
              </w:rPr>
              <w:t>MAXClient</w:t>
            </w:r>
            <w:r w:rsidRPr="005C569B">
              <w:rPr>
                <w:rFonts w:ascii="Consolas" w:hAnsi="Consolas" w:hint="eastAsia"/>
                <w:kern w:val="0"/>
                <w:sz w:val="21"/>
                <w:szCs w:val="21"/>
              </w:rPr>
              <w:t>通过</w:t>
            </w:r>
            <w:r w:rsidRPr="005C569B">
              <w:rPr>
                <w:rFonts w:ascii="Consolas" w:hAnsi="Consolas" w:hint="eastAsia"/>
                <w:kern w:val="0"/>
                <w:sz w:val="21"/>
                <w:szCs w:val="21"/>
              </w:rPr>
              <w:t>Ajax</w:t>
            </w:r>
            <w:r w:rsidRPr="005C569B">
              <w:rPr>
                <w:rFonts w:ascii="Consolas" w:hAnsi="Consolas" w:hint="eastAsia"/>
                <w:kern w:val="0"/>
                <w:sz w:val="21"/>
                <w:szCs w:val="21"/>
              </w:rPr>
              <w:t>，向</w:t>
            </w:r>
            <w:r w:rsidRPr="005C569B">
              <w:rPr>
                <w:rFonts w:ascii="Consolas" w:hAnsi="Consolas" w:hint="eastAsia"/>
                <w:kern w:val="0"/>
                <w:sz w:val="21"/>
                <w:szCs w:val="21"/>
              </w:rPr>
              <w:t>MAXUniform</w:t>
            </w:r>
            <w:r w:rsidRPr="005C569B">
              <w:rPr>
                <w:rFonts w:ascii="Consolas" w:hAnsi="Consolas" w:hint="eastAsia"/>
                <w:kern w:val="0"/>
                <w:sz w:val="21"/>
                <w:szCs w:val="21"/>
              </w:rPr>
              <w:t>发出添加</w:t>
            </w:r>
            <w:r w:rsidRPr="006A730F">
              <w:rPr>
                <w:rFonts w:ascii="Consolas" w:hAnsi="Consolas" w:hint="eastAsia"/>
                <w:kern w:val="0"/>
                <w:sz w:val="21"/>
                <w:szCs w:val="21"/>
              </w:rPr>
              <w:t>组</w:t>
            </w:r>
            <w:r w:rsidRPr="006A730F">
              <w:rPr>
                <w:rFonts w:ascii="Consolas" w:hAnsi="Consolas" w:cs="宋体" w:hint="eastAsia"/>
                <w:sz w:val="21"/>
                <w:szCs w:val="21"/>
              </w:rPr>
              <w:t>（用例：</w:t>
            </w:r>
            <w:r w:rsidRPr="006A730F">
              <w:rPr>
                <w:rFonts w:ascii="Consolas" w:hAnsi="Consolas" w:hint="eastAsia"/>
                <w:kern w:val="0"/>
                <w:sz w:val="21"/>
                <w:szCs w:val="21"/>
              </w:rPr>
              <w:t>MAX_Uniform_ADDRESSBOOK_SRS_0004</w:t>
            </w:r>
            <w:r w:rsidRPr="006A730F">
              <w:rPr>
                <w:rFonts w:ascii="Consolas" w:hAnsi="Consolas" w:cs="宋体" w:hint="eastAsia"/>
                <w:sz w:val="21"/>
                <w:szCs w:val="21"/>
              </w:rPr>
              <w:t>）</w:t>
            </w:r>
            <w:r w:rsidRPr="006A730F">
              <w:rPr>
                <w:rFonts w:ascii="Consolas" w:hAnsi="Consolas" w:hint="eastAsia"/>
                <w:kern w:val="0"/>
                <w:sz w:val="21"/>
                <w:szCs w:val="21"/>
              </w:rPr>
              <w:t>请求。</w:t>
            </w:r>
          </w:p>
          <w:p w14:paraId="6BDC9ED8" w14:textId="77777777" w:rsidR="004440FC" w:rsidRPr="005C569B" w:rsidRDefault="004440FC" w:rsidP="00AC5C40">
            <w:pPr>
              <w:pStyle w:val="a4"/>
              <w:numPr>
                <w:ilvl w:val="0"/>
                <w:numId w:val="123"/>
              </w:numPr>
              <w:spacing w:after="72"/>
              <w:ind w:firstLineChars="0"/>
              <w:rPr>
                <w:rFonts w:ascii="Consolas" w:hAnsi="Consolas"/>
                <w:kern w:val="0"/>
                <w:sz w:val="21"/>
                <w:szCs w:val="21"/>
              </w:rPr>
            </w:pPr>
            <w:r w:rsidRPr="005C569B">
              <w:rPr>
                <w:rFonts w:ascii="Consolas" w:hAnsi="Consolas" w:hint="eastAsia"/>
                <w:kern w:val="0"/>
                <w:sz w:val="21"/>
                <w:szCs w:val="21"/>
              </w:rPr>
              <w:t>判断</w:t>
            </w:r>
            <w:r w:rsidRPr="005C569B">
              <w:rPr>
                <w:rFonts w:ascii="Consolas" w:hAnsi="Consolas" w:hint="eastAsia"/>
                <w:kern w:val="0"/>
                <w:sz w:val="21"/>
                <w:szCs w:val="21"/>
              </w:rPr>
              <w:t>MAXUniform</w:t>
            </w:r>
            <w:r w:rsidRPr="005C569B">
              <w:rPr>
                <w:rFonts w:ascii="Consolas" w:hAnsi="Consolas" w:hint="eastAsia"/>
                <w:kern w:val="0"/>
                <w:sz w:val="21"/>
                <w:szCs w:val="21"/>
              </w:rPr>
              <w:t>返回结果。</w:t>
            </w:r>
          </w:p>
          <w:p w14:paraId="09C6B6F6" w14:textId="77777777" w:rsidR="004440FC" w:rsidRPr="00825843" w:rsidRDefault="004440FC" w:rsidP="00AC5C40">
            <w:pPr>
              <w:pStyle w:val="a4"/>
              <w:numPr>
                <w:ilvl w:val="1"/>
                <w:numId w:val="123"/>
              </w:numPr>
              <w:spacing w:after="72"/>
              <w:ind w:firstLineChars="0"/>
              <w:rPr>
                <w:rFonts w:ascii="Consolas" w:hAnsi="Consolas"/>
                <w:kern w:val="0"/>
                <w:sz w:val="21"/>
                <w:szCs w:val="21"/>
              </w:rPr>
            </w:pPr>
            <w:r w:rsidRPr="00825843">
              <w:rPr>
                <w:rFonts w:ascii="Consolas" w:hAnsi="Consolas" w:hint="eastAsia"/>
                <w:kern w:val="0"/>
                <w:sz w:val="21"/>
                <w:szCs w:val="21"/>
              </w:rPr>
              <w:t>请求超时</w:t>
            </w:r>
            <w:r>
              <w:rPr>
                <w:rFonts w:ascii="Consolas" w:hAnsi="Consolas" w:hint="eastAsia"/>
                <w:kern w:val="0"/>
                <w:sz w:val="21"/>
                <w:szCs w:val="21"/>
              </w:rPr>
              <w:t>，见通用规则</w:t>
            </w:r>
            <w:r w:rsidRPr="00825843">
              <w:rPr>
                <w:rFonts w:ascii="Consolas" w:hAnsi="Consolas" w:hint="eastAsia"/>
                <w:kern w:val="0"/>
                <w:sz w:val="21"/>
                <w:szCs w:val="21"/>
              </w:rPr>
              <w:t>【请求超时限制】，在通讯录面板上方弹出浮层提示“添加组失败，请稍后重试”，</w:t>
            </w:r>
            <w:r>
              <w:rPr>
                <w:rFonts w:ascii="Consolas" w:hAnsi="Consolas" w:hint="eastAsia"/>
                <w:kern w:val="0"/>
                <w:sz w:val="21"/>
                <w:szCs w:val="21"/>
              </w:rPr>
              <w:t>刷新联系人列表，联系人列表回到初始状态，见用例进入通讯录面板（</w:t>
            </w:r>
            <w:r w:rsidRPr="005C569B">
              <w:rPr>
                <w:rFonts w:ascii="Consolas" w:hAnsi="Consolas" w:hint="eastAsia"/>
                <w:caps/>
                <w:kern w:val="0"/>
                <w:sz w:val="21"/>
                <w:szCs w:val="21"/>
              </w:rPr>
              <w:t>MAX_Client_ADDRESSBOOK_SRS_000</w:t>
            </w:r>
            <w:r>
              <w:rPr>
                <w:rFonts w:ascii="Consolas" w:hAnsi="Consolas" w:hint="eastAsia"/>
                <w:caps/>
                <w:kern w:val="0"/>
                <w:sz w:val="21"/>
                <w:szCs w:val="21"/>
              </w:rPr>
              <w:t>1</w:t>
            </w:r>
            <w:r>
              <w:rPr>
                <w:rFonts w:ascii="Consolas" w:hAnsi="Consolas" w:hint="eastAsia"/>
                <w:kern w:val="0"/>
                <w:sz w:val="21"/>
                <w:szCs w:val="21"/>
              </w:rPr>
              <w:t>），</w:t>
            </w:r>
            <w:r w:rsidRPr="00825843">
              <w:rPr>
                <w:rFonts w:ascii="Consolas" w:hAnsi="Consolas" w:hint="eastAsia"/>
                <w:kern w:val="0"/>
                <w:sz w:val="21"/>
                <w:szCs w:val="21"/>
              </w:rPr>
              <w:t>用例终止。</w:t>
            </w:r>
          </w:p>
          <w:p w14:paraId="2765C3D3" w14:textId="77777777" w:rsidR="004440FC" w:rsidRPr="00825843" w:rsidRDefault="004440FC" w:rsidP="00AC5C40">
            <w:pPr>
              <w:pStyle w:val="a4"/>
              <w:numPr>
                <w:ilvl w:val="1"/>
                <w:numId w:val="123"/>
              </w:numPr>
              <w:spacing w:after="72"/>
              <w:ind w:firstLineChars="0"/>
              <w:rPr>
                <w:rFonts w:ascii="Consolas" w:hAnsi="Consolas"/>
                <w:kern w:val="0"/>
                <w:sz w:val="21"/>
                <w:szCs w:val="21"/>
              </w:rPr>
            </w:pPr>
            <w:r w:rsidRPr="00825843">
              <w:rPr>
                <w:rFonts w:ascii="Consolas" w:hAnsi="Consolas" w:hint="eastAsia"/>
                <w:kern w:val="0"/>
                <w:sz w:val="21"/>
                <w:szCs w:val="21"/>
              </w:rPr>
              <w:t>返回</w:t>
            </w:r>
            <w:r w:rsidRPr="00825843">
              <w:rPr>
                <w:rFonts w:ascii="Consolas" w:hAnsi="Consolas" w:hint="eastAsia"/>
                <w:kern w:val="0"/>
                <w:sz w:val="21"/>
                <w:szCs w:val="21"/>
              </w:rPr>
              <w:t>HTTP</w:t>
            </w:r>
            <w:r w:rsidRPr="00825843">
              <w:rPr>
                <w:rFonts w:ascii="Consolas" w:hAnsi="Consolas" w:hint="eastAsia"/>
                <w:kern w:val="0"/>
                <w:sz w:val="21"/>
                <w:szCs w:val="21"/>
              </w:rPr>
              <w:t>状态码为</w:t>
            </w:r>
            <w:r w:rsidRPr="00825843">
              <w:rPr>
                <w:rFonts w:ascii="Consolas" w:hAnsi="Consolas" w:hint="eastAsia"/>
                <w:kern w:val="0"/>
                <w:sz w:val="21"/>
                <w:szCs w:val="21"/>
              </w:rPr>
              <w:t>5</w:t>
            </w:r>
            <w:r>
              <w:rPr>
                <w:rFonts w:ascii="Consolas" w:hAnsi="Consolas" w:hint="eastAsia"/>
                <w:kern w:val="0"/>
                <w:sz w:val="21"/>
                <w:szCs w:val="21"/>
              </w:rPr>
              <w:t>xx</w:t>
            </w:r>
            <w:r w:rsidRPr="00825843">
              <w:rPr>
                <w:rFonts w:ascii="Consolas" w:hAnsi="Consolas" w:hint="eastAsia"/>
                <w:kern w:val="0"/>
                <w:sz w:val="21"/>
                <w:szCs w:val="21"/>
              </w:rPr>
              <w:t>，在通讯录面板上方弹出浮层提示“添加组失败，请稍后重试”</w:t>
            </w:r>
            <w:r w:rsidRPr="00825843">
              <w:rPr>
                <w:rFonts w:ascii="Consolas" w:hAnsi="Consolas" w:hint="eastAsia"/>
                <w:kern w:val="0"/>
                <w:sz w:val="21"/>
                <w:szCs w:val="21"/>
              </w:rPr>
              <w:t xml:space="preserve"> </w:t>
            </w:r>
            <w:r w:rsidRPr="00825843">
              <w:rPr>
                <w:rFonts w:ascii="Consolas" w:hAnsi="Consolas" w:hint="eastAsia"/>
                <w:kern w:val="0"/>
                <w:sz w:val="21"/>
                <w:szCs w:val="21"/>
              </w:rPr>
              <w:t>，</w:t>
            </w:r>
            <w:r>
              <w:rPr>
                <w:rFonts w:ascii="Consolas" w:hAnsi="Consolas" w:hint="eastAsia"/>
                <w:kern w:val="0"/>
                <w:sz w:val="21"/>
                <w:szCs w:val="21"/>
              </w:rPr>
              <w:t>刷新联系人列表，联系人列表回到初始状态，见用例进入通讯录面板（</w:t>
            </w:r>
            <w:r w:rsidRPr="005C569B">
              <w:rPr>
                <w:rFonts w:ascii="Consolas" w:hAnsi="Consolas" w:hint="eastAsia"/>
                <w:caps/>
                <w:kern w:val="0"/>
                <w:sz w:val="21"/>
                <w:szCs w:val="21"/>
              </w:rPr>
              <w:t>MAX_Client_ADDRESSBOOK_SRS_000</w:t>
            </w:r>
            <w:r>
              <w:rPr>
                <w:rFonts w:ascii="Consolas" w:hAnsi="Consolas" w:hint="eastAsia"/>
                <w:caps/>
                <w:kern w:val="0"/>
                <w:sz w:val="21"/>
                <w:szCs w:val="21"/>
              </w:rPr>
              <w:t>1</w:t>
            </w:r>
            <w:r>
              <w:rPr>
                <w:rFonts w:ascii="Consolas" w:hAnsi="Consolas" w:hint="eastAsia"/>
                <w:kern w:val="0"/>
                <w:sz w:val="21"/>
                <w:szCs w:val="21"/>
              </w:rPr>
              <w:t>），</w:t>
            </w:r>
            <w:r w:rsidRPr="00825843">
              <w:rPr>
                <w:rFonts w:ascii="Consolas" w:hAnsi="Consolas" w:hint="eastAsia"/>
                <w:kern w:val="0"/>
                <w:sz w:val="21"/>
                <w:szCs w:val="21"/>
              </w:rPr>
              <w:t>用例终止。</w:t>
            </w:r>
          </w:p>
          <w:p w14:paraId="061641EF" w14:textId="77777777" w:rsidR="004440FC" w:rsidRPr="005C569B" w:rsidRDefault="004440FC" w:rsidP="00AC5C40">
            <w:pPr>
              <w:pStyle w:val="a4"/>
              <w:numPr>
                <w:ilvl w:val="1"/>
                <w:numId w:val="123"/>
              </w:numPr>
              <w:spacing w:after="72"/>
              <w:ind w:firstLineChars="0"/>
              <w:rPr>
                <w:rFonts w:ascii="Consolas" w:hAnsi="Consolas"/>
                <w:kern w:val="0"/>
                <w:sz w:val="21"/>
                <w:szCs w:val="21"/>
              </w:rPr>
            </w:pPr>
            <w:r w:rsidRPr="005C569B">
              <w:rPr>
                <w:rFonts w:ascii="Consolas" w:hAnsi="Consolas" w:hint="eastAsia"/>
                <w:kern w:val="0"/>
                <w:sz w:val="21"/>
                <w:szCs w:val="21"/>
              </w:rPr>
              <w:t>返回</w:t>
            </w:r>
            <w:r w:rsidRPr="005C569B">
              <w:rPr>
                <w:rFonts w:ascii="Consolas" w:hAnsi="Consolas" w:hint="eastAsia"/>
                <w:kern w:val="0"/>
                <w:sz w:val="21"/>
                <w:szCs w:val="21"/>
              </w:rPr>
              <w:t>HTTP</w:t>
            </w:r>
            <w:r w:rsidRPr="005C569B">
              <w:rPr>
                <w:rFonts w:ascii="Consolas" w:hAnsi="Consolas" w:hint="eastAsia"/>
                <w:kern w:val="0"/>
                <w:sz w:val="21"/>
                <w:szCs w:val="21"/>
              </w:rPr>
              <w:t>请求状态码为</w:t>
            </w:r>
            <w:r w:rsidRPr="005C569B">
              <w:rPr>
                <w:rFonts w:ascii="Consolas" w:hAnsi="Consolas" w:hint="eastAsia"/>
                <w:kern w:val="0"/>
                <w:sz w:val="21"/>
                <w:szCs w:val="21"/>
              </w:rPr>
              <w:t>200</w:t>
            </w:r>
            <w:r w:rsidRPr="005C569B">
              <w:rPr>
                <w:rFonts w:ascii="Consolas" w:hAnsi="Consolas" w:hint="eastAsia"/>
                <w:kern w:val="0"/>
                <w:sz w:val="21"/>
                <w:szCs w:val="21"/>
              </w:rPr>
              <w:t>，判断返回结果中的</w:t>
            </w:r>
            <w:r>
              <w:rPr>
                <w:rFonts w:ascii="Consolas" w:hAnsi="Consolas" w:hint="eastAsia"/>
                <w:kern w:val="0"/>
                <w:sz w:val="21"/>
                <w:szCs w:val="21"/>
              </w:rPr>
              <w:t>业务状态码</w:t>
            </w:r>
            <w:r w:rsidRPr="005C569B">
              <w:rPr>
                <w:rFonts w:ascii="Consolas" w:hAnsi="Consolas" w:hint="eastAsia"/>
                <w:kern w:val="0"/>
                <w:sz w:val="21"/>
                <w:szCs w:val="21"/>
              </w:rPr>
              <w:t>。</w:t>
            </w:r>
          </w:p>
          <w:p w14:paraId="1EEC1DDB" w14:textId="77777777" w:rsidR="004440FC" w:rsidRPr="005C569B" w:rsidRDefault="004440FC" w:rsidP="00AC5C40">
            <w:pPr>
              <w:pStyle w:val="a4"/>
              <w:numPr>
                <w:ilvl w:val="0"/>
                <w:numId w:val="123"/>
              </w:numPr>
              <w:spacing w:after="72"/>
              <w:ind w:firstLineChars="0"/>
              <w:rPr>
                <w:rFonts w:ascii="Consolas" w:hAnsi="Consolas"/>
                <w:kern w:val="0"/>
                <w:sz w:val="21"/>
                <w:szCs w:val="21"/>
              </w:rPr>
            </w:pPr>
            <w:r w:rsidRPr="005C569B">
              <w:rPr>
                <w:rFonts w:ascii="Consolas" w:hAnsi="Consolas" w:hint="eastAsia"/>
                <w:kern w:val="0"/>
                <w:sz w:val="21"/>
                <w:szCs w:val="21"/>
              </w:rPr>
              <w:t>通讯录面板联系人列表自动刷新</w:t>
            </w:r>
            <w:r>
              <w:rPr>
                <w:rFonts w:ascii="Consolas" w:hAnsi="Consolas" w:hint="eastAsia"/>
                <w:kern w:val="0"/>
                <w:sz w:val="21"/>
                <w:szCs w:val="21"/>
              </w:rPr>
              <w:t>，见进入通讯录面板用例（</w:t>
            </w:r>
            <w:r w:rsidRPr="005C569B">
              <w:rPr>
                <w:rFonts w:ascii="Consolas" w:hAnsi="Consolas" w:hint="eastAsia"/>
                <w:caps/>
                <w:kern w:val="0"/>
                <w:sz w:val="21"/>
                <w:szCs w:val="21"/>
              </w:rPr>
              <w:t>MAX_Client_ADDRESSBOOK_SRS_0006</w:t>
            </w:r>
            <w:r>
              <w:rPr>
                <w:rFonts w:ascii="Consolas" w:hAnsi="Consolas" w:hint="eastAsia"/>
                <w:kern w:val="0"/>
                <w:sz w:val="21"/>
                <w:szCs w:val="21"/>
              </w:rPr>
              <w:t>）</w:t>
            </w:r>
            <w:r w:rsidRPr="005C569B">
              <w:rPr>
                <w:rFonts w:ascii="Consolas" w:hAnsi="Consolas" w:hint="eastAsia"/>
                <w:kern w:val="0"/>
                <w:sz w:val="21"/>
                <w:szCs w:val="21"/>
              </w:rPr>
              <w:t>，并按照【联系人列表排序规则】重新排序。</w:t>
            </w:r>
          </w:p>
          <w:p w14:paraId="63421E97" w14:textId="77777777" w:rsidR="004440FC" w:rsidRPr="005C569B" w:rsidRDefault="004440FC" w:rsidP="00AC5C40">
            <w:pPr>
              <w:pStyle w:val="a4"/>
              <w:numPr>
                <w:ilvl w:val="0"/>
                <w:numId w:val="123"/>
              </w:numPr>
              <w:spacing w:after="72"/>
              <w:ind w:firstLineChars="0"/>
              <w:rPr>
                <w:rFonts w:ascii="Consolas" w:hAnsi="Consolas"/>
                <w:kern w:val="0"/>
                <w:sz w:val="21"/>
                <w:szCs w:val="21"/>
              </w:rPr>
            </w:pPr>
            <w:r w:rsidRPr="005C569B">
              <w:rPr>
                <w:rFonts w:ascii="Consolas" w:hAnsi="Consolas" w:hint="eastAsia"/>
                <w:kern w:val="0"/>
                <w:sz w:val="21"/>
                <w:szCs w:val="21"/>
              </w:rPr>
              <w:t>用例结束。</w:t>
            </w:r>
          </w:p>
          <w:p w14:paraId="7A9C845B" w14:textId="77777777" w:rsidR="004440FC" w:rsidRPr="005C569B" w:rsidRDefault="004440FC" w:rsidP="003C4A16">
            <w:pPr>
              <w:pStyle w:val="a4"/>
              <w:spacing w:after="72"/>
              <w:ind w:firstLine="420"/>
              <w:rPr>
                <w:rFonts w:ascii="Consolas" w:hAnsi="Consolas"/>
                <w:kern w:val="0"/>
                <w:sz w:val="21"/>
                <w:szCs w:val="21"/>
              </w:rPr>
            </w:pPr>
          </w:p>
          <w:p w14:paraId="618EA0C6" w14:textId="77777777" w:rsidR="004440FC" w:rsidRPr="005C569B" w:rsidRDefault="004440FC" w:rsidP="003C4A16">
            <w:pPr>
              <w:pStyle w:val="a4"/>
              <w:keepNext/>
              <w:spacing w:after="72"/>
              <w:ind w:firstLineChars="0" w:firstLine="0"/>
              <w:rPr>
                <w:rFonts w:ascii="Consolas" w:hAnsi="Consolas"/>
                <w:sz w:val="21"/>
                <w:szCs w:val="21"/>
              </w:rPr>
            </w:pPr>
            <w:r w:rsidRPr="005C569B">
              <w:rPr>
                <w:rFonts w:ascii="Consolas" w:hAnsi="Consolas"/>
                <w:noProof/>
                <w:sz w:val="21"/>
                <w:szCs w:val="21"/>
              </w:rPr>
              <w:lastRenderedPageBreak/>
              <w:drawing>
                <wp:inline distT="0" distB="0" distL="0" distR="0" wp14:anchorId="640EE738" wp14:editId="2AC94AAD">
                  <wp:extent cx="2895600" cy="3390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95600" cy="3390900"/>
                          </a:xfrm>
                          <a:prstGeom prst="rect">
                            <a:avLst/>
                          </a:prstGeom>
                        </pic:spPr>
                      </pic:pic>
                    </a:graphicData>
                  </a:graphic>
                </wp:inline>
              </w:drawing>
            </w:r>
          </w:p>
          <w:p w14:paraId="37BAC6BD" w14:textId="77777777" w:rsidR="004440FC" w:rsidRPr="005C569B" w:rsidRDefault="004440FC" w:rsidP="003C4A16">
            <w:pPr>
              <w:pStyle w:val="af3"/>
              <w:jc w:val="left"/>
              <w:rPr>
                <w:rFonts w:ascii="Consolas" w:hAnsi="Consolas"/>
                <w:sz w:val="21"/>
                <w:szCs w:val="21"/>
              </w:rPr>
            </w:pPr>
            <w:bookmarkStart w:id="451" w:name="_Toc354760375"/>
            <w:r w:rsidRPr="005C569B">
              <w:rPr>
                <w:rFonts w:ascii="Consolas" w:hAnsi="Consolas" w:hint="eastAsia"/>
                <w:sz w:val="21"/>
                <w:szCs w:val="21"/>
              </w:rPr>
              <w:t>原型图</w:t>
            </w:r>
            <w:r w:rsidRPr="005C569B">
              <w:rPr>
                <w:rFonts w:ascii="Consolas" w:hAnsi="Consolas" w:hint="eastAsia"/>
                <w:sz w:val="21"/>
                <w:szCs w:val="21"/>
              </w:rPr>
              <w:t xml:space="preserve">1- </w:t>
            </w:r>
            <w:r w:rsidR="004E1C5A" w:rsidRPr="005C569B">
              <w:rPr>
                <w:rFonts w:ascii="Consolas" w:hAnsi="Consolas"/>
                <w:sz w:val="21"/>
                <w:szCs w:val="21"/>
              </w:rPr>
              <w:fldChar w:fldCharType="begin"/>
            </w:r>
            <w:r w:rsidRPr="005C569B">
              <w:rPr>
                <w:rFonts w:ascii="Consolas" w:hAnsi="Consolas"/>
                <w:sz w:val="21"/>
                <w:szCs w:val="21"/>
              </w:rPr>
              <w:instrText xml:space="preserve"> </w:instrText>
            </w:r>
            <w:r w:rsidRPr="005C569B">
              <w:rPr>
                <w:rFonts w:ascii="Consolas" w:hAnsi="Consolas" w:hint="eastAsia"/>
                <w:sz w:val="21"/>
                <w:szCs w:val="21"/>
              </w:rPr>
              <w:instrText xml:space="preserve">SEQ </w:instrText>
            </w:r>
            <w:r w:rsidRPr="005C569B">
              <w:rPr>
                <w:rFonts w:ascii="Consolas" w:hAnsi="Consolas" w:hint="eastAsia"/>
                <w:sz w:val="21"/>
                <w:szCs w:val="21"/>
              </w:rPr>
              <w:instrText>原型图</w:instrText>
            </w:r>
            <w:r w:rsidRPr="005C569B">
              <w:rPr>
                <w:rFonts w:ascii="Consolas" w:hAnsi="Consolas" w:hint="eastAsia"/>
                <w:sz w:val="21"/>
                <w:szCs w:val="21"/>
              </w:rPr>
              <w:instrText>1- \* ARABIC</w:instrText>
            </w:r>
            <w:r w:rsidRPr="005C569B">
              <w:rPr>
                <w:rFonts w:ascii="Consolas" w:hAnsi="Consolas"/>
                <w:sz w:val="21"/>
                <w:szCs w:val="21"/>
              </w:rPr>
              <w:instrText xml:space="preserve"> </w:instrText>
            </w:r>
            <w:r w:rsidR="004E1C5A" w:rsidRPr="005C569B">
              <w:rPr>
                <w:rFonts w:ascii="Consolas" w:hAnsi="Consolas"/>
                <w:sz w:val="21"/>
                <w:szCs w:val="21"/>
              </w:rPr>
              <w:fldChar w:fldCharType="separate"/>
            </w:r>
            <w:r w:rsidRPr="005C569B">
              <w:rPr>
                <w:rFonts w:ascii="Consolas" w:hAnsi="Consolas"/>
                <w:noProof/>
                <w:sz w:val="21"/>
                <w:szCs w:val="21"/>
              </w:rPr>
              <w:t>11</w:t>
            </w:r>
            <w:r w:rsidR="004E1C5A" w:rsidRPr="005C569B">
              <w:rPr>
                <w:rFonts w:ascii="Consolas" w:hAnsi="Consolas"/>
                <w:sz w:val="21"/>
                <w:szCs w:val="21"/>
              </w:rPr>
              <w:fldChar w:fldCharType="end"/>
            </w:r>
            <w:r w:rsidRPr="005C569B">
              <w:rPr>
                <w:rFonts w:ascii="Consolas" w:hAnsi="Consolas" w:hint="eastAsia"/>
                <w:sz w:val="21"/>
                <w:szCs w:val="21"/>
              </w:rPr>
              <w:t>通讯录面板</w:t>
            </w:r>
            <w:r w:rsidRPr="005C569B">
              <w:rPr>
                <w:rFonts w:ascii="Consolas" w:hAnsi="Consolas" w:hint="eastAsia"/>
                <w:sz w:val="21"/>
                <w:szCs w:val="21"/>
              </w:rPr>
              <w:t>-</w:t>
            </w:r>
            <w:r w:rsidRPr="005C569B">
              <w:rPr>
                <w:rFonts w:ascii="Consolas" w:hAnsi="Consolas" w:hint="eastAsia"/>
                <w:sz w:val="21"/>
                <w:szCs w:val="21"/>
              </w:rPr>
              <w:t>添加组</w:t>
            </w:r>
            <w:bookmarkEnd w:id="451"/>
          </w:p>
          <w:p w14:paraId="13670F57" w14:textId="77777777" w:rsidR="004440FC" w:rsidRPr="005C569B" w:rsidRDefault="004440FC" w:rsidP="003C4A16">
            <w:pPr>
              <w:pStyle w:val="af3"/>
              <w:jc w:val="both"/>
              <w:rPr>
                <w:rFonts w:ascii="Consolas" w:hAnsi="Consolas"/>
                <w:sz w:val="21"/>
                <w:szCs w:val="21"/>
              </w:rPr>
            </w:pPr>
          </w:p>
        </w:tc>
      </w:tr>
      <w:tr w:rsidR="004440FC" w:rsidRPr="005C569B" w14:paraId="2FFA11E4" w14:textId="77777777" w:rsidTr="003C4A16">
        <w:tc>
          <w:tcPr>
            <w:tcW w:w="5000" w:type="pct"/>
            <w:gridSpan w:val="3"/>
            <w:shd w:val="clear" w:color="auto" w:fill="auto"/>
          </w:tcPr>
          <w:p w14:paraId="46DD39AA" w14:textId="77777777" w:rsidR="004440FC" w:rsidRPr="005C569B" w:rsidRDefault="004440FC" w:rsidP="003C4A16">
            <w:pPr>
              <w:pStyle w:val="a4"/>
              <w:spacing w:after="72"/>
              <w:ind w:firstLine="420"/>
              <w:rPr>
                <w:rFonts w:ascii="Consolas" w:hAnsi="Consolas"/>
                <w:b/>
                <w:kern w:val="0"/>
                <w:sz w:val="21"/>
                <w:szCs w:val="21"/>
              </w:rPr>
            </w:pPr>
            <w:r w:rsidRPr="005C569B">
              <w:rPr>
                <w:rFonts w:ascii="Consolas" w:hAnsi="Consolas" w:hint="eastAsia"/>
                <w:b/>
                <w:kern w:val="0"/>
                <w:sz w:val="21"/>
                <w:szCs w:val="21"/>
              </w:rPr>
              <w:lastRenderedPageBreak/>
              <w:t>可选事件流</w:t>
            </w:r>
          </w:p>
        </w:tc>
      </w:tr>
      <w:tr w:rsidR="004440FC" w:rsidRPr="005C569B" w14:paraId="7B485595" w14:textId="77777777" w:rsidTr="003C4A16">
        <w:trPr>
          <w:hidden/>
        </w:trPr>
        <w:tc>
          <w:tcPr>
            <w:tcW w:w="5000" w:type="pct"/>
            <w:gridSpan w:val="3"/>
            <w:shd w:val="clear" w:color="auto" w:fill="auto"/>
          </w:tcPr>
          <w:p w14:paraId="278D1738" w14:textId="77777777" w:rsidR="004440FC" w:rsidRPr="005C569B" w:rsidRDefault="004440FC" w:rsidP="00CD4D74">
            <w:pPr>
              <w:pStyle w:val="aff5"/>
              <w:numPr>
                <w:ilvl w:val="0"/>
                <w:numId w:val="146"/>
              </w:numPr>
              <w:spacing w:afterLines="30" w:after="72" w:line="288" w:lineRule="auto"/>
              <w:ind w:firstLineChars="0"/>
              <w:rPr>
                <w:rFonts w:ascii="Consolas" w:hAnsi="Consolas"/>
                <w:vanish/>
                <w:kern w:val="0"/>
                <w:szCs w:val="21"/>
              </w:rPr>
            </w:pPr>
          </w:p>
          <w:p w14:paraId="6AC08C71" w14:textId="77777777" w:rsidR="004440FC" w:rsidRPr="005C569B" w:rsidRDefault="004440FC" w:rsidP="00CD4D74">
            <w:pPr>
              <w:pStyle w:val="aff5"/>
              <w:numPr>
                <w:ilvl w:val="0"/>
                <w:numId w:val="146"/>
              </w:numPr>
              <w:spacing w:afterLines="30" w:after="72" w:line="288" w:lineRule="auto"/>
              <w:ind w:firstLineChars="0"/>
              <w:rPr>
                <w:rFonts w:ascii="Consolas" w:hAnsi="Consolas"/>
                <w:vanish/>
                <w:kern w:val="0"/>
                <w:szCs w:val="21"/>
              </w:rPr>
            </w:pPr>
          </w:p>
          <w:p w14:paraId="77D8C7BA" w14:textId="77777777" w:rsidR="004440FC" w:rsidRPr="005C569B" w:rsidRDefault="004440FC">
            <w:pPr>
              <w:pStyle w:val="aff5"/>
              <w:numPr>
                <w:ilvl w:val="0"/>
                <w:numId w:val="146"/>
              </w:numPr>
              <w:spacing w:afterLines="30" w:after="72" w:line="288" w:lineRule="auto"/>
              <w:ind w:firstLineChars="0"/>
              <w:rPr>
                <w:rFonts w:ascii="Consolas" w:hAnsi="Consolas"/>
                <w:vanish/>
                <w:kern w:val="0"/>
                <w:szCs w:val="21"/>
              </w:rPr>
            </w:pPr>
          </w:p>
          <w:p w14:paraId="5273345D" w14:textId="77777777" w:rsidR="004440FC" w:rsidRPr="005C569B" w:rsidRDefault="004440FC">
            <w:pPr>
              <w:pStyle w:val="aff5"/>
              <w:numPr>
                <w:ilvl w:val="0"/>
                <w:numId w:val="146"/>
              </w:numPr>
              <w:spacing w:afterLines="30" w:after="72" w:line="288" w:lineRule="auto"/>
              <w:ind w:firstLineChars="0"/>
              <w:rPr>
                <w:rFonts w:ascii="Consolas" w:hAnsi="Consolas"/>
                <w:vanish/>
                <w:kern w:val="0"/>
                <w:szCs w:val="21"/>
              </w:rPr>
            </w:pPr>
          </w:p>
          <w:p w14:paraId="28ACAF20" w14:textId="77777777" w:rsidR="004440FC" w:rsidRPr="005C569B" w:rsidRDefault="004440FC">
            <w:pPr>
              <w:pStyle w:val="aff5"/>
              <w:numPr>
                <w:ilvl w:val="0"/>
                <w:numId w:val="124"/>
              </w:numPr>
              <w:spacing w:afterLines="30" w:after="72" w:line="288" w:lineRule="auto"/>
              <w:ind w:firstLineChars="0"/>
              <w:rPr>
                <w:rFonts w:ascii="Consolas" w:hAnsi="Consolas"/>
                <w:vanish/>
                <w:kern w:val="0"/>
                <w:szCs w:val="21"/>
              </w:rPr>
            </w:pPr>
          </w:p>
          <w:p w14:paraId="03C72237" w14:textId="77777777" w:rsidR="004440FC" w:rsidRPr="005C569B" w:rsidRDefault="004440FC">
            <w:pPr>
              <w:pStyle w:val="aff5"/>
              <w:numPr>
                <w:ilvl w:val="0"/>
                <w:numId w:val="124"/>
              </w:numPr>
              <w:spacing w:afterLines="30" w:after="72" w:line="288" w:lineRule="auto"/>
              <w:ind w:firstLineChars="0"/>
              <w:rPr>
                <w:rFonts w:ascii="Consolas" w:hAnsi="Consolas"/>
                <w:vanish/>
                <w:kern w:val="0"/>
                <w:szCs w:val="21"/>
              </w:rPr>
            </w:pPr>
          </w:p>
          <w:p w14:paraId="09784551" w14:textId="77777777" w:rsidR="004440FC" w:rsidRPr="005C569B" w:rsidRDefault="004440FC">
            <w:pPr>
              <w:pStyle w:val="aff5"/>
              <w:numPr>
                <w:ilvl w:val="0"/>
                <w:numId w:val="124"/>
              </w:numPr>
              <w:spacing w:afterLines="30" w:after="72" w:line="288" w:lineRule="auto"/>
              <w:ind w:firstLineChars="0"/>
              <w:rPr>
                <w:rFonts w:ascii="Consolas" w:hAnsi="Consolas"/>
                <w:vanish/>
                <w:kern w:val="0"/>
                <w:szCs w:val="21"/>
              </w:rPr>
            </w:pPr>
          </w:p>
          <w:p w14:paraId="6607E3C7" w14:textId="77777777" w:rsidR="004440FC" w:rsidRPr="005C569B" w:rsidRDefault="004440FC">
            <w:pPr>
              <w:pStyle w:val="aff5"/>
              <w:numPr>
                <w:ilvl w:val="0"/>
                <w:numId w:val="124"/>
              </w:numPr>
              <w:spacing w:afterLines="30" w:after="72" w:line="288" w:lineRule="auto"/>
              <w:ind w:firstLineChars="0"/>
              <w:rPr>
                <w:rFonts w:ascii="Consolas" w:hAnsi="Consolas"/>
                <w:vanish/>
                <w:kern w:val="0"/>
                <w:szCs w:val="21"/>
              </w:rPr>
            </w:pPr>
          </w:p>
          <w:p w14:paraId="57BA41B4" w14:textId="77777777" w:rsidR="004440FC" w:rsidRPr="005C569B" w:rsidRDefault="004440FC">
            <w:pPr>
              <w:pStyle w:val="aff5"/>
              <w:numPr>
                <w:ilvl w:val="0"/>
                <w:numId w:val="124"/>
              </w:numPr>
              <w:spacing w:afterLines="30" w:after="72" w:line="288" w:lineRule="auto"/>
              <w:ind w:firstLineChars="0"/>
              <w:rPr>
                <w:rFonts w:ascii="Consolas" w:hAnsi="Consolas"/>
                <w:vanish/>
                <w:kern w:val="0"/>
                <w:szCs w:val="21"/>
              </w:rPr>
            </w:pPr>
          </w:p>
          <w:p w14:paraId="1F776C43" w14:textId="77777777" w:rsidR="004440FC" w:rsidRPr="005C569B" w:rsidRDefault="004440FC">
            <w:pPr>
              <w:pStyle w:val="aff5"/>
              <w:numPr>
                <w:ilvl w:val="1"/>
                <w:numId w:val="124"/>
              </w:numPr>
              <w:spacing w:afterLines="30" w:after="72" w:line="288" w:lineRule="auto"/>
              <w:ind w:firstLineChars="0"/>
              <w:rPr>
                <w:rFonts w:ascii="Consolas" w:hAnsi="Consolas"/>
                <w:vanish/>
                <w:kern w:val="0"/>
                <w:szCs w:val="21"/>
              </w:rPr>
            </w:pPr>
          </w:p>
          <w:p w14:paraId="4380FFF6" w14:textId="77777777" w:rsidR="004440FC" w:rsidRPr="005C569B" w:rsidRDefault="004440FC">
            <w:pPr>
              <w:pStyle w:val="aff5"/>
              <w:numPr>
                <w:ilvl w:val="1"/>
                <w:numId w:val="124"/>
              </w:numPr>
              <w:spacing w:afterLines="30" w:after="72" w:line="288" w:lineRule="auto"/>
              <w:ind w:firstLineChars="0"/>
              <w:rPr>
                <w:rFonts w:ascii="Consolas" w:hAnsi="Consolas"/>
                <w:vanish/>
                <w:kern w:val="0"/>
                <w:szCs w:val="21"/>
              </w:rPr>
            </w:pPr>
          </w:p>
          <w:p w14:paraId="46E84DFE" w14:textId="77777777" w:rsidR="004440FC" w:rsidRDefault="004440FC" w:rsidP="00AC5C40">
            <w:pPr>
              <w:pStyle w:val="srs"/>
              <w:numPr>
                <w:ilvl w:val="1"/>
                <w:numId w:val="124"/>
              </w:numPr>
              <w:rPr>
                <w:rFonts w:ascii="Consolas" w:hAnsi="Consolas"/>
                <w:szCs w:val="21"/>
              </w:rPr>
            </w:pPr>
            <w:r w:rsidRPr="005C569B">
              <w:rPr>
                <w:rFonts w:ascii="Consolas" w:hAnsi="Consolas" w:hint="eastAsia"/>
                <w:szCs w:val="21"/>
              </w:rPr>
              <w:t>返回</w:t>
            </w:r>
            <w:r w:rsidRPr="005C569B">
              <w:rPr>
                <w:rFonts w:ascii="Consolas" w:hAnsi="Consolas" w:hint="eastAsia"/>
                <w:szCs w:val="21"/>
              </w:rPr>
              <w:t>HTTP</w:t>
            </w:r>
            <w:r w:rsidRPr="005C569B">
              <w:rPr>
                <w:rFonts w:ascii="Consolas" w:hAnsi="Consolas" w:hint="eastAsia"/>
                <w:szCs w:val="21"/>
              </w:rPr>
              <w:t>状态码为</w:t>
            </w:r>
            <w:r w:rsidRPr="005C569B">
              <w:rPr>
                <w:rFonts w:ascii="Consolas" w:hAnsi="Consolas" w:hint="eastAsia"/>
                <w:szCs w:val="21"/>
              </w:rPr>
              <w:t>200</w:t>
            </w:r>
            <w:r w:rsidRPr="005C569B">
              <w:rPr>
                <w:rFonts w:ascii="Consolas" w:hAnsi="Consolas" w:hint="eastAsia"/>
                <w:szCs w:val="21"/>
              </w:rPr>
              <w:t>，判断返回结果中</w:t>
            </w:r>
            <w:r>
              <w:rPr>
                <w:rFonts w:ascii="Consolas" w:hAnsi="Consolas" w:hint="eastAsia"/>
                <w:szCs w:val="21"/>
              </w:rPr>
              <w:t>业务状态码</w:t>
            </w:r>
            <w:r w:rsidRPr="005C569B">
              <w:rPr>
                <w:rFonts w:ascii="Consolas" w:hAnsi="Consolas" w:hint="eastAsia"/>
                <w:szCs w:val="21"/>
              </w:rPr>
              <w:t>。</w:t>
            </w:r>
          </w:p>
          <w:p w14:paraId="5904EA01" w14:textId="77777777" w:rsidR="004440FC" w:rsidRPr="00A02CCD" w:rsidRDefault="004440FC" w:rsidP="00AC5C40">
            <w:pPr>
              <w:pStyle w:val="srs"/>
              <w:numPr>
                <w:ilvl w:val="2"/>
                <w:numId w:val="124"/>
              </w:numPr>
              <w:rPr>
                <w:rFonts w:ascii="Consolas" w:hAnsi="Consolas"/>
                <w:szCs w:val="21"/>
              </w:rPr>
            </w:pPr>
            <w:r w:rsidRPr="00A02CCD">
              <w:rPr>
                <w:rFonts w:ascii="Consolas" w:hAnsi="Consolas" w:hint="eastAsia"/>
                <w:szCs w:val="21"/>
              </w:rPr>
              <w:t>业务状态码为</w:t>
            </w:r>
            <w:r w:rsidRPr="00A02CCD">
              <w:rPr>
                <w:rFonts w:ascii="Consolas" w:hAnsi="Consolas" w:hint="eastAsia"/>
                <w:szCs w:val="21"/>
              </w:rPr>
              <w:t>50009</w:t>
            </w:r>
            <w:r w:rsidRPr="00A02CCD">
              <w:rPr>
                <w:rFonts w:ascii="Consolas" w:hAnsi="Consolas" w:hint="eastAsia"/>
                <w:szCs w:val="21"/>
              </w:rPr>
              <w:t>时，组已存在【业务规则</w:t>
            </w:r>
            <w:r w:rsidRPr="00A02CCD">
              <w:rPr>
                <w:rFonts w:ascii="Consolas" w:hAnsi="Consolas" w:hint="eastAsia"/>
                <w:szCs w:val="21"/>
              </w:rPr>
              <w:t>2</w:t>
            </w:r>
            <w:r w:rsidRPr="00A02CCD">
              <w:rPr>
                <w:rFonts w:ascii="Consolas" w:hAnsi="Consolas" w:hint="eastAsia"/>
                <w:szCs w:val="21"/>
              </w:rPr>
              <w:t>】，在通讯录面板上方弹出浮层提示</w:t>
            </w:r>
            <w:r w:rsidRPr="00A02CCD">
              <w:rPr>
                <w:rFonts w:ascii="Consolas" w:hAnsi="Consolas" w:hint="eastAsia"/>
                <w:szCs w:val="21"/>
              </w:rPr>
              <w:t xml:space="preserve"> </w:t>
            </w:r>
            <w:r w:rsidRPr="00A02CCD">
              <w:rPr>
                <w:rFonts w:ascii="Consolas" w:hAnsi="Consolas" w:hint="eastAsia"/>
                <w:szCs w:val="21"/>
              </w:rPr>
              <w:t>“组名已存在，请使用其他组名”，通讯录面板及组名输入框保持不变，用例终止。</w:t>
            </w:r>
          </w:p>
          <w:p w14:paraId="2C92154F" w14:textId="77777777" w:rsidR="004440FC" w:rsidRPr="00D7344C" w:rsidRDefault="004440FC" w:rsidP="00AC5C40">
            <w:pPr>
              <w:pStyle w:val="srs"/>
              <w:numPr>
                <w:ilvl w:val="2"/>
                <w:numId w:val="124"/>
              </w:numPr>
              <w:rPr>
                <w:rFonts w:ascii="Consolas" w:hAnsi="Consolas"/>
                <w:szCs w:val="21"/>
              </w:rPr>
            </w:pPr>
            <w:r w:rsidRPr="00D7344C">
              <w:rPr>
                <w:rFonts w:ascii="Consolas" w:hAnsi="Consolas" w:hint="eastAsia"/>
                <w:szCs w:val="21"/>
              </w:rPr>
              <w:t>业务状态码为</w:t>
            </w:r>
            <w:r w:rsidRPr="00D7344C">
              <w:rPr>
                <w:rFonts w:ascii="Consolas" w:hAnsi="Consolas" w:hint="eastAsia"/>
                <w:szCs w:val="21"/>
              </w:rPr>
              <w:t>0</w:t>
            </w:r>
            <w:r w:rsidRPr="00D7344C">
              <w:rPr>
                <w:rFonts w:ascii="Consolas" w:hAnsi="Consolas" w:hint="eastAsia"/>
                <w:szCs w:val="21"/>
              </w:rPr>
              <w:t>时，</w:t>
            </w:r>
            <w:r w:rsidR="004611D8">
              <w:rPr>
                <w:rFonts w:ascii="Consolas" w:hAnsi="Consolas" w:hint="eastAsia"/>
                <w:szCs w:val="21"/>
              </w:rPr>
              <w:t>添加组成功</w:t>
            </w:r>
            <w:r w:rsidRPr="00D7344C">
              <w:rPr>
                <w:rFonts w:ascii="Consolas" w:hAnsi="Consolas" w:hint="eastAsia"/>
                <w:szCs w:val="21"/>
              </w:rPr>
              <w:t>，跳转至主事件流</w:t>
            </w:r>
            <w:r w:rsidRPr="00D7344C">
              <w:rPr>
                <w:rFonts w:ascii="Consolas" w:hAnsi="Consolas" w:hint="eastAsia"/>
                <w:szCs w:val="21"/>
              </w:rPr>
              <w:t>step6</w:t>
            </w:r>
            <w:r w:rsidRPr="00D7344C">
              <w:rPr>
                <w:rFonts w:ascii="Consolas" w:hAnsi="Consolas" w:hint="eastAsia"/>
                <w:szCs w:val="21"/>
              </w:rPr>
              <w:t>。</w:t>
            </w:r>
          </w:p>
        </w:tc>
      </w:tr>
      <w:tr w:rsidR="004440FC" w:rsidRPr="005C569B" w14:paraId="1D218E3F" w14:textId="77777777" w:rsidTr="003C4A16">
        <w:tc>
          <w:tcPr>
            <w:tcW w:w="804" w:type="pct"/>
            <w:gridSpan w:val="2"/>
            <w:shd w:val="clear" w:color="auto" w:fill="auto"/>
          </w:tcPr>
          <w:p w14:paraId="210825D3"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后置条件</w:t>
            </w:r>
          </w:p>
        </w:tc>
        <w:tc>
          <w:tcPr>
            <w:tcW w:w="4196" w:type="pct"/>
            <w:shd w:val="clear" w:color="auto" w:fill="auto"/>
          </w:tcPr>
          <w:p w14:paraId="509FCA52"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N/A</w:t>
            </w:r>
          </w:p>
        </w:tc>
      </w:tr>
      <w:tr w:rsidR="004440FC" w:rsidRPr="005C569B" w14:paraId="7C56ED92" w14:textId="77777777" w:rsidTr="003C4A16">
        <w:tc>
          <w:tcPr>
            <w:tcW w:w="804" w:type="pct"/>
            <w:gridSpan w:val="2"/>
            <w:shd w:val="clear" w:color="auto" w:fill="auto"/>
          </w:tcPr>
          <w:p w14:paraId="2B5AD44A"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业务规则</w:t>
            </w:r>
          </w:p>
        </w:tc>
        <w:tc>
          <w:tcPr>
            <w:tcW w:w="4196" w:type="pct"/>
            <w:shd w:val="clear" w:color="auto" w:fill="auto"/>
          </w:tcPr>
          <w:p w14:paraId="568EE6B6" w14:textId="77777777" w:rsidR="004440FC" w:rsidRPr="005C569B" w:rsidRDefault="004440FC" w:rsidP="003C4A16">
            <w:pPr>
              <w:pStyle w:val="a4"/>
              <w:spacing w:after="72"/>
              <w:ind w:firstLineChars="0" w:firstLine="0"/>
              <w:rPr>
                <w:rFonts w:ascii="Consolas" w:hAnsi="Consolas"/>
                <w:kern w:val="0"/>
                <w:sz w:val="21"/>
                <w:szCs w:val="21"/>
              </w:rPr>
            </w:pPr>
            <w:r w:rsidRPr="005C569B">
              <w:rPr>
                <w:rFonts w:ascii="Consolas" w:hAnsi="Consolas" w:hint="eastAsia"/>
                <w:iCs/>
                <w:kern w:val="0"/>
                <w:sz w:val="21"/>
                <w:szCs w:val="21"/>
                <w:lang w:bidi="en-US"/>
              </w:rPr>
              <w:t>【业务规则</w:t>
            </w:r>
            <w:r w:rsidRPr="005C569B">
              <w:rPr>
                <w:rFonts w:ascii="Consolas" w:hAnsi="Consolas" w:hint="eastAsia"/>
                <w:iCs/>
                <w:kern w:val="0"/>
                <w:sz w:val="21"/>
                <w:szCs w:val="21"/>
                <w:lang w:bidi="en-US"/>
              </w:rPr>
              <w:t>1</w:t>
            </w:r>
            <w:r w:rsidRPr="005C569B">
              <w:rPr>
                <w:rFonts w:ascii="Consolas" w:hAnsi="Consolas" w:hint="eastAsia"/>
                <w:iCs/>
                <w:kern w:val="0"/>
                <w:sz w:val="21"/>
                <w:szCs w:val="21"/>
                <w:lang w:bidi="en-US"/>
              </w:rPr>
              <w:t>】：</w:t>
            </w:r>
            <w:r w:rsidRPr="005C569B">
              <w:rPr>
                <w:rFonts w:ascii="Consolas" w:hAnsi="Consolas" w:hint="eastAsia"/>
                <w:kern w:val="0"/>
                <w:sz w:val="21"/>
                <w:szCs w:val="21"/>
              </w:rPr>
              <w:t>组数量超过最大上限</w:t>
            </w:r>
            <w:r w:rsidRPr="005C569B">
              <w:rPr>
                <w:rFonts w:ascii="Consolas" w:hAnsi="Consolas" w:hint="eastAsia"/>
                <w:kern w:val="0"/>
                <w:sz w:val="21"/>
                <w:szCs w:val="21"/>
              </w:rPr>
              <w:t>100</w:t>
            </w:r>
          </w:p>
          <w:p w14:paraId="4335A710" w14:textId="77777777" w:rsidR="004440FC" w:rsidRPr="00E34180" w:rsidRDefault="004440FC" w:rsidP="003C4A16">
            <w:pPr>
              <w:pStyle w:val="a4"/>
              <w:spacing w:after="72"/>
              <w:ind w:firstLineChars="0" w:firstLine="0"/>
              <w:rPr>
                <w:rFonts w:ascii="Consolas" w:hAnsi="Consolas"/>
                <w:color w:val="FF0000"/>
                <w:kern w:val="0"/>
                <w:sz w:val="21"/>
                <w:szCs w:val="21"/>
              </w:rPr>
            </w:pPr>
            <w:r w:rsidRPr="00A02CCD">
              <w:rPr>
                <w:rFonts w:ascii="Consolas" w:hAnsi="Consolas" w:hint="eastAsia"/>
                <w:kern w:val="0"/>
                <w:sz w:val="21"/>
                <w:szCs w:val="21"/>
              </w:rPr>
              <w:t>【业务规则</w:t>
            </w:r>
            <w:r w:rsidRPr="00A02CCD">
              <w:rPr>
                <w:rFonts w:ascii="Consolas" w:hAnsi="Consolas" w:hint="eastAsia"/>
                <w:kern w:val="0"/>
                <w:sz w:val="21"/>
                <w:szCs w:val="21"/>
              </w:rPr>
              <w:t>2</w:t>
            </w:r>
            <w:r w:rsidRPr="00A02CCD">
              <w:rPr>
                <w:rFonts w:ascii="Consolas" w:hAnsi="Consolas" w:hint="eastAsia"/>
                <w:kern w:val="0"/>
                <w:sz w:val="21"/>
                <w:szCs w:val="21"/>
              </w:rPr>
              <w:t>】：组名不允许重复</w:t>
            </w:r>
          </w:p>
        </w:tc>
      </w:tr>
      <w:tr w:rsidR="004440FC" w:rsidRPr="005C569B" w14:paraId="677A60A3" w14:textId="77777777" w:rsidTr="003C4A16">
        <w:tc>
          <w:tcPr>
            <w:tcW w:w="804" w:type="pct"/>
            <w:gridSpan w:val="2"/>
            <w:shd w:val="clear" w:color="auto" w:fill="auto"/>
          </w:tcPr>
          <w:p w14:paraId="2DE4F54C"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设计约束</w:t>
            </w:r>
          </w:p>
        </w:tc>
        <w:tc>
          <w:tcPr>
            <w:tcW w:w="4196" w:type="pct"/>
            <w:shd w:val="clear" w:color="auto" w:fill="auto"/>
          </w:tcPr>
          <w:p w14:paraId="43A336CE" w14:textId="77777777" w:rsidR="004440FC" w:rsidRPr="00516550" w:rsidRDefault="004440FC" w:rsidP="00AC5C40">
            <w:pPr>
              <w:pStyle w:val="aff5"/>
              <w:numPr>
                <w:ilvl w:val="0"/>
                <w:numId w:val="164"/>
              </w:numPr>
              <w:ind w:firstLineChars="0"/>
              <w:rPr>
                <w:rFonts w:ascii="Consolas" w:hAnsi="Consolas"/>
                <w:szCs w:val="21"/>
              </w:rPr>
            </w:pPr>
            <w:r>
              <w:rPr>
                <w:rFonts w:ascii="Consolas" w:hAnsi="Consolas" w:hint="eastAsia"/>
                <w:szCs w:val="21"/>
              </w:rPr>
              <w:t>只有</w:t>
            </w:r>
            <w:r>
              <w:rPr>
                <w:rFonts w:ascii="Consolas" w:hAnsi="Consolas" w:hint="eastAsia"/>
                <w:szCs w:val="21"/>
              </w:rPr>
              <w:t>1</w:t>
            </w:r>
            <w:r>
              <w:rPr>
                <w:rFonts w:ascii="Consolas" w:hAnsi="Consolas" w:hint="eastAsia"/>
                <w:szCs w:val="21"/>
              </w:rPr>
              <w:t>级组，组下不允许添加子组</w:t>
            </w:r>
          </w:p>
        </w:tc>
      </w:tr>
      <w:tr w:rsidR="004440FC" w:rsidRPr="005C569B" w14:paraId="6601463C" w14:textId="77777777" w:rsidTr="003C4A16">
        <w:tc>
          <w:tcPr>
            <w:tcW w:w="804" w:type="pct"/>
            <w:gridSpan w:val="2"/>
            <w:shd w:val="clear" w:color="auto" w:fill="auto"/>
          </w:tcPr>
          <w:p w14:paraId="5CDA4B51" w14:textId="77777777" w:rsidR="004440FC" w:rsidRPr="005C569B" w:rsidRDefault="004440FC" w:rsidP="003C4A16">
            <w:pPr>
              <w:pStyle w:val="a4"/>
              <w:spacing w:after="72"/>
              <w:ind w:firstLineChars="0" w:firstLine="0"/>
              <w:rPr>
                <w:rFonts w:ascii="Consolas" w:hAnsi="Consolas"/>
                <w:b/>
                <w:iCs/>
                <w:kern w:val="0"/>
                <w:sz w:val="21"/>
                <w:szCs w:val="21"/>
                <w:lang w:bidi="en-US"/>
              </w:rPr>
            </w:pPr>
            <w:r w:rsidRPr="005C569B">
              <w:rPr>
                <w:rFonts w:ascii="Consolas" w:hAnsi="Consolas" w:hint="eastAsia"/>
                <w:b/>
                <w:iCs/>
                <w:kern w:val="0"/>
                <w:sz w:val="21"/>
                <w:szCs w:val="21"/>
                <w:lang w:bidi="en-US"/>
              </w:rPr>
              <w:t>参数表</w:t>
            </w:r>
          </w:p>
        </w:tc>
        <w:tc>
          <w:tcPr>
            <w:tcW w:w="4196" w:type="pct"/>
            <w:shd w:val="clear" w:color="auto" w:fill="auto"/>
          </w:tcPr>
          <w:p w14:paraId="3D88572A" w14:textId="77777777" w:rsidR="004440FC" w:rsidRPr="005C569B" w:rsidRDefault="004440FC" w:rsidP="003C4A16">
            <w:pPr>
              <w:pStyle w:val="a4"/>
              <w:spacing w:after="72"/>
              <w:ind w:firstLineChars="0" w:firstLine="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289"/>
            </w:tblGrid>
            <w:tr w:rsidR="004440FC" w:rsidRPr="005C569B" w14:paraId="74FC01B8" w14:textId="77777777" w:rsidTr="003C4A16">
              <w:tc>
                <w:tcPr>
                  <w:tcW w:w="1523" w:type="pct"/>
                </w:tcPr>
                <w:p w14:paraId="3284BFF3" w14:textId="77777777" w:rsidR="004440FC" w:rsidRPr="005C569B" w:rsidRDefault="004440FC" w:rsidP="003C4A16">
                  <w:pPr>
                    <w:pStyle w:val="a4"/>
                    <w:spacing w:after="72"/>
                    <w:ind w:firstLineChars="0" w:firstLine="0"/>
                    <w:jc w:val="center"/>
                    <w:rPr>
                      <w:rFonts w:ascii="Consolas" w:hAnsi="Consolas"/>
                      <w:sz w:val="21"/>
                      <w:szCs w:val="21"/>
                    </w:rPr>
                  </w:pPr>
                  <w:r w:rsidRPr="005C569B">
                    <w:rPr>
                      <w:rFonts w:ascii="Consolas" w:hAnsi="Consolas" w:hint="eastAsia"/>
                      <w:sz w:val="21"/>
                      <w:szCs w:val="21"/>
                    </w:rPr>
                    <w:t>参数</w:t>
                  </w:r>
                </w:p>
              </w:tc>
              <w:tc>
                <w:tcPr>
                  <w:tcW w:w="3477" w:type="pct"/>
                </w:tcPr>
                <w:p w14:paraId="29C49104" w14:textId="77777777" w:rsidR="004440FC" w:rsidRPr="005C569B" w:rsidRDefault="004440FC" w:rsidP="003C4A16">
                  <w:pPr>
                    <w:pStyle w:val="a4"/>
                    <w:spacing w:after="72"/>
                    <w:ind w:firstLineChars="0" w:firstLine="0"/>
                    <w:jc w:val="center"/>
                    <w:rPr>
                      <w:rFonts w:ascii="Consolas" w:hAnsi="Consolas"/>
                      <w:sz w:val="21"/>
                      <w:szCs w:val="21"/>
                    </w:rPr>
                  </w:pPr>
                  <w:r w:rsidRPr="005C569B">
                    <w:rPr>
                      <w:rFonts w:ascii="Consolas" w:hAnsi="Consolas" w:hint="eastAsia"/>
                      <w:sz w:val="21"/>
                      <w:szCs w:val="21"/>
                    </w:rPr>
                    <w:t>说明</w:t>
                  </w:r>
                </w:p>
              </w:tc>
            </w:tr>
            <w:tr w:rsidR="004440FC" w:rsidRPr="005C569B" w14:paraId="788B6214" w14:textId="77777777" w:rsidTr="003C4A16">
              <w:tc>
                <w:tcPr>
                  <w:tcW w:w="1523" w:type="pct"/>
                </w:tcPr>
                <w:p w14:paraId="02DAE3B0" w14:textId="77777777" w:rsidR="004440FC" w:rsidRPr="005C569B" w:rsidRDefault="004440FC" w:rsidP="003C4A16">
                  <w:pPr>
                    <w:rPr>
                      <w:rFonts w:ascii="Consolas" w:hAnsi="Consolas"/>
                      <w:szCs w:val="21"/>
                    </w:rPr>
                  </w:pPr>
                  <w:r w:rsidRPr="005C569B">
                    <w:rPr>
                      <w:rFonts w:ascii="Consolas" w:hAnsi="Consolas" w:hint="eastAsia"/>
                      <w:szCs w:val="21"/>
                      <w:shd w:val="clear" w:color="auto" w:fill="FFFFFF"/>
                    </w:rPr>
                    <w:t>groupName</w:t>
                  </w:r>
                </w:p>
              </w:tc>
              <w:tc>
                <w:tcPr>
                  <w:tcW w:w="3477" w:type="pct"/>
                </w:tcPr>
                <w:p w14:paraId="225D8386" w14:textId="77777777" w:rsidR="004440FC" w:rsidRPr="005C569B" w:rsidRDefault="004440FC" w:rsidP="003C4A16">
                  <w:pPr>
                    <w:rPr>
                      <w:rFonts w:ascii="Consolas" w:hAnsi="Consolas"/>
                      <w:szCs w:val="21"/>
                    </w:rPr>
                  </w:pPr>
                  <w:r w:rsidRPr="005C569B">
                    <w:rPr>
                      <w:rFonts w:ascii="Consolas" w:hAnsi="Consolas" w:hint="eastAsia"/>
                      <w:kern w:val="0"/>
                      <w:szCs w:val="21"/>
                    </w:rPr>
                    <w:t>组名称</w:t>
                  </w:r>
                </w:p>
              </w:tc>
            </w:tr>
            <w:tr w:rsidR="004440FC" w:rsidRPr="005C569B" w14:paraId="20468BBA" w14:textId="77777777" w:rsidTr="003C4A16">
              <w:tc>
                <w:tcPr>
                  <w:tcW w:w="1523" w:type="pct"/>
                </w:tcPr>
                <w:p w14:paraId="163E852A" w14:textId="77777777" w:rsidR="004440FC" w:rsidRPr="005C569B" w:rsidRDefault="004440FC" w:rsidP="003C4A16">
                  <w:pPr>
                    <w:rPr>
                      <w:rFonts w:ascii="Consolas" w:hAnsi="Consolas"/>
                      <w:szCs w:val="21"/>
                      <w:shd w:val="clear" w:color="auto" w:fill="FFFFFF"/>
                    </w:rPr>
                  </w:pPr>
                  <w:r w:rsidRPr="005C569B">
                    <w:rPr>
                      <w:rFonts w:ascii="Consolas" w:hAnsi="Consolas" w:hint="eastAsia"/>
                      <w:szCs w:val="21"/>
                      <w:shd w:val="clear" w:color="auto" w:fill="FFFFFF"/>
                    </w:rPr>
                    <w:t>userId</w:t>
                  </w:r>
                </w:p>
              </w:tc>
              <w:tc>
                <w:tcPr>
                  <w:tcW w:w="3477" w:type="pct"/>
                </w:tcPr>
                <w:p w14:paraId="7787654F" w14:textId="77777777" w:rsidR="004440FC" w:rsidRPr="005C569B" w:rsidRDefault="004440FC" w:rsidP="003C4A16">
                  <w:pPr>
                    <w:rPr>
                      <w:rFonts w:ascii="Consolas" w:hAnsi="Consolas"/>
                      <w:kern w:val="0"/>
                      <w:szCs w:val="21"/>
                    </w:rPr>
                  </w:pPr>
                  <w:r w:rsidRPr="005C569B">
                    <w:rPr>
                      <w:rFonts w:ascii="Consolas" w:hAnsi="Consolas" w:hint="eastAsia"/>
                      <w:kern w:val="0"/>
                      <w:szCs w:val="21"/>
                    </w:rPr>
                    <w:t>用户</w:t>
                  </w:r>
                  <w:r w:rsidRPr="005C569B">
                    <w:rPr>
                      <w:rFonts w:ascii="Consolas" w:hAnsi="Consolas" w:hint="eastAsia"/>
                      <w:kern w:val="0"/>
                      <w:szCs w:val="21"/>
                    </w:rPr>
                    <w:t>ID</w:t>
                  </w:r>
                </w:p>
              </w:tc>
            </w:tr>
            <w:tr w:rsidR="004440FC" w:rsidRPr="005C569B" w14:paraId="6DE0293B" w14:textId="77777777" w:rsidTr="003C4A16">
              <w:tc>
                <w:tcPr>
                  <w:tcW w:w="1523" w:type="pct"/>
                </w:tcPr>
                <w:p w14:paraId="4D6B1425" w14:textId="77777777" w:rsidR="004440FC" w:rsidRPr="005C569B" w:rsidRDefault="004440FC" w:rsidP="003C4A16">
                  <w:pPr>
                    <w:rPr>
                      <w:rFonts w:ascii="Consolas" w:hAnsi="Consolas"/>
                      <w:szCs w:val="21"/>
                      <w:shd w:val="clear" w:color="auto" w:fill="FFFFFF"/>
                    </w:rPr>
                  </w:pPr>
                  <w:r w:rsidRPr="005C569B">
                    <w:rPr>
                      <w:rFonts w:ascii="Consolas" w:hAnsi="Consolas" w:hint="eastAsia"/>
                      <w:szCs w:val="21"/>
                      <w:shd w:val="clear" w:color="auto" w:fill="FFFFFF"/>
                    </w:rPr>
                    <w:t>productId</w:t>
                  </w:r>
                </w:p>
              </w:tc>
              <w:tc>
                <w:tcPr>
                  <w:tcW w:w="3477" w:type="pct"/>
                </w:tcPr>
                <w:p w14:paraId="1FF0A46A" w14:textId="77777777" w:rsidR="004440FC" w:rsidRPr="005C569B" w:rsidRDefault="004440FC" w:rsidP="003C4A16">
                  <w:pPr>
                    <w:rPr>
                      <w:rFonts w:ascii="Consolas" w:hAnsi="Consolas"/>
                      <w:kern w:val="0"/>
                      <w:szCs w:val="21"/>
                    </w:rPr>
                  </w:pPr>
                  <w:r w:rsidRPr="005C569B">
                    <w:rPr>
                      <w:rFonts w:ascii="Consolas" w:hAnsi="Consolas" w:hint="eastAsia"/>
                      <w:kern w:val="0"/>
                      <w:szCs w:val="21"/>
                    </w:rPr>
                    <w:t>产品</w:t>
                  </w:r>
                  <w:r w:rsidRPr="005C569B">
                    <w:rPr>
                      <w:rFonts w:ascii="Consolas" w:hAnsi="Consolas" w:hint="eastAsia"/>
                      <w:kern w:val="0"/>
                      <w:szCs w:val="21"/>
                    </w:rPr>
                    <w:t>ID</w:t>
                  </w:r>
                </w:p>
              </w:tc>
            </w:tr>
            <w:tr w:rsidR="004440FC" w:rsidRPr="005C569B" w14:paraId="6613CB7E" w14:textId="77777777" w:rsidTr="003C4A16">
              <w:tc>
                <w:tcPr>
                  <w:tcW w:w="1523" w:type="pct"/>
                </w:tcPr>
                <w:p w14:paraId="4B9ABB83" w14:textId="77777777" w:rsidR="004440FC" w:rsidRPr="005C569B" w:rsidRDefault="004440FC" w:rsidP="003C4A16">
                  <w:pPr>
                    <w:rPr>
                      <w:rFonts w:ascii="Consolas" w:hAnsi="Consolas"/>
                      <w:szCs w:val="21"/>
                      <w:shd w:val="clear" w:color="auto" w:fill="FFFFFF"/>
                    </w:rPr>
                  </w:pPr>
                  <w:r w:rsidRPr="005C569B">
                    <w:rPr>
                      <w:rFonts w:ascii="Consolas" w:hAnsi="Consolas" w:hint="eastAsia"/>
                      <w:szCs w:val="21"/>
                      <w:shd w:val="clear" w:color="auto" w:fill="FFFFFF"/>
                    </w:rPr>
                    <w:t>groupId</w:t>
                  </w:r>
                </w:p>
              </w:tc>
              <w:tc>
                <w:tcPr>
                  <w:tcW w:w="3477" w:type="pct"/>
                </w:tcPr>
                <w:p w14:paraId="0A186CD5" w14:textId="77777777" w:rsidR="004440FC" w:rsidRPr="005C569B" w:rsidRDefault="004440FC" w:rsidP="003C4A16">
                  <w:pPr>
                    <w:rPr>
                      <w:rFonts w:ascii="Consolas" w:hAnsi="Consolas"/>
                      <w:kern w:val="0"/>
                      <w:szCs w:val="21"/>
                    </w:rPr>
                  </w:pPr>
                  <w:r w:rsidRPr="005C569B">
                    <w:rPr>
                      <w:rFonts w:ascii="Consolas" w:hAnsi="Consolas" w:hint="eastAsia"/>
                      <w:kern w:val="0"/>
                      <w:szCs w:val="21"/>
                    </w:rPr>
                    <w:t>组创建完成，</w:t>
                  </w:r>
                  <w:r w:rsidRPr="005C569B">
                    <w:rPr>
                      <w:rFonts w:ascii="Consolas" w:hAnsi="Consolas" w:hint="eastAsia"/>
                      <w:kern w:val="0"/>
                      <w:szCs w:val="21"/>
                    </w:rPr>
                    <w:t>MAXUniform</w:t>
                  </w:r>
                  <w:r w:rsidRPr="005C569B">
                    <w:rPr>
                      <w:rFonts w:ascii="Consolas" w:hAnsi="Consolas" w:hint="eastAsia"/>
                      <w:kern w:val="0"/>
                      <w:szCs w:val="21"/>
                    </w:rPr>
                    <w:t>返回的组</w:t>
                  </w:r>
                  <w:r w:rsidRPr="005C569B">
                    <w:rPr>
                      <w:rFonts w:ascii="Consolas" w:hAnsi="Consolas" w:hint="eastAsia"/>
                      <w:kern w:val="0"/>
                      <w:szCs w:val="21"/>
                    </w:rPr>
                    <w:t>ID</w:t>
                  </w:r>
                </w:p>
              </w:tc>
            </w:tr>
          </w:tbl>
          <w:p w14:paraId="20728FBF" w14:textId="77777777" w:rsidR="004440FC" w:rsidRPr="005C569B" w:rsidRDefault="004440FC" w:rsidP="003C4A16">
            <w:pPr>
              <w:pStyle w:val="a4"/>
              <w:spacing w:after="72"/>
              <w:ind w:firstLineChars="0" w:firstLine="0"/>
              <w:rPr>
                <w:rFonts w:ascii="Consolas" w:hAnsi="Consolas"/>
                <w:iCs/>
                <w:kern w:val="0"/>
                <w:sz w:val="21"/>
                <w:szCs w:val="21"/>
                <w:lang w:bidi="en-US"/>
              </w:rPr>
            </w:pPr>
          </w:p>
        </w:tc>
      </w:tr>
      <w:tr w:rsidR="004440FC" w:rsidRPr="005C569B" w14:paraId="546CD1EE" w14:textId="77777777" w:rsidTr="003C4A16">
        <w:tc>
          <w:tcPr>
            <w:tcW w:w="804" w:type="pct"/>
            <w:gridSpan w:val="2"/>
            <w:shd w:val="clear" w:color="auto" w:fill="auto"/>
          </w:tcPr>
          <w:p w14:paraId="59F0604F" w14:textId="77777777" w:rsidR="004440FC" w:rsidRPr="005C569B" w:rsidRDefault="004440FC" w:rsidP="003C4A16">
            <w:pPr>
              <w:pStyle w:val="a4"/>
              <w:spacing w:after="72"/>
              <w:ind w:firstLineChars="0" w:firstLine="0"/>
              <w:rPr>
                <w:rFonts w:ascii="Consolas" w:hAnsi="Consolas"/>
                <w:b/>
                <w:iCs/>
                <w:kern w:val="0"/>
                <w:sz w:val="21"/>
                <w:szCs w:val="21"/>
                <w:lang w:bidi="en-US"/>
              </w:rPr>
            </w:pPr>
            <w:r w:rsidRPr="005C569B">
              <w:rPr>
                <w:rFonts w:ascii="Consolas" w:hAnsi="Consolas" w:hint="eastAsia"/>
                <w:b/>
                <w:iCs/>
                <w:kern w:val="0"/>
                <w:sz w:val="21"/>
                <w:szCs w:val="21"/>
                <w:lang w:bidi="en-US"/>
              </w:rPr>
              <w:t>非功能需求</w:t>
            </w:r>
          </w:p>
        </w:tc>
        <w:tc>
          <w:tcPr>
            <w:tcW w:w="4196" w:type="pct"/>
            <w:shd w:val="clear" w:color="auto" w:fill="auto"/>
          </w:tcPr>
          <w:p w14:paraId="75ABA1D8" w14:textId="77777777" w:rsidR="004440FC" w:rsidRPr="005C569B" w:rsidRDefault="004440FC" w:rsidP="003C4A16">
            <w:pPr>
              <w:pStyle w:val="a4"/>
              <w:keepNext/>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N/A</w:t>
            </w:r>
          </w:p>
        </w:tc>
      </w:tr>
    </w:tbl>
    <w:p w14:paraId="6DBE780B" w14:textId="77777777" w:rsidR="004440FC" w:rsidRPr="004F624E" w:rsidRDefault="004440FC" w:rsidP="004440FC">
      <w:pPr>
        <w:rPr>
          <w:rFonts w:ascii="Consolas" w:hAnsi="Consolas"/>
        </w:rPr>
      </w:pPr>
    </w:p>
    <w:p w14:paraId="3F101D01"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52" w:name="_Toc354760214"/>
      <w:bookmarkStart w:id="453" w:name="_Toc355341031"/>
      <w:r w:rsidRPr="004F624E">
        <w:rPr>
          <w:rFonts w:ascii="Consolas" w:hAnsi="Consolas" w:hint="eastAsia"/>
        </w:rPr>
        <w:lastRenderedPageBreak/>
        <w:t>删除组</w:t>
      </w:r>
      <w:bookmarkEnd w:id="452"/>
      <w:bookmarkEnd w:id="453"/>
    </w:p>
    <w:tbl>
      <w:tblPr>
        <w:tblW w:w="5139"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39"/>
        <w:gridCol w:w="279"/>
        <w:gridCol w:w="7831"/>
      </w:tblGrid>
      <w:tr w:rsidR="004440FC" w:rsidRPr="005C569B" w14:paraId="351080C6" w14:textId="77777777" w:rsidTr="003C4A16">
        <w:tc>
          <w:tcPr>
            <w:tcW w:w="663" w:type="pct"/>
            <w:shd w:val="clear" w:color="auto" w:fill="auto"/>
          </w:tcPr>
          <w:p w14:paraId="6835957D" w14:textId="77777777" w:rsidR="004440FC" w:rsidRPr="005C569B" w:rsidRDefault="004440FC" w:rsidP="003C4A16">
            <w:pPr>
              <w:pStyle w:val="a4"/>
              <w:spacing w:after="72"/>
              <w:ind w:firstLineChars="0" w:firstLine="0"/>
              <w:rPr>
                <w:rFonts w:ascii="Consolas" w:hAnsi="Consolas"/>
                <w:b/>
                <w:caps/>
                <w:kern w:val="0"/>
                <w:sz w:val="21"/>
                <w:szCs w:val="21"/>
              </w:rPr>
            </w:pPr>
            <w:r w:rsidRPr="005C569B">
              <w:rPr>
                <w:rFonts w:ascii="Consolas" w:hAnsi="Consolas" w:hint="eastAsia"/>
                <w:b/>
                <w:caps/>
                <w:kern w:val="0"/>
                <w:sz w:val="21"/>
                <w:szCs w:val="21"/>
              </w:rPr>
              <w:t>用例名称</w:t>
            </w:r>
          </w:p>
        </w:tc>
        <w:tc>
          <w:tcPr>
            <w:tcW w:w="4337" w:type="pct"/>
            <w:gridSpan w:val="2"/>
            <w:shd w:val="clear" w:color="auto" w:fill="auto"/>
          </w:tcPr>
          <w:p w14:paraId="6AB4CC5A" w14:textId="77777777" w:rsidR="004440FC" w:rsidRPr="005C569B" w:rsidRDefault="004440FC" w:rsidP="003C4A16">
            <w:pPr>
              <w:pStyle w:val="a4"/>
              <w:spacing w:after="72"/>
              <w:ind w:firstLineChars="0" w:firstLine="0"/>
              <w:rPr>
                <w:rFonts w:ascii="Consolas" w:hAnsi="Consolas"/>
                <w:caps/>
                <w:kern w:val="0"/>
                <w:sz w:val="21"/>
                <w:szCs w:val="21"/>
              </w:rPr>
            </w:pPr>
            <w:r w:rsidRPr="005C569B">
              <w:rPr>
                <w:rFonts w:ascii="Consolas" w:hAnsi="Consolas" w:hint="eastAsia"/>
                <w:caps/>
                <w:kern w:val="0"/>
                <w:sz w:val="21"/>
                <w:szCs w:val="21"/>
              </w:rPr>
              <w:t>删除组</w:t>
            </w:r>
          </w:p>
        </w:tc>
      </w:tr>
      <w:tr w:rsidR="004440FC" w:rsidRPr="005C569B" w14:paraId="7E8906CC" w14:textId="77777777" w:rsidTr="003C4A16">
        <w:tc>
          <w:tcPr>
            <w:tcW w:w="663" w:type="pct"/>
            <w:shd w:val="clear" w:color="auto" w:fill="auto"/>
          </w:tcPr>
          <w:p w14:paraId="5528EADE" w14:textId="77777777" w:rsidR="004440FC" w:rsidRPr="005C569B" w:rsidRDefault="004440FC" w:rsidP="003C4A16">
            <w:pPr>
              <w:pStyle w:val="a4"/>
              <w:spacing w:after="72"/>
              <w:ind w:firstLineChars="0" w:firstLine="0"/>
              <w:rPr>
                <w:rFonts w:ascii="Consolas" w:hAnsi="Consolas"/>
                <w:b/>
                <w:caps/>
                <w:kern w:val="0"/>
                <w:sz w:val="21"/>
                <w:szCs w:val="21"/>
              </w:rPr>
            </w:pPr>
            <w:r w:rsidRPr="005C569B">
              <w:rPr>
                <w:rFonts w:ascii="Consolas" w:hAnsi="Consolas" w:hint="eastAsia"/>
                <w:b/>
                <w:caps/>
                <w:kern w:val="0"/>
                <w:sz w:val="21"/>
                <w:szCs w:val="21"/>
              </w:rPr>
              <w:t>SRS ID</w:t>
            </w:r>
          </w:p>
        </w:tc>
        <w:tc>
          <w:tcPr>
            <w:tcW w:w="4337" w:type="pct"/>
            <w:gridSpan w:val="2"/>
            <w:shd w:val="clear" w:color="auto" w:fill="auto"/>
          </w:tcPr>
          <w:p w14:paraId="1DC736AB" w14:textId="77777777" w:rsidR="004440FC" w:rsidRPr="005C569B" w:rsidRDefault="004440FC" w:rsidP="003C4A16">
            <w:pPr>
              <w:pStyle w:val="a4"/>
              <w:spacing w:after="72"/>
              <w:ind w:firstLineChars="0" w:firstLine="0"/>
              <w:rPr>
                <w:rFonts w:ascii="Consolas" w:hAnsi="Consolas"/>
                <w:caps/>
                <w:kern w:val="0"/>
                <w:sz w:val="21"/>
                <w:szCs w:val="21"/>
              </w:rPr>
            </w:pPr>
            <w:r w:rsidRPr="005C569B">
              <w:rPr>
                <w:rFonts w:ascii="Consolas" w:hAnsi="Consolas" w:hint="eastAsia"/>
                <w:caps/>
                <w:kern w:val="0"/>
                <w:sz w:val="21"/>
                <w:szCs w:val="21"/>
              </w:rPr>
              <w:t>MAX_Client_ADDRESSBOOK_SRS_0007</w:t>
            </w:r>
          </w:p>
        </w:tc>
      </w:tr>
      <w:tr w:rsidR="004440FC" w:rsidRPr="005C569B" w14:paraId="3E1404D8" w14:textId="77777777" w:rsidTr="003C4A16">
        <w:tc>
          <w:tcPr>
            <w:tcW w:w="663" w:type="pct"/>
            <w:shd w:val="clear" w:color="auto" w:fill="auto"/>
          </w:tcPr>
          <w:p w14:paraId="69D6C7A7"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角色</w:t>
            </w:r>
          </w:p>
        </w:tc>
        <w:tc>
          <w:tcPr>
            <w:tcW w:w="4337" w:type="pct"/>
            <w:gridSpan w:val="2"/>
            <w:shd w:val="clear" w:color="auto" w:fill="auto"/>
          </w:tcPr>
          <w:p w14:paraId="6FB64222"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MAX</w:t>
            </w:r>
            <w:r w:rsidRPr="005C569B">
              <w:rPr>
                <w:rFonts w:ascii="Consolas" w:hAnsi="Consolas" w:hint="eastAsia"/>
                <w:iCs/>
                <w:kern w:val="0"/>
                <w:sz w:val="21"/>
                <w:szCs w:val="21"/>
                <w:lang w:bidi="en-US"/>
              </w:rPr>
              <w:t>注册用户</w:t>
            </w:r>
          </w:p>
        </w:tc>
      </w:tr>
      <w:tr w:rsidR="004440FC" w:rsidRPr="005C569B" w14:paraId="528D3344" w14:textId="77777777" w:rsidTr="003C4A16">
        <w:tc>
          <w:tcPr>
            <w:tcW w:w="663" w:type="pct"/>
            <w:shd w:val="clear" w:color="auto" w:fill="auto"/>
          </w:tcPr>
          <w:p w14:paraId="210A9AED"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简述</w:t>
            </w:r>
          </w:p>
        </w:tc>
        <w:tc>
          <w:tcPr>
            <w:tcW w:w="4337" w:type="pct"/>
            <w:gridSpan w:val="2"/>
            <w:shd w:val="clear" w:color="auto" w:fill="auto"/>
          </w:tcPr>
          <w:p w14:paraId="2EE64260"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用户右键单击</w:t>
            </w:r>
            <w:r w:rsidRPr="005C569B">
              <w:rPr>
                <w:rFonts w:ascii="Consolas" w:hAnsi="Consolas" w:hint="eastAsia"/>
                <w:iCs/>
                <w:kern w:val="0"/>
                <w:sz w:val="21"/>
                <w:szCs w:val="21"/>
                <w:lang w:bidi="en-US"/>
              </w:rPr>
              <w:t xml:space="preserve"> </w:t>
            </w:r>
            <w:r w:rsidRPr="005C569B">
              <w:rPr>
                <w:rFonts w:ascii="Consolas" w:hAnsi="Consolas" w:hint="eastAsia"/>
                <w:iCs/>
                <w:kern w:val="0"/>
                <w:sz w:val="21"/>
                <w:szCs w:val="21"/>
                <w:lang w:bidi="en-US"/>
              </w:rPr>
              <w:t>“通讯录面板“联系人列表中的任意组，弹出下拉菜单，点击”删除组“菜单项，在通讯录面板上方弹出提示“您确定要删除此组吗？此操作将会删除组下所有联系人信息”，用户点击删除，通讯录面板自动刷新，联系人列表重新排序并显示。</w:t>
            </w:r>
          </w:p>
        </w:tc>
      </w:tr>
      <w:tr w:rsidR="004440FC" w:rsidRPr="005C569B" w14:paraId="5ACCDBD9" w14:textId="77777777" w:rsidTr="003C4A16">
        <w:tc>
          <w:tcPr>
            <w:tcW w:w="663" w:type="pct"/>
            <w:shd w:val="clear" w:color="auto" w:fill="auto"/>
          </w:tcPr>
          <w:p w14:paraId="0DF4A21B"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优先级别</w:t>
            </w:r>
          </w:p>
        </w:tc>
        <w:tc>
          <w:tcPr>
            <w:tcW w:w="4337" w:type="pct"/>
            <w:gridSpan w:val="2"/>
            <w:shd w:val="clear" w:color="auto" w:fill="auto"/>
          </w:tcPr>
          <w:p w14:paraId="7CFB9695"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高</w:t>
            </w:r>
          </w:p>
        </w:tc>
      </w:tr>
      <w:tr w:rsidR="004440FC" w:rsidRPr="005C569B" w14:paraId="77F75CCB" w14:textId="77777777" w:rsidTr="003C4A16">
        <w:tc>
          <w:tcPr>
            <w:tcW w:w="663" w:type="pct"/>
            <w:shd w:val="clear" w:color="auto" w:fill="auto"/>
          </w:tcPr>
          <w:p w14:paraId="001AE848"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前置条件</w:t>
            </w:r>
          </w:p>
        </w:tc>
        <w:tc>
          <w:tcPr>
            <w:tcW w:w="4337" w:type="pct"/>
            <w:gridSpan w:val="2"/>
            <w:shd w:val="clear" w:color="auto" w:fill="auto"/>
          </w:tcPr>
          <w:p w14:paraId="234DBA78"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用户登录</w:t>
            </w:r>
            <w:r w:rsidRPr="005C569B">
              <w:rPr>
                <w:rFonts w:ascii="Consolas" w:hAnsi="Consolas" w:hint="eastAsia"/>
                <w:iCs/>
                <w:kern w:val="0"/>
                <w:sz w:val="21"/>
                <w:szCs w:val="21"/>
                <w:lang w:bidi="en-US"/>
              </w:rPr>
              <w:t>MAX</w:t>
            </w:r>
            <w:r w:rsidRPr="005C569B">
              <w:rPr>
                <w:rFonts w:ascii="Consolas" w:hAnsi="Consolas" w:hint="eastAsia"/>
                <w:iCs/>
                <w:kern w:val="0"/>
                <w:sz w:val="21"/>
                <w:szCs w:val="21"/>
                <w:lang w:bidi="en-US"/>
              </w:rPr>
              <w:t>客户端并进入到“通讯录</w:t>
            </w:r>
            <w:r w:rsidRPr="005C569B">
              <w:rPr>
                <w:rFonts w:ascii="Consolas" w:hAnsi="Consolas" w:hint="eastAsia"/>
                <w:caps/>
                <w:kern w:val="0"/>
                <w:sz w:val="21"/>
                <w:szCs w:val="21"/>
              </w:rPr>
              <w:t>面板</w:t>
            </w:r>
            <w:r w:rsidRPr="005C569B">
              <w:rPr>
                <w:rFonts w:ascii="Consolas" w:hAnsi="Consolas" w:hint="eastAsia"/>
                <w:iCs/>
                <w:kern w:val="0"/>
                <w:sz w:val="21"/>
                <w:szCs w:val="21"/>
                <w:lang w:bidi="en-US"/>
              </w:rPr>
              <w:t>”</w:t>
            </w:r>
          </w:p>
        </w:tc>
      </w:tr>
      <w:tr w:rsidR="004440FC" w:rsidRPr="005C569B" w14:paraId="5C5BE0B8" w14:textId="77777777" w:rsidTr="003C4A16">
        <w:tc>
          <w:tcPr>
            <w:tcW w:w="5000" w:type="pct"/>
            <w:gridSpan w:val="3"/>
            <w:shd w:val="clear" w:color="auto" w:fill="auto"/>
          </w:tcPr>
          <w:p w14:paraId="67AFBFBF" w14:textId="77777777" w:rsidR="004440FC" w:rsidRPr="005C569B" w:rsidRDefault="004440FC" w:rsidP="003C4A16">
            <w:pPr>
              <w:pStyle w:val="a4"/>
              <w:spacing w:after="72"/>
              <w:ind w:firstLineChars="0" w:firstLine="0"/>
              <w:rPr>
                <w:rFonts w:ascii="Consolas" w:hAnsi="Consolas"/>
                <w:kern w:val="0"/>
                <w:sz w:val="21"/>
                <w:szCs w:val="21"/>
              </w:rPr>
            </w:pPr>
            <w:r w:rsidRPr="005C569B">
              <w:rPr>
                <w:rFonts w:ascii="Consolas" w:hAnsi="Consolas" w:hint="eastAsia"/>
                <w:b/>
                <w:kern w:val="0"/>
                <w:sz w:val="21"/>
                <w:szCs w:val="21"/>
              </w:rPr>
              <w:t>主事件流程</w:t>
            </w:r>
          </w:p>
        </w:tc>
      </w:tr>
      <w:tr w:rsidR="004440FC" w:rsidRPr="005C569B" w14:paraId="7C90E824" w14:textId="77777777" w:rsidTr="003C4A16">
        <w:tc>
          <w:tcPr>
            <w:tcW w:w="5000" w:type="pct"/>
            <w:gridSpan w:val="3"/>
            <w:shd w:val="clear" w:color="auto" w:fill="auto"/>
          </w:tcPr>
          <w:p w14:paraId="4BC8E6FB" w14:textId="77777777" w:rsidR="004440FC" w:rsidRPr="005C569B" w:rsidRDefault="004440FC" w:rsidP="00AC5C40">
            <w:pPr>
              <w:pStyle w:val="a4"/>
              <w:numPr>
                <w:ilvl w:val="0"/>
                <w:numId w:val="125"/>
              </w:numPr>
              <w:spacing w:after="72"/>
              <w:ind w:firstLineChars="0"/>
              <w:rPr>
                <w:rFonts w:ascii="Consolas" w:hAnsi="Consolas"/>
                <w:kern w:val="0"/>
                <w:sz w:val="21"/>
                <w:szCs w:val="21"/>
              </w:rPr>
            </w:pPr>
            <w:r w:rsidRPr="005C569B">
              <w:rPr>
                <w:rFonts w:ascii="Consolas" w:hAnsi="Consolas" w:hint="eastAsia"/>
                <w:kern w:val="0"/>
                <w:sz w:val="21"/>
                <w:szCs w:val="21"/>
              </w:rPr>
              <w:t>用户右键单击“</w:t>
            </w:r>
            <w:r w:rsidRPr="005C569B">
              <w:rPr>
                <w:rFonts w:ascii="Consolas" w:hAnsi="Consolas" w:hint="eastAsia"/>
                <w:caps/>
                <w:kern w:val="0"/>
                <w:sz w:val="21"/>
                <w:szCs w:val="21"/>
              </w:rPr>
              <w:t>通讯录面板“联系人列表中的任意组，弹出下拉菜单，点击”删除组“菜单项</w:t>
            </w:r>
            <w:r w:rsidRPr="005C569B">
              <w:rPr>
                <w:rFonts w:ascii="Consolas" w:hAnsi="Consolas" w:hint="eastAsia"/>
                <w:kern w:val="0"/>
                <w:sz w:val="21"/>
                <w:szCs w:val="21"/>
              </w:rPr>
              <w:t>，用例开始。</w:t>
            </w:r>
          </w:p>
          <w:p w14:paraId="755219DA" w14:textId="77777777" w:rsidR="004440FC" w:rsidRPr="005C569B" w:rsidRDefault="004440FC" w:rsidP="00AC5C40">
            <w:pPr>
              <w:pStyle w:val="a4"/>
              <w:numPr>
                <w:ilvl w:val="0"/>
                <w:numId w:val="125"/>
              </w:numPr>
              <w:spacing w:after="72"/>
              <w:ind w:firstLineChars="0"/>
              <w:rPr>
                <w:rFonts w:ascii="Consolas" w:hAnsi="Consolas"/>
                <w:kern w:val="0"/>
                <w:sz w:val="21"/>
                <w:szCs w:val="21"/>
              </w:rPr>
            </w:pPr>
            <w:r w:rsidRPr="005C569B">
              <w:rPr>
                <w:rFonts w:ascii="Consolas" w:hAnsi="Consolas" w:hint="eastAsia"/>
                <w:kern w:val="0"/>
                <w:sz w:val="21"/>
                <w:szCs w:val="21"/>
              </w:rPr>
              <w:t>“</w:t>
            </w:r>
            <w:r w:rsidRPr="005C569B">
              <w:rPr>
                <w:rFonts w:ascii="Consolas" w:hAnsi="Consolas" w:hint="eastAsia"/>
                <w:caps/>
                <w:kern w:val="0"/>
                <w:sz w:val="21"/>
                <w:szCs w:val="21"/>
              </w:rPr>
              <w:t>通讯录面板“上方</w:t>
            </w:r>
            <w:r w:rsidRPr="005C569B">
              <w:rPr>
                <w:rFonts w:ascii="Consolas" w:hAnsi="Consolas" w:hint="eastAsia"/>
                <w:kern w:val="0"/>
                <w:sz w:val="21"/>
                <w:szCs w:val="21"/>
              </w:rPr>
              <w:t>弹出对话框提示“</w:t>
            </w:r>
            <w:r w:rsidRPr="005C569B">
              <w:rPr>
                <w:rFonts w:ascii="Consolas" w:hAnsi="Consolas" w:hint="eastAsia"/>
                <w:iCs/>
                <w:kern w:val="0"/>
                <w:sz w:val="21"/>
                <w:szCs w:val="21"/>
                <w:lang w:bidi="en-US"/>
              </w:rPr>
              <w:t>您确定要删除此组吗？此操作将会删除组下所有联系人信息</w:t>
            </w:r>
            <w:r w:rsidRPr="005C569B">
              <w:rPr>
                <w:rFonts w:ascii="Consolas" w:hAnsi="Consolas" w:hint="eastAsia"/>
                <w:kern w:val="0"/>
                <w:sz w:val="21"/>
                <w:szCs w:val="21"/>
              </w:rPr>
              <w:t>”，见原型图</w:t>
            </w:r>
            <w:r w:rsidRPr="005C569B">
              <w:rPr>
                <w:rFonts w:ascii="Consolas" w:hAnsi="Consolas" w:hint="eastAsia"/>
                <w:kern w:val="0"/>
                <w:sz w:val="21"/>
                <w:szCs w:val="21"/>
              </w:rPr>
              <w:t>1-12</w:t>
            </w:r>
            <w:r w:rsidRPr="005C569B">
              <w:rPr>
                <w:rFonts w:ascii="Consolas" w:hAnsi="Consolas" w:hint="eastAsia"/>
                <w:kern w:val="0"/>
                <w:sz w:val="21"/>
                <w:szCs w:val="21"/>
              </w:rPr>
              <w:t>通讯录面板</w:t>
            </w:r>
            <w:r w:rsidRPr="005C569B">
              <w:rPr>
                <w:rFonts w:ascii="Consolas" w:hAnsi="Consolas" w:hint="eastAsia"/>
                <w:kern w:val="0"/>
                <w:sz w:val="21"/>
                <w:szCs w:val="21"/>
              </w:rPr>
              <w:t>-</w:t>
            </w:r>
            <w:r w:rsidRPr="005C569B">
              <w:rPr>
                <w:rFonts w:ascii="Consolas" w:hAnsi="Consolas" w:hint="eastAsia"/>
                <w:kern w:val="0"/>
                <w:sz w:val="21"/>
                <w:szCs w:val="21"/>
              </w:rPr>
              <w:t>删除组。</w:t>
            </w:r>
          </w:p>
          <w:p w14:paraId="69B6A4E6" w14:textId="77777777" w:rsidR="004440FC" w:rsidRPr="00825843" w:rsidRDefault="004440FC" w:rsidP="00AC5C40">
            <w:pPr>
              <w:pStyle w:val="a4"/>
              <w:numPr>
                <w:ilvl w:val="0"/>
                <w:numId w:val="125"/>
              </w:numPr>
              <w:spacing w:after="72"/>
              <w:ind w:firstLineChars="0"/>
              <w:rPr>
                <w:rFonts w:ascii="Consolas" w:hAnsi="Consolas"/>
                <w:kern w:val="0"/>
                <w:sz w:val="21"/>
                <w:szCs w:val="21"/>
              </w:rPr>
            </w:pPr>
            <w:r w:rsidRPr="005C569B">
              <w:rPr>
                <w:rFonts w:ascii="Consolas" w:hAnsi="Consolas" w:hint="eastAsia"/>
                <w:kern w:val="0"/>
                <w:sz w:val="21"/>
                <w:szCs w:val="21"/>
              </w:rPr>
              <w:t>用户点击【删除】按钮，</w:t>
            </w:r>
            <w:r w:rsidR="006E5573">
              <w:rPr>
                <w:rFonts w:ascii="Consolas" w:hAnsi="Consolas" w:hint="eastAsia"/>
                <w:kern w:val="0"/>
                <w:sz w:val="21"/>
                <w:szCs w:val="21"/>
              </w:rPr>
              <w:t>提示对话框关闭，通讯录面板</w:t>
            </w:r>
            <w:r w:rsidR="00CC1D61">
              <w:rPr>
                <w:rFonts w:ascii="Consolas" w:hAnsi="Consolas" w:hint="eastAsia"/>
                <w:kern w:val="0"/>
                <w:sz w:val="21"/>
                <w:szCs w:val="21"/>
              </w:rPr>
              <w:t>上方</w:t>
            </w:r>
            <w:r w:rsidR="006E5573">
              <w:rPr>
                <w:rFonts w:ascii="Consolas" w:hAnsi="Consolas" w:hint="eastAsia"/>
                <w:kern w:val="0"/>
                <w:sz w:val="21"/>
                <w:szCs w:val="21"/>
              </w:rPr>
              <w:t>显示遮罩层，</w:t>
            </w:r>
            <w:r w:rsidRPr="005C569B">
              <w:rPr>
                <w:rFonts w:ascii="Consolas" w:hAnsi="Consolas" w:hint="eastAsia"/>
                <w:kern w:val="0"/>
                <w:sz w:val="21"/>
                <w:szCs w:val="21"/>
              </w:rPr>
              <w:t>MAXClient</w:t>
            </w:r>
            <w:r w:rsidRPr="005C569B">
              <w:rPr>
                <w:rFonts w:ascii="Consolas" w:hAnsi="Consolas" w:hint="eastAsia"/>
                <w:kern w:val="0"/>
                <w:sz w:val="21"/>
                <w:szCs w:val="21"/>
              </w:rPr>
              <w:t>通过</w:t>
            </w:r>
            <w:r w:rsidRPr="005C569B">
              <w:rPr>
                <w:rFonts w:ascii="Consolas" w:hAnsi="Consolas" w:hint="eastAsia"/>
                <w:kern w:val="0"/>
                <w:sz w:val="21"/>
                <w:szCs w:val="21"/>
              </w:rPr>
              <w:t>Ajax</w:t>
            </w:r>
            <w:r w:rsidRPr="005C569B">
              <w:rPr>
                <w:rFonts w:ascii="Consolas" w:hAnsi="Consolas" w:hint="eastAsia"/>
                <w:kern w:val="0"/>
                <w:sz w:val="21"/>
                <w:szCs w:val="21"/>
              </w:rPr>
              <w:t>，向</w:t>
            </w:r>
            <w:r w:rsidRPr="005C569B">
              <w:rPr>
                <w:rFonts w:ascii="Consolas" w:hAnsi="Consolas" w:hint="eastAsia"/>
                <w:kern w:val="0"/>
                <w:sz w:val="21"/>
                <w:szCs w:val="21"/>
              </w:rPr>
              <w:t>MAXUniform</w:t>
            </w:r>
            <w:r w:rsidRPr="005C569B">
              <w:rPr>
                <w:rFonts w:ascii="Consolas" w:hAnsi="Consolas" w:hint="eastAsia"/>
                <w:kern w:val="0"/>
                <w:sz w:val="21"/>
                <w:szCs w:val="21"/>
              </w:rPr>
              <w:t>发出删除</w:t>
            </w:r>
            <w:r w:rsidRPr="00825843">
              <w:rPr>
                <w:rFonts w:ascii="Consolas" w:hAnsi="Consolas" w:hint="eastAsia"/>
                <w:kern w:val="0"/>
                <w:sz w:val="21"/>
                <w:szCs w:val="21"/>
              </w:rPr>
              <w:t>组</w:t>
            </w:r>
            <w:r w:rsidRPr="00825843">
              <w:rPr>
                <w:rFonts w:ascii="Consolas" w:hAnsi="Consolas" w:cs="宋体" w:hint="eastAsia"/>
                <w:sz w:val="21"/>
                <w:szCs w:val="21"/>
              </w:rPr>
              <w:t>（用例：</w:t>
            </w:r>
            <w:r w:rsidRPr="00825843">
              <w:rPr>
                <w:rFonts w:ascii="Consolas" w:hAnsi="Consolas" w:hint="eastAsia"/>
                <w:kern w:val="0"/>
                <w:sz w:val="21"/>
                <w:szCs w:val="21"/>
              </w:rPr>
              <w:t>MAX_Uniform_ADDRESSBOOK_SRS_0005</w:t>
            </w:r>
            <w:r w:rsidRPr="00825843">
              <w:rPr>
                <w:rFonts w:ascii="Consolas" w:hAnsi="Consolas" w:cs="宋体" w:hint="eastAsia"/>
                <w:sz w:val="21"/>
                <w:szCs w:val="21"/>
              </w:rPr>
              <w:t>）</w:t>
            </w:r>
            <w:r w:rsidRPr="00825843">
              <w:rPr>
                <w:rFonts w:ascii="Consolas" w:hAnsi="Consolas" w:hint="eastAsia"/>
                <w:kern w:val="0"/>
                <w:sz w:val="21"/>
                <w:szCs w:val="21"/>
              </w:rPr>
              <w:t>请求。</w:t>
            </w:r>
          </w:p>
          <w:p w14:paraId="1EE0EA31" w14:textId="77777777" w:rsidR="004440FC" w:rsidRPr="005C569B" w:rsidRDefault="004440FC" w:rsidP="00AC5C40">
            <w:pPr>
              <w:pStyle w:val="a4"/>
              <w:numPr>
                <w:ilvl w:val="1"/>
                <w:numId w:val="125"/>
              </w:numPr>
              <w:spacing w:after="72"/>
              <w:ind w:firstLineChars="0"/>
              <w:rPr>
                <w:rFonts w:ascii="Consolas" w:hAnsi="Consolas"/>
                <w:kern w:val="0"/>
                <w:sz w:val="21"/>
                <w:szCs w:val="21"/>
              </w:rPr>
            </w:pPr>
            <w:r w:rsidRPr="005C569B">
              <w:rPr>
                <w:rFonts w:ascii="Consolas" w:hAnsi="Consolas" w:hint="eastAsia"/>
                <w:kern w:val="0"/>
                <w:sz w:val="21"/>
                <w:szCs w:val="21"/>
              </w:rPr>
              <w:t>用户点击【</w:t>
            </w:r>
            <w:r>
              <w:rPr>
                <w:rFonts w:ascii="Consolas" w:hAnsi="Consolas" w:hint="eastAsia"/>
                <w:kern w:val="0"/>
                <w:sz w:val="21"/>
                <w:szCs w:val="21"/>
              </w:rPr>
              <w:t>取消</w:t>
            </w:r>
            <w:r w:rsidRPr="005C569B">
              <w:rPr>
                <w:rFonts w:ascii="Consolas" w:hAnsi="Consolas" w:hint="eastAsia"/>
                <w:kern w:val="0"/>
                <w:sz w:val="21"/>
                <w:szCs w:val="21"/>
              </w:rPr>
              <w:t>】按钮，提示对话框关闭，用例终止。</w:t>
            </w:r>
          </w:p>
          <w:p w14:paraId="35851D16" w14:textId="77777777" w:rsidR="004440FC" w:rsidRPr="005C569B" w:rsidRDefault="004440FC" w:rsidP="00AC5C40">
            <w:pPr>
              <w:pStyle w:val="a4"/>
              <w:numPr>
                <w:ilvl w:val="0"/>
                <w:numId w:val="125"/>
              </w:numPr>
              <w:spacing w:after="72"/>
              <w:ind w:firstLineChars="0"/>
              <w:rPr>
                <w:rFonts w:ascii="Consolas" w:hAnsi="Consolas"/>
                <w:kern w:val="0"/>
                <w:sz w:val="21"/>
                <w:szCs w:val="21"/>
              </w:rPr>
            </w:pPr>
            <w:r w:rsidRPr="005C569B">
              <w:rPr>
                <w:rFonts w:ascii="Consolas" w:hAnsi="Consolas" w:hint="eastAsia"/>
                <w:kern w:val="0"/>
                <w:sz w:val="21"/>
                <w:szCs w:val="21"/>
              </w:rPr>
              <w:t>判断</w:t>
            </w:r>
            <w:r w:rsidRPr="005C569B">
              <w:rPr>
                <w:rFonts w:ascii="Consolas" w:hAnsi="Consolas" w:hint="eastAsia"/>
                <w:kern w:val="0"/>
                <w:sz w:val="21"/>
                <w:szCs w:val="21"/>
              </w:rPr>
              <w:t>MAXUniform</w:t>
            </w:r>
            <w:r w:rsidRPr="005C569B">
              <w:rPr>
                <w:rFonts w:ascii="Consolas" w:hAnsi="Consolas" w:hint="eastAsia"/>
                <w:kern w:val="0"/>
                <w:sz w:val="21"/>
                <w:szCs w:val="21"/>
              </w:rPr>
              <w:t>返回结果。</w:t>
            </w:r>
          </w:p>
          <w:p w14:paraId="4EB9B32D" w14:textId="77777777" w:rsidR="004440FC" w:rsidRPr="00FB317F" w:rsidRDefault="004440FC" w:rsidP="00AC5C40">
            <w:pPr>
              <w:pStyle w:val="a4"/>
              <w:numPr>
                <w:ilvl w:val="1"/>
                <w:numId w:val="125"/>
              </w:numPr>
              <w:spacing w:after="72"/>
              <w:ind w:firstLineChars="0"/>
              <w:rPr>
                <w:rFonts w:ascii="Consolas" w:hAnsi="Consolas"/>
                <w:kern w:val="0"/>
                <w:sz w:val="21"/>
                <w:szCs w:val="21"/>
              </w:rPr>
            </w:pPr>
            <w:r w:rsidRPr="00FB317F">
              <w:rPr>
                <w:rFonts w:ascii="Consolas" w:hAnsi="Consolas" w:hint="eastAsia"/>
                <w:kern w:val="0"/>
                <w:sz w:val="21"/>
                <w:szCs w:val="21"/>
              </w:rPr>
              <w:t>请求超时</w:t>
            </w:r>
            <w:r>
              <w:rPr>
                <w:rFonts w:ascii="Consolas" w:hAnsi="Consolas" w:hint="eastAsia"/>
                <w:kern w:val="0"/>
                <w:sz w:val="21"/>
                <w:szCs w:val="21"/>
              </w:rPr>
              <w:t>，见通用规则</w:t>
            </w:r>
            <w:r w:rsidRPr="00FB317F">
              <w:rPr>
                <w:rFonts w:ascii="Consolas" w:hAnsi="Consolas" w:hint="eastAsia"/>
                <w:kern w:val="0"/>
                <w:sz w:val="21"/>
                <w:szCs w:val="21"/>
              </w:rPr>
              <w:t>【请求超时限制】，在通讯录面板上方弹出浮层提示“删除组失败，请稍后重试”，</w:t>
            </w:r>
            <w:r>
              <w:rPr>
                <w:rFonts w:ascii="Consolas" w:hAnsi="Consolas" w:hint="eastAsia"/>
                <w:kern w:val="0"/>
                <w:sz w:val="21"/>
                <w:szCs w:val="21"/>
              </w:rPr>
              <w:t xml:space="preserve"> </w:t>
            </w:r>
            <w:r>
              <w:rPr>
                <w:rFonts w:ascii="Consolas" w:hAnsi="Consolas" w:hint="eastAsia"/>
                <w:kern w:val="0"/>
                <w:sz w:val="21"/>
                <w:szCs w:val="21"/>
              </w:rPr>
              <w:t>刷新联系人列表，联系人列表回到初始状态，见用例进入通讯录面板（</w:t>
            </w:r>
            <w:r w:rsidRPr="005C569B">
              <w:rPr>
                <w:rFonts w:ascii="Consolas" w:hAnsi="Consolas" w:hint="eastAsia"/>
                <w:caps/>
                <w:kern w:val="0"/>
                <w:sz w:val="21"/>
                <w:szCs w:val="21"/>
              </w:rPr>
              <w:t>MAX_Client_ADDRESSBOOK_SRS_000</w:t>
            </w:r>
            <w:r>
              <w:rPr>
                <w:rFonts w:ascii="Consolas" w:hAnsi="Consolas" w:hint="eastAsia"/>
                <w:caps/>
                <w:kern w:val="0"/>
                <w:sz w:val="21"/>
                <w:szCs w:val="21"/>
              </w:rPr>
              <w:t>1</w:t>
            </w:r>
            <w:r>
              <w:rPr>
                <w:rFonts w:ascii="Consolas" w:hAnsi="Consolas" w:hint="eastAsia"/>
                <w:kern w:val="0"/>
                <w:sz w:val="21"/>
                <w:szCs w:val="21"/>
              </w:rPr>
              <w:t>），</w:t>
            </w:r>
            <w:r w:rsidRPr="00FB317F">
              <w:rPr>
                <w:rFonts w:ascii="Consolas" w:hAnsi="Consolas" w:hint="eastAsia"/>
                <w:kern w:val="0"/>
                <w:sz w:val="21"/>
                <w:szCs w:val="21"/>
              </w:rPr>
              <w:t>用例终止。</w:t>
            </w:r>
          </w:p>
          <w:p w14:paraId="451BAB8D" w14:textId="77777777" w:rsidR="004440FC" w:rsidRPr="00FB317F" w:rsidRDefault="004440FC" w:rsidP="00AC5C40">
            <w:pPr>
              <w:pStyle w:val="a4"/>
              <w:numPr>
                <w:ilvl w:val="1"/>
                <w:numId w:val="125"/>
              </w:numPr>
              <w:spacing w:after="72"/>
              <w:ind w:firstLineChars="0"/>
              <w:rPr>
                <w:rFonts w:ascii="Consolas" w:hAnsi="Consolas"/>
                <w:kern w:val="0"/>
                <w:sz w:val="21"/>
                <w:szCs w:val="21"/>
              </w:rPr>
            </w:pPr>
            <w:r w:rsidRPr="00FB317F">
              <w:rPr>
                <w:rFonts w:ascii="Consolas" w:hAnsi="Consolas" w:hint="eastAsia"/>
                <w:kern w:val="0"/>
                <w:sz w:val="21"/>
                <w:szCs w:val="21"/>
              </w:rPr>
              <w:t>返回</w:t>
            </w:r>
            <w:r w:rsidRPr="00FB317F">
              <w:rPr>
                <w:rFonts w:ascii="Consolas" w:hAnsi="Consolas" w:hint="eastAsia"/>
                <w:kern w:val="0"/>
                <w:sz w:val="21"/>
                <w:szCs w:val="21"/>
              </w:rPr>
              <w:t>HTTP</w:t>
            </w:r>
            <w:r w:rsidRPr="00FB317F">
              <w:rPr>
                <w:rFonts w:ascii="Consolas" w:hAnsi="Consolas" w:hint="eastAsia"/>
                <w:kern w:val="0"/>
                <w:sz w:val="21"/>
                <w:szCs w:val="21"/>
              </w:rPr>
              <w:t>状态码为</w:t>
            </w:r>
            <w:r w:rsidRPr="00FB317F">
              <w:rPr>
                <w:rFonts w:ascii="Consolas" w:hAnsi="Consolas" w:hint="eastAsia"/>
                <w:kern w:val="0"/>
                <w:sz w:val="21"/>
                <w:szCs w:val="21"/>
              </w:rPr>
              <w:t>5</w:t>
            </w:r>
            <w:r>
              <w:rPr>
                <w:rFonts w:ascii="Consolas" w:hAnsi="Consolas" w:hint="eastAsia"/>
                <w:kern w:val="0"/>
                <w:sz w:val="21"/>
                <w:szCs w:val="21"/>
              </w:rPr>
              <w:t>xx</w:t>
            </w:r>
            <w:r w:rsidRPr="00FB317F">
              <w:rPr>
                <w:rFonts w:ascii="Consolas" w:hAnsi="Consolas" w:hint="eastAsia"/>
                <w:kern w:val="0"/>
                <w:sz w:val="21"/>
                <w:szCs w:val="21"/>
              </w:rPr>
              <w:t>，在通讯录面板上方弹出浮层提示“删除组失败，请稍后重试”，</w:t>
            </w:r>
            <w:r>
              <w:rPr>
                <w:rFonts w:ascii="Consolas" w:hAnsi="Consolas" w:hint="eastAsia"/>
                <w:kern w:val="0"/>
                <w:sz w:val="21"/>
                <w:szCs w:val="21"/>
              </w:rPr>
              <w:t xml:space="preserve"> </w:t>
            </w:r>
            <w:r>
              <w:rPr>
                <w:rFonts w:ascii="Consolas" w:hAnsi="Consolas" w:hint="eastAsia"/>
                <w:kern w:val="0"/>
                <w:sz w:val="21"/>
                <w:szCs w:val="21"/>
              </w:rPr>
              <w:t>刷新联系人列表，联系人列表回到初始状态，见用例进入通讯录面板（</w:t>
            </w:r>
            <w:r w:rsidRPr="005C569B">
              <w:rPr>
                <w:rFonts w:ascii="Consolas" w:hAnsi="Consolas" w:hint="eastAsia"/>
                <w:caps/>
                <w:kern w:val="0"/>
                <w:sz w:val="21"/>
                <w:szCs w:val="21"/>
              </w:rPr>
              <w:t>MAX_Client_ADDRESSBOOK_SRS_000</w:t>
            </w:r>
            <w:r>
              <w:rPr>
                <w:rFonts w:ascii="Consolas" w:hAnsi="Consolas" w:hint="eastAsia"/>
                <w:caps/>
                <w:kern w:val="0"/>
                <w:sz w:val="21"/>
                <w:szCs w:val="21"/>
              </w:rPr>
              <w:t>1</w:t>
            </w:r>
            <w:r>
              <w:rPr>
                <w:rFonts w:ascii="Consolas" w:hAnsi="Consolas" w:hint="eastAsia"/>
                <w:kern w:val="0"/>
                <w:sz w:val="21"/>
                <w:szCs w:val="21"/>
              </w:rPr>
              <w:t>），</w:t>
            </w:r>
            <w:r w:rsidRPr="00FB317F">
              <w:rPr>
                <w:rFonts w:ascii="Consolas" w:hAnsi="Consolas" w:hint="eastAsia"/>
                <w:kern w:val="0"/>
                <w:sz w:val="21"/>
                <w:szCs w:val="21"/>
              </w:rPr>
              <w:t>用例终止。</w:t>
            </w:r>
          </w:p>
          <w:p w14:paraId="519110C5" w14:textId="77777777" w:rsidR="004440FC" w:rsidRPr="005C569B" w:rsidRDefault="004440FC" w:rsidP="00AC5C40">
            <w:pPr>
              <w:pStyle w:val="a4"/>
              <w:numPr>
                <w:ilvl w:val="1"/>
                <w:numId w:val="125"/>
              </w:numPr>
              <w:spacing w:after="72"/>
              <w:ind w:firstLineChars="0"/>
              <w:rPr>
                <w:rFonts w:ascii="Consolas" w:hAnsi="Consolas"/>
                <w:kern w:val="0"/>
                <w:sz w:val="21"/>
                <w:szCs w:val="21"/>
              </w:rPr>
            </w:pPr>
            <w:r w:rsidRPr="005C569B">
              <w:rPr>
                <w:rFonts w:ascii="Consolas" w:hAnsi="Consolas" w:hint="eastAsia"/>
                <w:kern w:val="0"/>
                <w:sz w:val="21"/>
                <w:szCs w:val="21"/>
              </w:rPr>
              <w:t>返回</w:t>
            </w:r>
            <w:r w:rsidRPr="005C569B">
              <w:rPr>
                <w:rFonts w:ascii="Consolas" w:hAnsi="Consolas" w:hint="eastAsia"/>
                <w:kern w:val="0"/>
                <w:sz w:val="21"/>
                <w:szCs w:val="21"/>
              </w:rPr>
              <w:t>HTTP</w:t>
            </w:r>
            <w:r w:rsidRPr="005C569B">
              <w:rPr>
                <w:rFonts w:ascii="Consolas" w:hAnsi="Consolas" w:hint="eastAsia"/>
                <w:kern w:val="0"/>
                <w:sz w:val="21"/>
                <w:szCs w:val="21"/>
              </w:rPr>
              <w:t>状态码为</w:t>
            </w:r>
            <w:r w:rsidRPr="005C569B">
              <w:rPr>
                <w:rFonts w:ascii="Consolas" w:hAnsi="Consolas" w:hint="eastAsia"/>
                <w:kern w:val="0"/>
                <w:sz w:val="21"/>
                <w:szCs w:val="21"/>
              </w:rPr>
              <w:t>200</w:t>
            </w:r>
            <w:r w:rsidRPr="005C569B">
              <w:rPr>
                <w:rFonts w:ascii="Consolas" w:hAnsi="Consolas" w:hint="eastAsia"/>
                <w:kern w:val="0"/>
                <w:sz w:val="21"/>
                <w:szCs w:val="21"/>
              </w:rPr>
              <w:t>，</w:t>
            </w:r>
            <w:r w:rsidRPr="005C569B">
              <w:rPr>
                <w:rFonts w:ascii="Consolas" w:hAnsi="Consolas" w:hint="eastAsia"/>
                <w:szCs w:val="21"/>
              </w:rPr>
              <w:t>跳转至主事件流</w:t>
            </w:r>
            <w:r w:rsidRPr="005C569B">
              <w:rPr>
                <w:rFonts w:ascii="Consolas" w:hAnsi="Consolas" w:hint="eastAsia"/>
                <w:szCs w:val="21"/>
              </w:rPr>
              <w:t>step5</w:t>
            </w:r>
            <w:r w:rsidRPr="005C569B">
              <w:rPr>
                <w:rFonts w:ascii="Consolas" w:hAnsi="Consolas" w:hint="eastAsia"/>
                <w:kern w:val="0"/>
                <w:sz w:val="21"/>
                <w:szCs w:val="21"/>
              </w:rPr>
              <w:t>。</w:t>
            </w:r>
          </w:p>
          <w:p w14:paraId="453D3985" w14:textId="77777777" w:rsidR="004440FC" w:rsidRPr="005C569B" w:rsidRDefault="004440FC" w:rsidP="00AC5C40">
            <w:pPr>
              <w:pStyle w:val="a4"/>
              <w:numPr>
                <w:ilvl w:val="0"/>
                <w:numId w:val="125"/>
              </w:numPr>
              <w:spacing w:after="72"/>
              <w:ind w:firstLineChars="0"/>
              <w:rPr>
                <w:rFonts w:ascii="Consolas" w:hAnsi="Consolas"/>
                <w:kern w:val="0"/>
                <w:sz w:val="21"/>
                <w:szCs w:val="21"/>
              </w:rPr>
            </w:pPr>
            <w:r>
              <w:rPr>
                <w:rFonts w:ascii="Consolas" w:hAnsi="Consolas" w:hint="eastAsia"/>
                <w:kern w:val="0"/>
                <w:sz w:val="21"/>
                <w:szCs w:val="21"/>
              </w:rPr>
              <w:t>被删除组下的其他组自动往上移，联系人列表不刷新。</w:t>
            </w:r>
          </w:p>
          <w:p w14:paraId="58D488FE" w14:textId="77777777" w:rsidR="004440FC" w:rsidRPr="005C569B" w:rsidRDefault="004440FC" w:rsidP="00AC5C40">
            <w:pPr>
              <w:pStyle w:val="a4"/>
              <w:numPr>
                <w:ilvl w:val="0"/>
                <w:numId w:val="125"/>
              </w:numPr>
              <w:spacing w:after="72"/>
              <w:ind w:firstLineChars="0"/>
              <w:rPr>
                <w:rFonts w:ascii="Consolas" w:hAnsi="Consolas"/>
                <w:kern w:val="0"/>
                <w:sz w:val="21"/>
                <w:szCs w:val="21"/>
              </w:rPr>
            </w:pPr>
            <w:r w:rsidRPr="005C569B">
              <w:rPr>
                <w:rFonts w:ascii="Consolas" w:hAnsi="Consolas" w:hint="eastAsia"/>
                <w:kern w:val="0"/>
                <w:sz w:val="21"/>
                <w:szCs w:val="21"/>
              </w:rPr>
              <w:t>用例结束。</w:t>
            </w:r>
          </w:p>
          <w:p w14:paraId="6C9864C4" w14:textId="77777777" w:rsidR="004440FC" w:rsidRPr="005C569B" w:rsidRDefault="004440FC" w:rsidP="003C4A16">
            <w:pPr>
              <w:pStyle w:val="a4"/>
              <w:spacing w:after="72"/>
              <w:ind w:firstLine="420"/>
              <w:rPr>
                <w:rFonts w:ascii="Consolas" w:hAnsi="Consolas"/>
                <w:kern w:val="0"/>
                <w:sz w:val="21"/>
                <w:szCs w:val="21"/>
              </w:rPr>
            </w:pPr>
          </w:p>
          <w:p w14:paraId="2D5EB402" w14:textId="77777777" w:rsidR="004440FC" w:rsidRPr="005C569B" w:rsidRDefault="004440FC" w:rsidP="003C4A16">
            <w:pPr>
              <w:pStyle w:val="a4"/>
              <w:keepNext/>
              <w:spacing w:after="72"/>
              <w:ind w:firstLineChars="0" w:firstLine="0"/>
              <w:rPr>
                <w:rFonts w:ascii="Consolas" w:hAnsi="Consolas"/>
                <w:sz w:val="21"/>
                <w:szCs w:val="21"/>
              </w:rPr>
            </w:pPr>
            <w:r w:rsidRPr="005C569B">
              <w:rPr>
                <w:rFonts w:ascii="Consolas" w:hAnsi="Consolas"/>
                <w:noProof/>
                <w:sz w:val="21"/>
                <w:szCs w:val="21"/>
              </w:rPr>
              <w:lastRenderedPageBreak/>
              <w:drawing>
                <wp:inline distT="0" distB="0" distL="0" distR="0" wp14:anchorId="0742A7F1" wp14:editId="23317AE8">
                  <wp:extent cx="3810000" cy="19145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10000" cy="1914525"/>
                          </a:xfrm>
                          <a:prstGeom prst="rect">
                            <a:avLst/>
                          </a:prstGeom>
                        </pic:spPr>
                      </pic:pic>
                    </a:graphicData>
                  </a:graphic>
                </wp:inline>
              </w:drawing>
            </w:r>
          </w:p>
          <w:p w14:paraId="252C6D7F" w14:textId="77777777" w:rsidR="004440FC" w:rsidRPr="005C569B" w:rsidRDefault="004440FC" w:rsidP="003C4A16">
            <w:pPr>
              <w:pStyle w:val="af3"/>
              <w:jc w:val="left"/>
              <w:rPr>
                <w:rFonts w:ascii="Consolas" w:hAnsi="Consolas"/>
                <w:sz w:val="21"/>
                <w:szCs w:val="21"/>
              </w:rPr>
            </w:pPr>
            <w:bookmarkStart w:id="454" w:name="_Toc354760376"/>
            <w:r w:rsidRPr="005C569B">
              <w:rPr>
                <w:rFonts w:ascii="Consolas" w:hAnsi="Consolas" w:hint="eastAsia"/>
                <w:sz w:val="21"/>
                <w:szCs w:val="21"/>
              </w:rPr>
              <w:t>原型图</w:t>
            </w:r>
            <w:r w:rsidRPr="005C569B">
              <w:rPr>
                <w:rFonts w:ascii="Consolas" w:hAnsi="Consolas" w:hint="eastAsia"/>
                <w:sz w:val="21"/>
                <w:szCs w:val="21"/>
              </w:rPr>
              <w:t xml:space="preserve">1- </w:t>
            </w:r>
            <w:r w:rsidR="004E1C5A" w:rsidRPr="005C569B">
              <w:rPr>
                <w:rFonts w:ascii="Consolas" w:hAnsi="Consolas"/>
                <w:sz w:val="21"/>
                <w:szCs w:val="21"/>
              </w:rPr>
              <w:fldChar w:fldCharType="begin"/>
            </w:r>
            <w:r w:rsidRPr="005C569B">
              <w:rPr>
                <w:rFonts w:ascii="Consolas" w:hAnsi="Consolas"/>
                <w:sz w:val="21"/>
                <w:szCs w:val="21"/>
              </w:rPr>
              <w:instrText xml:space="preserve"> </w:instrText>
            </w:r>
            <w:r w:rsidRPr="005C569B">
              <w:rPr>
                <w:rFonts w:ascii="Consolas" w:hAnsi="Consolas" w:hint="eastAsia"/>
                <w:sz w:val="21"/>
                <w:szCs w:val="21"/>
              </w:rPr>
              <w:instrText xml:space="preserve">SEQ </w:instrText>
            </w:r>
            <w:r w:rsidRPr="005C569B">
              <w:rPr>
                <w:rFonts w:ascii="Consolas" w:hAnsi="Consolas" w:hint="eastAsia"/>
                <w:sz w:val="21"/>
                <w:szCs w:val="21"/>
              </w:rPr>
              <w:instrText>原型图</w:instrText>
            </w:r>
            <w:r w:rsidRPr="005C569B">
              <w:rPr>
                <w:rFonts w:ascii="Consolas" w:hAnsi="Consolas" w:hint="eastAsia"/>
                <w:sz w:val="21"/>
                <w:szCs w:val="21"/>
              </w:rPr>
              <w:instrText>1- \* ARABIC</w:instrText>
            </w:r>
            <w:r w:rsidRPr="005C569B">
              <w:rPr>
                <w:rFonts w:ascii="Consolas" w:hAnsi="Consolas"/>
                <w:sz w:val="21"/>
                <w:szCs w:val="21"/>
              </w:rPr>
              <w:instrText xml:space="preserve"> </w:instrText>
            </w:r>
            <w:r w:rsidR="004E1C5A" w:rsidRPr="005C569B">
              <w:rPr>
                <w:rFonts w:ascii="Consolas" w:hAnsi="Consolas"/>
                <w:sz w:val="21"/>
                <w:szCs w:val="21"/>
              </w:rPr>
              <w:fldChar w:fldCharType="separate"/>
            </w:r>
            <w:r w:rsidRPr="005C569B">
              <w:rPr>
                <w:rFonts w:ascii="Consolas" w:hAnsi="Consolas"/>
                <w:noProof/>
                <w:sz w:val="21"/>
                <w:szCs w:val="21"/>
              </w:rPr>
              <w:t>12</w:t>
            </w:r>
            <w:r w:rsidR="004E1C5A" w:rsidRPr="005C569B">
              <w:rPr>
                <w:rFonts w:ascii="Consolas" w:hAnsi="Consolas"/>
                <w:sz w:val="21"/>
                <w:szCs w:val="21"/>
              </w:rPr>
              <w:fldChar w:fldCharType="end"/>
            </w:r>
            <w:r w:rsidRPr="005C569B">
              <w:rPr>
                <w:rFonts w:ascii="Consolas" w:hAnsi="Consolas" w:hint="eastAsia"/>
                <w:sz w:val="21"/>
                <w:szCs w:val="21"/>
              </w:rPr>
              <w:t>通讯录面板</w:t>
            </w:r>
            <w:r w:rsidRPr="005C569B">
              <w:rPr>
                <w:rFonts w:ascii="Consolas" w:hAnsi="Consolas" w:hint="eastAsia"/>
                <w:sz w:val="21"/>
                <w:szCs w:val="21"/>
              </w:rPr>
              <w:t>-</w:t>
            </w:r>
            <w:r w:rsidRPr="005C569B">
              <w:rPr>
                <w:rFonts w:ascii="Consolas" w:hAnsi="Consolas" w:hint="eastAsia"/>
                <w:sz w:val="21"/>
                <w:szCs w:val="21"/>
              </w:rPr>
              <w:t>删除组</w:t>
            </w:r>
            <w:bookmarkEnd w:id="454"/>
          </w:p>
          <w:p w14:paraId="34716087" w14:textId="77777777" w:rsidR="004440FC" w:rsidRPr="005C569B" w:rsidRDefault="004440FC" w:rsidP="003C4A16">
            <w:pPr>
              <w:pStyle w:val="af3"/>
              <w:rPr>
                <w:rFonts w:ascii="Consolas" w:hAnsi="Consolas"/>
                <w:sz w:val="21"/>
                <w:szCs w:val="21"/>
              </w:rPr>
            </w:pPr>
          </w:p>
        </w:tc>
      </w:tr>
      <w:tr w:rsidR="004440FC" w:rsidRPr="005C569B" w14:paraId="0C4B5AE9" w14:textId="77777777" w:rsidTr="003C4A16">
        <w:tc>
          <w:tcPr>
            <w:tcW w:w="5000" w:type="pct"/>
            <w:gridSpan w:val="3"/>
            <w:shd w:val="clear" w:color="auto" w:fill="auto"/>
          </w:tcPr>
          <w:p w14:paraId="5E26A9C2"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lastRenderedPageBreak/>
              <w:t>可选事件流</w:t>
            </w:r>
          </w:p>
        </w:tc>
      </w:tr>
      <w:tr w:rsidR="004440FC" w:rsidRPr="005C569B" w14:paraId="78A1267C" w14:textId="77777777" w:rsidTr="003C4A16">
        <w:trPr>
          <w:hidden/>
        </w:trPr>
        <w:tc>
          <w:tcPr>
            <w:tcW w:w="5000" w:type="pct"/>
            <w:gridSpan w:val="3"/>
            <w:shd w:val="clear" w:color="auto" w:fill="auto"/>
          </w:tcPr>
          <w:p w14:paraId="41EB518B" w14:textId="77777777" w:rsidR="004440FC" w:rsidRPr="005C569B" w:rsidRDefault="004440FC" w:rsidP="00CD4D74">
            <w:pPr>
              <w:pStyle w:val="aff5"/>
              <w:numPr>
                <w:ilvl w:val="0"/>
                <w:numId w:val="126"/>
              </w:numPr>
              <w:spacing w:afterLines="30" w:after="72" w:line="288" w:lineRule="auto"/>
              <w:ind w:firstLineChars="0"/>
              <w:rPr>
                <w:rFonts w:ascii="Consolas" w:hAnsi="Consolas"/>
                <w:vanish/>
                <w:kern w:val="0"/>
                <w:szCs w:val="21"/>
              </w:rPr>
            </w:pPr>
          </w:p>
          <w:p w14:paraId="7BA42479" w14:textId="77777777" w:rsidR="004440FC" w:rsidRPr="005C569B" w:rsidRDefault="004440FC" w:rsidP="00CD4D74">
            <w:pPr>
              <w:pStyle w:val="aff5"/>
              <w:numPr>
                <w:ilvl w:val="0"/>
                <w:numId w:val="126"/>
              </w:numPr>
              <w:spacing w:afterLines="30" w:after="72" w:line="288" w:lineRule="auto"/>
              <w:ind w:firstLineChars="0"/>
              <w:rPr>
                <w:rFonts w:ascii="Consolas" w:hAnsi="Consolas"/>
                <w:vanish/>
                <w:kern w:val="0"/>
                <w:szCs w:val="21"/>
              </w:rPr>
            </w:pPr>
          </w:p>
          <w:p w14:paraId="63183422" w14:textId="77777777" w:rsidR="004440FC" w:rsidRPr="005C569B" w:rsidRDefault="004440FC">
            <w:pPr>
              <w:pStyle w:val="aff5"/>
              <w:numPr>
                <w:ilvl w:val="0"/>
                <w:numId w:val="126"/>
              </w:numPr>
              <w:spacing w:afterLines="30" w:after="72" w:line="288" w:lineRule="auto"/>
              <w:ind w:firstLineChars="0"/>
              <w:rPr>
                <w:rFonts w:ascii="Consolas" w:hAnsi="Consolas"/>
                <w:vanish/>
                <w:kern w:val="0"/>
                <w:szCs w:val="21"/>
              </w:rPr>
            </w:pPr>
          </w:p>
          <w:p w14:paraId="3294F80F" w14:textId="77777777" w:rsidR="004440FC" w:rsidRPr="005C569B" w:rsidRDefault="004440FC">
            <w:pPr>
              <w:pStyle w:val="aff5"/>
              <w:numPr>
                <w:ilvl w:val="0"/>
                <w:numId w:val="126"/>
              </w:numPr>
              <w:spacing w:afterLines="30" w:after="72" w:line="288" w:lineRule="auto"/>
              <w:ind w:firstLineChars="0"/>
              <w:rPr>
                <w:rFonts w:ascii="Consolas" w:hAnsi="Consolas"/>
                <w:vanish/>
                <w:kern w:val="0"/>
                <w:szCs w:val="21"/>
              </w:rPr>
            </w:pPr>
          </w:p>
          <w:p w14:paraId="17FD2D05" w14:textId="77777777" w:rsidR="004440FC" w:rsidRPr="005C569B" w:rsidRDefault="004440FC">
            <w:pPr>
              <w:pStyle w:val="aff5"/>
              <w:numPr>
                <w:ilvl w:val="1"/>
                <w:numId w:val="126"/>
              </w:numPr>
              <w:spacing w:afterLines="30" w:after="72" w:line="288" w:lineRule="auto"/>
              <w:ind w:firstLineChars="0"/>
              <w:rPr>
                <w:rFonts w:ascii="Consolas" w:hAnsi="Consolas"/>
                <w:vanish/>
                <w:kern w:val="0"/>
                <w:szCs w:val="21"/>
              </w:rPr>
            </w:pPr>
          </w:p>
          <w:p w14:paraId="66B4DCED" w14:textId="77777777" w:rsidR="004440FC" w:rsidRPr="005C569B" w:rsidRDefault="004440FC">
            <w:pPr>
              <w:pStyle w:val="aff5"/>
              <w:numPr>
                <w:ilvl w:val="1"/>
                <w:numId w:val="126"/>
              </w:numPr>
              <w:spacing w:afterLines="30" w:after="72" w:line="288" w:lineRule="auto"/>
              <w:ind w:firstLineChars="0"/>
              <w:rPr>
                <w:rFonts w:ascii="Consolas" w:hAnsi="Consolas"/>
                <w:vanish/>
                <w:kern w:val="0"/>
                <w:szCs w:val="21"/>
              </w:rPr>
            </w:pPr>
          </w:p>
          <w:p w14:paraId="438C4E35" w14:textId="77777777" w:rsidR="004440FC" w:rsidRPr="005C569B" w:rsidRDefault="004440FC" w:rsidP="003C4A16">
            <w:pPr>
              <w:pStyle w:val="srs"/>
              <w:numPr>
                <w:ilvl w:val="0"/>
                <w:numId w:val="0"/>
              </w:numPr>
            </w:pPr>
            <w:r>
              <w:rPr>
                <w:rFonts w:ascii="Consolas" w:hAnsi="Consolas" w:hint="eastAsia"/>
                <w:szCs w:val="21"/>
              </w:rPr>
              <w:t>N/A</w:t>
            </w:r>
          </w:p>
        </w:tc>
      </w:tr>
      <w:tr w:rsidR="004440FC" w:rsidRPr="005C569B" w14:paraId="6771EF68" w14:textId="77777777" w:rsidTr="003C4A16">
        <w:tc>
          <w:tcPr>
            <w:tcW w:w="812" w:type="pct"/>
            <w:gridSpan w:val="2"/>
            <w:shd w:val="clear" w:color="auto" w:fill="auto"/>
          </w:tcPr>
          <w:p w14:paraId="594E5E14"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后置条件</w:t>
            </w:r>
          </w:p>
        </w:tc>
        <w:tc>
          <w:tcPr>
            <w:tcW w:w="4188" w:type="pct"/>
            <w:shd w:val="clear" w:color="auto" w:fill="auto"/>
          </w:tcPr>
          <w:p w14:paraId="2E7C08FF"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N/A</w:t>
            </w:r>
          </w:p>
        </w:tc>
      </w:tr>
      <w:tr w:rsidR="004440FC" w:rsidRPr="005C569B" w14:paraId="5B027D72" w14:textId="77777777" w:rsidTr="003C4A16">
        <w:tc>
          <w:tcPr>
            <w:tcW w:w="812" w:type="pct"/>
            <w:gridSpan w:val="2"/>
            <w:shd w:val="clear" w:color="auto" w:fill="auto"/>
          </w:tcPr>
          <w:p w14:paraId="18FA61A5"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业务规则</w:t>
            </w:r>
          </w:p>
        </w:tc>
        <w:tc>
          <w:tcPr>
            <w:tcW w:w="4188" w:type="pct"/>
            <w:shd w:val="clear" w:color="auto" w:fill="auto"/>
          </w:tcPr>
          <w:p w14:paraId="5880A9E4"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N/A</w:t>
            </w:r>
          </w:p>
        </w:tc>
      </w:tr>
      <w:tr w:rsidR="004440FC" w:rsidRPr="005C569B" w14:paraId="026A9979" w14:textId="77777777" w:rsidTr="003C4A16">
        <w:tc>
          <w:tcPr>
            <w:tcW w:w="812" w:type="pct"/>
            <w:gridSpan w:val="2"/>
            <w:shd w:val="clear" w:color="auto" w:fill="auto"/>
          </w:tcPr>
          <w:p w14:paraId="099374A8"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设计约束</w:t>
            </w:r>
          </w:p>
        </w:tc>
        <w:tc>
          <w:tcPr>
            <w:tcW w:w="4188" w:type="pct"/>
            <w:shd w:val="clear" w:color="auto" w:fill="auto"/>
          </w:tcPr>
          <w:p w14:paraId="78EEF644" w14:textId="77777777" w:rsidR="004440FC" w:rsidRPr="005C569B" w:rsidRDefault="004440FC" w:rsidP="003C4A16">
            <w:pPr>
              <w:rPr>
                <w:rFonts w:ascii="Consolas" w:hAnsi="Consolas"/>
                <w:szCs w:val="21"/>
              </w:rPr>
            </w:pPr>
            <w:r w:rsidRPr="005C569B">
              <w:rPr>
                <w:rFonts w:ascii="Consolas" w:hAnsi="Consolas" w:hint="eastAsia"/>
                <w:szCs w:val="21"/>
                <w:lang w:bidi="en-US"/>
              </w:rPr>
              <w:t>N/A</w:t>
            </w:r>
          </w:p>
        </w:tc>
      </w:tr>
      <w:tr w:rsidR="004440FC" w:rsidRPr="005C569B" w14:paraId="277B2AB9" w14:textId="77777777" w:rsidTr="003C4A16">
        <w:tc>
          <w:tcPr>
            <w:tcW w:w="812" w:type="pct"/>
            <w:gridSpan w:val="2"/>
            <w:shd w:val="clear" w:color="auto" w:fill="auto"/>
          </w:tcPr>
          <w:p w14:paraId="4E8E79B8" w14:textId="77777777" w:rsidR="004440FC" w:rsidRPr="005C569B" w:rsidRDefault="004440FC" w:rsidP="003C4A16">
            <w:pPr>
              <w:pStyle w:val="a4"/>
              <w:spacing w:after="72"/>
              <w:ind w:firstLineChars="0" w:firstLine="0"/>
              <w:rPr>
                <w:rFonts w:ascii="Consolas" w:hAnsi="Consolas"/>
                <w:b/>
                <w:iCs/>
                <w:kern w:val="0"/>
                <w:sz w:val="21"/>
                <w:szCs w:val="21"/>
                <w:lang w:bidi="en-US"/>
              </w:rPr>
            </w:pPr>
            <w:r w:rsidRPr="005C569B">
              <w:rPr>
                <w:rFonts w:ascii="Consolas" w:hAnsi="Consolas" w:hint="eastAsia"/>
                <w:b/>
                <w:iCs/>
                <w:kern w:val="0"/>
                <w:sz w:val="21"/>
                <w:szCs w:val="21"/>
                <w:lang w:bidi="en-US"/>
              </w:rPr>
              <w:t>参数表</w:t>
            </w:r>
          </w:p>
        </w:tc>
        <w:tc>
          <w:tcPr>
            <w:tcW w:w="4188" w:type="pct"/>
            <w:shd w:val="clear" w:color="auto" w:fill="auto"/>
          </w:tcPr>
          <w:p w14:paraId="4AE05B9E" w14:textId="77777777" w:rsidR="004440FC" w:rsidRPr="005C569B" w:rsidRDefault="004440FC" w:rsidP="003C4A16">
            <w:pPr>
              <w:pStyle w:val="a4"/>
              <w:spacing w:after="72"/>
              <w:ind w:firstLineChars="0" w:firstLine="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289"/>
            </w:tblGrid>
            <w:tr w:rsidR="004440FC" w:rsidRPr="005C569B" w14:paraId="03687808" w14:textId="77777777" w:rsidTr="003C4A16">
              <w:tc>
                <w:tcPr>
                  <w:tcW w:w="1523" w:type="pct"/>
                </w:tcPr>
                <w:p w14:paraId="1C2789BA" w14:textId="77777777" w:rsidR="004440FC" w:rsidRPr="005C569B" w:rsidRDefault="004440FC" w:rsidP="003C4A16">
                  <w:pPr>
                    <w:pStyle w:val="a4"/>
                    <w:spacing w:after="72"/>
                    <w:ind w:firstLineChars="0" w:firstLine="0"/>
                    <w:jc w:val="center"/>
                    <w:rPr>
                      <w:rFonts w:ascii="Consolas" w:hAnsi="Consolas"/>
                      <w:sz w:val="21"/>
                      <w:szCs w:val="21"/>
                    </w:rPr>
                  </w:pPr>
                  <w:r w:rsidRPr="005C569B">
                    <w:rPr>
                      <w:rFonts w:ascii="Consolas" w:hAnsi="Consolas" w:hint="eastAsia"/>
                      <w:sz w:val="21"/>
                      <w:szCs w:val="21"/>
                    </w:rPr>
                    <w:t>参数</w:t>
                  </w:r>
                </w:p>
              </w:tc>
              <w:tc>
                <w:tcPr>
                  <w:tcW w:w="3477" w:type="pct"/>
                </w:tcPr>
                <w:p w14:paraId="33DB696E" w14:textId="77777777" w:rsidR="004440FC" w:rsidRPr="005C569B" w:rsidRDefault="004440FC" w:rsidP="003C4A16">
                  <w:pPr>
                    <w:pStyle w:val="a4"/>
                    <w:spacing w:after="72"/>
                    <w:ind w:firstLineChars="0" w:firstLine="0"/>
                    <w:jc w:val="center"/>
                    <w:rPr>
                      <w:rFonts w:ascii="Consolas" w:hAnsi="Consolas"/>
                      <w:sz w:val="21"/>
                      <w:szCs w:val="21"/>
                    </w:rPr>
                  </w:pPr>
                  <w:r w:rsidRPr="005C569B">
                    <w:rPr>
                      <w:rFonts w:ascii="Consolas" w:hAnsi="Consolas" w:hint="eastAsia"/>
                      <w:sz w:val="21"/>
                      <w:szCs w:val="21"/>
                    </w:rPr>
                    <w:t>说明</w:t>
                  </w:r>
                </w:p>
              </w:tc>
            </w:tr>
            <w:tr w:rsidR="004440FC" w:rsidRPr="005C569B" w14:paraId="6017321A" w14:textId="77777777" w:rsidTr="003C4A16">
              <w:tc>
                <w:tcPr>
                  <w:tcW w:w="1523" w:type="pct"/>
                </w:tcPr>
                <w:p w14:paraId="59D180EE" w14:textId="77777777" w:rsidR="004440FC" w:rsidRPr="005C569B" w:rsidRDefault="004440FC" w:rsidP="003C4A16">
                  <w:pPr>
                    <w:rPr>
                      <w:rFonts w:ascii="Consolas" w:hAnsi="Consolas"/>
                      <w:szCs w:val="21"/>
                    </w:rPr>
                  </w:pPr>
                  <w:r w:rsidRPr="005C569B">
                    <w:rPr>
                      <w:rFonts w:ascii="Consolas" w:hAnsi="Consolas" w:hint="eastAsia"/>
                      <w:szCs w:val="21"/>
                      <w:shd w:val="clear" w:color="auto" w:fill="FFFFFF"/>
                    </w:rPr>
                    <w:t>groupId</w:t>
                  </w:r>
                </w:p>
              </w:tc>
              <w:tc>
                <w:tcPr>
                  <w:tcW w:w="3477" w:type="pct"/>
                </w:tcPr>
                <w:p w14:paraId="554C02E0" w14:textId="77777777" w:rsidR="004440FC" w:rsidRPr="005C569B" w:rsidRDefault="004440FC" w:rsidP="003C4A16">
                  <w:pPr>
                    <w:rPr>
                      <w:rFonts w:ascii="Consolas" w:hAnsi="Consolas"/>
                      <w:szCs w:val="21"/>
                    </w:rPr>
                  </w:pPr>
                  <w:r w:rsidRPr="005C569B">
                    <w:rPr>
                      <w:rFonts w:ascii="Consolas" w:hAnsi="Consolas" w:hint="eastAsia"/>
                      <w:kern w:val="0"/>
                      <w:szCs w:val="21"/>
                    </w:rPr>
                    <w:t>删除组</w:t>
                  </w:r>
                  <w:r w:rsidRPr="005C569B">
                    <w:rPr>
                      <w:rFonts w:ascii="Consolas" w:hAnsi="Consolas" w:hint="eastAsia"/>
                      <w:kern w:val="0"/>
                      <w:szCs w:val="21"/>
                    </w:rPr>
                    <w:t>ID</w:t>
                  </w:r>
                </w:p>
              </w:tc>
            </w:tr>
            <w:tr w:rsidR="004440FC" w:rsidRPr="005C569B" w14:paraId="434ED0A0" w14:textId="77777777" w:rsidTr="003C4A16">
              <w:tc>
                <w:tcPr>
                  <w:tcW w:w="1523" w:type="pct"/>
                </w:tcPr>
                <w:p w14:paraId="74E9EA68" w14:textId="77777777" w:rsidR="004440FC" w:rsidRPr="005C569B" w:rsidRDefault="004440FC" w:rsidP="003C4A16">
                  <w:pPr>
                    <w:rPr>
                      <w:rFonts w:ascii="Consolas" w:hAnsi="Consolas"/>
                      <w:szCs w:val="21"/>
                      <w:shd w:val="clear" w:color="auto" w:fill="FFFFFF"/>
                    </w:rPr>
                  </w:pPr>
                  <w:r w:rsidRPr="005C569B">
                    <w:rPr>
                      <w:rFonts w:ascii="Consolas" w:hAnsi="Consolas" w:hint="eastAsia"/>
                      <w:szCs w:val="21"/>
                      <w:shd w:val="clear" w:color="auto" w:fill="FFFFFF"/>
                    </w:rPr>
                    <w:t>userId</w:t>
                  </w:r>
                </w:p>
              </w:tc>
              <w:tc>
                <w:tcPr>
                  <w:tcW w:w="3477" w:type="pct"/>
                </w:tcPr>
                <w:p w14:paraId="4CD28540" w14:textId="77777777" w:rsidR="004440FC" w:rsidRPr="005C569B" w:rsidRDefault="004440FC" w:rsidP="003C4A16">
                  <w:pPr>
                    <w:rPr>
                      <w:rFonts w:ascii="Consolas" w:hAnsi="Consolas"/>
                      <w:kern w:val="0"/>
                      <w:szCs w:val="21"/>
                    </w:rPr>
                  </w:pPr>
                  <w:r w:rsidRPr="005C569B">
                    <w:rPr>
                      <w:rFonts w:ascii="Consolas" w:hAnsi="Consolas" w:hint="eastAsia"/>
                      <w:kern w:val="0"/>
                      <w:szCs w:val="21"/>
                    </w:rPr>
                    <w:t>删除用户</w:t>
                  </w:r>
                  <w:r w:rsidRPr="005C569B">
                    <w:rPr>
                      <w:rFonts w:ascii="Consolas" w:hAnsi="Consolas" w:hint="eastAsia"/>
                      <w:kern w:val="0"/>
                      <w:szCs w:val="21"/>
                    </w:rPr>
                    <w:t>ID</w:t>
                  </w:r>
                </w:p>
              </w:tc>
            </w:tr>
          </w:tbl>
          <w:p w14:paraId="41A664F0" w14:textId="77777777" w:rsidR="004440FC" w:rsidRPr="005C569B" w:rsidRDefault="004440FC" w:rsidP="003C4A16">
            <w:pPr>
              <w:pStyle w:val="a4"/>
              <w:spacing w:after="72"/>
              <w:ind w:firstLineChars="0" w:firstLine="0"/>
              <w:rPr>
                <w:rFonts w:ascii="Consolas" w:hAnsi="Consolas"/>
                <w:iCs/>
                <w:kern w:val="0"/>
                <w:sz w:val="21"/>
                <w:szCs w:val="21"/>
                <w:lang w:bidi="en-US"/>
              </w:rPr>
            </w:pPr>
          </w:p>
        </w:tc>
      </w:tr>
      <w:tr w:rsidR="004440FC" w:rsidRPr="005C569B" w14:paraId="23EF3C26" w14:textId="77777777" w:rsidTr="003C4A16">
        <w:tc>
          <w:tcPr>
            <w:tcW w:w="812" w:type="pct"/>
            <w:gridSpan w:val="2"/>
            <w:shd w:val="clear" w:color="auto" w:fill="auto"/>
          </w:tcPr>
          <w:p w14:paraId="3B22C563" w14:textId="77777777" w:rsidR="004440FC" w:rsidRPr="005C569B" w:rsidRDefault="004440FC" w:rsidP="003C4A16">
            <w:pPr>
              <w:pStyle w:val="a4"/>
              <w:spacing w:after="72"/>
              <w:ind w:firstLineChars="0" w:firstLine="0"/>
              <w:rPr>
                <w:rFonts w:ascii="Consolas" w:hAnsi="Consolas"/>
                <w:b/>
                <w:iCs/>
                <w:kern w:val="0"/>
                <w:sz w:val="21"/>
                <w:szCs w:val="21"/>
                <w:lang w:bidi="en-US"/>
              </w:rPr>
            </w:pPr>
            <w:r w:rsidRPr="005C569B">
              <w:rPr>
                <w:rFonts w:ascii="Consolas" w:hAnsi="Consolas" w:hint="eastAsia"/>
                <w:b/>
                <w:iCs/>
                <w:kern w:val="0"/>
                <w:sz w:val="21"/>
                <w:szCs w:val="21"/>
                <w:lang w:bidi="en-US"/>
              </w:rPr>
              <w:t>非功能需求</w:t>
            </w:r>
          </w:p>
        </w:tc>
        <w:tc>
          <w:tcPr>
            <w:tcW w:w="4188" w:type="pct"/>
            <w:shd w:val="clear" w:color="auto" w:fill="auto"/>
          </w:tcPr>
          <w:p w14:paraId="3FFB3A10" w14:textId="77777777" w:rsidR="004440FC" w:rsidRPr="005C569B" w:rsidRDefault="004440FC" w:rsidP="003C4A16">
            <w:pPr>
              <w:pStyle w:val="a4"/>
              <w:keepNext/>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N/A</w:t>
            </w:r>
          </w:p>
        </w:tc>
      </w:tr>
    </w:tbl>
    <w:p w14:paraId="2BE34A75" w14:textId="77777777" w:rsidR="004440FC" w:rsidRPr="004F624E" w:rsidRDefault="004440FC" w:rsidP="004440FC">
      <w:pPr>
        <w:rPr>
          <w:rFonts w:ascii="Consolas" w:hAnsi="Consolas"/>
        </w:rPr>
      </w:pPr>
    </w:p>
    <w:p w14:paraId="49AC3D60"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55" w:name="_Toc354760215"/>
      <w:bookmarkStart w:id="456" w:name="_Toc355341032"/>
      <w:r w:rsidRPr="004F624E">
        <w:rPr>
          <w:rFonts w:ascii="Consolas" w:hAnsi="Consolas" w:hint="eastAsia"/>
        </w:rPr>
        <w:t>重命名组</w:t>
      </w:r>
      <w:bookmarkEnd w:id="455"/>
      <w:bookmarkEnd w:id="456"/>
    </w:p>
    <w:tbl>
      <w:tblPr>
        <w:tblW w:w="513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23"/>
        <w:gridCol w:w="278"/>
        <w:gridCol w:w="7831"/>
      </w:tblGrid>
      <w:tr w:rsidR="004440FC" w:rsidRPr="005C569B" w14:paraId="1DBE2E77" w14:textId="77777777" w:rsidTr="003C4A16">
        <w:tc>
          <w:tcPr>
            <w:tcW w:w="655" w:type="pct"/>
            <w:shd w:val="clear" w:color="auto" w:fill="auto"/>
          </w:tcPr>
          <w:p w14:paraId="6FBB61AA" w14:textId="77777777" w:rsidR="004440FC" w:rsidRPr="005C569B" w:rsidRDefault="004440FC" w:rsidP="003C4A16">
            <w:pPr>
              <w:pStyle w:val="a4"/>
              <w:spacing w:after="72"/>
              <w:ind w:firstLineChars="0" w:firstLine="0"/>
              <w:rPr>
                <w:rFonts w:ascii="Consolas" w:hAnsi="Consolas"/>
                <w:b/>
                <w:caps/>
                <w:kern w:val="0"/>
                <w:sz w:val="21"/>
                <w:szCs w:val="21"/>
              </w:rPr>
            </w:pPr>
            <w:r w:rsidRPr="005C569B">
              <w:rPr>
                <w:rFonts w:ascii="Consolas" w:hAnsi="Consolas" w:hint="eastAsia"/>
                <w:b/>
                <w:caps/>
                <w:kern w:val="0"/>
                <w:sz w:val="21"/>
                <w:szCs w:val="21"/>
              </w:rPr>
              <w:t>用例名称</w:t>
            </w:r>
          </w:p>
        </w:tc>
        <w:tc>
          <w:tcPr>
            <w:tcW w:w="4345" w:type="pct"/>
            <w:gridSpan w:val="2"/>
            <w:shd w:val="clear" w:color="auto" w:fill="auto"/>
          </w:tcPr>
          <w:p w14:paraId="029EB624" w14:textId="77777777" w:rsidR="004440FC" w:rsidRPr="005C569B" w:rsidRDefault="004440FC" w:rsidP="003C4A16">
            <w:pPr>
              <w:pStyle w:val="a4"/>
              <w:spacing w:after="72"/>
              <w:ind w:firstLineChars="0" w:firstLine="0"/>
              <w:rPr>
                <w:rFonts w:ascii="Consolas" w:hAnsi="Consolas"/>
                <w:caps/>
                <w:kern w:val="0"/>
                <w:sz w:val="21"/>
                <w:szCs w:val="21"/>
              </w:rPr>
            </w:pPr>
            <w:r w:rsidRPr="005C569B">
              <w:rPr>
                <w:rFonts w:ascii="Consolas" w:hAnsi="Consolas" w:hint="eastAsia"/>
                <w:caps/>
                <w:kern w:val="0"/>
                <w:sz w:val="21"/>
                <w:szCs w:val="21"/>
              </w:rPr>
              <w:t>重命名组</w:t>
            </w:r>
          </w:p>
        </w:tc>
      </w:tr>
      <w:tr w:rsidR="004440FC" w:rsidRPr="005C569B" w14:paraId="43CDDEC6" w14:textId="77777777" w:rsidTr="003C4A16">
        <w:tc>
          <w:tcPr>
            <w:tcW w:w="655" w:type="pct"/>
            <w:shd w:val="clear" w:color="auto" w:fill="auto"/>
          </w:tcPr>
          <w:p w14:paraId="2409453B" w14:textId="77777777" w:rsidR="004440FC" w:rsidRPr="005C569B" w:rsidRDefault="004440FC" w:rsidP="003C4A16">
            <w:pPr>
              <w:pStyle w:val="a4"/>
              <w:spacing w:after="72"/>
              <w:ind w:firstLineChars="0" w:firstLine="0"/>
              <w:rPr>
                <w:rFonts w:ascii="Consolas" w:hAnsi="Consolas"/>
                <w:b/>
                <w:caps/>
                <w:kern w:val="0"/>
                <w:sz w:val="21"/>
                <w:szCs w:val="21"/>
              </w:rPr>
            </w:pPr>
            <w:r w:rsidRPr="005C569B">
              <w:rPr>
                <w:rFonts w:ascii="Consolas" w:hAnsi="Consolas" w:hint="eastAsia"/>
                <w:b/>
                <w:caps/>
                <w:kern w:val="0"/>
                <w:sz w:val="21"/>
                <w:szCs w:val="21"/>
              </w:rPr>
              <w:t>SRS ID</w:t>
            </w:r>
          </w:p>
        </w:tc>
        <w:tc>
          <w:tcPr>
            <w:tcW w:w="4345" w:type="pct"/>
            <w:gridSpan w:val="2"/>
            <w:shd w:val="clear" w:color="auto" w:fill="auto"/>
          </w:tcPr>
          <w:p w14:paraId="12B1A32E" w14:textId="77777777" w:rsidR="004440FC" w:rsidRPr="005C569B" w:rsidRDefault="004440FC" w:rsidP="003C4A16">
            <w:pPr>
              <w:pStyle w:val="a4"/>
              <w:spacing w:after="72"/>
              <w:ind w:firstLineChars="0" w:firstLine="0"/>
              <w:rPr>
                <w:rFonts w:ascii="Consolas" w:hAnsi="Consolas"/>
                <w:caps/>
                <w:kern w:val="0"/>
                <w:sz w:val="21"/>
                <w:szCs w:val="21"/>
              </w:rPr>
            </w:pPr>
            <w:r w:rsidRPr="005C569B">
              <w:rPr>
                <w:rFonts w:ascii="Consolas" w:hAnsi="Consolas" w:hint="eastAsia"/>
                <w:caps/>
                <w:kern w:val="0"/>
                <w:sz w:val="21"/>
                <w:szCs w:val="21"/>
              </w:rPr>
              <w:t>MAX_Client_ADDRESSBOOK_SRS_0008</w:t>
            </w:r>
          </w:p>
        </w:tc>
      </w:tr>
      <w:tr w:rsidR="004440FC" w:rsidRPr="005C569B" w14:paraId="25A0F1B7" w14:textId="77777777" w:rsidTr="003C4A16">
        <w:tc>
          <w:tcPr>
            <w:tcW w:w="655" w:type="pct"/>
            <w:shd w:val="clear" w:color="auto" w:fill="auto"/>
          </w:tcPr>
          <w:p w14:paraId="4BE81B36"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角色</w:t>
            </w:r>
          </w:p>
        </w:tc>
        <w:tc>
          <w:tcPr>
            <w:tcW w:w="4345" w:type="pct"/>
            <w:gridSpan w:val="2"/>
            <w:shd w:val="clear" w:color="auto" w:fill="auto"/>
          </w:tcPr>
          <w:p w14:paraId="2268B2D2"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MAX</w:t>
            </w:r>
            <w:r w:rsidRPr="005C569B">
              <w:rPr>
                <w:rFonts w:ascii="Consolas" w:hAnsi="Consolas" w:hint="eastAsia"/>
                <w:iCs/>
                <w:kern w:val="0"/>
                <w:sz w:val="21"/>
                <w:szCs w:val="21"/>
                <w:lang w:bidi="en-US"/>
              </w:rPr>
              <w:t>注册用户</w:t>
            </w:r>
          </w:p>
        </w:tc>
      </w:tr>
      <w:tr w:rsidR="004440FC" w:rsidRPr="005C569B" w14:paraId="680F640F" w14:textId="77777777" w:rsidTr="003C4A16">
        <w:tc>
          <w:tcPr>
            <w:tcW w:w="655" w:type="pct"/>
            <w:shd w:val="clear" w:color="auto" w:fill="auto"/>
          </w:tcPr>
          <w:p w14:paraId="2A65C1A3"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简述</w:t>
            </w:r>
          </w:p>
        </w:tc>
        <w:tc>
          <w:tcPr>
            <w:tcW w:w="4345" w:type="pct"/>
            <w:gridSpan w:val="2"/>
            <w:shd w:val="clear" w:color="auto" w:fill="auto"/>
          </w:tcPr>
          <w:p w14:paraId="1CC260FC"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用户右键单击</w:t>
            </w:r>
            <w:r w:rsidRPr="005C569B">
              <w:rPr>
                <w:rFonts w:ascii="Consolas" w:hAnsi="Consolas" w:hint="eastAsia"/>
                <w:iCs/>
                <w:kern w:val="0"/>
                <w:sz w:val="21"/>
                <w:szCs w:val="21"/>
                <w:lang w:bidi="en-US"/>
              </w:rPr>
              <w:t xml:space="preserve"> </w:t>
            </w:r>
            <w:r w:rsidRPr="005C569B">
              <w:rPr>
                <w:rFonts w:ascii="Consolas" w:hAnsi="Consolas" w:hint="eastAsia"/>
                <w:iCs/>
                <w:kern w:val="0"/>
                <w:sz w:val="21"/>
                <w:szCs w:val="21"/>
                <w:lang w:bidi="en-US"/>
              </w:rPr>
              <w:t>“通讯录面板“联系人列表中需要修改的组，弹出下拉菜单，点击”重命名组“菜单项，选中组变成可编辑输入框模式，组名回显到输入框中，用户修改组名，按</w:t>
            </w:r>
            <w:r w:rsidRPr="005C569B">
              <w:rPr>
                <w:rFonts w:ascii="Consolas" w:hAnsi="Consolas" w:hint="eastAsia"/>
                <w:iCs/>
                <w:kern w:val="0"/>
                <w:sz w:val="21"/>
                <w:szCs w:val="21"/>
                <w:lang w:bidi="en-US"/>
              </w:rPr>
              <w:t>Enter</w:t>
            </w:r>
            <w:r w:rsidRPr="005C569B">
              <w:rPr>
                <w:rFonts w:ascii="Consolas" w:hAnsi="Consolas" w:hint="eastAsia"/>
                <w:iCs/>
                <w:kern w:val="0"/>
                <w:sz w:val="21"/>
                <w:szCs w:val="21"/>
                <w:lang w:bidi="en-US"/>
              </w:rPr>
              <w:t>键或者焦点离开输入框，组名自动保存，</w:t>
            </w:r>
            <w:r>
              <w:rPr>
                <w:rFonts w:ascii="Consolas" w:hAnsi="Consolas" w:hint="eastAsia"/>
                <w:iCs/>
                <w:kern w:val="0"/>
                <w:sz w:val="21"/>
                <w:szCs w:val="21"/>
                <w:lang w:bidi="en-US"/>
              </w:rPr>
              <w:t>组名输入框消失，被修改组组名显示为修改后名称，列表不刷新。</w:t>
            </w:r>
          </w:p>
        </w:tc>
      </w:tr>
      <w:tr w:rsidR="004440FC" w:rsidRPr="005C569B" w14:paraId="1A472200" w14:textId="77777777" w:rsidTr="003C4A16">
        <w:tc>
          <w:tcPr>
            <w:tcW w:w="655" w:type="pct"/>
            <w:shd w:val="clear" w:color="auto" w:fill="auto"/>
          </w:tcPr>
          <w:p w14:paraId="317E7C5A"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优先级别</w:t>
            </w:r>
          </w:p>
        </w:tc>
        <w:tc>
          <w:tcPr>
            <w:tcW w:w="4345" w:type="pct"/>
            <w:gridSpan w:val="2"/>
            <w:shd w:val="clear" w:color="auto" w:fill="auto"/>
          </w:tcPr>
          <w:p w14:paraId="5C75478F"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高</w:t>
            </w:r>
          </w:p>
        </w:tc>
      </w:tr>
      <w:tr w:rsidR="004440FC" w:rsidRPr="005C569B" w14:paraId="724002B4" w14:textId="77777777" w:rsidTr="003C4A16">
        <w:tc>
          <w:tcPr>
            <w:tcW w:w="655" w:type="pct"/>
            <w:shd w:val="clear" w:color="auto" w:fill="auto"/>
          </w:tcPr>
          <w:p w14:paraId="35F026CD"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前置条件</w:t>
            </w:r>
          </w:p>
        </w:tc>
        <w:tc>
          <w:tcPr>
            <w:tcW w:w="4345" w:type="pct"/>
            <w:gridSpan w:val="2"/>
            <w:shd w:val="clear" w:color="auto" w:fill="auto"/>
          </w:tcPr>
          <w:p w14:paraId="590D6747"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用户登录</w:t>
            </w:r>
            <w:r w:rsidRPr="005C569B">
              <w:rPr>
                <w:rFonts w:ascii="Consolas" w:hAnsi="Consolas" w:hint="eastAsia"/>
                <w:iCs/>
                <w:kern w:val="0"/>
                <w:sz w:val="21"/>
                <w:szCs w:val="21"/>
                <w:lang w:bidi="en-US"/>
              </w:rPr>
              <w:t>MAX</w:t>
            </w:r>
            <w:r w:rsidRPr="005C569B">
              <w:rPr>
                <w:rFonts w:ascii="Consolas" w:hAnsi="Consolas" w:hint="eastAsia"/>
                <w:iCs/>
                <w:kern w:val="0"/>
                <w:sz w:val="21"/>
                <w:szCs w:val="21"/>
                <w:lang w:bidi="en-US"/>
              </w:rPr>
              <w:t>客户端并进入到“通讯录</w:t>
            </w:r>
            <w:r w:rsidRPr="005C569B">
              <w:rPr>
                <w:rFonts w:ascii="Consolas" w:hAnsi="Consolas" w:hint="eastAsia"/>
                <w:caps/>
                <w:kern w:val="0"/>
                <w:sz w:val="21"/>
                <w:szCs w:val="21"/>
              </w:rPr>
              <w:t>面板</w:t>
            </w:r>
            <w:r w:rsidRPr="005C569B">
              <w:rPr>
                <w:rFonts w:ascii="Consolas" w:hAnsi="Consolas" w:hint="eastAsia"/>
                <w:iCs/>
                <w:kern w:val="0"/>
                <w:sz w:val="21"/>
                <w:szCs w:val="21"/>
                <w:lang w:bidi="en-US"/>
              </w:rPr>
              <w:t>”</w:t>
            </w:r>
          </w:p>
        </w:tc>
      </w:tr>
      <w:tr w:rsidR="004440FC" w:rsidRPr="005C569B" w14:paraId="5B57C02B" w14:textId="77777777" w:rsidTr="003C4A16">
        <w:tc>
          <w:tcPr>
            <w:tcW w:w="5000" w:type="pct"/>
            <w:gridSpan w:val="3"/>
            <w:shd w:val="clear" w:color="auto" w:fill="auto"/>
          </w:tcPr>
          <w:p w14:paraId="1CB4B385" w14:textId="77777777" w:rsidR="004440FC" w:rsidRPr="005C569B" w:rsidRDefault="004440FC" w:rsidP="003C4A16">
            <w:pPr>
              <w:pStyle w:val="a4"/>
              <w:spacing w:after="72"/>
              <w:ind w:firstLineChars="0" w:firstLine="0"/>
              <w:rPr>
                <w:rFonts w:ascii="Consolas" w:hAnsi="Consolas"/>
                <w:kern w:val="0"/>
                <w:sz w:val="21"/>
                <w:szCs w:val="21"/>
              </w:rPr>
            </w:pPr>
            <w:r w:rsidRPr="005C569B">
              <w:rPr>
                <w:rFonts w:ascii="Consolas" w:hAnsi="Consolas" w:hint="eastAsia"/>
                <w:b/>
                <w:kern w:val="0"/>
                <w:sz w:val="21"/>
                <w:szCs w:val="21"/>
              </w:rPr>
              <w:t>主事件流程</w:t>
            </w:r>
          </w:p>
        </w:tc>
      </w:tr>
      <w:tr w:rsidR="004440FC" w:rsidRPr="005C569B" w14:paraId="37D342F7" w14:textId="77777777" w:rsidTr="003C4A16">
        <w:tc>
          <w:tcPr>
            <w:tcW w:w="5000" w:type="pct"/>
            <w:gridSpan w:val="3"/>
            <w:shd w:val="clear" w:color="auto" w:fill="auto"/>
          </w:tcPr>
          <w:p w14:paraId="50741D11" w14:textId="77777777" w:rsidR="004440FC" w:rsidRPr="005C569B" w:rsidRDefault="004440FC" w:rsidP="00AC5C40">
            <w:pPr>
              <w:pStyle w:val="a4"/>
              <w:numPr>
                <w:ilvl w:val="0"/>
                <w:numId w:val="127"/>
              </w:numPr>
              <w:spacing w:after="72"/>
              <w:ind w:firstLineChars="0"/>
              <w:rPr>
                <w:rFonts w:ascii="Consolas" w:hAnsi="Consolas"/>
                <w:kern w:val="0"/>
                <w:sz w:val="21"/>
                <w:szCs w:val="21"/>
              </w:rPr>
            </w:pPr>
            <w:r w:rsidRPr="005C569B">
              <w:rPr>
                <w:rFonts w:ascii="Consolas" w:hAnsi="Consolas" w:hint="eastAsia"/>
                <w:kern w:val="0"/>
                <w:sz w:val="21"/>
                <w:szCs w:val="21"/>
              </w:rPr>
              <w:lastRenderedPageBreak/>
              <w:t>用户右键单击“</w:t>
            </w:r>
            <w:r w:rsidRPr="005C569B">
              <w:rPr>
                <w:rFonts w:ascii="Consolas" w:hAnsi="Consolas" w:hint="eastAsia"/>
                <w:caps/>
                <w:kern w:val="0"/>
                <w:sz w:val="21"/>
                <w:szCs w:val="21"/>
              </w:rPr>
              <w:t>通讯录面板“联系人列表中需要修改的组，弹出下拉菜单，点击”重命名组“菜单项</w:t>
            </w:r>
            <w:r w:rsidRPr="005C569B">
              <w:rPr>
                <w:rFonts w:ascii="Consolas" w:hAnsi="Consolas" w:hint="eastAsia"/>
                <w:kern w:val="0"/>
                <w:sz w:val="21"/>
                <w:szCs w:val="21"/>
              </w:rPr>
              <w:t>，用例开始。</w:t>
            </w:r>
          </w:p>
          <w:p w14:paraId="118C0127" w14:textId="77777777" w:rsidR="004440FC" w:rsidRPr="005C569B" w:rsidRDefault="004440FC" w:rsidP="00AC5C40">
            <w:pPr>
              <w:pStyle w:val="a4"/>
              <w:numPr>
                <w:ilvl w:val="0"/>
                <w:numId w:val="127"/>
              </w:numPr>
              <w:spacing w:after="72"/>
              <w:ind w:firstLineChars="0"/>
              <w:rPr>
                <w:rFonts w:ascii="Consolas" w:hAnsi="Consolas"/>
                <w:kern w:val="0"/>
                <w:sz w:val="21"/>
                <w:szCs w:val="21"/>
              </w:rPr>
            </w:pPr>
            <w:r w:rsidRPr="005C569B">
              <w:rPr>
                <w:rFonts w:ascii="Consolas" w:hAnsi="Consolas" w:hint="eastAsia"/>
                <w:kern w:val="0"/>
                <w:sz w:val="21"/>
                <w:szCs w:val="21"/>
              </w:rPr>
              <w:t>选中组变成可编辑的输入框模式，组名回显到输入框中。</w:t>
            </w:r>
          </w:p>
          <w:p w14:paraId="4314DED4" w14:textId="77777777" w:rsidR="004440FC" w:rsidRPr="005C569B" w:rsidRDefault="004440FC" w:rsidP="00AC5C40">
            <w:pPr>
              <w:pStyle w:val="a4"/>
              <w:numPr>
                <w:ilvl w:val="0"/>
                <w:numId w:val="127"/>
              </w:numPr>
              <w:spacing w:after="72"/>
              <w:ind w:firstLineChars="0"/>
              <w:rPr>
                <w:rFonts w:ascii="Consolas" w:hAnsi="Consolas"/>
                <w:kern w:val="0"/>
                <w:sz w:val="21"/>
                <w:szCs w:val="21"/>
              </w:rPr>
            </w:pPr>
            <w:r w:rsidRPr="005C569B">
              <w:rPr>
                <w:rFonts w:ascii="Consolas" w:hAnsi="Consolas" w:hint="eastAsia"/>
                <w:kern w:val="0"/>
                <w:sz w:val="21"/>
                <w:szCs w:val="21"/>
              </w:rPr>
              <w:t>用户修改组名称，</w:t>
            </w:r>
            <w:r w:rsidRPr="00411294">
              <w:rPr>
                <w:rFonts w:ascii="Consolas" w:hAnsi="Consolas" w:hint="eastAsia"/>
                <w:kern w:val="0"/>
                <w:sz w:val="21"/>
                <w:szCs w:val="21"/>
              </w:rPr>
              <w:t>用户输入字符数达到上限不允许输入，</w:t>
            </w:r>
            <w:r w:rsidR="001E216B">
              <w:rPr>
                <w:rFonts w:ascii="Consolas" w:hAnsi="Consolas" w:hint="eastAsia"/>
                <w:kern w:val="0"/>
                <w:sz w:val="21"/>
                <w:szCs w:val="21"/>
              </w:rPr>
              <w:t>用户将组名清空，</w:t>
            </w:r>
            <w:r w:rsidR="00CE2C0C">
              <w:rPr>
                <w:rFonts w:ascii="Consolas" w:hAnsi="Consolas" w:hint="eastAsia"/>
                <w:kern w:val="0"/>
                <w:sz w:val="21"/>
                <w:szCs w:val="21"/>
              </w:rPr>
              <w:t>按键盘</w:t>
            </w:r>
            <w:r w:rsidR="00CE2C0C">
              <w:rPr>
                <w:rFonts w:ascii="Consolas" w:hAnsi="Consolas" w:hint="eastAsia"/>
                <w:kern w:val="0"/>
                <w:sz w:val="21"/>
                <w:szCs w:val="21"/>
              </w:rPr>
              <w:t>Enter</w:t>
            </w:r>
            <w:r w:rsidR="00CE2C0C">
              <w:rPr>
                <w:rFonts w:ascii="Consolas" w:hAnsi="Consolas" w:hint="eastAsia"/>
                <w:kern w:val="0"/>
                <w:sz w:val="21"/>
                <w:szCs w:val="21"/>
              </w:rPr>
              <w:t>键或者焦点离开输入框，对组名进行校验，见</w:t>
            </w:r>
            <w:r w:rsidRPr="00411294">
              <w:rPr>
                <w:rFonts w:ascii="Consolas" w:hAnsi="Consolas" w:hint="eastAsia"/>
                <w:kern w:val="0"/>
                <w:sz w:val="21"/>
                <w:szCs w:val="21"/>
              </w:rPr>
              <w:t>组名验证规则见《</w:t>
            </w:r>
            <w:r w:rsidRPr="00411294">
              <w:rPr>
                <w:rFonts w:ascii="Consolas" w:hAnsi="Consolas" w:hint="eastAsia"/>
                <w:kern w:val="0"/>
                <w:sz w:val="21"/>
                <w:szCs w:val="21"/>
              </w:rPr>
              <w:t>MAX-</w:t>
            </w:r>
            <w:r w:rsidRPr="00411294">
              <w:rPr>
                <w:rFonts w:ascii="Consolas" w:hAnsi="Consolas" w:hint="eastAsia"/>
                <w:kern w:val="0"/>
                <w:sz w:val="21"/>
                <w:szCs w:val="21"/>
              </w:rPr>
              <w:t>通讯录表单校验规则</w:t>
            </w:r>
            <w:r w:rsidRPr="00411294">
              <w:rPr>
                <w:rFonts w:ascii="Consolas" w:hAnsi="Consolas" w:hint="eastAsia"/>
                <w:kern w:val="0"/>
                <w:sz w:val="21"/>
                <w:szCs w:val="21"/>
              </w:rPr>
              <w:t>.xlsx</w:t>
            </w:r>
            <w:r w:rsidRPr="00411294">
              <w:rPr>
                <w:rFonts w:ascii="Consolas" w:hAnsi="Consolas" w:hint="eastAsia"/>
                <w:kern w:val="0"/>
                <w:sz w:val="21"/>
                <w:szCs w:val="21"/>
              </w:rPr>
              <w:t>》。</w:t>
            </w:r>
          </w:p>
          <w:p w14:paraId="12B5448F" w14:textId="77777777" w:rsidR="004440FC" w:rsidRPr="005C569B" w:rsidRDefault="004440FC" w:rsidP="00AC5C40">
            <w:pPr>
              <w:pStyle w:val="a4"/>
              <w:numPr>
                <w:ilvl w:val="0"/>
                <w:numId w:val="127"/>
              </w:numPr>
              <w:spacing w:after="72"/>
              <w:ind w:firstLineChars="0"/>
              <w:rPr>
                <w:rFonts w:ascii="Consolas" w:hAnsi="Consolas"/>
                <w:kern w:val="0"/>
                <w:sz w:val="21"/>
                <w:szCs w:val="21"/>
              </w:rPr>
            </w:pPr>
            <w:r w:rsidRPr="00FB317F">
              <w:rPr>
                <w:rFonts w:ascii="Consolas" w:hAnsi="Consolas" w:hint="eastAsia"/>
                <w:kern w:val="0"/>
                <w:sz w:val="21"/>
                <w:szCs w:val="21"/>
              </w:rPr>
              <w:t>MAXClient</w:t>
            </w:r>
            <w:r w:rsidRPr="00FB317F">
              <w:rPr>
                <w:rFonts w:ascii="Consolas" w:hAnsi="Consolas" w:hint="eastAsia"/>
                <w:kern w:val="0"/>
                <w:sz w:val="21"/>
                <w:szCs w:val="21"/>
              </w:rPr>
              <w:t>通过</w:t>
            </w:r>
            <w:r w:rsidRPr="00FB317F">
              <w:rPr>
                <w:rFonts w:ascii="Consolas" w:hAnsi="Consolas" w:hint="eastAsia"/>
                <w:kern w:val="0"/>
                <w:sz w:val="21"/>
                <w:szCs w:val="21"/>
              </w:rPr>
              <w:t>Ajax</w:t>
            </w:r>
            <w:r w:rsidRPr="00FB317F">
              <w:rPr>
                <w:rFonts w:ascii="Consolas" w:hAnsi="Consolas" w:hint="eastAsia"/>
                <w:kern w:val="0"/>
                <w:sz w:val="21"/>
                <w:szCs w:val="21"/>
              </w:rPr>
              <w:t>，向</w:t>
            </w:r>
            <w:r w:rsidRPr="00FB317F">
              <w:rPr>
                <w:rFonts w:ascii="Consolas" w:hAnsi="Consolas" w:hint="eastAsia"/>
                <w:kern w:val="0"/>
                <w:sz w:val="21"/>
                <w:szCs w:val="21"/>
              </w:rPr>
              <w:t>MAXUniform</w:t>
            </w:r>
            <w:r w:rsidRPr="00FB317F">
              <w:rPr>
                <w:rFonts w:ascii="Consolas" w:hAnsi="Consolas" w:hint="eastAsia"/>
                <w:kern w:val="0"/>
                <w:sz w:val="21"/>
                <w:szCs w:val="21"/>
              </w:rPr>
              <w:t>发出重命名组</w:t>
            </w:r>
            <w:r w:rsidRPr="00BA11E7">
              <w:rPr>
                <w:rFonts w:ascii="Consolas" w:hAnsi="Consolas" w:hint="eastAsia"/>
                <w:kern w:val="0"/>
                <w:sz w:val="21"/>
                <w:szCs w:val="21"/>
              </w:rPr>
              <w:t>（用例：</w:t>
            </w:r>
            <w:r w:rsidRPr="00FB317F">
              <w:rPr>
                <w:rFonts w:ascii="Consolas" w:hAnsi="Consolas" w:hint="eastAsia"/>
                <w:kern w:val="0"/>
                <w:sz w:val="21"/>
                <w:szCs w:val="21"/>
              </w:rPr>
              <w:t>MAX_Uniform_ADDRESSBOOK_SRS_0006</w:t>
            </w:r>
            <w:r w:rsidRPr="00BA11E7">
              <w:rPr>
                <w:rFonts w:ascii="Consolas" w:hAnsi="Consolas" w:hint="eastAsia"/>
                <w:kern w:val="0"/>
                <w:sz w:val="21"/>
                <w:szCs w:val="21"/>
              </w:rPr>
              <w:t>）</w:t>
            </w:r>
            <w:r w:rsidRPr="00FB317F">
              <w:rPr>
                <w:rFonts w:ascii="Consolas" w:hAnsi="Consolas" w:hint="eastAsia"/>
                <w:kern w:val="0"/>
                <w:sz w:val="21"/>
                <w:szCs w:val="21"/>
              </w:rPr>
              <w:t>请求</w:t>
            </w:r>
            <w:r w:rsidRPr="005C569B">
              <w:rPr>
                <w:rFonts w:ascii="Consolas" w:hAnsi="Consolas" w:hint="eastAsia"/>
                <w:kern w:val="0"/>
                <w:sz w:val="21"/>
                <w:szCs w:val="21"/>
              </w:rPr>
              <w:t>。</w:t>
            </w:r>
          </w:p>
          <w:p w14:paraId="4F13D7BF" w14:textId="77777777" w:rsidR="004440FC" w:rsidRDefault="004440FC" w:rsidP="00AC5C40">
            <w:pPr>
              <w:pStyle w:val="a4"/>
              <w:numPr>
                <w:ilvl w:val="0"/>
                <w:numId w:val="127"/>
              </w:numPr>
              <w:spacing w:after="72"/>
              <w:ind w:firstLineChars="0"/>
              <w:rPr>
                <w:rFonts w:ascii="Consolas" w:hAnsi="Consolas"/>
                <w:kern w:val="0"/>
                <w:sz w:val="21"/>
                <w:szCs w:val="21"/>
              </w:rPr>
            </w:pPr>
            <w:r w:rsidRPr="005C569B">
              <w:rPr>
                <w:rFonts w:ascii="Consolas" w:hAnsi="Consolas" w:hint="eastAsia"/>
                <w:kern w:val="0"/>
                <w:sz w:val="21"/>
                <w:szCs w:val="21"/>
              </w:rPr>
              <w:t>判断</w:t>
            </w:r>
            <w:r w:rsidRPr="005C569B">
              <w:rPr>
                <w:rFonts w:ascii="Consolas" w:hAnsi="Consolas" w:hint="eastAsia"/>
                <w:kern w:val="0"/>
                <w:sz w:val="21"/>
                <w:szCs w:val="21"/>
              </w:rPr>
              <w:t>MAXUniform</w:t>
            </w:r>
            <w:r w:rsidRPr="005C569B">
              <w:rPr>
                <w:rFonts w:ascii="Consolas" w:hAnsi="Consolas" w:hint="eastAsia"/>
                <w:kern w:val="0"/>
                <w:sz w:val="21"/>
                <w:szCs w:val="21"/>
              </w:rPr>
              <w:t>返回结果。</w:t>
            </w:r>
          </w:p>
          <w:p w14:paraId="4748A443" w14:textId="77777777" w:rsidR="004440FC" w:rsidRPr="00BA11E7" w:rsidRDefault="004440FC" w:rsidP="00AC5C40">
            <w:pPr>
              <w:pStyle w:val="a4"/>
              <w:numPr>
                <w:ilvl w:val="1"/>
                <w:numId w:val="127"/>
              </w:numPr>
              <w:spacing w:after="72"/>
              <w:ind w:firstLineChars="0"/>
              <w:rPr>
                <w:rFonts w:ascii="Consolas" w:hAnsi="Consolas"/>
                <w:kern w:val="0"/>
                <w:sz w:val="21"/>
                <w:szCs w:val="21"/>
              </w:rPr>
            </w:pPr>
            <w:r w:rsidRPr="00BA11E7">
              <w:rPr>
                <w:rFonts w:ascii="Consolas" w:hAnsi="Consolas" w:hint="eastAsia"/>
                <w:kern w:val="0"/>
                <w:sz w:val="21"/>
                <w:szCs w:val="21"/>
              </w:rPr>
              <w:t>请求超时，见通用规则【请求超时限制】，在通讯录面板上方弹出浮层提示“重命名组失败，请稍后重试”，</w:t>
            </w:r>
            <w:r>
              <w:rPr>
                <w:rFonts w:ascii="Consolas" w:hAnsi="Consolas" w:hint="eastAsia"/>
                <w:kern w:val="0"/>
                <w:sz w:val="21"/>
                <w:szCs w:val="21"/>
              </w:rPr>
              <w:t xml:space="preserve"> </w:t>
            </w:r>
            <w:r>
              <w:rPr>
                <w:rFonts w:ascii="Consolas" w:hAnsi="Consolas" w:hint="eastAsia"/>
                <w:kern w:val="0"/>
                <w:sz w:val="21"/>
                <w:szCs w:val="21"/>
              </w:rPr>
              <w:t>刷新联系人列表，联系人列表回到初始状态，见用例进入通讯录面板（</w:t>
            </w:r>
            <w:r w:rsidRPr="005C569B">
              <w:rPr>
                <w:rFonts w:ascii="Consolas" w:hAnsi="Consolas" w:hint="eastAsia"/>
                <w:caps/>
                <w:kern w:val="0"/>
                <w:sz w:val="21"/>
                <w:szCs w:val="21"/>
              </w:rPr>
              <w:t>MAX_Client_ADDRESSBOOK_SRS_000</w:t>
            </w:r>
            <w:r>
              <w:rPr>
                <w:rFonts w:ascii="Consolas" w:hAnsi="Consolas" w:hint="eastAsia"/>
                <w:caps/>
                <w:kern w:val="0"/>
                <w:sz w:val="21"/>
                <w:szCs w:val="21"/>
              </w:rPr>
              <w:t>1</w:t>
            </w:r>
            <w:r>
              <w:rPr>
                <w:rFonts w:ascii="Consolas" w:hAnsi="Consolas" w:hint="eastAsia"/>
                <w:kern w:val="0"/>
                <w:sz w:val="21"/>
                <w:szCs w:val="21"/>
              </w:rPr>
              <w:t>），</w:t>
            </w:r>
            <w:r w:rsidRPr="00BA11E7">
              <w:rPr>
                <w:rFonts w:ascii="Consolas" w:hAnsi="Consolas" w:hint="eastAsia"/>
                <w:kern w:val="0"/>
                <w:sz w:val="21"/>
                <w:szCs w:val="21"/>
              </w:rPr>
              <w:t>用例终止。</w:t>
            </w:r>
          </w:p>
          <w:p w14:paraId="48D26B11" w14:textId="77777777" w:rsidR="004440FC" w:rsidRPr="008C033A" w:rsidRDefault="004440FC" w:rsidP="00AC5C40">
            <w:pPr>
              <w:pStyle w:val="a4"/>
              <w:numPr>
                <w:ilvl w:val="1"/>
                <w:numId w:val="127"/>
              </w:numPr>
              <w:spacing w:after="72"/>
              <w:ind w:firstLineChars="0"/>
              <w:rPr>
                <w:rFonts w:ascii="Consolas" w:hAnsi="Consolas"/>
                <w:kern w:val="0"/>
                <w:sz w:val="21"/>
                <w:szCs w:val="21"/>
              </w:rPr>
            </w:pPr>
            <w:r w:rsidRPr="008C033A">
              <w:rPr>
                <w:rFonts w:ascii="Consolas" w:hAnsi="Consolas" w:hint="eastAsia"/>
                <w:kern w:val="0"/>
                <w:sz w:val="21"/>
                <w:szCs w:val="21"/>
              </w:rPr>
              <w:t>返回</w:t>
            </w:r>
            <w:r w:rsidRPr="008C033A">
              <w:rPr>
                <w:rFonts w:ascii="Consolas" w:hAnsi="Consolas" w:hint="eastAsia"/>
                <w:kern w:val="0"/>
                <w:sz w:val="21"/>
                <w:szCs w:val="21"/>
              </w:rPr>
              <w:t>HTTP</w:t>
            </w:r>
            <w:r w:rsidRPr="008C033A">
              <w:rPr>
                <w:rFonts w:ascii="Consolas" w:hAnsi="Consolas" w:hint="eastAsia"/>
                <w:kern w:val="0"/>
                <w:sz w:val="21"/>
                <w:szCs w:val="21"/>
              </w:rPr>
              <w:t>状态码为</w:t>
            </w:r>
            <w:r w:rsidRPr="008C033A">
              <w:rPr>
                <w:rFonts w:ascii="Consolas" w:hAnsi="Consolas" w:hint="eastAsia"/>
                <w:kern w:val="0"/>
                <w:sz w:val="21"/>
                <w:szCs w:val="21"/>
              </w:rPr>
              <w:t>5</w:t>
            </w:r>
            <w:r>
              <w:rPr>
                <w:rFonts w:ascii="Consolas" w:hAnsi="Consolas" w:hint="eastAsia"/>
                <w:kern w:val="0"/>
                <w:sz w:val="21"/>
                <w:szCs w:val="21"/>
              </w:rPr>
              <w:t>xx</w:t>
            </w:r>
            <w:r w:rsidRPr="008C033A">
              <w:rPr>
                <w:rFonts w:ascii="Consolas" w:hAnsi="Consolas" w:hint="eastAsia"/>
                <w:kern w:val="0"/>
                <w:sz w:val="21"/>
                <w:szCs w:val="21"/>
              </w:rPr>
              <w:t>，在通讯录面板上方弹出浮层提示“重命名组失败，请稍后重试”，</w:t>
            </w:r>
            <w:r>
              <w:rPr>
                <w:rFonts w:ascii="Consolas" w:hAnsi="Consolas" w:hint="eastAsia"/>
                <w:kern w:val="0"/>
                <w:sz w:val="21"/>
                <w:szCs w:val="21"/>
              </w:rPr>
              <w:t xml:space="preserve"> </w:t>
            </w:r>
            <w:r>
              <w:rPr>
                <w:rFonts w:ascii="Consolas" w:hAnsi="Consolas" w:hint="eastAsia"/>
                <w:kern w:val="0"/>
                <w:sz w:val="21"/>
                <w:szCs w:val="21"/>
              </w:rPr>
              <w:t>刷新联系人列表，联系人列表回到初始状态，见用例进入通讯录面板（</w:t>
            </w:r>
            <w:r w:rsidRPr="005C569B">
              <w:rPr>
                <w:rFonts w:ascii="Consolas" w:hAnsi="Consolas" w:hint="eastAsia"/>
                <w:caps/>
                <w:kern w:val="0"/>
                <w:sz w:val="21"/>
                <w:szCs w:val="21"/>
              </w:rPr>
              <w:t>MAX_Client_ADDRESSBOOK_SRS_000</w:t>
            </w:r>
            <w:r>
              <w:rPr>
                <w:rFonts w:ascii="Consolas" w:hAnsi="Consolas" w:hint="eastAsia"/>
                <w:caps/>
                <w:kern w:val="0"/>
                <w:sz w:val="21"/>
                <w:szCs w:val="21"/>
              </w:rPr>
              <w:t>1</w:t>
            </w:r>
            <w:r>
              <w:rPr>
                <w:rFonts w:ascii="Consolas" w:hAnsi="Consolas" w:hint="eastAsia"/>
                <w:kern w:val="0"/>
                <w:sz w:val="21"/>
                <w:szCs w:val="21"/>
              </w:rPr>
              <w:t>），</w:t>
            </w:r>
            <w:r w:rsidRPr="008C033A">
              <w:rPr>
                <w:rFonts w:ascii="Consolas" w:hAnsi="Consolas" w:hint="eastAsia"/>
                <w:kern w:val="0"/>
                <w:sz w:val="21"/>
                <w:szCs w:val="21"/>
              </w:rPr>
              <w:t>用例终止。</w:t>
            </w:r>
          </w:p>
          <w:p w14:paraId="4B624504" w14:textId="77777777" w:rsidR="004440FC" w:rsidRPr="005C569B" w:rsidRDefault="004440FC" w:rsidP="00AC5C40">
            <w:pPr>
              <w:pStyle w:val="a4"/>
              <w:numPr>
                <w:ilvl w:val="1"/>
                <w:numId w:val="127"/>
              </w:numPr>
              <w:spacing w:after="72"/>
              <w:ind w:firstLineChars="0"/>
              <w:rPr>
                <w:rFonts w:ascii="Consolas" w:hAnsi="Consolas"/>
                <w:kern w:val="0"/>
                <w:sz w:val="21"/>
                <w:szCs w:val="21"/>
              </w:rPr>
            </w:pPr>
            <w:r w:rsidRPr="005C569B">
              <w:rPr>
                <w:rFonts w:ascii="Consolas" w:hAnsi="Consolas" w:hint="eastAsia"/>
                <w:kern w:val="0"/>
                <w:sz w:val="21"/>
                <w:szCs w:val="21"/>
              </w:rPr>
              <w:t>返回</w:t>
            </w:r>
            <w:r w:rsidRPr="005C569B">
              <w:rPr>
                <w:rFonts w:ascii="Consolas" w:hAnsi="Consolas" w:hint="eastAsia"/>
                <w:kern w:val="0"/>
                <w:sz w:val="21"/>
                <w:szCs w:val="21"/>
              </w:rPr>
              <w:t>HTTP</w:t>
            </w:r>
            <w:r w:rsidRPr="005C569B">
              <w:rPr>
                <w:rFonts w:ascii="Consolas" w:hAnsi="Consolas" w:hint="eastAsia"/>
                <w:kern w:val="0"/>
                <w:sz w:val="21"/>
                <w:szCs w:val="21"/>
              </w:rPr>
              <w:t>状态码为</w:t>
            </w:r>
            <w:r w:rsidRPr="005C569B">
              <w:rPr>
                <w:rFonts w:ascii="Consolas" w:hAnsi="Consolas" w:hint="eastAsia"/>
                <w:kern w:val="0"/>
                <w:sz w:val="21"/>
                <w:szCs w:val="21"/>
              </w:rPr>
              <w:t>200</w:t>
            </w:r>
            <w:r w:rsidRPr="005C569B">
              <w:rPr>
                <w:rFonts w:ascii="Consolas" w:hAnsi="Consolas" w:hint="eastAsia"/>
                <w:kern w:val="0"/>
                <w:sz w:val="21"/>
                <w:szCs w:val="21"/>
              </w:rPr>
              <w:t>，判断返回结果中的</w:t>
            </w:r>
            <w:r>
              <w:rPr>
                <w:rFonts w:ascii="Consolas" w:hAnsi="Consolas" w:hint="eastAsia"/>
                <w:kern w:val="0"/>
                <w:sz w:val="21"/>
                <w:szCs w:val="21"/>
              </w:rPr>
              <w:t>业务状态码</w:t>
            </w:r>
            <w:r w:rsidRPr="005C569B">
              <w:rPr>
                <w:rFonts w:ascii="Consolas" w:hAnsi="Consolas" w:hint="eastAsia"/>
                <w:kern w:val="0"/>
                <w:sz w:val="21"/>
                <w:szCs w:val="21"/>
              </w:rPr>
              <w:t>。</w:t>
            </w:r>
          </w:p>
          <w:p w14:paraId="13FE7C21" w14:textId="77777777" w:rsidR="004440FC" w:rsidRPr="005C569B" w:rsidRDefault="004440FC" w:rsidP="00AC5C40">
            <w:pPr>
              <w:pStyle w:val="a4"/>
              <w:numPr>
                <w:ilvl w:val="0"/>
                <w:numId w:val="127"/>
              </w:numPr>
              <w:spacing w:after="72"/>
              <w:ind w:firstLineChars="0"/>
              <w:rPr>
                <w:rFonts w:ascii="Consolas" w:hAnsi="Consolas"/>
                <w:kern w:val="0"/>
                <w:sz w:val="21"/>
                <w:szCs w:val="21"/>
              </w:rPr>
            </w:pPr>
            <w:r>
              <w:rPr>
                <w:rFonts w:ascii="Consolas" w:hAnsi="Consolas" w:hint="eastAsia"/>
                <w:iCs/>
                <w:kern w:val="0"/>
                <w:sz w:val="21"/>
                <w:szCs w:val="21"/>
                <w:lang w:bidi="en-US"/>
              </w:rPr>
              <w:t>组名输入框消失，被修改组组名显示为修改后名称，</w:t>
            </w:r>
            <w:r w:rsidR="007F5325">
              <w:rPr>
                <w:rFonts w:ascii="Consolas" w:hAnsi="Consolas" w:hint="eastAsia"/>
                <w:kern w:val="0"/>
                <w:szCs w:val="21"/>
              </w:rPr>
              <w:t>见进入通讯录面板用例（</w:t>
            </w:r>
            <w:r w:rsidR="007F5325" w:rsidRPr="005C569B">
              <w:rPr>
                <w:rFonts w:ascii="Consolas" w:hAnsi="Consolas" w:hint="eastAsia"/>
                <w:caps/>
                <w:kern w:val="0"/>
                <w:szCs w:val="21"/>
              </w:rPr>
              <w:t>MAX_Client_ADDRESSBOOK_SRS_0006</w:t>
            </w:r>
            <w:r w:rsidR="007F5325">
              <w:rPr>
                <w:rFonts w:ascii="Consolas" w:hAnsi="Consolas" w:hint="eastAsia"/>
                <w:kern w:val="0"/>
                <w:szCs w:val="21"/>
              </w:rPr>
              <w:t>）</w:t>
            </w:r>
            <w:r w:rsidR="007F5325" w:rsidRPr="005C569B">
              <w:rPr>
                <w:rFonts w:ascii="Consolas" w:hAnsi="Consolas" w:hint="eastAsia"/>
                <w:kern w:val="0"/>
                <w:szCs w:val="21"/>
              </w:rPr>
              <w:t>，并按照【联系人列表排序规则】重新排序</w:t>
            </w:r>
            <w:r w:rsidRPr="005C569B">
              <w:rPr>
                <w:rFonts w:ascii="Consolas" w:hAnsi="Consolas" w:hint="eastAsia"/>
                <w:kern w:val="0"/>
                <w:sz w:val="21"/>
                <w:szCs w:val="21"/>
              </w:rPr>
              <w:t>。</w:t>
            </w:r>
          </w:p>
          <w:p w14:paraId="24ECB104" w14:textId="77777777" w:rsidR="004440FC" w:rsidRPr="005C569B" w:rsidRDefault="004440FC" w:rsidP="00AC5C40">
            <w:pPr>
              <w:pStyle w:val="a4"/>
              <w:numPr>
                <w:ilvl w:val="0"/>
                <w:numId w:val="127"/>
              </w:numPr>
              <w:spacing w:after="72"/>
              <w:ind w:firstLineChars="0"/>
              <w:rPr>
                <w:rFonts w:ascii="Consolas" w:hAnsi="Consolas"/>
                <w:kern w:val="0"/>
                <w:sz w:val="21"/>
                <w:szCs w:val="21"/>
              </w:rPr>
            </w:pPr>
            <w:r w:rsidRPr="005C569B">
              <w:rPr>
                <w:rFonts w:ascii="Consolas" w:hAnsi="Consolas" w:hint="eastAsia"/>
                <w:kern w:val="0"/>
                <w:sz w:val="21"/>
                <w:szCs w:val="21"/>
              </w:rPr>
              <w:t>用例结束。</w:t>
            </w:r>
          </w:p>
          <w:p w14:paraId="274FB4AE" w14:textId="77777777" w:rsidR="004440FC" w:rsidRPr="005C569B" w:rsidRDefault="004440FC" w:rsidP="003C4A16">
            <w:pPr>
              <w:pStyle w:val="af3"/>
              <w:rPr>
                <w:rFonts w:ascii="Consolas" w:hAnsi="Consolas"/>
                <w:sz w:val="21"/>
                <w:szCs w:val="21"/>
              </w:rPr>
            </w:pPr>
          </w:p>
        </w:tc>
      </w:tr>
      <w:tr w:rsidR="004440FC" w:rsidRPr="005C569B" w14:paraId="6B9305A2" w14:textId="77777777" w:rsidTr="003C4A16">
        <w:tc>
          <w:tcPr>
            <w:tcW w:w="5000" w:type="pct"/>
            <w:gridSpan w:val="3"/>
            <w:shd w:val="clear" w:color="auto" w:fill="auto"/>
          </w:tcPr>
          <w:p w14:paraId="3EBCC9B5"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可选事件流</w:t>
            </w:r>
          </w:p>
        </w:tc>
      </w:tr>
      <w:tr w:rsidR="004440FC" w:rsidRPr="005C569B" w14:paraId="5AF69D5A" w14:textId="77777777" w:rsidTr="003C4A16">
        <w:trPr>
          <w:hidden/>
        </w:trPr>
        <w:tc>
          <w:tcPr>
            <w:tcW w:w="5000" w:type="pct"/>
            <w:gridSpan w:val="3"/>
            <w:shd w:val="clear" w:color="auto" w:fill="auto"/>
          </w:tcPr>
          <w:p w14:paraId="024C12BD" w14:textId="77777777" w:rsidR="004440FC" w:rsidRPr="005C569B" w:rsidRDefault="004440FC" w:rsidP="00CD4D74">
            <w:pPr>
              <w:pStyle w:val="aff5"/>
              <w:numPr>
                <w:ilvl w:val="0"/>
                <w:numId w:val="146"/>
              </w:numPr>
              <w:spacing w:afterLines="30" w:after="72" w:line="288" w:lineRule="auto"/>
              <w:ind w:firstLineChars="0"/>
              <w:rPr>
                <w:rFonts w:ascii="Consolas" w:hAnsi="Consolas"/>
                <w:vanish/>
                <w:kern w:val="0"/>
                <w:szCs w:val="21"/>
              </w:rPr>
            </w:pPr>
          </w:p>
          <w:p w14:paraId="3B778BF1" w14:textId="77777777" w:rsidR="004440FC" w:rsidRPr="005C569B" w:rsidRDefault="004440FC" w:rsidP="00CD4D74">
            <w:pPr>
              <w:pStyle w:val="aff5"/>
              <w:numPr>
                <w:ilvl w:val="0"/>
                <w:numId w:val="146"/>
              </w:numPr>
              <w:spacing w:afterLines="30" w:after="72" w:line="288" w:lineRule="auto"/>
              <w:ind w:firstLineChars="0"/>
              <w:rPr>
                <w:rFonts w:ascii="Consolas" w:hAnsi="Consolas"/>
                <w:vanish/>
                <w:kern w:val="0"/>
                <w:szCs w:val="21"/>
              </w:rPr>
            </w:pPr>
          </w:p>
          <w:p w14:paraId="744067A1" w14:textId="77777777" w:rsidR="004440FC" w:rsidRPr="005C569B" w:rsidRDefault="004440FC">
            <w:pPr>
              <w:pStyle w:val="aff5"/>
              <w:numPr>
                <w:ilvl w:val="0"/>
                <w:numId w:val="146"/>
              </w:numPr>
              <w:spacing w:afterLines="30" w:after="72" w:line="288" w:lineRule="auto"/>
              <w:ind w:firstLineChars="0"/>
              <w:rPr>
                <w:rFonts w:ascii="Consolas" w:hAnsi="Consolas"/>
                <w:vanish/>
                <w:kern w:val="0"/>
                <w:szCs w:val="21"/>
              </w:rPr>
            </w:pPr>
          </w:p>
          <w:p w14:paraId="65D47C7A" w14:textId="77777777" w:rsidR="004440FC" w:rsidRPr="005C569B" w:rsidRDefault="004440FC">
            <w:pPr>
              <w:pStyle w:val="aff5"/>
              <w:numPr>
                <w:ilvl w:val="0"/>
                <w:numId w:val="146"/>
              </w:numPr>
              <w:spacing w:afterLines="30" w:after="72" w:line="288" w:lineRule="auto"/>
              <w:ind w:firstLineChars="0"/>
              <w:rPr>
                <w:rFonts w:ascii="Consolas" w:hAnsi="Consolas"/>
                <w:vanish/>
                <w:kern w:val="0"/>
                <w:szCs w:val="21"/>
              </w:rPr>
            </w:pPr>
          </w:p>
          <w:p w14:paraId="23B8513A" w14:textId="77777777" w:rsidR="004440FC" w:rsidRPr="005C569B" w:rsidRDefault="004440FC">
            <w:pPr>
              <w:pStyle w:val="aff5"/>
              <w:numPr>
                <w:ilvl w:val="0"/>
                <w:numId w:val="124"/>
              </w:numPr>
              <w:spacing w:afterLines="30" w:after="72" w:line="288" w:lineRule="auto"/>
              <w:ind w:firstLineChars="0"/>
              <w:rPr>
                <w:rFonts w:ascii="Consolas" w:hAnsi="Consolas"/>
                <w:vanish/>
                <w:kern w:val="0"/>
                <w:szCs w:val="21"/>
              </w:rPr>
            </w:pPr>
          </w:p>
          <w:p w14:paraId="7110F00A" w14:textId="77777777" w:rsidR="004440FC" w:rsidRPr="005C569B" w:rsidRDefault="004440FC">
            <w:pPr>
              <w:pStyle w:val="aff5"/>
              <w:numPr>
                <w:ilvl w:val="0"/>
                <w:numId w:val="124"/>
              </w:numPr>
              <w:spacing w:afterLines="30" w:after="72" w:line="288" w:lineRule="auto"/>
              <w:ind w:firstLineChars="0"/>
              <w:rPr>
                <w:rFonts w:ascii="Consolas" w:hAnsi="Consolas"/>
                <w:vanish/>
                <w:kern w:val="0"/>
                <w:szCs w:val="21"/>
              </w:rPr>
            </w:pPr>
          </w:p>
          <w:p w14:paraId="31D5A4E6" w14:textId="77777777" w:rsidR="004440FC" w:rsidRPr="005C569B" w:rsidRDefault="004440FC">
            <w:pPr>
              <w:pStyle w:val="aff5"/>
              <w:numPr>
                <w:ilvl w:val="0"/>
                <w:numId w:val="124"/>
              </w:numPr>
              <w:spacing w:afterLines="30" w:after="72" w:line="288" w:lineRule="auto"/>
              <w:ind w:firstLineChars="0"/>
              <w:rPr>
                <w:rFonts w:ascii="Consolas" w:hAnsi="Consolas"/>
                <w:vanish/>
                <w:kern w:val="0"/>
                <w:szCs w:val="21"/>
              </w:rPr>
            </w:pPr>
          </w:p>
          <w:p w14:paraId="6C23C95E" w14:textId="77777777" w:rsidR="004440FC" w:rsidRPr="005C569B" w:rsidRDefault="004440FC">
            <w:pPr>
              <w:pStyle w:val="aff5"/>
              <w:numPr>
                <w:ilvl w:val="0"/>
                <w:numId w:val="124"/>
              </w:numPr>
              <w:spacing w:afterLines="30" w:after="72" w:line="288" w:lineRule="auto"/>
              <w:ind w:firstLineChars="0"/>
              <w:rPr>
                <w:rFonts w:ascii="Consolas" w:hAnsi="Consolas"/>
                <w:vanish/>
                <w:kern w:val="0"/>
                <w:szCs w:val="21"/>
              </w:rPr>
            </w:pPr>
          </w:p>
          <w:p w14:paraId="33F115BB" w14:textId="77777777" w:rsidR="004440FC" w:rsidRPr="005C569B" w:rsidRDefault="004440FC">
            <w:pPr>
              <w:pStyle w:val="aff5"/>
              <w:numPr>
                <w:ilvl w:val="0"/>
                <w:numId w:val="124"/>
              </w:numPr>
              <w:spacing w:afterLines="30" w:after="72" w:line="288" w:lineRule="auto"/>
              <w:ind w:firstLineChars="0"/>
              <w:rPr>
                <w:rFonts w:ascii="Consolas" w:hAnsi="Consolas"/>
                <w:vanish/>
                <w:kern w:val="0"/>
                <w:szCs w:val="21"/>
              </w:rPr>
            </w:pPr>
          </w:p>
          <w:p w14:paraId="42DB8711" w14:textId="77777777" w:rsidR="004440FC" w:rsidRPr="005C569B" w:rsidRDefault="004440FC">
            <w:pPr>
              <w:pStyle w:val="aff5"/>
              <w:numPr>
                <w:ilvl w:val="1"/>
                <w:numId w:val="124"/>
              </w:numPr>
              <w:spacing w:afterLines="30" w:after="72" w:line="288" w:lineRule="auto"/>
              <w:ind w:firstLineChars="0"/>
              <w:rPr>
                <w:rFonts w:ascii="Consolas" w:hAnsi="Consolas"/>
                <w:vanish/>
                <w:kern w:val="0"/>
                <w:szCs w:val="21"/>
              </w:rPr>
            </w:pPr>
          </w:p>
          <w:p w14:paraId="7AD972BC" w14:textId="77777777" w:rsidR="004440FC" w:rsidRPr="005C569B" w:rsidRDefault="004440FC">
            <w:pPr>
              <w:pStyle w:val="aff5"/>
              <w:numPr>
                <w:ilvl w:val="0"/>
                <w:numId w:val="128"/>
              </w:numPr>
              <w:spacing w:afterLines="30" w:after="72" w:line="288" w:lineRule="auto"/>
              <w:ind w:firstLineChars="0"/>
              <w:rPr>
                <w:rFonts w:ascii="Consolas" w:hAnsi="Consolas"/>
                <w:vanish/>
                <w:kern w:val="0"/>
                <w:szCs w:val="21"/>
              </w:rPr>
            </w:pPr>
          </w:p>
          <w:p w14:paraId="03139528" w14:textId="77777777" w:rsidR="004440FC" w:rsidRPr="005C569B" w:rsidRDefault="004440FC">
            <w:pPr>
              <w:pStyle w:val="aff5"/>
              <w:numPr>
                <w:ilvl w:val="0"/>
                <w:numId w:val="128"/>
              </w:numPr>
              <w:spacing w:afterLines="30" w:after="72" w:line="288" w:lineRule="auto"/>
              <w:ind w:firstLineChars="0"/>
              <w:rPr>
                <w:rFonts w:ascii="Consolas" w:hAnsi="Consolas"/>
                <w:vanish/>
                <w:kern w:val="0"/>
                <w:szCs w:val="21"/>
              </w:rPr>
            </w:pPr>
          </w:p>
          <w:p w14:paraId="214DC094" w14:textId="77777777" w:rsidR="004440FC" w:rsidRPr="005C569B" w:rsidRDefault="004440FC">
            <w:pPr>
              <w:pStyle w:val="aff5"/>
              <w:numPr>
                <w:ilvl w:val="0"/>
                <w:numId w:val="128"/>
              </w:numPr>
              <w:spacing w:afterLines="30" w:after="72" w:line="288" w:lineRule="auto"/>
              <w:ind w:firstLineChars="0"/>
              <w:rPr>
                <w:rFonts w:ascii="Consolas" w:hAnsi="Consolas"/>
                <w:vanish/>
                <w:kern w:val="0"/>
                <w:szCs w:val="21"/>
              </w:rPr>
            </w:pPr>
          </w:p>
          <w:p w14:paraId="3EE1A537" w14:textId="77777777" w:rsidR="004440FC" w:rsidRPr="005C569B" w:rsidRDefault="004440FC">
            <w:pPr>
              <w:pStyle w:val="aff5"/>
              <w:numPr>
                <w:ilvl w:val="0"/>
                <w:numId w:val="128"/>
              </w:numPr>
              <w:spacing w:afterLines="30" w:after="72" w:line="288" w:lineRule="auto"/>
              <w:ind w:firstLineChars="0"/>
              <w:rPr>
                <w:rFonts w:ascii="Consolas" w:hAnsi="Consolas"/>
                <w:vanish/>
                <w:kern w:val="0"/>
                <w:szCs w:val="21"/>
              </w:rPr>
            </w:pPr>
          </w:p>
          <w:p w14:paraId="718C0957" w14:textId="77777777" w:rsidR="004440FC" w:rsidRPr="005C569B" w:rsidRDefault="004440FC">
            <w:pPr>
              <w:pStyle w:val="aff5"/>
              <w:numPr>
                <w:ilvl w:val="0"/>
                <w:numId w:val="128"/>
              </w:numPr>
              <w:spacing w:afterLines="30" w:after="72" w:line="288" w:lineRule="auto"/>
              <w:ind w:firstLineChars="0"/>
              <w:rPr>
                <w:rFonts w:ascii="Consolas" w:hAnsi="Consolas"/>
                <w:vanish/>
                <w:kern w:val="0"/>
                <w:szCs w:val="21"/>
              </w:rPr>
            </w:pPr>
          </w:p>
          <w:p w14:paraId="244F510F" w14:textId="77777777" w:rsidR="004440FC" w:rsidRPr="005C569B" w:rsidRDefault="004440FC">
            <w:pPr>
              <w:pStyle w:val="aff5"/>
              <w:numPr>
                <w:ilvl w:val="1"/>
                <w:numId w:val="128"/>
              </w:numPr>
              <w:spacing w:afterLines="30" w:after="72" w:line="288" w:lineRule="auto"/>
              <w:ind w:firstLineChars="0"/>
              <w:rPr>
                <w:rFonts w:ascii="Consolas" w:hAnsi="Consolas"/>
                <w:vanish/>
                <w:kern w:val="0"/>
                <w:szCs w:val="21"/>
              </w:rPr>
            </w:pPr>
          </w:p>
          <w:p w14:paraId="11E56912" w14:textId="77777777" w:rsidR="004440FC" w:rsidRPr="005C569B" w:rsidRDefault="004440FC">
            <w:pPr>
              <w:pStyle w:val="aff5"/>
              <w:numPr>
                <w:ilvl w:val="1"/>
                <w:numId w:val="128"/>
              </w:numPr>
              <w:spacing w:afterLines="30" w:after="72" w:line="288" w:lineRule="auto"/>
              <w:ind w:firstLineChars="0"/>
              <w:rPr>
                <w:rFonts w:ascii="Consolas" w:hAnsi="Consolas"/>
                <w:vanish/>
                <w:kern w:val="0"/>
                <w:szCs w:val="21"/>
              </w:rPr>
            </w:pPr>
          </w:p>
          <w:p w14:paraId="28FC88FE" w14:textId="77777777" w:rsidR="004440FC" w:rsidRDefault="004440FC" w:rsidP="00AC5C40">
            <w:pPr>
              <w:pStyle w:val="a4"/>
              <w:numPr>
                <w:ilvl w:val="1"/>
                <w:numId w:val="128"/>
              </w:numPr>
              <w:spacing w:after="72"/>
              <w:ind w:firstLineChars="0"/>
              <w:rPr>
                <w:rFonts w:ascii="Consolas" w:hAnsi="Consolas"/>
                <w:kern w:val="0"/>
                <w:sz w:val="21"/>
                <w:szCs w:val="21"/>
              </w:rPr>
            </w:pPr>
            <w:r w:rsidRPr="005C569B">
              <w:rPr>
                <w:rFonts w:ascii="Consolas" w:hAnsi="Consolas" w:hint="eastAsia"/>
                <w:kern w:val="0"/>
                <w:sz w:val="21"/>
                <w:szCs w:val="21"/>
              </w:rPr>
              <w:t>返回</w:t>
            </w:r>
            <w:r w:rsidRPr="005C569B">
              <w:rPr>
                <w:rFonts w:ascii="Consolas" w:hAnsi="Consolas" w:hint="eastAsia"/>
                <w:kern w:val="0"/>
                <w:sz w:val="21"/>
                <w:szCs w:val="21"/>
              </w:rPr>
              <w:t>HTTP</w:t>
            </w:r>
            <w:r w:rsidRPr="005C569B">
              <w:rPr>
                <w:rFonts w:ascii="Consolas" w:hAnsi="Consolas" w:hint="eastAsia"/>
                <w:kern w:val="0"/>
                <w:sz w:val="21"/>
                <w:szCs w:val="21"/>
              </w:rPr>
              <w:t>状态码为</w:t>
            </w:r>
            <w:r w:rsidRPr="005C569B">
              <w:rPr>
                <w:rFonts w:ascii="Consolas" w:hAnsi="Consolas" w:hint="eastAsia"/>
                <w:kern w:val="0"/>
                <w:sz w:val="21"/>
                <w:szCs w:val="21"/>
              </w:rPr>
              <w:t>200</w:t>
            </w:r>
            <w:r w:rsidRPr="005C569B">
              <w:rPr>
                <w:rFonts w:ascii="Consolas" w:hAnsi="Consolas" w:hint="eastAsia"/>
                <w:kern w:val="0"/>
                <w:sz w:val="21"/>
                <w:szCs w:val="21"/>
              </w:rPr>
              <w:t>，判断返回结果中</w:t>
            </w:r>
            <w:r>
              <w:rPr>
                <w:rFonts w:ascii="Consolas" w:hAnsi="Consolas" w:hint="eastAsia"/>
                <w:kern w:val="0"/>
                <w:sz w:val="21"/>
                <w:szCs w:val="21"/>
              </w:rPr>
              <w:t>业务状态码</w:t>
            </w:r>
            <w:r w:rsidRPr="005C569B">
              <w:rPr>
                <w:rFonts w:ascii="Consolas" w:hAnsi="Consolas" w:hint="eastAsia"/>
                <w:kern w:val="0"/>
                <w:sz w:val="21"/>
                <w:szCs w:val="21"/>
              </w:rPr>
              <w:t>。</w:t>
            </w:r>
          </w:p>
          <w:p w14:paraId="7B204D9D" w14:textId="77777777" w:rsidR="004440FC" w:rsidRPr="00CE2C0C" w:rsidRDefault="004440FC" w:rsidP="00AC5C40">
            <w:pPr>
              <w:pStyle w:val="a4"/>
              <w:numPr>
                <w:ilvl w:val="2"/>
                <w:numId w:val="128"/>
              </w:numPr>
              <w:spacing w:after="72"/>
              <w:ind w:firstLineChars="0"/>
              <w:rPr>
                <w:rFonts w:ascii="Consolas" w:hAnsi="Consolas"/>
                <w:kern w:val="0"/>
                <w:sz w:val="21"/>
                <w:szCs w:val="21"/>
              </w:rPr>
            </w:pPr>
            <w:r w:rsidRPr="00CE2C0C">
              <w:rPr>
                <w:rFonts w:ascii="Consolas" w:hAnsi="Consolas" w:hint="eastAsia"/>
                <w:kern w:val="0"/>
                <w:sz w:val="21"/>
                <w:szCs w:val="21"/>
              </w:rPr>
              <w:t>业务状态码为</w:t>
            </w:r>
            <w:r w:rsidRPr="00CE2C0C">
              <w:rPr>
                <w:rFonts w:ascii="Consolas" w:hAnsi="Consolas" w:hint="eastAsia"/>
                <w:kern w:val="0"/>
                <w:sz w:val="21"/>
                <w:szCs w:val="21"/>
              </w:rPr>
              <w:t>50010</w:t>
            </w:r>
            <w:r w:rsidRPr="00CE2C0C">
              <w:rPr>
                <w:rFonts w:ascii="Consolas" w:hAnsi="Consolas" w:hint="eastAsia"/>
                <w:kern w:val="0"/>
                <w:sz w:val="21"/>
                <w:szCs w:val="21"/>
              </w:rPr>
              <w:t>时，组名已存在【业务规则</w:t>
            </w:r>
            <w:r w:rsidRPr="00CE2C0C">
              <w:rPr>
                <w:rFonts w:ascii="Consolas" w:hAnsi="Consolas" w:hint="eastAsia"/>
                <w:kern w:val="0"/>
                <w:sz w:val="21"/>
                <w:szCs w:val="21"/>
              </w:rPr>
              <w:t>1</w:t>
            </w:r>
            <w:r w:rsidRPr="00CE2C0C">
              <w:rPr>
                <w:rFonts w:ascii="Consolas" w:hAnsi="Consolas" w:hint="eastAsia"/>
                <w:kern w:val="0"/>
                <w:sz w:val="21"/>
                <w:szCs w:val="21"/>
              </w:rPr>
              <w:t>】，在通讯录面板上方弹出浮层提示“组名已存在，请使用其他组名”，通讯录面板保持不变，输入框状态保持不变。</w:t>
            </w:r>
          </w:p>
          <w:p w14:paraId="214E7BF8" w14:textId="77777777" w:rsidR="004440FC" w:rsidRPr="005C569B" w:rsidRDefault="004440FC" w:rsidP="00AC5C40">
            <w:pPr>
              <w:pStyle w:val="a4"/>
              <w:numPr>
                <w:ilvl w:val="2"/>
                <w:numId w:val="128"/>
              </w:numPr>
              <w:spacing w:after="72"/>
              <w:ind w:left="840" w:firstLineChars="0"/>
              <w:rPr>
                <w:rFonts w:ascii="Consolas" w:hAnsi="Consolas"/>
                <w:kern w:val="0"/>
                <w:sz w:val="21"/>
                <w:szCs w:val="21"/>
              </w:rPr>
            </w:pPr>
            <w:r>
              <w:rPr>
                <w:rFonts w:ascii="Consolas" w:hAnsi="Consolas" w:hint="eastAsia"/>
                <w:kern w:val="0"/>
                <w:sz w:val="21"/>
                <w:szCs w:val="21"/>
              </w:rPr>
              <w:t>业务状态码</w:t>
            </w:r>
            <w:r w:rsidRPr="005C569B">
              <w:rPr>
                <w:rFonts w:ascii="Consolas" w:hAnsi="Consolas" w:hint="eastAsia"/>
                <w:kern w:val="0"/>
                <w:sz w:val="21"/>
                <w:szCs w:val="21"/>
              </w:rPr>
              <w:t>为</w:t>
            </w:r>
            <w:r w:rsidRPr="005C569B">
              <w:rPr>
                <w:rFonts w:ascii="Consolas" w:hAnsi="Consolas" w:hint="eastAsia"/>
                <w:kern w:val="0"/>
                <w:sz w:val="21"/>
                <w:szCs w:val="21"/>
              </w:rPr>
              <w:t>0</w:t>
            </w:r>
            <w:r w:rsidRPr="005C569B">
              <w:rPr>
                <w:rFonts w:ascii="Consolas" w:hAnsi="Consolas" w:hint="eastAsia"/>
                <w:kern w:val="0"/>
                <w:sz w:val="21"/>
                <w:szCs w:val="21"/>
              </w:rPr>
              <w:t>时，跳转至主事件流</w:t>
            </w:r>
            <w:r w:rsidRPr="005C569B">
              <w:rPr>
                <w:rFonts w:ascii="Consolas" w:hAnsi="Consolas" w:hint="eastAsia"/>
                <w:kern w:val="0"/>
                <w:sz w:val="21"/>
                <w:szCs w:val="21"/>
              </w:rPr>
              <w:t>step6</w:t>
            </w:r>
            <w:r w:rsidRPr="005C569B">
              <w:rPr>
                <w:rFonts w:ascii="Consolas" w:hAnsi="Consolas" w:hint="eastAsia"/>
                <w:kern w:val="0"/>
                <w:sz w:val="21"/>
                <w:szCs w:val="21"/>
              </w:rPr>
              <w:t>。</w:t>
            </w:r>
          </w:p>
        </w:tc>
      </w:tr>
      <w:tr w:rsidR="004440FC" w:rsidRPr="005C569B" w14:paraId="51EC37DF" w14:textId="77777777" w:rsidTr="003C4A16">
        <w:tc>
          <w:tcPr>
            <w:tcW w:w="804" w:type="pct"/>
            <w:gridSpan w:val="2"/>
            <w:shd w:val="clear" w:color="auto" w:fill="auto"/>
          </w:tcPr>
          <w:p w14:paraId="41FF71BE"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后置条件</w:t>
            </w:r>
          </w:p>
        </w:tc>
        <w:tc>
          <w:tcPr>
            <w:tcW w:w="4196" w:type="pct"/>
            <w:shd w:val="clear" w:color="auto" w:fill="auto"/>
          </w:tcPr>
          <w:p w14:paraId="7FBB5D03"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N/A</w:t>
            </w:r>
          </w:p>
        </w:tc>
      </w:tr>
      <w:tr w:rsidR="004440FC" w:rsidRPr="005C569B" w14:paraId="721F8540" w14:textId="77777777" w:rsidTr="003C4A16">
        <w:tc>
          <w:tcPr>
            <w:tcW w:w="804" w:type="pct"/>
            <w:gridSpan w:val="2"/>
            <w:shd w:val="clear" w:color="auto" w:fill="auto"/>
          </w:tcPr>
          <w:p w14:paraId="6E28428C"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业务规则</w:t>
            </w:r>
          </w:p>
        </w:tc>
        <w:tc>
          <w:tcPr>
            <w:tcW w:w="4196" w:type="pct"/>
            <w:shd w:val="clear" w:color="auto" w:fill="auto"/>
          </w:tcPr>
          <w:p w14:paraId="198DDB37" w14:textId="77777777" w:rsidR="004440FC" w:rsidRPr="005C569B" w:rsidRDefault="004440FC" w:rsidP="003C4A16">
            <w:pPr>
              <w:pStyle w:val="a4"/>
              <w:spacing w:after="72"/>
              <w:ind w:firstLineChars="0" w:firstLine="0"/>
              <w:rPr>
                <w:rFonts w:ascii="Consolas" w:hAnsi="Consolas"/>
                <w:iCs/>
                <w:kern w:val="0"/>
                <w:sz w:val="21"/>
                <w:szCs w:val="21"/>
                <w:lang w:bidi="en-US"/>
              </w:rPr>
            </w:pPr>
            <w:r w:rsidRPr="00CE2C0C">
              <w:rPr>
                <w:rFonts w:ascii="Consolas" w:hAnsi="Consolas" w:hint="eastAsia"/>
                <w:kern w:val="0"/>
                <w:sz w:val="21"/>
                <w:szCs w:val="21"/>
              </w:rPr>
              <w:t>【业务规则</w:t>
            </w:r>
            <w:r w:rsidRPr="00CE2C0C">
              <w:rPr>
                <w:rFonts w:ascii="Consolas" w:hAnsi="Consolas" w:hint="eastAsia"/>
                <w:kern w:val="0"/>
                <w:sz w:val="21"/>
                <w:szCs w:val="21"/>
              </w:rPr>
              <w:t>1</w:t>
            </w:r>
            <w:r w:rsidRPr="00CE2C0C">
              <w:rPr>
                <w:rFonts w:ascii="Consolas" w:hAnsi="Consolas" w:hint="eastAsia"/>
                <w:kern w:val="0"/>
                <w:sz w:val="21"/>
                <w:szCs w:val="21"/>
              </w:rPr>
              <w:t>】：通讯录中不允许存在相同组名</w:t>
            </w:r>
          </w:p>
        </w:tc>
      </w:tr>
      <w:tr w:rsidR="004440FC" w:rsidRPr="005C569B" w14:paraId="5CAEF29A" w14:textId="77777777" w:rsidTr="003C4A16">
        <w:tc>
          <w:tcPr>
            <w:tcW w:w="804" w:type="pct"/>
            <w:gridSpan w:val="2"/>
            <w:shd w:val="clear" w:color="auto" w:fill="auto"/>
          </w:tcPr>
          <w:p w14:paraId="3E47D1E6" w14:textId="77777777" w:rsidR="004440FC" w:rsidRPr="005C569B" w:rsidRDefault="004440FC" w:rsidP="003C4A16">
            <w:pPr>
              <w:pStyle w:val="a4"/>
              <w:spacing w:after="72"/>
              <w:ind w:firstLineChars="0" w:firstLine="0"/>
              <w:rPr>
                <w:rFonts w:ascii="Consolas" w:hAnsi="Consolas"/>
                <w:b/>
                <w:kern w:val="0"/>
                <w:sz w:val="21"/>
                <w:szCs w:val="21"/>
              </w:rPr>
            </w:pPr>
            <w:r w:rsidRPr="005C569B">
              <w:rPr>
                <w:rFonts w:ascii="Consolas" w:hAnsi="Consolas" w:hint="eastAsia"/>
                <w:b/>
                <w:kern w:val="0"/>
                <w:sz w:val="21"/>
                <w:szCs w:val="21"/>
              </w:rPr>
              <w:t>设计约束</w:t>
            </w:r>
          </w:p>
        </w:tc>
        <w:tc>
          <w:tcPr>
            <w:tcW w:w="4196" w:type="pct"/>
            <w:shd w:val="clear" w:color="auto" w:fill="auto"/>
          </w:tcPr>
          <w:p w14:paraId="644C42E3" w14:textId="77777777" w:rsidR="004440FC" w:rsidRPr="005C569B" w:rsidRDefault="004440FC" w:rsidP="003C4A16">
            <w:pPr>
              <w:rPr>
                <w:rFonts w:ascii="Consolas" w:hAnsi="Consolas"/>
                <w:szCs w:val="21"/>
              </w:rPr>
            </w:pPr>
            <w:r w:rsidRPr="005C569B">
              <w:rPr>
                <w:rFonts w:ascii="Consolas" w:hAnsi="Consolas" w:hint="eastAsia"/>
                <w:szCs w:val="21"/>
                <w:lang w:bidi="en-US"/>
              </w:rPr>
              <w:t>N/A</w:t>
            </w:r>
          </w:p>
        </w:tc>
      </w:tr>
      <w:tr w:rsidR="004440FC" w:rsidRPr="005C569B" w14:paraId="0F24DBC2" w14:textId="77777777" w:rsidTr="003C4A16">
        <w:tc>
          <w:tcPr>
            <w:tcW w:w="804" w:type="pct"/>
            <w:gridSpan w:val="2"/>
            <w:shd w:val="clear" w:color="auto" w:fill="auto"/>
          </w:tcPr>
          <w:p w14:paraId="3E9DEC9D" w14:textId="77777777" w:rsidR="004440FC" w:rsidRPr="005C569B" w:rsidRDefault="004440FC" w:rsidP="003C4A16">
            <w:pPr>
              <w:pStyle w:val="a4"/>
              <w:spacing w:after="72"/>
              <w:ind w:firstLineChars="0" w:firstLine="0"/>
              <w:rPr>
                <w:rFonts w:ascii="Consolas" w:hAnsi="Consolas"/>
                <w:b/>
                <w:iCs/>
                <w:kern w:val="0"/>
                <w:sz w:val="21"/>
                <w:szCs w:val="21"/>
                <w:lang w:bidi="en-US"/>
              </w:rPr>
            </w:pPr>
            <w:r w:rsidRPr="005C569B">
              <w:rPr>
                <w:rFonts w:ascii="Consolas" w:hAnsi="Consolas" w:hint="eastAsia"/>
                <w:b/>
                <w:iCs/>
                <w:kern w:val="0"/>
                <w:sz w:val="21"/>
                <w:szCs w:val="21"/>
                <w:lang w:bidi="en-US"/>
              </w:rPr>
              <w:t>参数表</w:t>
            </w:r>
          </w:p>
        </w:tc>
        <w:tc>
          <w:tcPr>
            <w:tcW w:w="4196" w:type="pct"/>
            <w:shd w:val="clear" w:color="auto" w:fill="auto"/>
          </w:tcPr>
          <w:p w14:paraId="4B8B27BD" w14:textId="77777777" w:rsidR="004440FC" w:rsidRPr="005C569B" w:rsidRDefault="004440FC" w:rsidP="003C4A16">
            <w:pPr>
              <w:pStyle w:val="a4"/>
              <w:spacing w:after="72"/>
              <w:ind w:firstLineChars="0" w:firstLine="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289"/>
            </w:tblGrid>
            <w:tr w:rsidR="004440FC" w:rsidRPr="005C569B" w14:paraId="294D3961" w14:textId="77777777" w:rsidTr="003C4A16">
              <w:tc>
                <w:tcPr>
                  <w:tcW w:w="1523" w:type="pct"/>
                </w:tcPr>
                <w:p w14:paraId="34805C4C" w14:textId="77777777" w:rsidR="004440FC" w:rsidRPr="005C569B" w:rsidRDefault="004440FC" w:rsidP="003C4A16">
                  <w:pPr>
                    <w:pStyle w:val="a4"/>
                    <w:spacing w:after="72"/>
                    <w:ind w:firstLineChars="0" w:firstLine="0"/>
                    <w:jc w:val="center"/>
                    <w:rPr>
                      <w:rFonts w:ascii="Consolas" w:hAnsi="Consolas"/>
                      <w:sz w:val="21"/>
                      <w:szCs w:val="21"/>
                    </w:rPr>
                  </w:pPr>
                  <w:r w:rsidRPr="005C569B">
                    <w:rPr>
                      <w:rFonts w:ascii="Consolas" w:hAnsi="Consolas" w:hint="eastAsia"/>
                      <w:sz w:val="21"/>
                      <w:szCs w:val="21"/>
                    </w:rPr>
                    <w:t>参数</w:t>
                  </w:r>
                </w:p>
              </w:tc>
              <w:tc>
                <w:tcPr>
                  <w:tcW w:w="3477" w:type="pct"/>
                </w:tcPr>
                <w:p w14:paraId="3B6192E5" w14:textId="77777777" w:rsidR="004440FC" w:rsidRPr="005C569B" w:rsidRDefault="004440FC" w:rsidP="003C4A16">
                  <w:pPr>
                    <w:pStyle w:val="a4"/>
                    <w:spacing w:after="72"/>
                    <w:ind w:firstLineChars="0" w:firstLine="0"/>
                    <w:jc w:val="center"/>
                    <w:rPr>
                      <w:rFonts w:ascii="Consolas" w:hAnsi="Consolas"/>
                      <w:sz w:val="21"/>
                      <w:szCs w:val="21"/>
                    </w:rPr>
                  </w:pPr>
                  <w:r w:rsidRPr="005C569B">
                    <w:rPr>
                      <w:rFonts w:ascii="Consolas" w:hAnsi="Consolas" w:hint="eastAsia"/>
                      <w:sz w:val="21"/>
                      <w:szCs w:val="21"/>
                    </w:rPr>
                    <w:t>说明</w:t>
                  </w:r>
                </w:p>
              </w:tc>
            </w:tr>
            <w:tr w:rsidR="004440FC" w:rsidRPr="005C569B" w14:paraId="4AFFB084" w14:textId="77777777" w:rsidTr="003C4A16">
              <w:tc>
                <w:tcPr>
                  <w:tcW w:w="1523" w:type="pct"/>
                </w:tcPr>
                <w:p w14:paraId="129EFE15" w14:textId="77777777" w:rsidR="004440FC" w:rsidRPr="005C569B" w:rsidRDefault="004440FC" w:rsidP="003C4A16">
                  <w:pPr>
                    <w:rPr>
                      <w:rFonts w:ascii="Consolas" w:hAnsi="Consolas"/>
                      <w:szCs w:val="21"/>
                    </w:rPr>
                  </w:pPr>
                  <w:r w:rsidRPr="005C569B">
                    <w:rPr>
                      <w:rFonts w:ascii="Consolas" w:hAnsi="Consolas" w:hint="eastAsia"/>
                      <w:szCs w:val="21"/>
                      <w:shd w:val="clear" w:color="auto" w:fill="FFFFFF"/>
                    </w:rPr>
                    <w:t>groupName</w:t>
                  </w:r>
                </w:p>
              </w:tc>
              <w:tc>
                <w:tcPr>
                  <w:tcW w:w="3477" w:type="pct"/>
                </w:tcPr>
                <w:p w14:paraId="788615CF" w14:textId="77777777" w:rsidR="004440FC" w:rsidRPr="005C569B" w:rsidRDefault="004440FC" w:rsidP="003C4A16">
                  <w:pPr>
                    <w:rPr>
                      <w:rFonts w:ascii="Consolas" w:hAnsi="Consolas"/>
                      <w:szCs w:val="21"/>
                    </w:rPr>
                  </w:pPr>
                  <w:r w:rsidRPr="005C569B">
                    <w:rPr>
                      <w:rFonts w:ascii="Consolas" w:hAnsi="Consolas" w:hint="eastAsia"/>
                      <w:kern w:val="0"/>
                      <w:szCs w:val="21"/>
                    </w:rPr>
                    <w:t>组名称</w:t>
                  </w:r>
                </w:p>
              </w:tc>
            </w:tr>
            <w:tr w:rsidR="004440FC" w:rsidRPr="005C569B" w14:paraId="1BDC12C5" w14:textId="77777777" w:rsidTr="003C4A16">
              <w:tc>
                <w:tcPr>
                  <w:tcW w:w="1523" w:type="pct"/>
                </w:tcPr>
                <w:p w14:paraId="4E239DC8" w14:textId="77777777" w:rsidR="004440FC" w:rsidRPr="005C569B" w:rsidRDefault="004440FC" w:rsidP="003C4A16">
                  <w:pPr>
                    <w:rPr>
                      <w:rFonts w:ascii="Consolas" w:hAnsi="Consolas"/>
                      <w:szCs w:val="21"/>
                      <w:shd w:val="clear" w:color="auto" w:fill="FFFFFF"/>
                    </w:rPr>
                  </w:pPr>
                  <w:r w:rsidRPr="005C569B">
                    <w:rPr>
                      <w:rFonts w:ascii="Consolas" w:hAnsi="Consolas" w:hint="eastAsia"/>
                      <w:szCs w:val="21"/>
                      <w:shd w:val="clear" w:color="auto" w:fill="FFFFFF"/>
                    </w:rPr>
                    <w:t>userId</w:t>
                  </w:r>
                </w:p>
              </w:tc>
              <w:tc>
                <w:tcPr>
                  <w:tcW w:w="3477" w:type="pct"/>
                </w:tcPr>
                <w:p w14:paraId="4768D5BA" w14:textId="77777777" w:rsidR="004440FC" w:rsidRPr="005C569B" w:rsidRDefault="004440FC" w:rsidP="003C4A16">
                  <w:pPr>
                    <w:rPr>
                      <w:rFonts w:ascii="Consolas" w:hAnsi="Consolas"/>
                      <w:kern w:val="0"/>
                      <w:szCs w:val="21"/>
                    </w:rPr>
                  </w:pPr>
                  <w:r w:rsidRPr="005C569B">
                    <w:rPr>
                      <w:rFonts w:ascii="Consolas" w:hAnsi="Consolas" w:hint="eastAsia"/>
                      <w:kern w:val="0"/>
                      <w:szCs w:val="21"/>
                    </w:rPr>
                    <w:t>用户</w:t>
                  </w:r>
                  <w:r w:rsidRPr="005C569B">
                    <w:rPr>
                      <w:rFonts w:ascii="Consolas" w:hAnsi="Consolas" w:hint="eastAsia"/>
                      <w:kern w:val="0"/>
                      <w:szCs w:val="21"/>
                    </w:rPr>
                    <w:t>ID</w:t>
                  </w:r>
                </w:p>
              </w:tc>
            </w:tr>
            <w:tr w:rsidR="004440FC" w:rsidRPr="005C569B" w14:paraId="363ED2F8" w14:textId="77777777" w:rsidTr="003C4A16">
              <w:tc>
                <w:tcPr>
                  <w:tcW w:w="1523" w:type="pct"/>
                </w:tcPr>
                <w:p w14:paraId="64C8CD01" w14:textId="77777777" w:rsidR="004440FC" w:rsidRPr="005C569B" w:rsidRDefault="004440FC" w:rsidP="003C4A16">
                  <w:pPr>
                    <w:rPr>
                      <w:rFonts w:ascii="Consolas" w:hAnsi="Consolas"/>
                      <w:szCs w:val="21"/>
                      <w:shd w:val="clear" w:color="auto" w:fill="FFFFFF"/>
                    </w:rPr>
                  </w:pPr>
                  <w:r w:rsidRPr="005C569B">
                    <w:rPr>
                      <w:rFonts w:ascii="Consolas" w:hAnsi="Consolas" w:hint="eastAsia"/>
                      <w:szCs w:val="21"/>
                      <w:shd w:val="clear" w:color="auto" w:fill="FFFFFF"/>
                    </w:rPr>
                    <w:t>groupId</w:t>
                  </w:r>
                </w:p>
              </w:tc>
              <w:tc>
                <w:tcPr>
                  <w:tcW w:w="3477" w:type="pct"/>
                </w:tcPr>
                <w:p w14:paraId="066D9D79" w14:textId="77777777" w:rsidR="004440FC" w:rsidRPr="005C569B" w:rsidRDefault="004440FC" w:rsidP="003C4A16">
                  <w:pPr>
                    <w:rPr>
                      <w:rFonts w:ascii="Consolas" w:hAnsi="Consolas"/>
                      <w:kern w:val="0"/>
                      <w:szCs w:val="21"/>
                    </w:rPr>
                  </w:pPr>
                  <w:r w:rsidRPr="005C569B">
                    <w:rPr>
                      <w:rFonts w:ascii="Consolas" w:hAnsi="Consolas" w:hint="eastAsia"/>
                      <w:kern w:val="0"/>
                      <w:szCs w:val="21"/>
                    </w:rPr>
                    <w:t>组创建完成，</w:t>
                  </w:r>
                  <w:r w:rsidRPr="005C569B">
                    <w:rPr>
                      <w:rFonts w:ascii="Consolas" w:hAnsi="Consolas" w:hint="eastAsia"/>
                      <w:kern w:val="0"/>
                      <w:szCs w:val="21"/>
                    </w:rPr>
                    <w:t>MAXUniform</w:t>
                  </w:r>
                  <w:r w:rsidRPr="005C569B">
                    <w:rPr>
                      <w:rFonts w:ascii="Consolas" w:hAnsi="Consolas" w:hint="eastAsia"/>
                      <w:kern w:val="0"/>
                      <w:szCs w:val="21"/>
                    </w:rPr>
                    <w:t>返回的组</w:t>
                  </w:r>
                  <w:r w:rsidRPr="005C569B">
                    <w:rPr>
                      <w:rFonts w:ascii="Consolas" w:hAnsi="Consolas" w:hint="eastAsia"/>
                      <w:kern w:val="0"/>
                      <w:szCs w:val="21"/>
                    </w:rPr>
                    <w:t>ID</w:t>
                  </w:r>
                </w:p>
              </w:tc>
            </w:tr>
          </w:tbl>
          <w:p w14:paraId="23304DC9" w14:textId="77777777" w:rsidR="004440FC" w:rsidRPr="005C569B" w:rsidRDefault="004440FC" w:rsidP="003C4A16">
            <w:pPr>
              <w:pStyle w:val="a4"/>
              <w:spacing w:after="72"/>
              <w:ind w:firstLineChars="0" w:firstLine="0"/>
              <w:rPr>
                <w:rFonts w:ascii="Consolas" w:hAnsi="Consolas"/>
                <w:iCs/>
                <w:kern w:val="0"/>
                <w:sz w:val="21"/>
                <w:szCs w:val="21"/>
                <w:lang w:bidi="en-US"/>
              </w:rPr>
            </w:pPr>
          </w:p>
        </w:tc>
      </w:tr>
      <w:tr w:rsidR="004440FC" w:rsidRPr="005C569B" w14:paraId="5A3D6914" w14:textId="77777777" w:rsidTr="003C4A16">
        <w:tc>
          <w:tcPr>
            <w:tcW w:w="804" w:type="pct"/>
            <w:gridSpan w:val="2"/>
            <w:shd w:val="clear" w:color="auto" w:fill="auto"/>
          </w:tcPr>
          <w:p w14:paraId="140F5CBF" w14:textId="77777777" w:rsidR="004440FC" w:rsidRPr="005C569B" w:rsidRDefault="004440FC" w:rsidP="003C4A16">
            <w:pPr>
              <w:pStyle w:val="a4"/>
              <w:spacing w:after="72"/>
              <w:ind w:firstLineChars="0" w:firstLine="0"/>
              <w:rPr>
                <w:rFonts w:ascii="Consolas" w:hAnsi="Consolas"/>
                <w:b/>
                <w:iCs/>
                <w:kern w:val="0"/>
                <w:sz w:val="21"/>
                <w:szCs w:val="21"/>
                <w:lang w:bidi="en-US"/>
              </w:rPr>
            </w:pPr>
            <w:r w:rsidRPr="005C569B">
              <w:rPr>
                <w:rFonts w:ascii="Consolas" w:hAnsi="Consolas" w:hint="eastAsia"/>
                <w:b/>
                <w:iCs/>
                <w:kern w:val="0"/>
                <w:sz w:val="21"/>
                <w:szCs w:val="21"/>
                <w:lang w:bidi="en-US"/>
              </w:rPr>
              <w:lastRenderedPageBreak/>
              <w:t>非功能需求</w:t>
            </w:r>
          </w:p>
        </w:tc>
        <w:tc>
          <w:tcPr>
            <w:tcW w:w="4196" w:type="pct"/>
            <w:shd w:val="clear" w:color="auto" w:fill="auto"/>
          </w:tcPr>
          <w:p w14:paraId="2C65D8DD" w14:textId="77777777" w:rsidR="004440FC" w:rsidRPr="005C569B" w:rsidRDefault="004440FC" w:rsidP="003C4A16">
            <w:pPr>
              <w:pStyle w:val="a4"/>
              <w:keepNext/>
              <w:spacing w:after="72"/>
              <w:ind w:firstLineChars="0" w:firstLine="0"/>
              <w:rPr>
                <w:rFonts w:ascii="Consolas" w:hAnsi="Consolas"/>
                <w:iCs/>
                <w:kern w:val="0"/>
                <w:sz w:val="21"/>
                <w:szCs w:val="21"/>
                <w:lang w:bidi="en-US"/>
              </w:rPr>
            </w:pPr>
            <w:r w:rsidRPr="005C569B">
              <w:rPr>
                <w:rFonts w:ascii="Consolas" w:hAnsi="Consolas" w:hint="eastAsia"/>
                <w:iCs/>
                <w:kern w:val="0"/>
                <w:sz w:val="21"/>
                <w:szCs w:val="21"/>
                <w:lang w:bidi="en-US"/>
              </w:rPr>
              <w:t>N/A</w:t>
            </w:r>
          </w:p>
        </w:tc>
      </w:tr>
    </w:tbl>
    <w:p w14:paraId="00F51975" w14:textId="77777777" w:rsidR="004440FC" w:rsidRPr="004F624E" w:rsidRDefault="004440FC" w:rsidP="004440FC">
      <w:pPr>
        <w:rPr>
          <w:rFonts w:ascii="Consolas" w:hAnsi="Consolas"/>
        </w:rPr>
      </w:pPr>
    </w:p>
    <w:p w14:paraId="55DE5447"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57" w:name="_Toc354760216"/>
      <w:bookmarkStart w:id="458" w:name="_Toc355341033"/>
      <w:r w:rsidRPr="004F624E">
        <w:rPr>
          <w:rFonts w:ascii="Consolas" w:hAnsi="Consolas" w:hint="eastAsia"/>
        </w:rPr>
        <w:t>添加联系人</w:t>
      </w:r>
      <w:bookmarkEnd w:id="457"/>
      <w:bookmarkEnd w:id="458"/>
    </w:p>
    <w:tbl>
      <w:tblPr>
        <w:tblW w:w="5102"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452"/>
        <w:gridCol w:w="128"/>
        <w:gridCol w:w="7702"/>
      </w:tblGrid>
      <w:tr w:rsidR="004440FC" w:rsidRPr="003855E3" w14:paraId="487F7DA3" w14:textId="77777777" w:rsidTr="003C4A16">
        <w:tc>
          <w:tcPr>
            <w:tcW w:w="851" w:type="pct"/>
            <w:gridSpan w:val="2"/>
            <w:shd w:val="clear" w:color="auto" w:fill="auto"/>
          </w:tcPr>
          <w:p w14:paraId="4D53F92A" w14:textId="77777777" w:rsidR="004440FC" w:rsidRPr="003855E3" w:rsidRDefault="004440FC" w:rsidP="003C4A16">
            <w:pPr>
              <w:pStyle w:val="a4"/>
              <w:spacing w:after="72"/>
              <w:ind w:firstLineChars="0" w:firstLine="0"/>
              <w:rPr>
                <w:rFonts w:ascii="Consolas" w:hAnsi="Consolas"/>
                <w:b/>
                <w:caps/>
                <w:kern w:val="0"/>
                <w:sz w:val="21"/>
                <w:szCs w:val="21"/>
              </w:rPr>
            </w:pPr>
            <w:r w:rsidRPr="003855E3">
              <w:rPr>
                <w:rFonts w:ascii="Consolas" w:hAnsi="Consolas" w:hint="eastAsia"/>
                <w:b/>
                <w:caps/>
                <w:kern w:val="0"/>
                <w:sz w:val="21"/>
                <w:szCs w:val="21"/>
              </w:rPr>
              <w:t>用例名称</w:t>
            </w:r>
          </w:p>
        </w:tc>
        <w:tc>
          <w:tcPr>
            <w:tcW w:w="4149" w:type="pct"/>
            <w:shd w:val="clear" w:color="auto" w:fill="auto"/>
          </w:tcPr>
          <w:p w14:paraId="298AAF9A" w14:textId="77777777" w:rsidR="004440FC" w:rsidRPr="003855E3" w:rsidRDefault="004440FC" w:rsidP="003C4A16">
            <w:pPr>
              <w:pStyle w:val="a4"/>
              <w:spacing w:after="72"/>
              <w:ind w:firstLineChars="0" w:firstLine="0"/>
              <w:rPr>
                <w:rFonts w:ascii="Consolas" w:hAnsi="Consolas"/>
                <w:caps/>
                <w:kern w:val="0"/>
                <w:sz w:val="21"/>
                <w:szCs w:val="21"/>
              </w:rPr>
            </w:pPr>
            <w:r w:rsidRPr="003855E3">
              <w:rPr>
                <w:rFonts w:ascii="Consolas" w:hAnsi="Consolas" w:hint="eastAsia"/>
                <w:caps/>
                <w:kern w:val="0"/>
                <w:sz w:val="21"/>
                <w:szCs w:val="21"/>
              </w:rPr>
              <w:t>添加联系人</w:t>
            </w:r>
          </w:p>
        </w:tc>
      </w:tr>
      <w:tr w:rsidR="004440FC" w:rsidRPr="003855E3" w14:paraId="646D9F02" w14:textId="77777777" w:rsidTr="003C4A16">
        <w:tc>
          <w:tcPr>
            <w:tcW w:w="851" w:type="pct"/>
            <w:gridSpan w:val="2"/>
            <w:shd w:val="clear" w:color="auto" w:fill="auto"/>
          </w:tcPr>
          <w:p w14:paraId="5E03B61F" w14:textId="77777777" w:rsidR="004440FC" w:rsidRPr="003855E3" w:rsidRDefault="004440FC" w:rsidP="003C4A16">
            <w:pPr>
              <w:pStyle w:val="a4"/>
              <w:spacing w:after="72"/>
              <w:ind w:firstLineChars="0" w:firstLine="0"/>
              <w:rPr>
                <w:rFonts w:ascii="Consolas" w:hAnsi="Consolas"/>
                <w:b/>
                <w:caps/>
                <w:kern w:val="0"/>
                <w:sz w:val="21"/>
                <w:szCs w:val="21"/>
              </w:rPr>
            </w:pPr>
            <w:r w:rsidRPr="003855E3">
              <w:rPr>
                <w:rFonts w:ascii="Consolas" w:hAnsi="Consolas" w:hint="eastAsia"/>
                <w:b/>
                <w:caps/>
                <w:kern w:val="0"/>
                <w:sz w:val="21"/>
                <w:szCs w:val="21"/>
              </w:rPr>
              <w:t>SRS ID</w:t>
            </w:r>
          </w:p>
        </w:tc>
        <w:tc>
          <w:tcPr>
            <w:tcW w:w="4149" w:type="pct"/>
            <w:shd w:val="clear" w:color="auto" w:fill="auto"/>
          </w:tcPr>
          <w:p w14:paraId="4F6EB048" w14:textId="77777777" w:rsidR="004440FC" w:rsidRPr="003855E3" w:rsidRDefault="004440FC" w:rsidP="003C4A16">
            <w:pPr>
              <w:pStyle w:val="a4"/>
              <w:spacing w:after="72"/>
              <w:ind w:firstLineChars="0" w:firstLine="0"/>
              <w:rPr>
                <w:rFonts w:ascii="Consolas" w:hAnsi="Consolas"/>
                <w:caps/>
                <w:kern w:val="0"/>
                <w:sz w:val="21"/>
                <w:szCs w:val="21"/>
              </w:rPr>
            </w:pPr>
            <w:r w:rsidRPr="003855E3">
              <w:rPr>
                <w:rFonts w:ascii="Consolas" w:hAnsi="Consolas" w:hint="eastAsia"/>
                <w:caps/>
                <w:kern w:val="0"/>
                <w:sz w:val="21"/>
                <w:szCs w:val="21"/>
              </w:rPr>
              <w:t>MAX_Client_ADDRESSBOOK_SRS_0009</w:t>
            </w:r>
          </w:p>
        </w:tc>
      </w:tr>
      <w:tr w:rsidR="004440FC" w:rsidRPr="003855E3" w14:paraId="3BEF6563" w14:textId="77777777" w:rsidTr="003C4A16">
        <w:tc>
          <w:tcPr>
            <w:tcW w:w="851" w:type="pct"/>
            <w:gridSpan w:val="2"/>
            <w:shd w:val="clear" w:color="auto" w:fill="auto"/>
          </w:tcPr>
          <w:p w14:paraId="5C79FC4C"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角色</w:t>
            </w:r>
          </w:p>
        </w:tc>
        <w:tc>
          <w:tcPr>
            <w:tcW w:w="4149" w:type="pct"/>
            <w:shd w:val="clear" w:color="auto" w:fill="auto"/>
          </w:tcPr>
          <w:p w14:paraId="4ED0D104"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MAX</w:t>
            </w:r>
            <w:r w:rsidRPr="003855E3">
              <w:rPr>
                <w:rFonts w:ascii="Consolas" w:hAnsi="Consolas" w:hint="eastAsia"/>
                <w:iCs/>
                <w:kern w:val="0"/>
                <w:sz w:val="21"/>
                <w:szCs w:val="21"/>
                <w:lang w:bidi="en-US"/>
              </w:rPr>
              <w:t>注册用户</w:t>
            </w:r>
          </w:p>
        </w:tc>
      </w:tr>
      <w:tr w:rsidR="004440FC" w:rsidRPr="003855E3" w14:paraId="472B02DA" w14:textId="77777777" w:rsidTr="003C4A16">
        <w:tc>
          <w:tcPr>
            <w:tcW w:w="851" w:type="pct"/>
            <w:gridSpan w:val="2"/>
            <w:shd w:val="clear" w:color="auto" w:fill="auto"/>
          </w:tcPr>
          <w:p w14:paraId="6A11661F"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简述</w:t>
            </w:r>
          </w:p>
        </w:tc>
        <w:tc>
          <w:tcPr>
            <w:tcW w:w="4149" w:type="pct"/>
            <w:shd w:val="clear" w:color="auto" w:fill="auto"/>
          </w:tcPr>
          <w:p w14:paraId="3887A754"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用户点击</w:t>
            </w:r>
            <w:r w:rsidRPr="003855E3">
              <w:rPr>
                <w:rFonts w:ascii="Consolas" w:hAnsi="Consolas" w:hint="eastAsia"/>
                <w:iCs/>
                <w:kern w:val="0"/>
                <w:sz w:val="21"/>
                <w:szCs w:val="21"/>
                <w:lang w:bidi="en-US"/>
              </w:rPr>
              <w:t xml:space="preserve"> </w:t>
            </w:r>
            <w:r w:rsidRPr="003855E3">
              <w:rPr>
                <w:rFonts w:ascii="Consolas" w:hAnsi="Consolas" w:hint="eastAsia"/>
                <w:iCs/>
                <w:kern w:val="0"/>
                <w:sz w:val="21"/>
                <w:szCs w:val="21"/>
                <w:lang w:bidi="en-US"/>
              </w:rPr>
              <w:t>“通讯录面板“上的【添加联系人】图标，在通讯录面板左侧弹出“添加联系人”对话框，用户按照输入框中提示，填写联系人信息，点击【保存】按钮，通讯录面板刷新，</w:t>
            </w:r>
            <w:r>
              <w:rPr>
                <w:rFonts w:ascii="Consolas" w:hAnsi="Consolas" w:hint="eastAsia"/>
                <w:iCs/>
                <w:kern w:val="0"/>
                <w:sz w:val="21"/>
                <w:szCs w:val="21"/>
                <w:lang w:bidi="en-US"/>
              </w:rPr>
              <w:t>联系人所在组自动展开且处于联系人列表顶端，该组下</w:t>
            </w:r>
            <w:r w:rsidRPr="003855E3">
              <w:rPr>
                <w:rFonts w:ascii="Consolas" w:hAnsi="Consolas" w:hint="eastAsia"/>
                <w:iCs/>
                <w:kern w:val="0"/>
                <w:sz w:val="21"/>
                <w:szCs w:val="21"/>
                <w:lang w:bidi="en-US"/>
              </w:rPr>
              <w:t>联系人</w:t>
            </w:r>
            <w:r>
              <w:rPr>
                <w:rFonts w:ascii="Consolas" w:hAnsi="Consolas" w:hint="eastAsia"/>
                <w:iCs/>
                <w:kern w:val="0"/>
                <w:sz w:val="21"/>
                <w:szCs w:val="21"/>
                <w:lang w:bidi="en-US"/>
              </w:rPr>
              <w:t>按照通用规则【联系人列表排序规则】排序，新添加的联系人</w:t>
            </w:r>
            <w:r w:rsidRPr="003855E3">
              <w:rPr>
                <w:rFonts w:ascii="Consolas" w:hAnsi="Consolas" w:hint="eastAsia"/>
                <w:iCs/>
                <w:kern w:val="0"/>
                <w:sz w:val="21"/>
                <w:szCs w:val="21"/>
                <w:lang w:bidi="en-US"/>
              </w:rPr>
              <w:t>处于选中状态。</w:t>
            </w:r>
          </w:p>
        </w:tc>
      </w:tr>
      <w:tr w:rsidR="004440FC" w:rsidRPr="003855E3" w14:paraId="00EA6A14" w14:textId="77777777" w:rsidTr="003C4A16">
        <w:tc>
          <w:tcPr>
            <w:tcW w:w="851" w:type="pct"/>
            <w:gridSpan w:val="2"/>
            <w:shd w:val="clear" w:color="auto" w:fill="auto"/>
          </w:tcPr>
          <w:p w14:paraId="58194E05"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优先级别</w:t>
            </w:r>
          </w:p>
        </w:tc>
        <w:tc>
          <w:tcPr>
            <w:tcW w:w="4149" w:type="pct"/>
            <w:shd w:val="clear" w:color="auto" w:fill="auto"/>
          </w:tcPr>
          <w:p w14:paraId="5DD2F413"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高</w:t>
            </w:r>
          </w:p>
        </w:tc>
      </w:tr>
      <w:tr w:rsidR="004440FC" w:rsidRPr="003855E3" w14:paraId="5F1C6B3A" w14:textId="77777777" w:rsidTr="003C4A16">
        <w:tc>
          <w:tcPr>
            <w:tcW w:w="851" w:type="pct"/>
            <w:gridSpan w:val="2"/>
            <w:shd w:val="clear" w:color="auto" w:fill="auto"/>
          </w:tcPr>
          <w:p w14:paraId="3BF42754"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前置条件</w:t>
            </w:r>
          </w:p>
        </w:tc>
        <w:tc>
          <w:tcPr>
            <w:tcW w:w="4149" w:type="pct"/>
            <w:shd w:val="clear" w:color="auto" w:fill="auto"/>
          </w:tcPr>
          <w:p w14:paraId="2095A5D9" w14:textId="77777777" w:rsidR="004440FC" w:rsidRDefault="004440FC" w:rsidP="00AC5C40">
            <w:pPr>
              <w:pStyle w:val="a4"/>
              <w:numPr>
                <w:ilvl w:val="0"/>
                <w:numId w:val="155"/>
              </w:numPr>
              <w:spacing w:after="72"/>
              <w:ind w:firstLineChars="0"/>
              <w:rPr>
                <w:rFonts w:ascii="Consolas" w:hAnsi="Consolas"/>
                <w:iCs/>
                <w:kern w:val="0"/>
                <w:sz w:val="21"/>
                <w:szCs w:val="21"/>
                <w:lang w:bidi="en-US"/>
              </w:rPr>
            </w:pPr>
            <w:r w:rsidRPr="003855E3">
              <w:rPr>
                <w:rFonts w:ascii="Consolas" w:hAnsi="Consolas" w:hint="eastAsia"/>
                <w:iCs/>
                <w:kern w:val="0"/>
                <w:sz w:val="21"/>
                <w:szCs w:val="21"/>
                <w:lang w:bidi="en-US"/>
              </w:rPr>
              <w:t>用户登录</w:t>
            </w:r>
            <w:r w:rsidRPr="003855E3">
              <w:rPr>
                <w:rFonts w:ascii="Consolas" w:hAnsi="Consolas" w:hint="eastAsia"/>
                <w:iCs/>
                <w:kern w:val="0"/>
                <w:sz w:val="21"/>
                <w:szCs w:val="21"/>
                <w:lang w:bidi="en-US"/>
              </w:rPr>
              <w:t>MAX</w:t>
            </w:r>
            <w:r w:rsidRPr="003855E3">
              <w:rPr>
                <w:rFonts w:ascii="Consolas" w:hAnsi="Consolas" w:hint="eastAsia"/>
                <w:iCs/>
                <w:kern w:val="0"/>
                <w:sz w:val="21"/>
                <w:szCs w:val="21"/>
                <w:lang w:bidi="en-US"/>
              </w:rPr>
              <w:t>客户端并进入到“通讯录</w:t>
            </w:r>
            <w:r w:rsidRPr="003855E3">
              <w:rPr>
                <w:rFonts w:ascii="Consolas" w:hAnsi="Consolas" w:hint="eastAsia"/>
                <w:caps/>
                <w:kern w:val="0"/>
                <w:sz w:val="21"/>
                <w:szCs w:val="21"/>
              </w:rPr>
              <w:t>面板</w:t>
            </w:r>
            <w:r w:rsidRPr="003855E3">
              <w:rPr>
                <w:rFonts w:ascii="Consolas" w:hAnsi="Consolas" w:hint="eastAsia"/>
                <w:iCs/>
                <w:kern w:val="0"/>
                <w:sz w:val="21"/>
                <w:szCs w:val="21"/>
                <w:lang w:bidi="en-US"/>
              </w:rPr>
              <w:t>”</w:t>
            </w:r>
          </w:p>
          <w:p w14:paraId="28083D17" w14:textId="77777777" w:rsidR="004440FC" w:rsidRPr="003855E3" w:rsidRDefault="004440FC" w:rsidP="00AC5C40">
            <w:pPr>
              <w:pStyle w:val="a4"/>
              <w:numPr>
                <w:ilvl w:val="0"/>
                <w:numId w:val="155"/>
              </w:numPr>
              <w:spacing w:after="72"/>
              <w:ind w:firstLineChars="0"/>
              <w:rPr>
                <w:rFonts w:ascii="Consolas" w:hAnsi="Consolas"/>
                <w:iCs/>
                <w:kern w:val="0"/>
                <w:sz w:val="21"/>
                <w:szCs w:val="21"/>
                <w:lang w:bidi="en-US"/>
              </w:rPr>
            </w:pPr>
            <w:r>
              <w:rPr>
                <w:rFonts w:ascii="Consolas" w:hAnsi="Consolas" w:hint="eastAsia"/>
                <w:iCs/>
                <w:kern w:val="0"/>
                <w:sz w:val="21"/>
                <w:szCs w:val="21"/>
                <w:lang w:bidi="en-US"/>
              </w:rPr>
              <w:t>联系人数量到达上限</w:t>
            </w:r>
            <w:r>
              <w:rPr>
                <w:rFonts w:ascii="Consolas" w:hAnsi="Consolas" w:hint="eastAsia"/>
                <w:iCs/>
                <w:kern w:val="0"/>
                <w:sz w:val="21"/>
                <w:szCs w:val="21"/>
                <w:lang w:bidi="en-US"/>
              </w:rPr>
              <w:t>2000</w:t>
            </w:r>
            <w:r>
              <w:rPr>
                <w:rFonts w:ascii="Consolas" w:hAnsi="Consolas" w:hint="eastAsia"/>
                <w:iCs/>
                <w:kern w:val="0"/>
                <w:sz w:val="21"/>
                <w:szCs w:val="21"/>
                <w:lang w:bidi="en-US"/>
              </w:rPr>
              <w:t>时，点击【添加联系人】图标，弹出浮层提示“联系人已达上限，无法添加”</w:t>
            </w:r>
          </w:p>
        </w:tc>
      </w:tr>
      <w:tr w:rsidR="004440FC" w:rsidRPr="003855E3" w14:paraId="256B77AD" w14:textId="77777777" w:rsidTr="003C4A16">
        <w:trPr>
          <w:gridAfter w:val="1"/>
          <w:wAfter w:w="4149" w:type="pct"/>
        </w:trPr>
        <w:tc>
          <w:tcPr>
            <w:tcW w:w="851" w:type="pct"/>
            <w:gridSpan w:val="2"/>
            <w:shd w:val="clear" w:color="auto" w:fill="auto"/>
          </w:tcPr>
          <w:p w14:paraId="604A8209" w14:textId="77777777" w:rsidR="004440FC" w:rsidRPr="003855E3" w:rsidRDefault="004440FC" w:rsidP="003C4A16">
            <w:pPr>
              <w:pStyle w:val="a4"/>
              <w:spacing w:after="72"/>
              <w:ind w:firstLineChars="0" w:firstLine="0"/>
              <w:rPr>
                <w:rFonts w:ascii="Consolas" w:hAnsi="Consolas"/>
                <w:kern w:val="0"/>
                <w:sz w:val="21"/>
                <w:szCs w:val="21"/>
              </w:rPr>
            </w:pPr>
            <w:r w:rsidRPr="003855E3">
              <w:rPr>
                <w:rFonts w:ascii="Consolas" w:hAnsi="Consolas" w:hint="eastAsia"/>
                <w:b/>
                <w:kern w:val="0"/>
                <w:sz w:val="21"/>
                <w:szCs w:val="21"/>
              </w:rPr>
              <w:t>主事件流程</w:t>
            </w:r>
          </w:p>
        </w:tc>
      </w:tr>
      <w:tr w:rsidR="004440FC" w:rsidRPr="003855E3" w14:paraId="191720EE" w14:textId="77777777" w:rsidTr="003C4A16">
        <w:tc>
          <w:tcPr>
            <w:tcW w:w="5000" w:type="pct"/>
            <w:gridSpan w:val="3"/>
            <w:shd w:val="clear" w:color="auto" w:fill="auto"/>
          </w:tcPr>
          <w:p w14:paraId="26DAEA9C" w14:textId="77777777" w:rsidR="004440FC" w:rsidRDefault="004440FC" w:rsidP="00AC5C40">
            <w:pPr>
              <w:pStyle w:val="a4"/>
              <w:numPr>
                <w:ilvl w:val="0"/>
                <w:numId w:val="177"/>
              </w:numPr>
              <w:spacing w:after="72"/>
              <w:ind w:firstLineChars="0"/>
              <w:rPr>
                <w:rFonts w:ascii="Consolas" w:hAnsi="Consolas"/>
                <w:kern w:val="0"/>
                <w:sz w:val="21"/>
                <w:szCs w:val="21"/>
              </w:rPr>
            </w:pPr>
            <w:r w:rsidRPr="004356EE">
              <w:rPr>
                <w:rFonts w:ascii="Consolas" w:hAnsi="Consolas" w:hint="eastAsia"/>
                <w:kern w:val="0"/>
                <w:sz w:val="21"/>
                <w:szCs w:val="21"/>
              </w:rPr>
              <w:t>用户点击</w:t>
            </w:r>
            <w:r w:rsidRPr="004356EE">
              <w:rPr>
                <w:rFonts w:ascii="Consolas" w:hAnsi="Consolas" w:hint="eastAsia"/>
                <w:kern w:val="0"/>
                <w:sz w:val="21"/>
                <w:szCs w:val="21"/>
              </w:rPr>
              <w:t xml:space="preserve"> </w:t>
            </w:r>
            <w:r w:rsidRPr="004356EE">
              <w:rPr>
                <w:rFonts w:ascii="Consolas" w:hAnsi="Consolas" w:hint="eastAsia"/>
                <w:kern w:val="0"/>
                <w:sz w:val="21"/>
                <w:szCs w:val="21"/>
              </w:rPr>
              <w:t>“通讯录面板“中的【添加联系人】图标，在”通讯录面板“左侧弹出“添加联系人”对话框，见原型图</w:t>
            </w:r>
            <w:r w:rsidRPr="004356EE">
              <w:rPr>
                <w:rFonts w:ascii="Consolas" w:hAnsi="Consolas" w:hint="eastAsia"/>
                <w:kern w:val="0"/>
                <w:sz w:val="21"/>
                <w:szCs w:val="21"/>
              </w:rPr>
              <w:t>1- 13</w:t>
            </w:r>
            <w:r w:rsidRPr="004356EE">
              <w:rPr>
                <w:rFonts w:ascii="Consolas" w:hAnsi="Consolas" w:hint="eastAsia"/>
                <w:kern w:val="0"/>
                <w:sz w:val="21"/>
                <w:szCs w:val="21"/>
              </w:rPr>
              <w:t>添加联系人对话框【业务规则</w:t>
            </w:r>
            <w:r w:rsidRPr="004356EE">
              <w:rPr>
                <w:rFonts w:ascii="Consolas" w:hAnsi="Consolas" w:hint="eastAsia"/>
                <w:kern w:val="0"/>
                <w:sz w:val="21"/>
                <w:szCs w:val="21"/>
              </w:rPr>
              <w:t>5</w:t>
            </w:r>
            <w:r w:rsidRPr="004356EE">
              <w:rPr>
                <w:rFonts w:ascii="Consolas" w:hAnsi="Consolas" w:hint="eastAsia"/>
                <w:kern w:val="0"/>
                <w:sz w:val="21"/>
                <w:szCs w:val="21"/>
              </w:rPr>
              <w:t>】，用例开始，其他可选入口为：</w:t>
            </w:r>
          </w:p>
          <w:p w14:paraId="37673671" w14:textId="77777777" w:rsidR="004440FC" w:rsidRPr="004356EE" w:rsidRDefault="004440FC" w:rsidP="00AC5C40">
            <w:pPr>
              <w:pStyle w:val="a4"/>
              <w:numPr>
                <w:ilvl w:val="1"/>
                <w:numId w:val="177"/>
              </w:numPr>
              <w:spacing w:after="72"/>
              <w:ind w:firstLineChars="0"/>
              <w:rPr>
                <w:rFonts w:ascii="Consolas" w:hAnsi="Consolas"/>
                <w:kern w:val="0"/>
                <w:sz w:val="21"/>
                <w:szCs w:val="21"/>
              </w:rPr>
            </w:pPr>
            <w:r w:rsidRPr="004356EE">
              <w:rPr>
                <w:rFonts w:ascii="Consolas" w:hAnsi="Consolas" w:hint="eastAsia"/>
                <w:kern w:val="0"/>
                <w:sz w:val="21"/>
                <w:szCs w:val="21"/>
              </w:rPr>
              <w:t>用户右键单击“通讯录面板”联系人列表中任意组，弹出下拉菜单，点击“添加联系人”菜单项，在“通讯录面板”左侧弹出“添加联系人”对话框【业务规则</w:t>
            </w:r>
            <w:r w:rsidRPr="004356EE">
              <w:rPr>
                <w:rFonts w:ascii="Consolas" w:hAnsi="Consolas" w:hint="eastAsia"/>
                <w:kern w:val="0"/>
                <w:sz w:val="21"/>
                <w:szCs w:val="21"/>
              </w:rPr>
              <w:t>5</w:t>
            </w:r>
            <w:r w:rsidRPr="004356EE">
              <w:rPr>
                <w:rFonts w:ascii="Consolas" w:hAnsi="Consolas" w:hint="eastAsia"/>
                <w:kern w:val="0"/>
                <w:sz w:val="21"/>
                <w:szCs w:val="21"/>
              </w:rPr>
              <w:t>】，选中组自动回显到组名输入框中，用例开始。</w:t>
            </w:r>
          </w:p>
          <w:p w14:paraId="0DA069BE" w14:textId="77777777" w:rsidR="004440FC" w:rsidRPr="003855E3" w:rsidRDefault="004440FC" w:rsidP="00AC5C40">
            <w:pPr>
              <w:pStyle w:val="a4"/>
              <w:numPr>
                <w:ilvl w:val="1"/>
                <w:numId w:val="177"/>
              </w:numPr>
              <w:spacing w:after="72"/>
              <w:ind w:firstLineChars="0"/>
              <w:rPr>
                <w:rFonts w:ascii="Consolas" w:hAnsi="Consolas"/>
                <w:kern w:val="0"/>
                <w:sz w:val="21"/>
                <w:szCs w:val="21"/>
              </w:rPr>
            </w:pPr>
            <w:r w:rsidRPr="003855E3">
              <w:rPr>
                <w:rFonts w:ascii="Consolas" w:hAnsi="Consolas" w:hint="eastAsia"/>
                <w:kern w:val="0"/>
                <w:sz w:val="21"/>
                <w:szCs w:val="21"/>
              </w:rPr>
              <w:t>用户右键单击“通讯录面板”联系人列表中空白处，弹出下拉菜单，点击“添加联系人”菜单项，</w:t>
            </w:r>
            <w:r w:rsidRPr="004356EE">
              <w:rPr>
                <w:rFonts w:ascii="Consolas" w:hAnsi="Consolas" w:hint="eastAsia"/>
                <w:kern w:val="0"/>
                <w:sz w:val="21"/>
                <w:szCs w:val="21"/>
              </w:rPr>
              <w:t>在“通讯录面板”左侧弹出“添加联系人”对话框</w:t>
            </w:r>
            <w:r w:rsidRPr="003855E3">
              <w:rPr>
                <w:rFonts w:ascii="Consolas" w:hAnsi="Consolas" w:hint="eastAsia"/>
                <w:kern w:val="0"/>
                <w:sz w:val="21"/>
                <w:szCs w:val="21"/>
              </w:rPr>
              <w:t>【业务规则</w:t>
            </w:r>
            <w:r w:rsidRPr="003855E3">
              <w:rPr>
                <w:rFonts w:ascii="Consolas" w:hAnsi="Consolas" w:hint="eastAsia"/>
                <w:kern w:val="0"/>
                <w:sz w:val="21"/>
                <w:szCs w:val="21"/>
              </w:rPr>
              <w:t>5</w:t>
            </w:r>
            <w:r w:rsidRPr="003855E3">
              <w:rPr>
                <w:rFonts w:ascii="Consolas" w:hAnsi="Consolas" w:hint="eastAsia"/>
                <w:kern w:val="0"/>
                <w:sz w:val="21"/>
                <w:szCs w:val="21"/>
              </w:rPr>
              <w:t>】</w:t>
            </w:r>
            <w:r w:rsidRPr="004356EE">
              <w:rPr>
                <w:rFonts w:ascii="Consolas" w:hAnsi="Consolas" w:hint="eastAsia"/>
                <w:kern w:val="0"/>
                <w:sz w:val="21"/>
                <w:szCs w:val="21"/>
              </w:rPr>
              <w:t>，</w:t>
            </w:r>
            <w:r w:rsidRPr="003855E3">
              <w:rPr>
                <w:rFonts w:ascii="Consolas" w:hAnsi="Consolas" w:hint="eastAsia"/>
                <w:kern w:val="0"/>
                <w:sz w:val="21"/>
                <w:szCs w:val="21"/>
              </w:rPr>
              <w:t>用例开始。</w:t>
            </w:r>
          </w:p>
          <w:p w14:paraId="5E054596" w14:textId="77777777" w:rsidR="004440FC" w:rsidRPr="003855E3" w:rsidRDefault="004440FC" w:rsidP="00AC5C40">
            <w:pPr>
              <w:pStyle w:val="a4"/>
              <w:numPr>
                <w:ilvl w:val="1"/>
                <w:numId w:val="177"/>
              </w:numPr>
              <w:spacing w:after="72"/>
              <w:ind w:firstLineChars="0"/>
              <w:rPr>
                <w:rFonts w:ascii="Consolas" w:hAnsi="Consolas"/>
                <w:kern w:val="0"/>
                <w:sz w:val="21"/>
                <w:szCs w:val="21"/>
              </w:rPr>
            </w:pPr>
            <w:r w:rsidRPr="003855E3">
              <w:rPr>
                <w:rFonts w:ascii="Consolas" w:hAnsi="Consolas" w:hint="eastAsia"/>
                <w:kern w:val="0"/>
                <w:sz w:val="21"/>
                <w:szCs w:val="21"/>
              </w:rPr>
              <w:t>用户点击“通讯录面板“</w:t>
            </w:r>
            <w:r w:rsidRPr="003855E3">
              <w:rPr>
                <w:rFonts w:ascii="Consolas" w:hAnsi="Consolas" w:hint="eastAsia"/>
                <w:kern w:val="0"/>
                <w:sz w:val="21"/>
                <w:szCs w:val="21"/>
              </w:rPr>
              <w:t>--</w:t>
            </w:r>
            <w:r w:rsidRPr="003855E3">
              <w:rPr>
                <w:rFonts w:ascii="Consolas" w:hAnsi="Consolas" w:hint="eastAsia"/>
                <w:kern w:val="0"/>
                <w:sz w:val="21"/>
                <w:szCs w:val="21"/>
              </w:rPr>
              <w:t>初始页中的【手动添加】链接，</w:t>
            </w:r>
            <w:r w:rsidRPr="004356EE">
              <w:rPr>
                <w:rFonts w:ascii="Consolas" w:hAnsi="Consolas" w:hint="eastAsia"/>
                <w:kern w:val="0"/>
                <w:sz w:val="21"/>
                <w:szCs w:val="21"/>
              </w:rPr>
              <w:t>在”通讯录面板“左侧弹出“添加联系人”对话框</w:t>
            </w:r>
            <w:r w:rsidRPr="003855E3">
              <w:rPr>
                <w:rFonts w:ascii="Consolas" w:hAnsi="Consolas" w:hint="eastAsia"/>
                <w:kern w:val="0"/>
                <w:sz w:val="21"/>
                <w:szCs w:val="21"/>
              </w:rPr>
              <w:t>【业务规则</w:t>
            </w:r>
            <w:r w:rsidRPr="003855E3">
              <w:rPr>
                <w:rFonts w:ascii="Consolas" w:hAnsi="Consolas" w:hint="eastAsia"/>
                <w:kern w:val="0"/>
                <w:sz w:val="21"/>
                <w:szCs w:val="21"/>
              </w:rPr>
              <w:t>5</w:t>
            </w:r>
            <w:r w:rsidRPr="003855E3">
              <w:rPr>
                <w:rFonts w:ascii="Consolas" w:hAnsi="Consolas" w:hint="eastAsia"/>
                <w:kern w:val="0"/>
                <w:sz w:val="21"/>
                <w:szCs w:val="21"/>
              </w:rPr>
              <w:t>】</w:t>
            </w:r>
            <w:r w:rsidRPr="004356EE">
              <w:rPr>
                <w:rFonts w:ascii="Consolas" w:hAnsi="Consolas" w:hint="eastAsia"/>
                <w:kern w:val="0"/>
                <w:sz w:val="21"/>
                <w:szCs w:val="21"/>
              </w:rPr>
              <w:t>，</w:t>
            </w:r>
            <w:r w:rsidRPr="003855E3">
              <w:rPr>
                <w:rFonts w:ascii="Consolas" w:hAnsi="Consolas" w:hint="eastAsia"/>
                <w:kern w:val="0"/>
                <w:sz w:val="21"/>
                <w:szCs w:val="21"/>
              </w:rPr>
              <w:t>用例开始。</w:t>
            </w:r>
          </w:p>
          <w:p w14:paraId="0B4B61BD" w14:textId="77777777" w:rsidR="004440FC" w:rsidRPr="00D725CE" w:rsidRDefault="004440FC" w:rsidP="00AC5C40">
            <w:pPr>
              <w:pStyle w:val="a4"/>
              <w:numPr>
                <w:ilvl w:val="0"/>
                <w:numId w:val="177"/>
              </w:numPr>
              <w:spacing w:after="72"/>
              <w:ind w:firstLineChars="0"/>
              <w:rPr>
                <w:rFonts w:ascii="Consolas" w:hAnsi="Consolas"/>
                <w:kern w:val="0"/>
                <w:sz w:val="21"/>
                <w:szCs w:val="21"/>
              </w:rPr>
            </w:pPr>
            <w:r w:rsidRPr="00D725CE">
              <w:rPr>
                <w:rFonts w:ascii="Consolas" w:hAnsi="Consolas" w:hint="eastAsia"/>
                <w:kern w:val="0"/>
                <w:sz w:val="21"/>
                <w:szCs w:val="21"/>
              </w:rPr>
              <w:t>用户在姓名输入框中输入姓名，焦点离开。</w:t>
            </w:r>
          </w:p>
          <w:p w14:paraId="65F145C2" w14:textId="77777777" w:rsidR="004440FC" w:rsidRPr="00D725CE" w:rsidRDefault="004440FC" w:rsidP="00AC5C40">
            <w:pPr>
              <w:pStyle w:val="a4"/>
              <w:numPr>
                <w:ilvl w:val="1"/>
                <w:numId w:val="177"/>
              </w:numPr>
              <w:spacing w:after="72"/>
              <w:ind w:firstLineChars="0"/>
              <w:rPr>
                <w:rFonts w:ascii="Consolas" w:hAnsi="Consolas"/>
                <w:kern w:val="0"/>
                <w:sz w:val="21"/>
                <w:szCs w:val="21"/>
              </w:rPr>
            </w:pPr>
            <w:r w:rsidRPr="00D725CE">
              <w:rPr>
                <w:rFonts w:ascii="Consolas" w:hAnsi="Consolas" w:hint="eastAsia"/>
                <w:kern w:val="0"/>
                <w:sz w:val="21"/>
                <w:szCs w:val="21"/>
              </w:rPr>
              <w:t>判断姓名是否合法，见【业务规则</w:t>
            </w:r>
            <w:r w:rsidRPr="00D725CE">
              <w:rPr>
                <w:rFonts w:ascii="Consolas" w:hAnsi="Consolas" w:hint="eastAsia"/>
                <w:kern w:val="0"/>
                <w:sz w:val="21"/>
                <w:szCs w:val="21"/>
              </w:rPr>
              <w:t>1</w:t>
            </w:r>
            <w:r w:rsidRPr="00D725CE">
              <w:rPr>
                <w:rFonts w:ascii="Consolas" w:hAnsi="Consolas" w:hint="eastAsia"/>
                <w:kern w:val="0"/>
                <w:sz w:val="21"/>
                <w:szCs w:val="21"/>
              </w:rPr>
              <w:t>】。</w:t>
            </w:r>
          </w:p>
          <w:p w14:paraId="740E02DC" w14:textId="77777777" w:rsidR="004440FC" w:rsidRPr="00D725CE" w:rsidRDefault="004440FC" w:rsidP="00AC5C40">
            <w:pPr>
              <w:pStyle w:val="a4"/>
              <w:numPr>
                <w:ilvl w:val="0"/>
                <w:numId w:val="177"/>
              </w:numPr>
              <w:spacing w:after="72"/>
              <w:ind w:firstLineChars="0"/>
              <w:rPr>
                <w:rFonts w:ascii="Consolas" w:hAnsi="Consolas"/>
                <w:kern w:val="0"/>
                <w:sz w:val="21"/>
                <w:szCs w:val="21"/>
              </w:rPr>
            </w:pPr>
            <w:r w:rsidRPr="00D725CE">
              <w:rPr>
                <w:rFonts w:ascii="Consolas" w:hAnsi="Consolas" w:hint="eastAsia"/>
                <w:kern w:val="0"/>
                <w:sz w:val="21"/>
                <w:szCs w:val="21"/>
              </w:rPr>
              <w:t>用户在邮箱输入框中输入邮箱地址，焦点离开。</w:t>
            </w:r>
          </w:p>
          <w:p w14:paraId="58909487" w14:textId="77777777" w:rsidR="004440FC" w:rsidRPr="00D725CE" w:rsidRDefault="004440FC" w:rsidP="00AC5C40">
            <w:pPr>
              <w:pStyle w:val="a4"/>
              <w:numPr>
                <w:ilvl w:val="1"/>
                <w:numId w:val="177"/>
              </w:numPr>
              <w:spacing w:after="72"/>
              <w:ind w:firstLineChars="0"/>
              <w:rPr>
                <w:rFonts w:ascii="Consolas" w:hAnsi="Consolas"/>
                <w:kern w:val="0"/>
                <w:sz w:val="21"/>
                <w:szCs w:val="21"/>
              </w:rPr>
            </w:pPr>
            <w:r w:rsidRPr="00D725CE">
              <w:rPr>
                <w:rFonts w:ascii="Consolas" w:hAnsi="Consolas" w:hint="eastAsia"/>
                <w:kern w:val="0"/>
                <w:sz w:val="21"/>
                <w:szCs w:val="21"/>
              </w:rPr>
              <w:t>判断邮箱地址是否合法，见【业务规则</w:t>
            </w:r>
            <w:r w:rsidRPr="00D725CE">
              <w:rPr>
                <w:rFonts w:ascii="Consolas" w:hAnsi="Consolas" w:hint="eastAsia"/>
                <w:kern w:val="0"/>
                <w:sz w:val="21"/>
                <w:szCs w:val="21"/>
              </w:rPr>
              <w:t>1</w:t>
            </w:r>
            <w:r w:rsidRPr="00D725CE">
              <w:rPr>
                <w:rFonts w:ascii="Consolas" w:hAnsi="Consolas" w:hint="eastAsia"/>
                <w:kern w:val="0"/>
                <w:sz w:val="21"/>
                <w:szCs w:val="21"/>
              </w:rPr>
              <w:t>】。</w:t>
            </w:r>
          </w:p>
          <w:p w14:paraId="3D9EDA62" w14:textId="77777777" w:rsidR="004440FC" w:rsidRPr="00D725CE" w:rsidRDefault="004440FC" w:rsidP="00AC5C40">
            <w:pPr>
              <w:pStyle w:val="a4"/>
              <w:numPr>
                <w:ilvl w:val="0"/>
                <w:numId w:val="177"/>
              </w:numPr>
              <w:spacing w:after="72"/>
              <w:ind w:firstLineChars="0"/>
              <w:rPr>
                <w:rFonts w:ascii="Consolas" w:hAnsi="Consolas"/>
                <w:kern w:val="0"/>
                <w:sz w:val="21"/>
                <w:szCs w:val="21"/>
              </w:rPr>
            </w:pPr>
            <w:r w:rsidRPr="00D725CE">
              <w:rPr>
                <w:rFonts w:ascii="Consolas" w:hAnsi="Consolas" w:hint="eastAsia"/>
                <w:kern w:val="0"/>
                <w:sz w:val="21"/>
                <w:szCs w:val="21"/>
              </w:rPr>
              <w:t>MAXClient</w:t>
            </w:r>
            <w:r w:rsidRPr="00D725CE">
              <w:rPr>
                <w:rFonts w:ascii="Consolas" w:hAnsi="Consolas" w:hint="eastAsia"/>
                <w:kern w:val="0"/>
                <w:sz w:val="21"/>
                <w:szCs w:val="21"/>
              </w:rPr>
              <w:t>通过</w:t>
            </w:r>
            <w:r w:rsidRPr="00D725CE">
              <w:rPr>
                <w:rFonts w:ascii="Consolas" w:hAnsi="Consolas" w:hint="eastAsia"/>
                <w:kern w:val="0"/>
                <w:sz w:val="21"/>
                <w:szCs w:val="21"/>
              </w:rPr>
              <w:t>ajax</w:t>
            </w:r>
            <w:r w:rsidRPr="00D725CE">
              <w:rPr>
                <w:rFonts w:ascii="Consolas" w:hAnsi="Consolas" w:hint="eastAsia"/>
                <w:kern w:val="0"/>
                <w:sz w:val="21"/>
                <w:szCs w:val="21"/>
              </w:rPr>
              <w:t>，向</w:t>
            </w:r>
            <w:r w:rsidRPr="00D725CE">
              <w:rPr>
                <w:rFonts w:ascii="Consolas" w:hAnsi="Consolas" w:hint="eastAsia"/>
                <w:kern w:val="0"/>
                <w:sz w:val="21"/>
                <w:szCs w:val="21"/>
              </w:rPr>
              <w:t>MAXUniform</w:t>
            </w:r>
            <w:r w:rsidRPr="00D725CE">
              <w:rPr>
                <w:rFonts w:ascii="Consolas" w:hAnsi="Consolas" w:hint="eastAsia"/>
                <w:kern w:val="0"/>
                <w:sz w:val="21"/>
                <w:szCs w:val="21"/>
              </w:rPr>
              <w:t>发出判断邮箱地址是否已存在（用例：</w:t>
            </w:r>
            <w:r w:rsidRPr="008C033A">
              <w:rPr>
                <w:rFonts w:ascii="Consolas" w:hAnsi="Consolas" w:hint="eastAsia"/>
                <w:kern w:val="0"/>
                <w:sz w:val="21"/>
                <w:szCs w:val="21"/>
              </w:rPr>
              <w:t>MAX_Uniform_ADDRESSBOOK_SRS_0007</w:t>
            </w:r>
            <w:r w:rsidRPr="00D725CE">
              <w:rPr>
                <w:rFonts w:ascii="Consolas" w:hAnsi="Consolas" w:hint="eastAsia"/>
                <w:kern w:val="0"/>
                <w:sz w:val="21"/>
                <w:szCs w:val="21"/>
              </w:rPr>
              <w:t>）请求。</w:t>
            </w:r>
          </w:p>
          <w:p w14:paraId="122CA531" w14:textId="77777777" w:rsidR="004440FC" w:rsidRPr="00D725CE" w:rsidRDefault="004440FC" w:rsidP="00AC5C40">
            <w:pPr>
              <w:pStyle w:val="a4"/>
              <w:numPr>
                <w:ilvl w:val="0"/>
                <w:numId w:val="177"/>
              </w:numPr>
              <w:spacing w:after="72"/>
              <w:ind w:firstLineChars="0"/>
              <w:rPr>
                <w:rFonts w:ascii="Consolas" w:hAnsi="Consolas"/>
                <w:kern w:val="0"/>
                <w:sz w:val="21"/>
                <w:szCs w:val="21"/>
              </w:rPr>
            </w:pPr>
            <w:r w:rsidRPr="00D725CE">
              <w:rPr>
                <w:rFonts w:ascii="Consolas" w:hAnsi="Consolas" w:hint="eastAsia"/>
                <w:kern w:val="0"/>
                <w:sz w:val="21"/>
                <w:szCs w:val="21"/>
              </w:rPr>
              <w:t>MAXClient</w:t>
            </w:r>
            <w:r w:rsidRPr="00D725CE">
              <w:rPr>
                <w:rFonts w:ascii="Consolas" w:hAnsi="Consolas" w:hint="eastAsia"/>
                <w:kern w:val="0"/>
                <w:sz w:val="21"/>
                <w:szCs w:val="21"/>
              </w:rPr>
              <w:t>判断</w:t>
            </w:r>
            <w:r w:rsidRPr="00D725CE">
              <w:rPr>
                <w:rFonts w:ascii="Consolas" w:hAnsi="Consolas" w:hint="eastAsia"/>
                <w:kern w:val="0"/>
                <w:sz w:val="21"/>
                <w:szCs w:val="21"/>
              </w:rPr>
              <w:t>MAXUniform</w:t>
            </w:r>
            <w:r w:rsidRPr="00D725CE">
              <w:rPr>
                <w:rFonts w:ascii="Consolas" w:hAnsi="Consolas" w:hint="eastAsia"/>
                <w:kern w:val="0"/>
                <w:sz w:val="21"/>
                <w:szCs w:val="21"/>
              </w:rPr>
              <w:t>返回结果。</w:t>
            </w:r>
          </w:p>
          <w:p w14:paraId="55C9F622" w14:textId="77777777" w:rsidR="004440FC" w:rsidRPr="00D725CE" w:rsidRDefault="004440FC" w:rsidP="00AC5C40">
            <w:pPr>
              <w:pStyle w:val="a4"/>
              <w:numPr>
                <w:ilvl w:val="1"/>
                <w:numId w:val="177"/>
              </w:numPr>
              <w:spacing w:after="72"/>
              <w:ind w:firstLineChars="0"/>
              <w:rPr>
                <w:rFonts w:ascii="Consolas" w:hAnsi="Consolas"/>
                <w:kern w:val="0"/>
                <w:sz w:val="21"/>
                <w:szCs w:val="21"/>
              </w:rPr>
            </w:pPr>
            <w:r w:rsidRPr="008C033A">
              <w:rPr>
                <w:rFonts w:ascii="Consolas" w:hAnsi="Consolas" w:hint="eastAsia"/>
                <w:kern w:val="0"/>
                <w:sz w:val="21"/>
                <w:szCs w:val="21"/>
              </w:rPr>
              <w:t>请求超时</w:t>
            </w:r>
            <w:r>
              <w:rPr>
                <w:rFonts w:ascii="Consolas" w:hAnsi="Consolas" w:hint="eastAsia"/>
                <w:kern w:val="0"/>
                <w:sz w:val="21"/>
                <w:szCs w:val="21"/>
              </w:rPr>
              <w:t>,</w:t>
            </w:r>
            <w:r>
              <w:rPr>
                <w:rFonts w:ascii="Consolas" w:hAnsi="Consolas" w:hint="eastAsia"/>
                <w:kern w:val="0"/>
                <w:sz w:val="21"/>
                <w:szCs w:val="21"/>
              </w:rPr>
              <w:t>见通用规则</w:t>
            </w:r>
            <w:r w:rsidRPr="008C033A">
              <w:rPr>
                <w:rFonts w:ascii="Consolas" w:hAnsi="Consolas" w:hint="eastAsia"/>
                <w:kern w:val="0"/>
                <w:sz w:val="21"/>
                <w:szCs w:val="21"/>
              </w:rPr>
              <w:t>【请求超时限制】，</w:t>
            </w:r>
            <w:r>
              <w:rPr>
                <w:rFonts w:ascii="Consolas" w:hAnsi="Consolas" w:hint="eastAsia"/>
                <w:kern w:val="0"/>
                <w:sz w:val="21"/>
                <w:szCs w:val="21"/>
              </w:rPr>
              <w:t>不做处理，跳转至</w:t>
            </w:r>
            <w:r>
              <w:rPr>
                <w:rFonts w:ascii="Consolas" w:hAnsi="Consolas" w:hint="eastAsia"/>
                <w:kern w:val="0"/>
                <w:sz w:val="21"/>
                <w:szCs w:val="21"/>
              </w:rPr>
              <w:t>step6</w:t>
            </w:r>
            <w:r w:rsidRPr="008C033A">
              <w:rPr>
                <w:rFonts w:ascii="Consolas" w:hAnsi="Consolas" w:hint="eastAsia"/>
                <w:kern w:val="0"/>
                <w:sz w:val="21"/>
                <w:szCs w:val="21"/>
              </w:rPr>
              <w:t>。</w:t>
            </w:r>
          </w:p>
          <w:p w14:paraId="3FF44C12" w14:textId="77777777" w:rsidR="004440FC" w:rsidRPr="00D725CE" w:rsidRDefault="004440FC" w:rsidP="00AC5C40">
            <w:pPr>
              <w:pStyle w:val="a4"/>
              <w:numPr>
                <w:ilvl w:val="1"/>
                <w:numId w:val="177"/>
              </w:numPr>
              <w:spacing w:after="72"/>
              <w:ind w:firstLineChars="0"/>
              <w:rPr>
                <w:rFonts w:ascii="Consolas" w:hAnsi="Consolas"/>
                <w:kern w:val="0"/>
                <w:sz w:val="21"/>
                <w:szCs w:val="21"/>
              </w:rPr>
            </w:pPr>
            <w:r w:rsidRPr="00D725CE">
              <w:rPr>
                <w:rFonts w:ascii="Consolas" w:hAnsi="Consolas" w:hint="eastAsia"/>
                <w:kern w:val="0"/>
                <w:sz w:val="21"/>
                <w:szCs w:val="21"/>
              </w:rPr>
              <w:lastRenderedPageBreak/>
              <w:t>返回的</w:t>
            </w:r>
            <w:r w:rsidRPr="00D725CE">
              <w:rPr>
                <w:rFonts w:ascii="Consolas" w:hAnsi="Consolas" w:hint="eastAsia"/>
                <w:kern w:val="0"/>
                <w:sz w:val="21"/>
                <w:szCs w:val="21"/>
              </w:rPr>
              <w:t>HTTP</w:t>
            </w:r>
            <w:r w:rsidRPr="00D725CE">
              <w:rPr>
                <w:rFonts w:ascii="Consolas" w:hAnsi="Consolas" w:hint="eastAsia"/>
                <w:kern w:val="0"/>
                <w:sz w:val="21"/>
                <w:szCs w:val="21"/>
              </w:rPr>
              <w:t>状态码为</w:t>
            </w:r>
            <w:r w:rsidRPr="00D725CE">
              <w:rPr>
                <w:rFonts w:ascii="Consolas" w:hAnsi="Consolas" w:hint="eastAsia"/>
                <w:kern w:val="0"/>
                <w:sz w:val="21"/>
                <w:szCs w:val="21"/>
              </w:rPr>
              <w:t>5</w:t>
            </w:r>
            <w:r>
              <w:rPr>
                <w:rFonts w:ascii="Consolas" w:hAnsi="Consolas" w:hint="eastAsia"/>
                <w:kern w:val="0"/>
                <w:sz w:val="21"/>
                <w:szCs w:val="21"/>
              </w:rPr>
              <w:t>xx</w:t>
            </w:r>
            <w:r w:rsidRPr="00D725CE">
              <w:rPr>
                <w:rFonts w:ascii="Consolas" w:hAnsi="Consolas" w:hint="eastAsia"/>
                <w:kern w:val="0"/>
                <w:sz w:val="21"/>
                <w:szCs w:val="21"/>
              </w:rPr>
              <w:t>，</w:t>
            </w:r>
            <w:r>
              <w:rPr>
                <w:rFonts w:ascii="Consolas" w:hAnsi="Consolas" w:hint="eastAsia"/>
                <w:kern w:val="0"/>
                <w:sz w:val="21"/>
                <w:szCs w:val="21"/>
              </w:rPr>
              <w:t>不做处理，跳转至</w:t>
            </w:r>
            <w:r>
              <w:rPr>
                <w:rFonts w:ascii="Consolas" w:hAnsi="Consolas" w:hint="eastAsia"/>
                <w:kern w:val="0"/>
                <w:sz w:val="21"/>
                <w:szCs w:val="21"/>
              </w:rPr>
              <w:t>step6</w:t>
            </w:r>
            <w:r w:rsidRPr="00D725CE">
              <w:rPr>
                <w:rFonts w:ascii="Consolas" w:hAnsi="Consolas" w:hint="eastAsia"/>
                <w:kern w:val="0"/>
                <w:sz w:val="21"/>
                <w:szCs w:val="21"/>
              </w:rPr>
              <w:t>。</w:t>
            </w:r>
          </w:p>
          <w:p w14:paraId="1A172097" w14:textId="77777777" w:rsidR="004440FC" w:rsidRPr="00D725CE" w:rsidRDefault="004440FC" w:rsidP="00AC5C40">
            <w:pPr>
              <w:pStyle w:val="a4"/>
              <w:numPr>
                <w:ilvl w:val="1"/>
                <w:numId w:val="177"/>
              </w:numPr>
              <w:spacing w:after="72"/>
              <w:ind w:firstLineChars="0"/>
              <w:rPr>
                <w:rFonts w:ascii="Consolas" w:hAnsi="Consolas"/>
                <w:kern w:val="0"/>
                <w:sz w:val="21"/>
                <w:szCs w:val="21"/>
              </w:rPr>
            </w:pPr>
            <w:r w:rsidRPr="00D725CE">
              <w:rPr>
                <w:rFonts w:ascii="Consolas" w:hAnsi="Consolas" w:hint="eastAsia"/>
                <w:kern w:val="0"/>
                <w:sz w:val="21"/>
                <w:szCs w:val="21"/>
              </w:rPr>
              <w:t>返回的</w:t>
            </w:r>
            <w:r w:rsidRPr="00D725CE">
              <w:rPr>
                <w:rFonts w:ascii="Consolas" w:hAnsi="Consolas" w:hint="eastAsia"/>
                <w:kern w:val="0"/>
                <w:sz w:val="21"/>
                <w:szCs w:val="21"/>
              </w:rPr>
              <w:t>HTTP</w:t>
            </w:r>
            <w:r w:rsidRPr="00D725CE">
              <w:rPr>
                <w:rFonts w:ascii="Consolas" w:hAnsi="Consolas" w:hint="eastAsia"/>
                <w:kern w:val="0"/>
                <w:sz w:val="21"/>
                <w:szCs w:val="21"/>
              </w:rPr>
              <w:t>状态码为</w:t>
            </w:r>
            <w:r w:rsidRPr="00D725CE">
              <w:rPr>
                <w:rFonts w:ascii="Consolas" w:hAnsi="Consolas" w:hint="eastAsia"/>
                <w:kern w:val="0"/>
                <w:sz w:val="21"/>
                <w:szCs w:val="21"/>
              </w:rPr>
              <w:t>200</w:t>
            </w:r>
            <w:r w:rsidRPr="00D725CE">
              <w:rPr>
                <w:rFonts w:ascii="Consolas" w:hAnsi="Consolas" w:hint="eastAsia"/>
                <w:kern w:val="0"/>
                <w:sz w:val="21"/>
                <w:szCs w:val="21"/>
              </w:rPr>
              <w:t>，判断返回结果中业务状态码。</w:t>
            </w:r>
          </w:p>
          <w:p w14:paraId="0449F05D" w14:textId="77777777" w:rsidR="004440FC" w:rsidRDefault="004440FC" w:rsidP="00AC5C40">
            <w:pPr>
              <w:pStyle w:val="a4"/>
              <w:numPr>
                <w:ilvl w:val="0"/>
                <w:numId w:val="177"/>
              </w:numPr>
              <w:spacing w:after="72"/>
              <w:ind w:firstLineChars="0"/>
              <w:rPr>
                <w:rFonts w:ascii="Consolas" w:hAnsi="Consolas"/>
                <w:kern w:val="0"/>
                <w:sz w:val="21"/>
                <w:szCs w:val="21"/>
              </w:rPr>
            </w:pPr>
            <w:r w:rsidRPr="0086033B">
              <w:rPr>
                <w:rFonts w:ascii="Consolas" w:hAnsi="Consolas" w:hint="eastAsia"/>
                <w:kern w:val="0"/>
                <w:sz w:val="21"/>
                <w:szCs w:val="21"/>
              </w:rPr>
              <w:t>用户在手机输入框中输入手机号，焦点离开。</w:t>
            </w:r>
          </w:p>
          <w:p w14:paraId="2396D968" w14:textId="77777777" w:rsidR="004440FC" w:rsidRPr="00962585" w:rsidRDefault="004440FC" w:rsidP="00AC5C40">
            <w:pPr>
              <w:pStyle w:val="a4"/>
              <w:numPr>
                <w:ilvl w:val="1"/>
                <w:numId w:val="177"/>
              </w:numPr>
              <w:spacing w:after="72"/>
              <w:ind w:firstLineChars="0"/>
              <w:rPr>
                <w:rFonts w:ascii="Consolas" w:hAnsi="Consolas"/>
                <w:kern w:val="0"/>
                <w:sz w:val="21"/>
                <w:szCs w:val="21"/>
              </w:rPr>
            </w:pPr>
            <w:r w:rsidRPr="004477AB">
              <w:rPr>
                <w:rFonts w:ascii="Consolas" w:hAnsi="Consolas" w:hint="eastAsia"/>
                <w:iCs/>
                <w:kern w:val="0"/>
                <w:sz w:val="21"/>
                <w:szCs w:val="21"/>
                <w:lang w:bidi="en-US"/>
              </w:rPr>
              <w:t>判断手机号是否合法，见【业务规则</w:t>
            </w:r>
            <w:r w:rsidRPr="004477AB">
              <w:rPr>
                <w:rFonts w:ascii="Consolas" w:hAnsi="Consolas" w:hint="eastAsia"/>
                <w:iCs/>
                <w:kern w:val="0"/>
                <w:sz w:val="21"/>
                <w:szCs w:val="21"/>
                <w:lang w:bidi="en-US"/>
              </w:rPr>
              <w:t>1</w:t>
            </w:r>
            <w:r w:rsidRPr="004477AB">
              <w:rPr>
                <w:rFonts w:ascii="Consolas" w:hAnsi="Consolas" w:hint="eastAsia"/>
                <w:iCs/>
                <w:kern w:val="0"/>
                <w:sz w:val="21"/>
                <w:szCs w:val="21"/>
                <w:lang w:bidi="en-US"/>
              </w:rPr>
              <w:t>】。</w:t>
            </w:r>
          </w:p>
          <w:p w14:paraId="6D1F3868" w14:textId="77777777" w:rsidR="004440FC" w:rsidRPr="00D725CE" w:rsidRDefault="004440FC" w:rsidP="00AC5C40">
            <w:pPr>
              <w:pStyle w:val="a4"/>
              <w:numPr>
                <w:ilvl w:val="0"/>
                <w:numId w:val="177"/>
              </w:numPr>
              <w:spacing w:after="72"/>
              <w:ind w:firstLineChars="0"/>
              <w:rPr>
                <w:rFonts w:ascii="Consolas" w:hAnsi="Consolas"/>
                <w:kern w:val="0"/>
                <w:sz w:val="21"/>
                <w:szCs w:val="21"/>
              </w:rPr>
            </w:pPr>
            <w:r w:rsidRPr="00D725CE">
              <w:rPr>
                <w:rFonts w:ascii="Consolas" w:hAnsi="Consolas" w:hint="eastAsia"/>
                <w:kern w:val="0"/>
                <w:sz w:val="21"/>
                <w:szCs w:val="21"/>
              </w:rPr>
              <w:t>MAXClient</w:t>
            </w:r>
            <w:r w:rsidRPr="00D725CE">
              <w:rPr>
                <w:rFonts w:ascii="Consolas" w:hAnsi="Consolas" w:hint="eastAsia"/>
                <w:kern w:val="0"/>
                <w:sz w:val="21"/>
                <w:szCs w:val="21"/>
              </w:rPr>
              <w:t>通过</w:t>
            </w:r>
            <w:r w:rsidRPr="00D725CE">
              <w:rPr>
                <w:rFonts w:ascii="Consolas" w:hAnsi="Consolas" w:hint="eastAsia"/>
                <w:kern w:val="0"/>
                <w:sz w:val="21"/>
                <w:szCs w:val="21"/>
              </w:rPr>
              <w:t>ajax</w:t>
            </w:r>
            <w:r w:rsidRPr="00D725CE">
              <w:rPr>
                <w:rFonts w:ascii="Consolas" w:hAnsi="Consolas" w:hint="eastAsia"/>
                <w:kern w:val="0"/>
                <w:sz w:val="21"/>
                <w:szCs w:val="21"/>
              </w:rPr>
              <w:t>，向</w:t>
            </w:r>
            <w:r w:rsidRPr="00D725CE">
              <w:rPr>
                <w:rFonts w:ascii="Consolas" w:hAnsi="Consolas" w:hint="eastAsia"/>
                <w:kern w:val="0"/>
                <w:sz w:val="21"/>
                <w:szCs w:val="21"/>
              </w:rPr>
              <w:t>MAXUniform</w:t>
            </w:r>
            <w:r w:rsidRPr="00D725CE">
              <w:rPr>
                <w:rFonts w:ascii="Consolas" w:hAnsi="Consolas" w:hint="eastAsia"/>
                <w:kern w:val="0"/>
                <w:sz w:val="21"/>
                <w:szCs w:val="21"/>
              </w:rPr>
              <w:t>发出判断</w:t>
            </w:r>
            <w:r>
              <w:rPr>
                <w:rFonts w:ascii="Consolas" w:hAnsi="Consolas" w:hint="eastAsia"/>
                <w:kern w:val="0"/>
                <w:sz w:val="21"/>
                <w:szCs w:val="21"/>
              </w:rPr>
              <w:t>手机号码</w:t>
            </w:r>
            <w:r w:rsidRPr="00D725CE">
              <w:rPr>
                <w:rFonts w:ascii="Consolas" w:hAnsi="Consolas" w:hint="eastAsia"/>
                <w:kern w:val="0"/>
                <w:sz w:val="21"/>
                <w:szCs w:val="21"/>
              </w:rPr>
              <w:t>是否已存在（用例：</w:t>
            </w:r>
            <w:r w:rsidRPr="008C033A">
              <w:rPr>
                <w:rFonts w:ascii="Consolas" w:hAnsi="Consolas" w:hint="eastAsia"/>
                <w:kern w:val="0"/>
                <w:sz w:val="21"/>
                <w:szCs w:val="21"/>
              </w:rPr>
              <w:t>MAX_Uniform_ADDRESSBOOK_SRS_0007</w:t>
            </w:r>
            <w:r w:rsidRPr="00D725CE">
              <w:rPr>
                <w:rFonts w:ascii="Consolas" w:hAnsi="Consolas" w:hint="eastAsia"/>
                <w:kern w:val="0"/>
                <w:sz w:val="21"/>
                <w:szCs w:val="21"/>
              </w:rPr>
              <w:t>）请求。</w:t>
            </w:r>
          </w:p>
          <w:p w14:paraId="61C3CE83" w14:textId="77777777" w:rsidR="004440FC" w:rsidRPr="00D725CE" w:rsidRDefault="004440FC" w:rsidP="00AC5C40">
            <w:pPr>
              <w:pStyle w:val="a4"/>
              <w:numPr>
                <w:ilvl w:val="0"/>
                <w:numId w:val="177"/>
              </w:numPr>
              <w:spacing w:after="72"/>
              <w:ind w:firstLineChars="0"/>
              <w:rPr>
                <w:rFonts w:ascii="Consolas" w:hAnsi="Consolas"/>
                <w:kern w:val="0"/>
                <w:sz w:val="21"/>
                <w:szCs w:val="21"/>
              </w:rPr>
            </w:pPr>
            <w:r w:rsidRPr="00D725CE">
              <w:rPr>
                <w:rFonts w:ascii="Consolas" w:hAnsi="Consolas" w:hint="eastAsia"/>
                <w:kern w:val="0"/>
                <w:sz w:val="21"/>
                <w:szCs w:val="21"/>
              </w:rPr>
              <w:t>MAXClient</w:t>
            </w:r>
            <w:r w:rsidRPr="00D725CE">
              <w:rPr>
                <w:rFonts w:ascii="Consolas" w:hAnsi="Consolas" w:hint="eastAsia"/>
                <w:kern w:val="0"/>
                <w:sz w:val="21"/>
                <w:szCs w:val="21"/>
              </w:rPr>
              <w:t>判断</w:t>
            </w:r>
            <w:r w:rsidRPr="00D725CE">
              <w:rPr>
                <w:rFonts w:ascii="Consolas" w:hAnsi="Consolas" w:hint="eastAsia"/>
                <w:kern w:val="0"/>
                <w:sz w:val="21"/>
                <w:szCs w:val="21"/>
              </w:rPr>
              <w:t>MAXUniform</w:t>
            </w:r>
            <w:r w:rsidRPr="00D725CE">
              <w:rPr>
                <w:rFonts w:ascii="Consolas" w:hAnsi="Consolas" w:hint="eastAsia"/>
                <w:kern w:val="0"/>
                <w:sz w:val="21"/>
                <w:szCs w:val="21"/>
              </w:rPr>
              <w:t>返回结果。</w:t>
            </w:r>
          </w:p>
          <w:p w14:paraId="2FD6649D" w14:textId="77777777" w:rsidR="004440FC" w:rsidRPr="00D725CE" w:rsidRDefault="004440FC" w:rsidP="00AC5C40">
            <w:pPr>
              <w:pStyle w:val="a4"/>
              <w:numPr>
                <w:ilvl w:val="1"/>
                <w:numId w:val="177"/>
              </w:numPr>
              <w:spacing w:after="72"/>
              <w:ind w:firstLineChars="0"/>
              <w:rPr>
                <w:rFonts w:ascii="Consolas" w:hAnsi="Consolas"/>
                <w:kern w:val="0"/>
                <w:sz w:val="21"/>
                <w:szCs w:val="21"/>
              </w:rPr>
            </w:pPr>
            <w:r w:rsidRPr="008C033A">
              <w:rPr>
                <w:rFonts w:ascii="Consolas" w:hAnsi="Consolas" w:hint="eastAsia"/>
                <w:kern w:val="0"/>
                <w:sz w:val="21"/>
                <w:szCs w:val="21"/>
              </w:rPr>
              <w:t>请求超时</w:t>
            </w:r>
            <w:r>
              <w:rPr>
                <w:rFonts w:ascii="Consolas" w:hAnsi="Consolas" w:hint="eastAsia"/>
                <w:kern w:val="0"/>
                <w:sz w:val="21"/>
                <w:szCs w:val="21"/>
              </w:rPr>
              <w:t>,</w:t>
            </w:r>
            <w:r>
              <w:rPr>
                <w:rFonts w:ascii="Consolas" w:hAnsi="Consolas" w:hint="eastAsia"/>
                <w:kern w:val="0"/>
                <w:sz w:val="21"/>
                <w:szCs w:val="21"/>
              </w:rPr>
              <w:t>见通用规则</w:t>
            </w:r>
            <w:r w:rsidRPr="008C033A">
              <w:rPr>
                <w:rFonts w:ascii="Consolas" w:hAnsi="Consolas" w:hint="eastAsia"/>
                <w:kern w:val="0"/>
                <w:sz w:val="21"/>
                <w:szCs w:val="21"/>
              </w:rPr>
              <w:t>【请求超时限制】，</w:t>
            </w:r>
            <w:r>
              <w:rPr>
                <w:rFonts w:ascii="Consolas" w:hAnsi="Consolas" w:hint="eastAsia"/>
                <w:kern w:val="0"/>
                <w:sz w:val="21"/>
                <w:szCs w:val="21"/>
              </w:rPr>
              <w:t>不做处理，跳转至</w:t>
            </w:r>
            <w:r>
              <w:rPr>
                <w:rFonts w:ascii="Consolas" w:hAnsi="Consolas" w:hint="eastAsia"/>
                <w:kern w:val="0"/>
                <w:sz w:val="21"/>
                <w:szCs w:val="21"/>
              </w:rPr>
              <w:t>step6</w:t>
            </w:r>
            <w:r w:rsidRPr="008C033A">
              <w:rPr>
                <w:rFonts w:ascii="Consolas" w:hAnsi="Consolas" w:hint="eastAsia"/>
                <w:kern w:val="0"/>
                <w:sz w:val="21"/>
                <w:szCs w:val="21"/>
              </w:rPr>
              <w:t>。</w:t>
            </w:r>
          </w:p>
          <w:p w14:paraId="4EDE9986" w14:textId="77777777" w:rsidR="004440FC" w:rsidRPr="00D725CE" w:rsidRDefault="004440FC" w:rsidP="00AC5C40">
            <w:pPr>
              <w:pStyle w:val="a4"/>
              <w:numPr>
                <w:ilvl w:val="1"/>
                <w:numId w:val="177"/>
              </w:numPr>
              <w:spacing w:after="72"/>
              <w:ind w:firstLineChars="0"/>
              <w:rPr>
                <w:rFonts w:ascii="Consolas" w:hAnsi="Consolas"/>
                <w:kern w:val="0"/>
                <w:sz w:val="21"/>
                <w:szCs w:val="21"/>
              </w:rPr>
            </w:pPr>
            <w:r w:rsidRPr="00D725CE">
              <w:rPr>
                <w:rFonts w:ascii="Consolas" w:hAnsi="Consolas" w:hint="eastAsia"/>
                <w:kern w:val="0"/>
                <w:sz w:val="21"/>
                <w:szCs w:val="21"/>
              </w:rPr>
              <w:t>返回的</w:t>
            </w:r>
            <w:r w:rsidRPr="00D725CE">
              <w:rPr>
                <w:rFonts w:ascii="Consolas" w:hAnsi="Consolas" w:hint="eastAsia"/>
                <w:kern w:val="0"/>
                <w:sz w:val="21"/>
                <w:szCs w:val="21"/>
              </w:rPr>
              <w:t>HTTP</w:t>
            </w:r>
            <w:r w:rsidRPr="00D725CE">
              <w:rPr>
                <w:rFonts w:ascii="Consolas" w:hAnsi="Consolas" w:hint="eastAsia"/>
                <w:kern w:val="0"/>
                <w:sz w:val="21"/>
                <w:szCs w:val="21"/>
              </w:rPr>
              <w:t>状态码为</w:t>
            </w:r>
            <w:r w:rsidRPr="00D725CE">
              <w:rPr>
                <w:rFonts w:ascii="Consolas" w:hAnsi="Consolas" w:hint="eastAsia"/>
                <w:kern w:val="0"/>
                <w:sz w:val="21"/>
                <w:szCs w:val="21"/>
              </w:rPr>
              <w:t>5</w:t>
            </w:r>
            <w:r>
              <w:rPr>
                <w:rFonts w:ascii="Consolas" w:hAnsi="Consolas" w:hint="eastAsia"/>
                <w:kern w:val="0"/>
                <w:sz w:val="21"/>
                <w:szCs w:val="21"/>
              </w:rPr>
              <w:t>xx</w:t>
            </w:r>
            <w:r w:rsidRPr="00D725CE">
              <w:rPr>
                <w:rFonts w:ascii="Consolas" w:hAnsi="Consolas" w:hint="eastAsia"/>
                <w:kern w:val="0"/>
                <w:sz w:val="21"/>
                <w:szCs w:val="21"/>
              </w:rPr>
              <w:t>，</w:t>
            </w:r>
            <w:r>
              <w:rPr>
                <w:rFonts w:ascii="Consolas" w:hAnsi="Consolas" w:hint="eastAsia"/>
                <w:kern w:val="0"/>
                <w:sz w:val="21"/>
                <w:szCs w:val="21"/>
              </w:rPr>
              <w:t>不做处理，跳转至</w:t>
            </w:r>
            <w:r>
              <w:rPr>
                <w:rFonts w:ascii="Consolas" w:hAnsi="Consolas" w:hint="eastAsia"/>
                <w:kern w:val="0"/>
                <w:sz w:val="21"/>
                <w:szCs w:val="21"/>
              </w:rPr>
              <w:t>step6</w:t>
            </w:r>
            <w:r w:rsidRPr="00D725CE">
              <w:rPr>
                <w:rFonts w:ascii="Consolas" w:hAnsi="Consolas" w:hint="eastAsia"/>
                <w:kern w:val="0"/>
                <w:sz w:val="21"/>
                <w:szCs w:val="21"/>
              </w:rPr>
              <w:t>。</w:t>
            </w:r>
          </w:p>
          <w:p w14:paraId="4CB49640" w14:textId="77777777" w:rsidR="004440FC" w:rsidRPr="00962585" w:rsidRDefault="004440FC" w:rsidP="00AC5C40">
            <w:pPr>
              <w:pStyle w:val="a4"/>
              <w:numPr>
                <w:ilvl w:val="1"/>
                <w:numId w:val="177"/>
              </w:numPr>
              <w:spacing w:after="72"/>
              <w:ind w:firstLineChars="0"/>
              <w:rPr>
                <w:rFonts w:ascii="Consolas" w:hAnsi="Consolas"/>
                <w:kern w:val="0"/>
                <w:sz w:val="21"/>
                <w:szCs w:val="21"/>
              </w:rPr>
            </w:pPr>
            <w:r w:rsidRPr="00D725CE">
              <w:rPr>
                <w:rFonts w:ascii="Consolas" w:hAnsi="Consolas" w:hint="eastAsia"/>
                <w:kern w:val="0"/>
                <w:sz w:val="21"/>
                <w:szCs w:val="21"/>
              </w:rPr>
              <w:t>返回的</w:t>
            </w:r>
            <w:r w:rsidRPr="00D725CE">
              <w:rPr>
                <w:rFonts w:ascii="Consolas" w:hAnsi="Consolas" w:hint="eastAsia"/>
                <w:kern w:val="0"/>
                <w:sz w:val="21"/>
                <w:szCs w:val="21"/>
              </w:rPr>
              <w:t>HTTP</w:t>
            </w:r>
            <w:r w:rsidRPr="00D725CE">
              <w:rPr>
                <w:rFonts w:ascii="Consolas" w:hAnsi="Consolas" w:hint="eastAsia"/>
                <w:kern w:val="0"/>
                <w:sz w:val="21"/>
                <w:szCs w:val="21"/>
              </w:rPr>
              <w:t>状态码为</w:t>
            </w:r>
            <w:r w:rsidRPr="00D725CE">
              <w:rPr>
                <w:rFonts w:ascii="Consolas" w:hAnsi="Consolas" w:hint="eastAsia"/>
                <w:kern w:val="0"/>
                <w:sz w:val="21"/>
                <w:szCs w:val="21"/>
              </w:rPr>
              <w:t>200</w:t>
            </w:r>
            <w:r w:rsidRPr="00D725CE">
              <w:rPr>
                <w:rFonts w:ascii="Consolas" w:hAnsi="Consolas" w:hint="eastAsia"/>
                <w:kern w:val="0"/>
                <w:sz w:val="21"/>
                <w:szCs w:val="21"/>
              </w:rPr>
              <w:t>，判断返回结果中业务状态码。</w:t>
            </w:r>
          </w:p>
          <w:p w14:paraId="46F4F6A8" w14:textId="77777777" w:rsidR="004440FC" w:rsidRPr="004477AB" w:rsidRDefault="004440FC" w:rsidP="00AC5C40">
            <w:pPr>
              <w:pStyle w:val="a4"/>
              <w:numPr>
                <w:ilvl w:val="0"/>
                <w:numId w:val="177"/>
              </w:numPr>
              <w:spacing w:after="72"/>
              <w:ind w:firstLineChars="0"/>
              <w:rPr>
                <w:rFonts w:ascii="Consolas" w:hAnsi="Consolas"/>
                <w:kern w:val="0"/>
                <w:sz w:val="21"/>
                <w:szCs w:val="21"/>
              </w:rPr>
            </w:pPr>
            <w:r w:rsidRPr="004477AB">
              <w:rPr>
                <w:rFonts w:ascii="Consolas" w:hAnsi="Consolas" w:hint="eastAsia"/>
                <w:kern w:val="0"/>
                <w:sz w:val="21"/>
                <w:szCs w:val="21"/>
              </w:rPr>
              <w:t>用户在固话（区号）输入框中输入固话区号，焦点离开。</w:t>
            </w:r>
          </w:p>
          <w:p w14:paraId="3EA769F7" w14:textId="77777777" w:rsidR="004440FC" w:rsidRPr="004477AB" w:rsidRDefault="004440FC" w:rsidP="00AC5C40">
            <w:pPr>
              <w:pStyle w:val="a4"/>
              <w:numPr>
                <w:ilvl w:val="1"/>
                <w:numId w:val="177"/>
              </w:numPr>
              <w:spacing w:after="72"/>
              <w:ind w:firstLineChars="0"/>
              <w:rPr>
                <w:rFonts w:ascii="Consolas" w:hAnsi="Consolas"/>
                <w:kern w:val="0"/>
                <w:sz w:val="21"/>
                <w:szCs w:val="21"/>
              </w:rPr>
            </w:pPr>
            <w:r w:rsidRPr="004477AB">
              <w:rPr>
                <w:rFonts w:ascii="Consolas" w:hAnsi="Consolas" w:hint="eastAsia"/>
                <w:kern w:val="0"/>
                <w:sz w:val="21"/>
                <w:szCs w:val="21"/>
              </w:rPr>
              <w:t>判断区号是否合法，见【业务规则</w:t>
            </w:r>
            <w:r w:rsidRPr="004477AB">
              <w:rPr>
                <w:rFonts w:ascii="Consolas" w:hAnsi="Consolas" w:hint="eastAsia"/>
                <w:kern w:val="0"/>
                <w:sz w:val="21"/>
                <w:szCs w:val="21"/>
              </w:rPr>
              <w:t>1</w:t>
            </w:r>
            <w:r w:rsidRPr="004477AB">
              <w:rPr>
                <w:rFonts w:ascii="Consolas" w:hAnsi="Consolas" w:hint="eastAsia"/>
                <w:kern w:val="0"/>
                <w:sz w:val="21"/>
                <w:szCs w:val="21"/>
              </w:rPr>
              <w:t>】。</w:t>
            </w:r>
          </w:p>
          <w:p w14:paraId="379907E4" w14:textId="77777777" w:rsidR="004440FC" w:rsidRPr="004477AB" w:rsidRDefault="004440FC" w:rsidP="00AC5C40">
            <w:pPr>
              <w:pStyle w:val="a4"/>
              <w:numPr>
                <w:ilvl w:val="0"/>
                <w:numId w:val="177"/>
              </w:numPr>
              <w:spacing w:after="72"/>
              <w:ind w:firstLineChars="0"/>
              <w:rPr>
                <w:rFonts w:ascii="Consolas" w:hAnsi="Consolas"/>
                <w:kern w:val="0"/>
                <w:sz w:val="21"/>
                <w:szCs w:val="21"/>
              </w:rPr>
            </w:pPr>
            <w:r w:rsidRPr="004477AB">
              <w:rPr>
                <w:rFonts w:ascii="Consolas" w:hAnsi="Consolas" w:hint="eastAsia"/>
                <w:kern w:val="0"/>
                <w:sz w:val="21"/>
                <w:szCs w:val="21"/>
              </w:rPr>
              <w:t>用户在固话（电话号码）输入框中输入电话号码，焦点离开。</w:t>
            </w:r>
          </w:p>
          <w:p w14:paraId="04D08388" w14:textId="77777777" w:rsidR="004440FC" w:rsidRPr="004477AB" w:rsidRDefault="004440FC" w:rsidP="00AC5C40">
            <w:pPr>
              <w:pStyle w:val="a4"/>
              <w:numPr>
                <w:ilvl w:val="1"/>
                <w:numId w:val="177"/>
              </w:numPr>
              <w:spacing w:after="72"/>
              <w:ind w:firstLineChars="0"/>
              <w:rPr>
                <w:rFonts w:ascii="Consolas" w:hAnsi="Consolas"/>
                <w:kern w:val="0"/>
                <w:sz w:val="21"/>
                <w:szCs w:val="21"/>
              </w:rPr>
            </w:pPr>
            <w:r w:rsidRPr="004477AB">
              <w:rPr>
                <w:rFonts w:ascii="Consolas" w:hAnsi="Consolas" w:hint="eastAsia"/>
                <w:kern w:val="0"/>
                <w:sz w:val="21"/>
                <w:szCs w:val="21"/>
              </w:rPr>
              <w:t>判断电话号码是否合法，见【业务规则</w:t>
            </w:r>
            <w:r w:rsidRPr="004477AB">
              <w:rPr>
                <w:rFonts w:ascii="Consolas" w:hAnsi="Consolas" w:hint="eastAsia"/>
                <w:kern w:val="0"/>
                <w:sz w:val="21"/>
                <w:szCs w:val="21"/>
              </w:rPr>
              <w:t>1</w:t>
            </w:r>
            <w:r w:rsidRPr="004477AB">
              <w:rPr>
                <w:rFonts w:ascii="Consolas" w:hAnsi="Consolas" w:hint="eastAsia"/>
                <w:kern w:val="0"/>
                <w:sz w:val="21"/>
                <w:szCs w:val="21"/>
              </w:rPr>
              <w:t>】。</w:t>
            </w:r>
          </w:p>
          <w:p w14:paraId="4E52B9BE" w14:textId="77777777" w:rsidR="004440FC" w:rsidRPr="004477AB" w:rsidRDefault="004440FC" w:rsidP="00AC5C40">
            <w:pPr>
              <w:pStyle w:val="a4"/>
              <w:numPr>
                <w:ilvl w:val="0"/>
                <w:numId w:val="177"/>
              </w:numPr>
              <w:spacing w:after="72"/>
              <w:ind w:firstLineChars="0"/>
              <w:rPr>
                <w:rFonts w:ascii="Consolas" w:hAnsi="Consolas"/>
                <w:kern w:val="0"/>
                <w:sz w:val="21"/>
                <w:szCs w:val="21"/>
              </w:rPr>
            </w:pPr>
            <w:r w:rsidRPr="004477AB">
              <w:rPr>
                <w:rFonts w:ascii="Consolas" w:hAnsi="Consolas" w:hint="eastAsia"/>
                <w:kern w:val="0"/>
                <w:sz w:val="21"/>
                <w:szCs w:val="21"/>
              </w:rPr>
              <w:t>用户在固话（分机号）输入框中输入分机号，焦点离开。</w:t>
            </w:r>
          </w:p>
          <w:p w14:paraId="56AC96D9" w14:textId="77777777" w:rsidR="004440FC" w:rsidRPr="004477AB" w:rsidRDefault="004440FC" w:rsidP="00AC5C40">
            <w:pPr>
              <w:pStyle w:val="a4"/>
              <w:numPr>
                <w:ilvl w:val="1"/>
                <w:numId w:val="177"/>
              </w:numPr>
              <w:spacing w:after="72"/>
              <w:ind w:firstLineChars="0"/>
              <w:rPr>
                <w:rFonts w:ascii="Consolas" w:hAnsi="Consolas"/>
                <w:kern w:val="0"/>
                <w:sz w:val="21"/>
                <w:szCs w:val="21"/>
              </w:rPr>
            </w:pPr>
            <w:r w:rsidRPr="004477AB">
              <w:rPr>
                <w:rFonts w:ascii="Consolas" w:hAnsi="Consolas" w:hint="eastAsia"/>
                <w:kern w:val="0"/>
                <w:sz w:val="21"/>
                <w:szCs w:val="21"/>
              </w:rPr>
              <w:t>判断分机号是否合法，见【业务规则</w:t>
            </w:r>
            <w:r w:rsidRPr="004477AB">
              <w:rPr>
                <w:rFonts w:ascii="Consolas" w:hAnsi="Consolas" w:hint="eastAsia"/>
                <w:kern w:val="0"/>
                <w:sz w:val="21"/>
                <w:szCs w:val="21"/>
              </w:rPr>
              <w:t>1</w:t>
            </w:r>
            <w:r w:rsidRPr="004477AB">
              <w:rPr>
                <w:rFonts w:ascii="Consolas" w:hAnsi="Consolas" w:hint="eastAsia"/>
                <w:kern w:val="0"/>
                <w:sz w:val="21"/>
                <w:szCs w:val="21"/>
              </w:rPr>
              <w:t>】。</w:t>
            </w:r>
          </w:p>
          <w:p w14:paraId="3623E118" w14:textId="77777777" w:rsidR="004440FC" w:rsidRPr="004477AB" w:rsidRDefault="004440FC" w:rsidP="00AC5C40">
            <w:pPr>
              <w:pStyle w:val="a4"/>
              <w:numPr>
                <w:ilvl w:val="0"/>
                <w:numId w:val="177"/>
              </w:numPr>
              <w:spacing w:after="72"/>
              <w:ind w:firstLineChars="0"/>
              <w:rPr>
                <w:rFonts w:ascii="Consolas" w:hAnsi="Consolas"/>
                <w:kern w:val="0"/>
                <w:sz w:val="21"/>
                <w:szCs w:val="21"/>
              </w:rPr>
            </w:pPr>
            <w:r w:rsidRPr="004477AB">
              <w:rPr>
                <w:rFonts w:ascii="Consolas" w:hAnsi="Consolas" w:hint="eastAsia"/>
                <w:kern w:val="0"/>
                <w:sz w:val="21"/>
                <w:szCs w:val="21"/>
              </w:rPr>
              <w:t>用户将焦点放到组名输入框中。</w:t>
            </w:r>
          </w:p>
          <w:p w14:paraId="197F1C87" w14:textId="77777777" w:rsidR="004440FC" w:rsidRPr="004477AB" w:rsidRDefault="004440FC" w:rsidP="00AC5C40">
            <w:pPr>
              <w:pStyle w:val="a4"/>
              <w:numPr>
                <w:ilvl w:val="1"/>
                <w:numId w:val="177"/>
              </w:numPr>
              <w:spacing w:after="72"/>
              <w:ind w:firstLineChars="0"/>
              <w:rPr>
                <w:rFonts w:ascii="Consolas" w:hAnsi="Consolas"/>
                <w:kern w:val="0"/>
                <w:sz w:val="21"/>
                <w:szCs w:val="21"/>
              </w:rPr>
            </w:pPr>
            <w:r w:rsidRPr="004477AB">
              <w:rPr>
                <w:rFonts w:ascii="Consolas" w:hAnsi="Consolas" w:hint="eastAsia"/>
                <w:kern w:val="0"/>
                <w:sz w:val="21"/>
                <w:szCs w:val="21"/>
              </w:rPr>
              <w:t>输入框中无组名，见【业务规则</w:t>
            </w:r>
            <w:r w:rsidRPr="004477AB">
              <w:rPr>
                <w:rFonts w:ascii="Consolas" w:hAnsi="Consolas" w:hint="eastAsia"/>
                <w:kern w:val="0"/>
                <w:sz w:val="21"/>
                <w:szCs w:val="21"/>
              </w:rPr>
              <w:t>1</w:t>
            </w:r>
            <w:r w:rsidRPr="004477AB">
              <w:rPr>
                <w:rFonts w:ascii="Consolas" w:hAnsi="Consolas" w:hint="eastAsia"/>
                <w:kern w:val="0"/>
                <w:sz w:val="21"/>
                <w:szCs w:val="21"/>
              </w:rPr>
              <w:t>】【业务规则</w:t>
            </w:r>
            <w:r w:rsidRPr="004477AB">
              <w:rPr>
                <w:rFonts w:ascii="Consolas" w:hAnsi="Consolas" w:hint="eastAsia"/>
                <w:kern w:val="0"/>
                <w:sz w:val="21"/>
                <w:szCs w:val="21"/>
              </w:rPr>
              <w:t>2</w:t>
            </w:r>
            <w:r w:rsidRPr="004477AB">
              <w:rPr>
                <w:rFonts w:ascii="Consolas" w:hAnsi="Consolas" w:hint="eastAsia"/>
                <w:kern w:val="0"/>
                <w:sz w:val="21"/>
                <w:szCs w:val="21"/>
              </w:rPr>
              <w:t>】【业务规则</w:t>
            </w:r>
            <w:r w:rsidRPr="004477AB">
              <w:rPr>
                <w:rFonts w:ascii="Consolas" w:hAnsi="Consolas" w:hint="eastAsia"/>
                <w:kern w:val="0"/>
                <w:sz w:val="21"/>
                <w:szCs w:val="21"/>
              </w:rPr>
              <w:t>3</w:t>
            </w:r>
            <w:r w:rsidRPr="004477AB">
              <w:rPr>
                <w:rFonts w:ascii="Consolas" w:hAnsi="Consolas" w:hint="eastAsia"/>
                <w:kern w:val="0"/>
                <w:sz w:val="21"/>
                <w:szCs w:val="21"/>
              </w:rPr>
              <w:t>】。</w:t>
            </w:r>
          </w:p>
          <w:p w14:paraId="3C763378" w14:textId="77777777" w:rsidR="004440FC" w:rsidRPr="004477AB" w:rsidRDefault="004440FC" w:rsidP="00AC5C40">
            <w:pPr>
              <w:pStyle w:val="a4"/>
              <w:numPr>
                <w:ilvl w:val="1"/>
                <w:numId w:val="177"/>
              </w:numPr>
              <w:spacing w:after="72"/>
              <w:ind w:firstLineChars="0"/>
              <w:rPr>
                <w:rFonts w:ascii="Consolas" w:hAnsi="Consolas"/>
                <w:kern w:val="0"/>
                <w:sz w:val="21"/>
                <w:szCs w:val="21"/>
              </w:rPr>
            </w:pPr>
            <w:r w:rsidRPr="004477AB">
              <w:rPr>
                <w:rFonts w:ascii="Consolas" w:hAnsi="Consolas" w:hint="eastAsia"/>
                <w:kern w:val="0"/>
                <w:sz w:val="21"/>
                <w:szCs w:val="21"/>
              </w:rPr>
              <w:t>输入框中已有组名，见【业务规则</w:t>
            </w:r>
            <w:r w:rsidRPr="004477AB">
              <w:rPr>
                <w:rFonts w:ascii="Consolas" w:hAnsi="Consolas" w:hint="eastAsia"/>
                <w:kern w:val="0"/>
                <w:sz w:val="21"/>
                <w:szCs w:val="21"/>
              </w:rPr>
              <w:t>1</w:t>
            </w:r>
            <w:r w:rsidRPr="004477AB">
              <w:rPr>
                <w:rFonts w:ascii="Consolas" w:hAnsi="Consolas" w:hint="eastAsia"/>
                <w:kern w:val="0"/>
                <w:sz w:val="21"/>
                <w:szCs w:val="21"/>
              </w:rPr>
              <w:t>】【业务规则</w:t>
            </w:r>
            <w:r w:rsidRPr="004477AB">
              <w:rPr>
                <w:rFonts w:ascii="Consolas" w:hAnsi="Consolas" w:hint="eastAsia"/>
                <w:kern w:val="0"/>
                <w:sz w:val="21"/>
                <w:szCs w:val="21"/>
              </w:rPr>
              <w:t>2</w:t>
            </w:r>
            <w:r w:rsidRPr="004477AB">
              <w:rPr>
                <w:rFonts w:ascii="Consolas" w:hAnsi="Consolas" w:hint="eastAsia"/>
                <w:kern w:val="0"/>
                <w:sz w:val="21"/>
                <w:szCs w:val="21"/>
              </w:rPr>
              <w:t>】【业务规则</w:t>
            </w:r>
            <w:r w:rsidRPr="004477AB">
              <w:rPr>
                <w:rFonts w:ascii="Consolas" w:hAnsi="Consolas" w:hint="eastAsia"/>
                <w:kern w:val="0"/>
                <w:sz w:val="21"/>
                <w:szCs w:val="21"/>
              </w:rPr>
              <w:t>3</w:t>
            </w:r>
            <w:r w:rsidRPr="004477AB">
              <w:rPr>
                <w:rFonts w:ascii="Consolas" w:hAnsi="Consolas" w:hint="eastAsia"/>
                <w:kern w:val="0"/>
                <w:sz w:val="21"/>
                <w:szCs w:val="21"/>
              </w:rPr>
              <w:t>】【业务规则</w:t>
            </w:r>
            <w:r w:rsidRPr="004477AB">
              <w:rPr>
                <w:rFonts w:ascii="Consolas" w:hAnsi="Consolas" w:hint="eastAsia"/>
                <w:kern w:val="0"/>
                <w:sz w:val="21"/>
                <w:szCs w:val="21"/>
              </w:rPr>
              <w:t>4</w:t>
            </w:r>
            <w:r w:rsidRPr="004477AB">
              <w:rPr>
                <w:rFonts w:ascii="Consolas" w:hAnsi="Consolas" w:hint="eastAsia"/>
                <w:kern w:val="0"/>
                <w:sz w:val="21"/>
                <w:szCs w:val="21"/>
              </w:rPr>
              <w:t>】。</w:t>
            </w:r>
          </w:p>
          <w:p w14:paraId="1DA166ED" w14:textId="77777777" w:rsidR="004440FC" w:rsidRPr="008A1ABC" w:rsidRDefault="004440FC" w:rsidP="00AC5C40">
            <w:pPr>
              <w:pStyle w:val="a4"/>
              <w:numPr>
                <w:ilvl w:val="0"/>
                <w:numId w:val="177"/>
              </w:numPr>
              <w:spacing w:after="72"/>
              <w:ind w:firstLineChars="0"/>
              <w:rPr>
                <w:rFonts w:ascii="Consolas" w:hAnsi="Consolas"/>
                <w:kern w:val="0"/>
                <w:sz w:val="21"/>
                <w:szCs w:val="21"/>
              </w:rPr>
            </w:pPr>
            <w:r w:rsidRPr="008A1ABC">
              <w:rPr>
                <w:rFonts w:ascii="Consolas" w:hAnsi="Consolas" w:hint="eastAsia"/>
                <w:kern w:val="0"/>
                <w:sz w:val="21"/>
                <w:szCs w:val="21"/>
              </w:rPr>
              <w:t>用户点击【保存】按钮。</w:t>
            </w:r>
          </w:p>
          <w:p w14:paraId="53F64DE4" w14:textId="77777777" w:rsidR="004440FC" w:rsidRPr="008A1ABC" w:rsidRDefault="004440FC" w:rsidP="00AC5C40">
            <w:pPr>
              <w:pStyle w:val="a4"/>
              <w:numPr>
                <w:ilvl w:val="1"/>
                <w:numId w:val="177"/>
              </w:numPr>
              <w:spacing w:after="72"/>
              <w:ind w:firstLineChars="0"/>
              <w:rPr>
                <w:rFonts w:ascii="Consolas" w:hAnsi="Consolas"/>
                <w:kern w:val="0"/>
                <w:sz w:val="21"/>
                <w:szCs w:val="21"/>
              </w:rPr>
            </w:pPr>
            <w:r w:rsidRPr="008A1ABC">
              <w:rPr>
                <w:rFonts w:ascii="Consolas" w:hAnsi="Consolas" w:hint="eastAsia"/>
                <w:kern w:val="0"/>
                <w:sz w:val="21"/>
                <w:szCs w:val="21"/>
              </w:rPr>
              <w:t>用户点击“添加联系人”对话框右上角的【关闭】按钮，对话框关闭，用例终止。</w:t>
            </w:r>
          </w:p>
          <w:p w14:paraId="2B16FBB8" w14:textId="77777777" w:rsidR="004440FC" w:rsidRPr="008A1ABC" w:rsidRDefault="004440FC" w:rsidP="00AC5C40">
            <w:pPr>
              <w:pStyle w:val="a4"/>
              <w:numPr>
                <w:ilvl w:val="1"/>
                <w:numId w:val="177"/>
              </w:numPr>
              <w:spacing w:after="72"/>
              <w:ind w:firstLineChars="0"/>
              <w:rPr>
                <w:rFonts w:ascii="Consolas" w:hAnsi="Consolas"/>
                <w:kern w:val="0"/>
                <w:sz w:val="21"/>
                <w:szCs w:val="21"/>
              </w:rPr>
            </w:pPr>
            <w:r w:rsidRPr="008A1ABC">
              <w:rPr>
                <w:rFonts w:ascii="Consolas" w:hAnsi="Consolas" w:hint="eastAsia"/>
                <w:kern w:val="0"/>
                <w:sz w:val="21"/>
                <w:szCs w:val="21"/>
              </w:rPr>
              <w:t>用户点击“添加联系人”对话框中【取消】按钮，对话框关闭，用例终止。</w:t>
            </w:r>
          </w:p>
          <w:p w14:paraId="2BC39E28" w14:textId="77777777" w:rsidR="004440FC" w:rsidRPr="008A1ABC" w:rsidRDefault="004440FC" w:rsidP="00AC5C40">
            <w:pPr>
              <w:pStyle w:val="a4"/>
              <w:numPr>
                <w:ilvl w:val="0"/>
                <w:numId w:val="177"/>
              </w:numPr>
              <w:spacing w:after="72"/>
              <w:ind w:firstLineChars="0"/>
              <w:rPr>
                <w:rFonts w:ascii="Consolas" w:hAnsi="Consolas"/>
                <w:kern w:val="0"/>
                <w:sz w:val="21"/>
                <w:szCs w:val="21"/>
              </w:rPr>
            </w:pPr>
            <w:r w:rsidRPr="008A1ABC">
              <w:rPr>
                <w:rFonts w:ascii="Consolas" w:hAnsi="Consolas" w:hint="eastAsia"/>
                <w:kern w:val="0"/>
                <w:sz w:val="21"/>
                <w:szCs w:val="21"/>
              </w:rPr>
              <w:t>判断添加联系人表单中所有输入框中数据是否合法。</w:t>
            </w:r>
          </w:p>
          <w:p w14:paraId="0A9735FB" w14:textId="77777777" w:rsidR="004440FC" w:rsidRDefault="004440FC" w:rsidP="00AC5C40">
            <w:pPr>
              <w:pStyle w:val="a4"/>
              <w:numPr>
                <w:ilvl w:val="1"/>
                <w:numId w:val="177"/>
              </w:numPr>
              <w:spacing w:after="72"/>
              <w:ind w:firstLineChars="0"/>
              <w:rPr>
                <w:rFonts w:ascii="Consolas" w:hAnsi="Consolas"/>
                <w:kern w:val="0"/>
                <w:sz w:val="21"/>
                <w:szCs w:val="21"/>
              </w:rPr>
            </w:pPr>
            <w:r w:rsidRPr="008A1ABC">
              <w:rPr>
                <w:rFonts w:ascii="Consolas" w:hAnsi="Consolas" w:hint="eastAsia"/>
                <w:kern w:val="0"/>
                <w:sz w:val="21"/>
                <w:szCs w:val="21"/>
              </w:rPr>
              <w:t>判断联系人表单所有输入项数据是否合法【业务规则</w:t>
            </w:r>
            <w:r w:rsidRPr="008A1ABC">
              <w:rPr>
                <w:rFonts w:ascii="Consolas" w:hAnsi="Consolas" w:hint="eastAsia"/>
                <w:kern w:val="0"/>
                <w:sz w:val="21"/>
                <w:szCs w:val="21"/>
              </w:rPr>
              <w:t>1</w:t>
            </w:r>
            <w:r w:rsidRPr="008A1ABC">
              <w:rPr>
                <w:rFonts w:ascii="Consolas" w:hAnsi="Consolas" w:hint="eastAsia"/>
                <w:kern w:val="0"/>
                <w:sz w:val="21"/>
                <w:szCs w:val="21"/>
              </w:rPr>
              <w:t>】。</w:t>
            </w:r>
          </w:p>
          <w:p w14:paraId="65FEA2AB" w14:textId="77777777" w:rsidR="004440FC" w:rsidRDefault="004440FC" w:rsidP="00AC5C40">
            <w:pPr>
              <w:pStyle w:val="a4"/>
              <w:numPr>
                <w:ilvl w:val="1"/>
                <w:numId w:val="177"/>
              </w:numPr>
              <w:spacing w:after="72"/>
              <w:ind w:firstLineChars="0"/>
              <w:rPr>
                <w:rFonts w:ascii="Consolas" w:hAnsi="Consolas"/>
                <w:kern w:val="0"/>
                <w:sz w:val="21"/>
                <w:szCs w:val="21"/>
              </w:rPr>
            </w:pPr>
            <w:r>
              <w:rPr>
                <w:rFonts w:ascii="Consolas" w:hAnsi="Consolas" w:hint="eastAsia"/>
                <w:kern w:val="0"/>
                <w:sz w:val="21"/>
                <w:szCs w:val="21"/>
              </w:rPr>
              <w:t>判断邮箱是否已被使用，见主事件流</w:t>
            </w:r>
            <w:r>
              <w:rPr>
                <w:rFonts w:ascii="Consolas" w:hAnsi="Consolas" w:hint="eastAsia"/>
                <w:kern w:val="0"/>
                <w:sz w:val="21"/>
                <w:szCs w:val="21"/>
              </w:rPr>
              <w:t>4</w:t>
            </w:r>
            <w:r>
              <w:rPr>
                <w:rFonts w:ascii="Consolas" w:hAnsi="Consolas" w:hint="eastAsia"/>
                <w:kern w:val="0"/>
                <w:sz w:val="21"/>
                <w:szCs w:val="21"/>
              </w:rPr>
              <w:t>。</w:t>
            </w:r>
          </w:p>
          <w:p w14:paraId="74B354B5" w14:textId="77777777" w:rsidR="004440FC" w:rsidRDefault="004440FC" w:rsidP="00AC5C40">
            <w:pPr>
              <w:pStyle w:val="a4"/>
              <w:numPr>
                <w:ilvl w:val="1"/>
                <w:numId w:val="177"/>
              </w:numPr>
              <w:spacing w:after="72"/>
              <w:ind w:firstLineChars="0"/>
              <w:rPr>
                <w:rFonts w:ascii="Consolas" w:hAnsi="Consolas"/>
                <w:kern w:val="0"/>
                <w:sz w:val="21"/>
                <w:szCs w:val="21"/>
              </w:rPr>
            </w:pPr>
            <w:r>
              <w:rPr>
                <w:rFonts w:ascii="Consolas" w:hAnsi="Consolas" w:hint="eastAsia"/>
                <w:kern w:val="0"/>
                <w:sz w:val="21"/>
                <w:szCs w:val="21"/>
              </w:rPr>
              <w:t>判断手机号码是否已被使用，见主事件流</w:t>
            </w:r>
            <w:r>
              <w:rPr>
                <w:rFonts w:ascii="Consolas" w:hAnsi="Consolas" w:hint="eastAsia"/>
                <w:kern w:val="0"/>
                <w:sz w:val="21"/>
                <w:szCs w:val="21"/>
              </w:rPr>
              <w:t>7</w:t>
            </w:r>
            <w:r>
              <w:rPr>
                <w:rFonts w:ascii="Consolas" w:hAnsi="Consolas" w:hint="eastAsia"/>
                <w:kern w:val="0"/>
                <w:sz w:val="21"/>
                <w:szCs w:val="21"/>
              </w:rPr>
              <w:t>。</w:t>
            </w:r>
          </w:p>
          <w:p w14:paraId="1EC594C0" w14:textId="77777777" w:rsidR="00940CE8" w:rsidRPr="008A1ABC" w:rsidRDefault="00940CE8" w:rsidP="00AC5C40">
            <w:pPr>
              <w:pStyle w:val="a4"/>
              <w:numPr>
                <w:ilvl w:val="1"/>
                <w:numId w:val="177"/>
              </w:numPr>
              <w:spacing w:after="72"/>
              <w:ind w:firstLineChars="0"/>
              <w:rPr>
                <w:rFonts w:ascii="Consolas" w:hAnsi="Consolas"/>
                <w:kern w:val="0"/>
                <w:sz w:val="21"/>
                <w:szCs w:val="21"/>
              </w:rPr>
            </w:pPr>
            <w:r>
              <w:rPr>
                <w:rFonts w:ascii="Consolas" w:hAnsi="Consolas" w:hint="eastAsia"/>
                <w:kern w:val="0"/>
                <w:sz w:val="21"/>
                <w:szCs w:val="21"/>
              </w:rPr>
              <w:t>判断组名是否</w:t>
            </w:r>
            <w:r w:rsidR="00285866">
              <w:rPr>
                <w:rFonts w:ascii="Consolas" w:hAnsi="Consolas" w:hint="eastAsia"/>
                <w:kern w:val="0"/>
                <w:sz w:val="21"/>
                <w:szCs w:val="21"/>
              </w:rPr>
              <w:t>已</w:t>
            </w:r>
            <w:r>
              <w:rPr>
                <w:rFonts w:ascii="Consolas" w:hAnsi="Consolas" w:hint="eastAsia"/>
                <w:kern w:val="0"/>
                <w:sz w:val="21"/>
                <w:szCs w:val="21"/>
              </w:rPr>
              <w:t>存在，如果组为新增组，见添加组用例：</w:t>
            </w:r>
            <w:r w:rsidRPr="005C569B">
              <w:rPr>
                <w:rFonts w:ascii="Consolas" w:hAnsi="Consolas" w:hint="eastAsia"/>
                <w:caps/>
                <w:kern w:val="0"/>
                <w:sz w:val="21"/>
                <w:szCs w:val="21"/>
              </w:rPr>
              <w:t>MAX_Client_ADDRESSBOOK_SRS_0006</w:t>
            </w:r>
          </w:p>
          <w:p w14:paraId="1CE839EE" w14:textId="77777777" w:rsidR="004440FC" w:rsidRPr="008A1ABC" w:rsidRDefault="004440FC" w:rsidP="00AC5C40">
            <w:pPr>
              <w:pStyle w:val="a4"/>
              <w:numPr>
                <w:ilvl w:val="0"/>
                <w:numId w:val="177"/>
              </w:numPr>
              <w:spacing w:after="72"/>
              <w:ind w:firstLineChars="0"/>
              <w:rPr>
                <w:rFonts w:ascii="Consolas" w:hAnsi="Consolas"/>
                <w:kern w:val="0"/>
                <w:sz w:val="21"/>
                <w:szCs w:val="21"/>
              </w:rPr>
            </w:pPr>
            <w:r w:rsidRPr="008A1ABC">
              <w:rPr>
                <w:rFonts w:ascii="Consolas" w:hAnsi="Consolas" w:hint="eastAsia"/>
                <w:kern w:val="0"/>
                <w:sz w:val="21"/>
                <w:szCs w:val="21"/>
              </w:rPr>
              <w:t>MAXClient</w:t>
            </w:r>
            <w:r w:rsidRPr="008A1ABC">
              <w:rPr>
                <w:rFonts w:ascii="Consolas" w:hAnsi="Consolas" w:hint="eastAsia"/>
                <w:kern w:val="0"/>
                <w:sz w:val="21"/>
                <w:szCs w:val="21"/>
              </w:rPr>
              <w:t>通过</w:t>
            </w:r>
            <w:r w:rsidRPr="008A1ABC">
              <w:rPr>
                <w:rFonts w:ascii="Consolas" w:hAnsi="Consolas" w:hint="eastAsia"/>
                <w:kern w:val="0"/>
                <w:sz w:val="21"/>
                <w:szCs w:val="21"/>
              </w:rPr>
              <w:t>HTTP</w:t>
            </w:r>
            <w:r w:rsidRPr="008A1ABC">
              <w:rPr>
                <w:rFonts w:ascii="Consolas" w:hAnsi="Consolas" w:hint="eastAsia"/>
                <w:kern w:val="0"/>
                <w:sz w:val="21"/>
                <w:szCs w:val="21"/>
              </w:rPr>
              <w:t>，向</w:t>
            </w:r>
            <w:r w:rsidRPr="008A1ABC">
              <w:rPr>
                <w:rFonts w:ascii="Consolas" w:hAnsi="Consolas" w:hint="eastAsia"/>
                <w:kern w:val="0"/>
                <w:sz w:val="21"/>
                <w:szCs w:val="21"/>
              </w:rPr>
              <w:t>MAXUniform</w:t>
            </w:r>
            <w:r w:rsidRPr="008A1ABC">
              <w:rPr>
                <w:rFonts w:ascii="Consolas" w:hAnsi="Consolas" w:hint="eastAsia"/>
                <w:kern w:val="0"/>
                <w:sz w:val="21"/>
                <w:szCs w:val="21"/>
              </w:rPr>
              <w:t>发出添加联系人（用例：</w:t>
            </w:r>
            <w:r w:rsidRPr="008C033A">
              <w:rPr>
                <w:rFonts w:ascii="Consolas" w:hAnsi="Consolas" w:hint="eastAsia"/>
                <w:kern w:val="0"/>
                <w:sz w:val="21"/>
                <w:szCs w:val="21"/>
              </w:rPr>
              <w:t>MAX_Uniform_ADDRESSBOOK_SRS_0008</w:t>
            </w:r>
            <w:r w:rsidRPr="008A1ABC">
              <w:rPr>
                <w:rFonts w:ascii="Consolas" w:hAnsi="Consolas" w:hint="eastAsia"/>
                <w:kern w:val="0"/>
                <w:sz w:val="21"/>
                <w:szCs w:val="21"/>
              </w:rPr>
              <w:t>）请求。</w:t>
            </w:r>
          </w:p>
          <w:p w14:paraId="1403316F" w14:textId="77777777" w:rsidR="004440FC" w:rsidRPr="008A1ABC" w:rsidRDefault="004440FC" w:rsidP="00AC5C40">
            <w:pPr>
              <w:pStyle w:val="a4"/>
              <w:numPr>
                <w:ilvl w:val="0"/>
                <w:numId w:val="177"/>
              </w:numPr>
              <w:spacing w:after="72"/>
              <w:ind w:firstLineChars="0"/>
              <w:rPr>
                <w:rFonts w:ascii="Consolas" w:hAnsi="Consolas"/>
                <w:kern w:val="0"/>
                <w:sz w:val="21"/>
                <w:szCs w:val="21"/>
              </w:rPr>
            </w:pPr>
            <w:r w:rsidRPr="008A1ABC">
              <w:rPr>
                <w:rFonts w:ascii="Consolas" w:hAnsi="Consolas" w:hint="eastAsia"/>
                <w:kern w:val="0"/>
                <w:sz w:val="21"/>
                <w:szCs w:val="21"/>
              </w:rPr>
              <w:t>MAXClient</w:t>
            </w:r>
            <w:r w:rsidRPr="008A1ABC">
              <w:rPr>
                <w:rFonts w:ascii="Consolas" w:hAnsi="Consolas" w:hint="eastAsia"/>
                <w:kern w:val="0"/>
                <w:sz w:val="21"/>
                <w:szCs w:val="21"/>
              </w:rPr>
              <w:t>判断</w:t>
            </w:r>
            <w:r w:rsidRPr="008A1ABC">
              <w:rPr>
                <w:rFonts w:ascii="Consolas" w:hAnsi="Consolas" w:hint="eastAsia"/>
                <w:kern w:val="0"/>
                <w:sz w:val="21"/>
                <w:szCs w:val="21"/>
              </w:rPr>
              <w:t>MAXUniform</w:t>
            </w:r>
            <w:r w:rsidRPr="008A1ABC">
              <w:rPr>
                <w:rFonts w:ascii="Consolas" w:hAnsi="Consolas" w:hint="eastAsia"/>
                <w:kern w:val="0"/>
                <w:sz w:val="21"/>
                <w:szCs w:val="21"/>
              </w:rPr>
              <w:t>返回结果。</w:t>
            </w:r>
          </w:p>
          <w:p w14:paraId="598C3E39" w14:textId="77777777" w:rsidR="004440FC" w:rsidRPr="008A1ABC" w:rsidRDefault="004440FC" w:rsidP="00AC5C40">
            <w:pPr>
              <w:pStyle w:val="a4"/>
              <w:numPr>
                <w:ilvl w:val="1"/>
                <w:numId w:val="177"/>
              </w:numPr>
              <w:spacing w:after="72"/>
              <w:ind w:firstLineChars="0"/>
              <w:rPr>
                <w:rFonts w:ascii="Consolas" w:hAnsi="Consolas"/>
                <w:kern w:val="0"/>
                <w:sz w:val="21"/>
                <w:szCs w:val="21"/>
              </w:rPr>
            </w:pPr>
            <w:r w:rsidRPr="008C033A">
              <w:rPr>
                <w:rFonts w:ascii="Consolas" w:hAnsi="Consolas" w:hint="eastAsia"/>
                <w:kern w:val="0"/>
                <w:sz w:val="21"/>
                <w:szCs w:val="21"/>
              </w:rPr>
              <w:t>请求超时</w:t>
            </w:r>
            <w:r>
              <w:rPr>
                <w:rFonts w:ascii="Consolas" w:hAnsi="Consolas" w:hint="eastAsia"/>
                <w:kern w:val="0"/>
                <w:sz w:val="21"/>
                <w:szCs w:val="21"/>
              </w:rPr>
              <w:t>，见通用规则</w:t>
            </w:r>
            <w:r w:rsidRPr="008C033A">
              <w:rPr>
                <w:rFonts w:ascii="Consolas" w:hAnsi="Consolas" w:hint="eastAsia"/>
                <w:kern w:val="0"/>
                <w:sz w:val="21"/>
                <w:szCs w:val="21"/>
              </w:rPr>
              <w:t>【请求超时限制】，在“添加联系人“对话框顶端显示错误提示</w:t>
            </w:r>
            <w:r w:rsidRPr="008C033A">
              <w:rPr>
                <w:rFonts w:ascii="Consolas" w:hAnsi="Consolas" w:hint="eastAsia"/>
                <w:kern w:val="0"/>
                <w:sz w:val="21"/>
                <w:szCs w:val="21"/>
              </w:rPr>
              <w:t xml:space="preserve"> </w:t>
            </w:r>
            <w:r w:rsidRPr="008C033A">
              <w:rPr>
                <w:rFonts w:ascii="Consolas" w:hAnsi="Consolas" w:hint="eastAsia"/>
                <w:kern w:val="0"/>
                <w:sz w:val="21"/>
                <w:szCs w:val="21"/>
              </w:rPr>
              <w:t>“添</w:t>
            </w:r>
            <w:r w:rsidRPr="008C033A">
              <w:rPr>
                <w:rFonts w:ascii="Consolas" w:hAnsi="Consolas" w:hint="eastAsia"/>
                <w:kern w:val="0"/>
                <w:sz w:val="21"/>
                <w:szCs w:val="21"/>
              </w:rPr>
              <w:lastRenderedPageBreak/>
              <w:t>加联系人失败，请稍后重试”，用例终止。</w:t>
            </w:r>
          </w:p>
          <w:p w14:paraId="743BF4CF" w14:textId="77777777" w:rsidR="004440FC" w:rsidRPr="008A1ABC" w:rsidRDefault="004440FC" w:rsidP="00AC5C40">
            <w:pPr>
              <w:pStyle w:val="a4"/>
              <w:numPr>
                <w:ilvl w:val="1"/>
                <w:numId w:val="177"/>
              </w:numPr>
              <w:spacing w:after="72"/>
              <w:ind w:firstLineChars="0"/>
              <w:rPr>
                <w:rFonts w:ascii="Consolas" w:hAnsi="Consolas"/>
                <w:kern w:val="0"/>
                <w:sz w:val="21"/>
                <w:szCs w:val="21"/>
              </w:rPr>
            </w:pPr>
            <w:r w:rsidRPr="008A1ABC">
              <w:rPr>
                <w:rFonts w:ascii="Consolas" w:hAnsi="Consolas" w:hint="eastAsia"/>
                <w:kern w:val="0"/>
                <w:sz w:val="21"/>
                <w:szCs w:val="21"/>
              </w:rPr>
              <w:t>返回的</w:t>
            </w:r>
            <w:r w:rsidRPr="008A1ABC">
              <w:rPr>
                <w:rFonts w:ascii="Consolas" w:hAnsi="Consolas" w:hint="eastAsia"/>
                <w:kern w:val="0"/>
                <w:sz w:val="21"/>
                <w:szCs w:val="21"/>
              </w:rPr>
              <w:t>HTTP</w:t>
            </w:r>
            <w:r w:rsidRPr="008A1ABC">
              <w:rPr>
                <w:rFonts w:ascii="Consolas" w:hAnsi="Consolas" w:hint="eastAsia"/>
                <w:kern w:val="0"/>
                <w:sz w:val="21"/>
                <w:szCs w:val="21"/>
              </w:rPr>
              <w:t>请求状态码为</w:t>
            </w:r>
            <w:r w:rsidRPr="008A1ABC">
              <w:rPr>
                <w:rFonts w:ascii="Consolas" w:hAnsi="Consolas" w:hint="eastAsia"/>
                <w:kern w:val="0"/>
                <w:sz w:val="21"/>
                <w:szCs w:val="21"/>
              </w:rPr>
              <w:t>5</w:t>
            </w:r>
            <w:r>
              <w:rPr>
                <w:rFonts w:ascii="Consolas" w:hAnsi="Consolas" w:hint="eastAsia"/>
                <w:kern w:val="0"/>
                <w:sz w:val="21"/>
                <w:szCs w:val="21"/>
              </w:rPr>
              <w:t>xx</w:t>
            </w:r>
            <w:r w:rsidRPr="008A1ABC">
              <w:rPr>
                <w:rFonts w:ascii="Consolas" w:hAnsi="Consolas" w:hint="eastAsia"/>
                <w:kern w:val="0"/>
                <w:sz w:val="21"/>
                <w:szCs w:val="21"/>
              </w:rPr>
              <w:t>，</w:t>
            </w:r>
            <w:r w:rsidRPr="008C033A">
              <w:rPr>
                <w:rFonts w:ascii="Consolas" w:hAnsi="Consolas" w:hint="eastAsia"/>
                <w:kern w:val="0"/>
                <w:sz w:val="21"/>
                <w:szCs w:val="21"/>
              </w:rPr>
              <w:t>在“添加联系人“对话框顶端显示错误提示</w:t>
            </w:r>
            <w:r w:rsidRPr="008C033A">
              <w:rPr>
                <w:rFonts w:ascii="Consolas" w:hAnsi="Consolas" w:hint="eastAsia"/>
                <w:kern w:val="0"/>
                <w:sz w:val="21"/>
                <w:szCs w:val="21"/>
              </w:rPr>
              <w:t xml:space="preserve"> </w:t>
            </w:r>
            <w:r w:rsidRPr="008C033A">
              <w:rPr>
                <w:rFonts w:ascii="Consolas" w:hAnsi="Consolas" w:hint="eastAsia"/>
                <w:kern w:val="0"/>
                <w:sz w:val="21"/>
                <w:szCs w:val="21"/>
              </w:rPr>
              <w:t>“添加联系人失败，请稍后重试”，用例终止</w:t>
            </w:r>
            <w:r w:rsidRPr="008A1ABC">
              <w:rPr>
                <w:rFonts w:ascii="Consolas" w:hAnsi="Consolas" w:hint="eastAsia"/>
                <w:kern w:val="0"/>
                <w:sz w:val="21"/>
                <w:szCs w:val="21"/>
              </w:rPr>
              <w:t>。</w:t>
            </w:r>
          </w:p>
          <w:p w14:paraId="3B2B9CD0" w14:textId="77777777" w:rsidR="004440FC" w:rsidRPr="008A1ABC" w:rsidRDefault="004440FC" w:rsidP="00AC5C40">
            <w:pPr>
              <w:pStyle w:val="a4"/>
              <w:numPr>
                <w:ilvl w:val="1"/>
                <w:numId w:val="177"/>
              </w:numPr>
              <w:spacing w:after="72"/>
              <w:ind w:firstLineChars="0"/>
              <w:rPr>
                <w:rFonts w:ascii="Consolas" w:hAnsi="Consolas"/>
                <w:kern w:val="0"/>
                <w:sz w:val="21"/>
                <w:szCs w:val="21"/>
              </w:rPr>
            </w:pPr>
            <w:r w:rsidRPr="008A1ABC">
              <w:rPr>
                <w:rFonts w:ascii="Consolas" w:hAnsi="Consolas" w:hint="eastAsia"/>
                <w:kern w:val="0"/>
                <w:sz w:val="21"/>
                <w:szCs w:val="21"/>
              </w:rPr>
              <w:t>返回的</w:t>
            </w:r>
            <w:r w:rsidRPr="008A1ABC">
              <w:rPr>
                <w:rFonts w:ascii="Consolas" w:hAnsi="Consolas" w:hint="eastAsia"/>
                <w:kern w:val="0"/>
                <w:sz w:val="21"/>
                <w:szCs w:val="21"/>
              </w:rPr>
              <w:t>HTTP</w:t>
            </w:r>
            <w:r w:rsidRPr="008A1ABC">
              <w:rPr>
                <w:rFonts w:ascii="Consolas" w:hAnsi="Consolas" w:hint="eastAsia"/>
                <w:kern w:val="0"/>
                <w:sz w:val="21"/>
                <w:szCs w:val="21"/>
              </w:rPr>
              <w:t>状态码为</w:t>
            </w:r>
            <w:r w:rsidRPr="008A1ABC">
              <w:rPr>
                <w:rFonts w:ascii="Consolas" w:hAnsi="Consolas" w:hint="eastAsia"/>
                <w:kern w:val="0"/>
                <w:sz w:val="21"/>
                <w:szCs w:val="21"/>
              </w:rPr>
              <w:t>200</w:t>
            </w:r>
            <w:r w:rsidRPr="008A1ABC">
              <w:rPr>
                <w:rFonts w:ascii="Consolas" w:hAnsi="Consolas" w:hint="eastAsia"/>
                <w:kern w:val="0"/>
                <w:sz w:val="21"/>
                <w:szCs w:val="21"/>
              </w:rPr>
              <w:t>，判断返回结果中业务状态码。</w:t>
            </w:r>
          </w:p>
          <w:p w14:paraId="132BBBE5" w14:textId="77777777" w:rsidR="004440FC" w:rsidRPr="00E3642D" w:rsidRDefault="004440FC" w:rsidP="00AC5C40">
            <w:pPr>
              <w:pStyle w:val="a4"/>
              <w:numPr>
                <w:ilvl w:val="0"/>
                <w:numId w:val="177"/>
              </w:numPr>
              <w:spacing w:after="72"/>
              <w:ind w:firstLineChars="0"/>
              <w:rPr>
                <w:rFonts w:ascii="Consolas" w:hAnsi="Consolas"/>
                <w:kern w:val="0"/>
                <w:sz w:val="21"/>
                <w:szCs w:val="21"/>
              </w:rPr>
            </w:pPr>
            <w:r w:rsidRPr="00E3642D">
              <w:rPr>
                <w:rFonts w:ascii="Consolas" w:hAnsi="Consolas" w:hint="eastAsia"/>
                <w:kern w:val="0"/>
                <w:sz w:val="21"/>
                <w:szCs w:val="21"/>
              </w:rPr>
              <w:t>关闭“添加联系人”对话框，“通讯录面板”中的联系人列表自动刷新，联系人所在组自动展开</w:t>
            </w:r>
            <w:r>
              <w:rPr>
                <w:rFonts w:ascii="Consolas" w:hAnsi="Consolas" w:hint="eastAsia"/>
                <w:kern w:val="0"/>
                <w:sz w:val="21"/>
                <w:szCs w:val="21"/>
              </w:rPr>
              <w:t>且显示在联系人列表顶端</w:t>
            </w:r>
            <w:r w:rsidRPr="00E3642D">
              <w:rPr>
                <w:rFonts w:ascii="Consolas" w:hAnsi="Consolas" w:hint="eastAsia"/>
                <w:kern w:val="0"/>
                <w:sz w:val="21"/>
                <w:szCs w:val="21"/>
              </w:rPr>
              <w:t>，组后联系人计数加一，</w:t>
            </w:r>
            <w:r>
              <w:rPr>
                <w:rFonts w:ascii="Consolas" w:hAnsi="Consolas" w:hint="eastAsia"/>
                <w:kern w:val="0"/>
                <w:sz w:val="21"/>
                <w:szCs w:val="21"/>
              </w:rPr>
              <w:t>组下联系人按照通用规则【联系人列表排序规则】排序，新添加</w:t>
            </w:r>
            <w:r w:rsidRPr="00E3642D">
              <w:rPr>
                <w:rFonts w:ascii="Consolas" w:hAnsi="Consolas" w:hint="eastAsia"/>
                <w:kern w:val="0"/>
                <w:sz w:val="21"/>
                <w:szCs w:val="21"/>
              </w:rPr>
              <w:t>联系人处于选中状态。</w:t>
            </w:r>
          </w:p>
          <w:p w14:paraId="0FD3FBFD" w14:textId="77777777" w:rsidR="004440FC" w:rsidRPr="00E3642D" w:rsidRDefault="004440FC" w:rsidP="00AC5C40">
            <w:pPr>
              <w:pStyle w:val="a4"/>
              <w:numPr>
                <w:ilvl w:val="0"/>
                <w:numId w:val="177"/>
              </w:numPr>
              <w:spacing w:after="72"/>
              <w:ind w:firstLineChars="0"/>
              <w:rPr>
                <w:rFonts w:ascii="Consolas" w:hAnsi="Consolas"/>
                <w:kern w:val="0"/>
                <w:sz w:val="21"/>
                <w:szCs w:val="21"/>
              </w:rPr>
            </w:pPr>
            <w:r w:rsidRPr="00E3642D">
              <w:rPr>
                <w:rFonts w:ascii="Consolas" w:hAnsi="Consolas" w:hint="eastAsia"/>
                <w:kern w:val="0"/>
                <w:sz w:val="21"/>
                <w:szCs w:val="21"/>
              </w:rPr>
              <w:t>用例结束。</w:t>
            </w:r>
          </w:p>
          <w:p w14:paraId="5276CA70" w14:textId="77777777" w:rsidR="004440FC" w:rsidRPr="003855E3" w:rsidRDefault="004440FC" w:rsidP="003C4A16">
            <w:pPr>
              <w:pStyle w:val="a4"/>
              <w:spacing w:after="72"/>
              <w:ind w:firstLine="420"/>
              <w:rPr>
                <w:rFonts w:ascii="Consolas" w:hAnsi="Consolas"/>
                <w:kern w:val="0"/>
                <w:sz w:val="21"/>
                <w:szCs w:val="21"/>
              </w:rPr>
            </w:pPr>
          </w:p>
          <w:p w14:paraId="32410700" w14:textId="77777777" w:rsidR="004440FC" w:rsidRPr="003855E3" w:rsidRDefault="004440FC" w:rsidP="003C4A16">
            <w:pPr>
              <w:pStyle w:val="a4"/>
              <w:keepNext/>
              <w:spacing w:after="72"/>
              <w:ind w:firstLineChars="0" w:firstLine="0"/>
              <w:rPr>
                <w:rFonts w:ascii="Consolas" w:hAnsi="Consolas"/>
                <w:sz w:val="21"/>
                <w:szCs w:val="21"/>
              </w:rPr>
            </w:pPr>
            <w:r w:rsidRPr="003855E3">
              <w:rPr>
                <w:rFonts w:ascii="Consolas" w:hAnsi="Consolas"/>
                <w:noProof/>
                <w:sz w:val="21"/>
                <w:szCs w:val="21"/>
              </w:rPr>
              <w:drawing>
                <wp:inline distT="0" distB="0" distL="0" distR="0" wp14:anchorId="3C44CC28" wp14:editId="3658E503">
                  <wp:extent cx="5229225" cy="3886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29225" cy="3886200"/>
                          </a:xfrm>
                          <a:prstGeom prst="rect">
                            <a:avLst/>
                          </a:prstGeom>
                        </pic:spPr>
                      </pic:pic>
                    </a:graphicData>
                  </a:graphic>
                </wp:inline>
              </w:drawing>
            </w:r>
          </w:p>
          <w:p w14:paraId="03B65C73" w14:textId="77777777" w:rsidR="004440FC" w:rsidRPr="003855E3" w:rsidRDefault="004440FC" w:rsidP="003C4A16">
            <w:pPr>
              <w:pStyle w:val="af3"/>
              <w:jc w:val="left"/>
              <w:rPr>
                <w:rFonts w:ascii="Consolas" w:hAnsi="Consolas"/>
                <w:sz w:val="21"/>
                <w:szCs w:val="21"/>
              </w:rPr>
            </w:pPr>
            <w:bookmarkStart w:id="459" w:name="_Toc354760377"/>
            <w:r w:rsidRPr="003855E3">
              <w:rPr>
                <w:rFonts w:ascii="Consolas" w:hAnsi="Consolas" w:hint="eastAsia"/>
                <w:sz w:val="21"/>
                <w:szCs w:val="21"/>
              </w:rPr>
              <w:t>原型图</w:t>
            </w:r>
            <w:r w:rsidRPr="003855E3">
              <w:rPr>
                <w:rFonts w:ascii="Consolas" w:hAnsi="Consolas" w:hint="eastAsia"/>
                <w:sz w:val="21"/>
                <w:szCs w:val="21"/>
              </w:rPr>
              <w:t xml:space="preserve">1- </w:t>
            </w:r>
            <w:r w:rsidR="004E1C5A" w:rsidRPr="003855E3">
              <w:rPr>
                <w:rFonts w:ascii="Consolas" w:hAnsi="Consolas"/>
                <w:sz w:val="21"/>
                <w:szCs w:val="21"/>
              </w:rPr>
              <w:fldChar w:fldCharType="begin"/>
            </w:r>
            <w:r w:rsidRPr="003855E3">
              <w:rPr>
                <w:rFonts w:ascii="Consolas" w:hAnsi="Consolas"/>
                <w:sz w:val="21"/>
                <w:szCs w:val="21"/>
              </w:rPr>
              <w:instrText xml:space="preserve"> </w:instrText>
            </w:r>
            <w:r w:rsidRPr="003855E3">
              <w:rPr>
                <w:rFonts w:ascii="Consolas" w:hAnsi="Consolas" w:hint="eastAsia"/>
                <w:sz w:val="21"/>
                <w:szCs w:val="21"/>
              </w:rPr>
              <w:instrText xml:space="preserve">SEQ </w:instrText>
            </w:r>
            <w:r w:rsidRPr="003855E3">
              <w:rPr>
                <w:rFonts w:ascii="Consolas" w:hAnsi="Consolas" w:hint="eastAsia"/>
                <w:sz w:val="21"/>
                <w:szCs w:val="21"/>
              </w:rPr>
              <w:instrText>原型图</w:instrText>
            </w:r>
            <w:r w:rsidRPr="003855E3">
              <w:rPr>
                <w:rFonts w:ascii="Consolas" w:hAnsi="Consolas" w:hint="eastAsia"/>
                <w:sz w:val="21"/>
                <w:szCs w:val="21"/>
              </w:rPr>
              <w:instrText>1- \* ARABIC</w:instrText>
            </w:r>
            <w:r w:rsidRPr="003855E3">
              <w:rPr>
                <w:rFonts w:ascii="Consolas" w:hAnsi="Consolas"/>
                <w:sz w:val="21"/>
                <w:szCs w:val="21"/>
              </w:rPr>
              <w:instrText xml:space="preserve"> </w:instrText>
            </w:r>
            <w:r w:rsidR="004E1C5A" w:rsidRPr="003855E3">
              <w:rPr>
                <w:rFonts w:ascii="Consolas" w:hAnsi="Consolas"/>
                <w:sz w:val="21"/>
                <w:szCs w:val="21"/>
              </w:rPr>
              <w:fldChar w:fldCharType="separate"/>
            </w:r>
            <w:r w:rsidRPr="003855E3">
              <w:rPr>
                <w:rFonts w:ascii="Consolas" w:hAnsi="Consolas"/>
                <w:noProof/>
                <w:sz w:val="21"/>
                <w:szCs w:val="21"/>
              </w:rPr>
              <w:t>13</w:t>
            </w:r>
            <w:r w:rsidR="004E1C5A" w:rsidRPr="003855E3">
              <w:rPr>
                <w:rFonts w:ascii="Consolas" w:hAnsi="Consolas"/>
                <w:sz w:val="21"/>
                <w:szCs w:val="21"/>
              </w:rPr>
              <w:fldChar w:fldCharType="end"/>
            </w:r>
            <w:r w:rsidRPr="003855E3">
              <w:rPr>
                <w:rFonts w:ascii="Consolas" w:hAnsi="Consolas" w:hint="eastAsia"/>
                <w:sz w:val="21"/>
                <w:szCs w:val="21"/>
              </w:rPr>
              <w:t>添加联系人对话框</w:t>
            </w:r>
            <w:bookmarkEnd w:id="459"/>
          </w:p>
          <w:p w14:paraId="06056C44" w14:textId="77777777" w:rsidR="004440FC" w:rsidRPr="003855E3" w:rsidRDefault="004440FC" w:rsidP="003C4A16">
            <w:pPr>
              <w:pStyle w:val="af3"/>
              <w:rPr>
                <w:rFonts w:ascii="Consolas" w:hAnsi="Consolas"/>
                <w:sz w:val="21"/>
                <w:szCs w:val="21"/>
              </w:rPr>
            </w:pPr>
          </w:p>
        </w:tc>
      </w:tr>
      <w:tr w:rsidR="004440FC" w:rsidRPr="003855E3" w14:paraId="52D0E9E6" w14:textId="77777777" w:rsidTr="003C4A16">
        <w:tc>
          <w:tcPr>
            <w:tcW w:w="5000" w:type="pct"/>
            <w:gridSpan w:val="3"/>
            <w:shd w:val="clear" w:color="auto" w:fill="auto"/>
          </w:tcPr>
          <w:p w14:paraId="27571517"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lastRenderedPageBreak/>
              <w:t>可选事件流</w:t>
            </w:r>
          </w:p>
        </w:tc>
      </w:tr>
      <w:tr w:rsidR="004440FC" w:rsidRPr="003855E3" w14:paraId="60881C77" w14:textId="77777777" w:rsidTr="003C4A16">
        <w:trPr>
          <w:hidden/>
        </w:trPr>
        <w:tc>
          <w:tcPr>
            <w:tcW w:w="5000" w:type="pct"/>
            <w:gridSpan w:val="3"/>
            <w:shd w:val="clear" w:color="auto" w:fill="auto"/>
          </w:tcPr>
          <w:p w14:paraId="33A9EE87" w14:textId="77777777" w:rsidR="004440FC" w:rsidRPr="003855E3" w:rsidRDefault="004440FC" w:rsidP="00CD4D74">
            <w:pPr>
              <w:pStyle w:val="aff5"/>
              <w:numPr>
                <w:ilvl w:val="0"/>
                <w:numId w:val="140"/>
              </w:numPr>
              <w:spacing w:afterLines="30" w:after="72" w:line="288" w:lineRule="auto"/>
              <w:ind w:firstLineChars="0" w:firstLine="0"/>
              <w:rPr>
                <w:rFonts w:ascii="Consolas" w:hAnsi="Consolas"/>
                <w:vanish/>
                <w:kern w:val="0"/>
                <w:szCs w:val="21"/>
              </w:rPr>
            </w:pPr>
          </w:p>
          <w:p w14:paraId="19307FF2" w14:textId="77777777" w:rsidR="004440FC" w:rsidRPr="003855E3" w:rsidRDefault="004440FC" w:rsidP="00CD4D74">
            <w:pPr>
              <w:pStyle w:val="aff5"/>
              <w:numPr>
                <w:ilvl w:val="0"/>
                <w:numId w:val="140"/>
              </w:numPr>
              <w:spacing w:afterLines="30" w:after="72" w:line="288" w:lineRule="auto"/>
              <w:ind w:firstLineChars="0" w:firstLine="0"/>
              <w:rPr>
                <w:rFonts w:ascii="Consolas" w:hAnsi="Consolas"/>
                <w:vanish/>
                <w:kern w:val="0"/>
                <w:szCs w:val="21"/>
              </w:rPr>
            </w:pPr>
          </w:p>
          <w:p w14:paraId="74A924A7" w14:textId="77777777" w:rsidR="004440FC" w:rsidRPr="003855E3" w:rsidRDefault="004440FC">
            <w:pPr>
              <w:pStyle w:val="aff5"/>
              <w:numPr>
                <w:ilvl w:val="0"/>
                <w:numId w:val="140"/>
              </w:numPr>
              <w:spacing w:afterLines="30" w:after="72" w:line="288" w:lineRule="auto"/>
              <w:ind w:firstLineChars="0" w:firstLine="0"/>
              <w:rPr>
                <w:rFonts w:ascii="Consolas" w:hAnsi="Consolas"/>
                <w:vanish/>
                <w:kern w:val="0"/>
                <w:szCs w:val="21"/>
              </w:rPr>
            </w:pPr>
          </w:p>
          <w:p w14:paraId="17F00E49" w14:textId="77777777" w:rsidR="004440FC" w:rsidRPr="003855E3" w:rsidRDefault="004440FC">
            <w:pPr>
              <w:pStyle w:val="aff5"/>
              <w:numPr>
                <w:ilvl w:val="0"/>
                <w:numId w:val="140"/>
              </w:numPr>
              <w:spacing w:afterLines="30" w:after="72" w:line="288" w:lineRule="auto"/>
              <w:ind w:firstLineChars="0" w:firstLine="0"/>
              <w:rPr>
                <w:rFonts w:ascii="Consolas" w:hAnsi="Consolas"/>
                <w:vanish/>
                <w:kern w:val="0"/>
                <w:szCs w:val="21"/>
              </w:rPr>
            </w:pPr>
          </w:p>
          <w:p w14:paraId="6F60C47C" w14:textId="77777777" w:rsidR="004440FC" w:rsidRPr="003855E3" w:rsidRDefault="004440FC">
            <w:pPr>
              <w:pStyle w:val="aff5"/>
              <w:numPr>
                <w:ilvl w:val="0"/>
                <w:numId w:val="140"/>
              </w:numPr>
              <w:spacing w:afterLines="30" w:after="72" w:line="288" w:lineRule="auto"/>
              <w:ind w:firstLineChars="0" w:firstLine="0"/>
              <w:rPr>
                <w:rFonts w:ascii="Consolas" w:hAnsi="Consolas"/>
                <w:vanish/>
                <w:kern w:val="0"/>
                <w:szCs w:val="21"/>
              </w:rPr>
            </w:pPr>
          </w:p>
          <w:p w14:paraId="6E5EAB33" w14:textId="77777777" w:rsidR="004440FC" w:rsidRPr="003855E3" w:rsidRDefault="004440FC">
            <w:pPr>
              <w:pStyle w:val="aff5"/>
              <w:numPr>
                <w:ilvl w:val="1"/>
                <w:numId w:val="140"/>
              </w:numPr>
              <w:spacing w:afterLines="30" w:after="72" w:line="288" w:lineRule="auto"/>
              <w:ind w:firstLineChars="0" w:firstLine="0"/>
              <w:rPr>
                <w:rFonts w:ascii="Consolas" w:hAnsi="Consolas"/>
                <w:vanish/>
                <w:kern w:val="0"/>
                <w:szCs w:val="21"/>
              </w:rPr>
            </w:pPr>
          </w:p>
          <w:p w14:paraId="40DAC1EF" w14:textId="77777777" w:rsidR="004440FC" w:rsidRPr="003855E3" w:rsidRDefault="004440FC">
            <w:pPr>
              <w:pStyle w:val="aff5"/>
              <w:numPr>
                <w:ilvl w:val="1"/>
                <w:numId w:val="140"/>
              </w:numPr>
              <w:spacing w:afterLines="30" w:after="72" w:line="288" w:lineRule="auto"/>
              <w:ind w:firstLineChars="0" w:firstLine="0"/>
              <w:rPr>
                <w:rFonts w:ascii="Consolas" w:hAnsi="Consolas"/>
                <w:vanish/>
                <w:kern w:val="0"/>
                <w:szCs w:val="21"/>
              </w:rPr>
            </w:pPr>
          </w:p>
          <w:p w14:paraId="234EB1C9" w14:textId="77777777" w:rsidR="004440FC" w:rsidRDefault="004440FC" w:rsidP="00AC5C40">
            <w:pPr>
              <w:pStyle w:val="a4"/>
              <w:numPr>
                <w:ilvl w:val="1"/>
                <w:numId w:val="140"/>
              </w:numPr>
              <w:spacing w:after="72"/>
              <w:ind w:firstLineChars="0"/>
              <w:rPr>
                <w:rFonts w:ascii="Consolas" w:hAnsi="Consolas"/>
                <w:kern w:val="0"/>
                <w:sz w:val="21"/>
                <w:szCs w:val="21"/>
              </w:rPr>
            </w:pPr>
            <w:r w:rsidRPr="003855E3">
              <w:rPr>
                <w:rFonts w:ascii="Consolas" w:hAnsi="Consolas" w:hint="eastAsia"/>
                <w:kern w:val="0"/>
                <w:sz w:val="21"/>
                <w:szCs w:val="21"/>
              </w:rPr>
              <w:t>返回</w:t>
            </w:r>
            <w:r w:rsidRPr="003855E3">
              <w:rPr>
                <w:rFonts w:ascii="Consolas" w:hAnsi="Consolas" w:hint="eastAsia"/>
                <w:kern w:val="0"/>
                <w:sz w:val="21"/>
                <w:szCs w:val="21"/>
              </w:rPr>
              <w:t>HTTP</w:t>
            </w:r>
            <w:r w:rsidRPr="003855E3">
              <w:rPr>
                <w:rFonts w:ascii="Consolas" w:hAnsi="Consolas" w:hint="eastAsia"/>
                <w:kern w:val="0"/>
                <w:sz w:val="21"/>
                <w:szCs w:val="21"/>
              </w:rPr>
              <w:t>状态码为</w:t>
            </w:r>
            <w:r w:rsidRPr="003855E3">
              <w:rPr>
                <w:rFonts w:ascii="Consolas" w:hAnsi="Consolas" w:hint="eastAsia"/>
                <w:kern w:val="0"/>
                <w:sz w:val="21"/>
                <w:szCs w:val="21"/>
              </w:rPr>
              <w:t>200</w:t>
            </w:r>
            <w:r w:rsidRPr="003855E3">
              <w:rPr>
                <w:rFonts w:ascii="Consolas" w:hAnsi="Consolas" w:hint="eastAsia"/>
                <w:kern w:val="0"/>
                <w:sz w:val="21"/>
                <w:szCs w:val="21"/>
              </w:rPr>
              <w:t>，判断返回结果中</w:t>
            </w:r>
            <w:r>
              <w:rPr>
                <w:rFonts w:ascii="Consolas" w:hAnsi="Consolas" w:hint="eastAsia"/>
                <w:kern w:val="0"/>
                <w:sz w:val="21"/>
                <w:szCs w:val="21"/>
              </w:rPr>
              <w:t>业务状态码</w:t>
            </w:r>
            <w:r w:rsidRPr="003855E3">
              <w:rPr>
                <w:rFonts w:ascii="Consolas" w:hAnsi="Consolas" w:hint="eastAsia"/>
                <w:kern w:val="0"/>
                <w:sz w:val="21"/>
                <w:szCs w:val="21"/>
              </w:rPr>
              <w:t>。</w:t>
            </w:r>
          </w:p>
          <w:p w14:paraId="1D073C32" w14:textId="77777777" w:rsidR="004440FC" w:rsidRPr="00D52C1B" w:rsidRDefault="004440FC" w:rsidP="00AC5C40">
            <w:pPr>
              <w:pStyle w:val="a4"/>
              <w:numPr>
                <w:ilvl w:val="2"/>
                <w:numId w:val="140"/>
              </w:numPr>
              <w:spacing w:after="72"/>
              <w:ind w:firstLineChars="0"/>
              <w:rPr>
                <w:rFonts w:ascii="Consolas" w:hAnsi="Consolas"/>
                <w:kern w:val="0"/>
                <w:sz w:val="21"/>
                <w:szCs w:val="21"/>
              </w:rPr>
            </w:pPr>
            <w:r w:rsidRPr="00D52C1B">
              <w:rPr>
                <w:rFonts w:ascii="Consolas" w:hAnsi="Consolas" w:hint="eastAsia"/>
                <w:kern w:val="0"/>
                <w:sz w:val="21"/>
                <w:szCs w:val="21"/>
              </w:rPr>
              <w:t>业务状态码为</w:t>
            </w:r>
            <w:r>
              <w:rPr>
                <w:rFonts w:ascii="Consolas" w:hAnsi="Consolas" w:hint="eastAsia"/>
                <w:kern w:val="0"/>
                <w:sz w:val="21"/>
                <w:szCs w:val="21"/>
              </w:rPr>
              <w:t>50011</w:t>
            </w:r>
            <w:r w:rsidRPr="00D52C1B">
              <w:rPr>
                <w:rFonts w:ascii="Consolas" w:hAnsi="Consolas" w:hint="eastAsia"/>
                <w:kern w:val="0"/>
                <w:sz w:val="21"/>
                <w:szCs w:val="21"/>
              </w:rPr>
              <w:t>时，通讯录中已存在该邮箱地址，在“添加联系人“对话框顶端显示错误提示”</w:t>
            </w:r>
            <w:r w:rsidRPr="00D52C1B">
              <w:rPr>
                <w:rFonts w:ascii="Consolas" w:hAnsi="Consolas" w:hint="eastAsia"/>
                <w:kern w:val="0"/>
                <w:sz w:val="21"/>
                <w:szCs w:val="21"/>
              </w:rPr>
              <w:t xml:space="preserve"> </w:t>
            </w:r>
            <w:r w:rsidRPr="00D52C1B">
              <w:rPr>
                <w:rFonts w:ascii="Consolas" w:hAnsi="Consolas" w:hint="eastAsia"/>
                <w:kern w:val="0"/>
                <w:sz w:val="21"/>
                <w:szCs w:val="21"/>
              </w:rPr>
              <w:t>该邮箱地址已被其他联系人使用“</w:t>
            </w:r>
            <w:r w:rsidRPr="00D52C1B">
              <w:rPr>
                <w:rFonts w:ascii="Consolas" w:hAnsi="Consolas"/>
                <w:kern w:val="0"/>
                <w:sz w:val="21"/>
                <w:szCs w:val="21"/>
              </w:rPr>
              <w:t xml:space="preserve"> </w:t>
            </w:r>
            <w:r w:rsidRPr="00D52C1B">
              <w:rPr>
                <w:rFonts w:ascii="Consolas" w:hAnsi="Consolas" w:hint="eastAsia"/>
                <w:kern w:val="0"/>
                <w:sz w:val="21"/>
                <w:szCs w:val="21"/>
              </w:rPr>
              <w:t>，用例终止。</w:t>
            </w:r>
          </w:p>
          <w:p w14:paraId="399D0B47" w14:textId="77777777" w:rsidR="004440FC" w:rsidRPr="003855E3" w:rsidRDefault="004440FC" w:rsidP="00AC5C40">
            <w:pPr>
              <w:pStyle w:val="a4"/>
              <w:numPr>
                <w:ilvl w:val="2"/>
                <w:numId w:val="140"/>
              </w:numPr>
              <w:spacing w:after="72"/>
              <w:ind w:left="840" w:firstLineChars="0" w:firstLine="0"/>
              <w:rPr>
                <w:rFonts w:ascii="Consolas" w:hAnsi="Consolas"/>
                <w:kern w:val="0"/>
                <w:sz w:val="21"/>
                <w:szCs w:val="21"/>
              </w:rPr>
            </w:pPr>
            <w:r>
              <w:rPr>
                <w:rFonts w:ascii="Consolas" w:hAnsi="Consolas" w:hint="eastAsia"/>
                <w:kern w:val="0"/>
                <w:sz w:val="21"/>
                <w:szCs w:val="21"/>
              </w:rPr>
              <w:t>业务状态码</w:t>
            </w:r>
            <w:r w:rsidRPr="003855E3">
              <w:rPr>
                <w:rFonts w:ascii="Consolas" w:hAnsi="Consolas" w:hint="eastAsia"/>
                <w:kern w:val="0"/>
                <w:sz w:val="21"/>
                <w:szCs w:val="21"/>
              </w:rPr>
              <w:t>为</w:t>
            </w:r>
            <w:r w:rsidRPr="003855E3">
              <w:rPr>
                <w:rFonts w:ascii="Consolas" w:hAnsi="Consolas" w:hint="eastAsia"/>
                <w:kern w:val="0"/>
                <w:sz w:val="21"/>
                <w:szCs w:val="21"/>
              </w:rPr>
              <w:t>0</w:t>
            </w:r>
            <w:r w:rsidRPr="003855E3">
              <w:rPr>
                <w:rFonts w:ascii="Consolas" w:hAnsi="Consolas" w:hint="eastAsia"/>
                <w:kern w:val="0"/>
                <w:sz w:val="21"/>
                <w:szCs w:val="21"/>
              </w:rPr>
              <w:t>时，跳转至主事件流</w:t>
            </w:r>
            <w:r>
              <w:rPr>
                <w:rFonts w:ascii="Consolas" w:hAnsi="Consolas" w:hint="eastAsia"/>
                <w:kern w:val="0"/>
                <w:sz w:val="21"/>
                <w:szCs w:val="21"/>
              </w:rPr>
              <w:t>6</w:t>
            </w:r>
            <w:r w:rsidRPr="003855E3">
              <w:rPr>
                <w:rFonts w:ascii="Consolas" w:hAnsi="Consolas" w:hint="eastAsia"/>
                <w:kern w:val="0"/>
                <w:sz w:val="21"/>
                <w:szCs w:val="21"/>
              </w:rPr>
              <w:t>。</w:t>
            </w:r>
          </w:p>
          <w:p w14:paraId="58C676B6" w14:textId="77777777" w:rsidR="004440FC" w:rsidRPr="003C365B" w:rsidRDefault="004440FC" w:rsidP="00CD4D74">
            <w:pPr>
              <w:pStyle w:val="aff5"/>
              <w:numPr>
                <w:ilvl w:val="0"/>
                <w:numId w:val="140"/>
              </w:numPr>
              <w:spacing w:afterLines="30" w:after="72" w:line="288" w:lineRule="auto"/>
              <w:ind w:firstLineChars="0"/>
              <w:rPr>
                <w:rFonts w:ascii="Consolas" w:hAnsi="Consolas"/>
                <w:vanish/>
                <w:kern w:val="0"/>
                <w:szCs w:val="21"/>
              </w:rPr>
            </w:pPr>
          </w:p>
          <w:p w14:paraId="50C50EBD" w14:textId="77777777" w:rsidR="004440FC" w:rsidRPr="003C365B" w:rsidRDefault="004440FC" w:rsidP="00CD4D74">
            <w:pPr>
              <w:pStyle w:val="aff5"/>
              <w:numPr>
                <w:ilvl w:val="0"/>
                <w:numId w:val="140"/>
              </w:numPr>
              <w:spacing w:afterLines="30" w:after="72" w:line="288" w:lineRule="auto"/>
              <w:ind w:firstLineChars="0"/>
              <w:rPr>
                <w:rFonts w:ascii="Consolas" w:hAnsi="Consolas"/>
                <w:vanish/>
                <w:kern w:val="0"/>
                <w:szCs w:val="21"/>
              </w:rPr>
            </w:pPr>
          </w:p>
          <w:p w14:paraId="32D354B5" w14:textId="77777777" w:rsidR="004440FC" w:rsidRPr="003C365B" w:rsidRDefault="004440FC">
            <w:pPr>
              <w:pStyle w:val="aff5"/>
              <w:numPr>
                <w:ilvl w:val="0"/>
                <w:numId w:val="140"/>
              </w:numPr>
              <w:spacing w:afterLines="30" w:after="72" w:line="288" w:lineRule="auto"/>
              <w:ind w:firstLineChars="0"/>
              <w:rPr>
                <w:rFonts w:ascii="Consolas" w:hAnsi="Consolas"/>
                <w:vanish/>
                <w:kern w:val="0"/>
                <w:szCs w:val="21"/>
              </w:rPr>
            </w:pPr>
          </w:p>
          <w:p w14:paraId="70657ABE" w14:textId="77777777" w:rsidR="004440FC" w:rsidRPr="003C365B" w:rsidRDefault="004440FC">
            <w:pPr>
              <w:pStyle w:val="aff5"/>
              <w:numPr>
                <w:ilvl w:val="1"/>
                <w:numId w:val="140"/>
              </w:numPr>
              <w:spacing w:afterLines="30" w:after="72" w:line="288" w:lineRule="auto"/>
              <w:ind w:firstLineChars="0"/>
              <w:rPr>
                <w:rFonts w:ascii="Consolas" w:hAnsi="Consolas"/>
                <w:vanish/>
                <w:kern w:val="0"/>
                <w:szCs w:val="21"/>
              </w:rPr>
            </w:pPr>
          </w:p>
          <w:p w14:paraId="0022C6CF" w14:textId="77777777" w:rsidR="004440FC" w:rsidRPr="003C365B" w:rsidRDefault="004440FC">
            <w:pPr>
              <w:pStyle w:val="aff5"/>
              <w:numPr>
                <w:ilvl w:val="1"/>
                <w:numId w:val="140"/>
              </w:numPr>
              <w:spacing w:afterLines="30" w:after="72" w:line="288" w:lineRule="auto"/>
              <w:ind w:firstLineChars="0"/>
              <w:rPr>
                <w:rFonts w:ascii="Consolas" w:hAnsi="Consolas"/>
                <w:vanish/>
                <w:kern w:val="0"/>
                <w:szCs w:val="21"/>
              </w:rPr>
            </w:pPr>
          </w:p>
          <w:p w14:paraId="5131A95F" w14:textId="77777777" w:rsidR="004440FC" w:rsidRDefault="004440FC" w:rsidP="00AC5C40">
            <w:pPr>
              <w:pStyle w:val="a4"/>
              <w:numPr>
                <w:ilvl w:val="1"/>
                <w:numId w:val="140"/>
              </w:numPr>
              <w:spacing w:after="72"/>
              <w:ind w:firstLineChars="0"/>
              <w:rPr>
                <w:rFonts w:ascii="Consolas" w:hAnsi="Consolas"/>
                <w:kern w:val="0"/>
                <w:sz w:val="21"/>
                <w:szCs w:val="21"/>
              </w:rPr>
            </w:pPr>
            <w:r w:rsidRPr="003C365B">
              <w:rPr>
                <w:rFonts w:ascii="Consolas" w:hAnsi="Consolas" w:hint="eastAsia"/>
                <w:kern w:val="0"/>
                <w:sz w:val="21"/>
                <w:szCs w:val="21"/>
              </w:rPr>
              <w:t>返回的</w:t>
            </w:r>
            <w:r w:rsidRPr="003C365B">
              <w:rPr>
                <w:rFonts w:ascii="Consolas" w:hAnsi="Consolas" w:hint="eastAsia"/>
                <w:kern w:val="0"/>
                <w:sz w:val="21"/>
                <w:szCs w:val="21"/>
              </w:rPr>
              <w:t>HTTP</w:t>
            </w:r>
            <w:r w:rsidRPr="003C365B">
              <w:rPr>
                <w:rFonts w:ascii="Consolas" w:hAnsi="Consolas" w:hint="eastAsia"/>
                <w:kern w:val="0"/>
                <w:sz w:val="21"/>
                <w:szCs w:val="21"/>
              </w:rPr>
              <w:t>状态码为</w:t>
            </w:r>
            <w:r w:rsidRPr="003C365B">
              <w:rPr>
                <w:rFonts w:ascii="Consolas" w:hAnsi="Consolas" w:hint="eastAsia"/>
                <w:kern w:val="0"/>
                <w:sz w:val="21"/>
                <w:szCs w:val="21"/>
              </w:rPr>
              <w:t>200</w:t>
            </w:r>
            <w:r w:rsidRPr="003C365B">
              <w:rPr>
                <w:rFonts w:ascii="Consolas" w:hAnsi="Consolas" w:hint="eastAsia"/>
                <w:kern w:val="0"/>
                <w:sz w:val="21"/>
                <w:szCs w:val="21"/>
              </w:rPr>
              <w:t>，判断返回结果中业务状态码。</w:t>
            </w:r>
          </w:p>
          <w:p w14:paraId="793B87DD" w14:textId="77777777" w:rsidR="004440FC" w:rsidRPr="003C365B" w:rsidRDefault="004440FC" w:rsidP="00AC5C40">
            <w:pPr>
              <w:pStyle w:val="a4"/>
              <w:numPr>
                <w:ilvl w:val="2"/>
                <w:numId w:val="140"/>
              </w:numPr>
              <w:spacing w:after="72"/>
              <w:ind w:firstLineChars="0"/>
              <w:rPr>
                <w:rFonts w:ascii="Consolas" w:hAnsi="Consolas"/>
                <w:kern w:val="0"/>
                <w:sz w:val="21"/>
                <w:szCs w:val="21"/>
              </w:rPr>
            </w:pPr>
            <w:r>
              <w:rPr>
                <w:rFonts w:ascii="Consolas" w:hAnsi="Consolas" w:hint="eastAsia"/>
                <w:kern w:val="0"/>
                <w:sz w:val="21"/>
                <w:szCs w:val="21"/>
              </w:rPr>
              <w:t>业务</w:t>
            </w:r>
            <w:r w:rsidRPr="00D52C1B">
              <w:rPr>
                <w:rFonts w:ascii="Consolas" w:hAnsi="Consolas" w:hint="eastAsia"/>
                <w:kern w:val="0"/>
                <w:sz w:val="21"/>
                <w:szCs w:val="21"/>
              </w:rPr>
              <w:t>状态码为</w:t>
            </w:r>
            <w:r>
              <w:rPr>
                <w:rFonts w:ascii="Consolas" w:hAnsi="Consolas" w:hint="eastAsia"/>
                <w:kern w:val="0"/>
                <w:sz w:val="21"/>
                <w:szCs w:val="21"/>
              </w:rPr>
              <w:t>50012</w:t>
            </w:r>
            <w:r w:rsidRPr="00D52C1B">
              <w:rPr>
                <w:rFonts w:ascii="Consolas" w:hAnsi="Consolas" w:hint="eastAsia"/>
                <w:kern w:val="0"/>
                <w:sz w:val="21"/>
                <w:szCs w:val="21"/>
              </w:rPr>
              <w:t>时，通讯录中已存在该</w:t>
            </w:r>
            <w:r>
              <w:rPr>
                <w:rFonts w:ascii="Consolas" w:hAnsi="Consolas" w:hint="eastAsia"/>
                <w:kern w:val="0"/>
                <w:sz w:val="21"/>
                <w:szCs w:val="21"/>
              </w:rPr>
              <w:t>手机号码</w:t>
            </w:r>
            <w:r w:rsidRPr="00D52C1B">
              <w:rPr>
                <w:rFonts w:ascii="Consolas" w:hAnsi="Consolas" w:hint="eastAsia"/>
                <w:kern w:val="0"/>
                <w:sz w:val="21"/>
                <w:szCs w:val="21"/>
              </w:rPr>
              <w:t>，在“添加联系人“对话框顶端显示错误提示”</w:t>
            </w:r>
            <w:r w:rsidRPr="00D52C1B">
              <w:rPr>
                <w:rFonts w:ascii="Consolas" w:hAnsi="Consolas" w:hint="eastAsia"/>
                <w:kern w:val="0"/>
                <w:sz w:val="21"/>
                <w:szCs w:val="21"/>
              </w:rPr>
              <w:t xml:space="preserve"> </w:t>
            </w:r>
            <w:r w:rsidRPr="00D52C1B">
              <w:rPr>
                <w:rFonts w:ascii="Consolas" w:hAnsi="Consolas" w:hint="eastAsia"/>
                <w:kern w:val="0"/>
                <w:sz w:val="21"/>
                <w:szCs w:val="21"/>
              </w:rPr>
              <w:t>该</w:t>
            </w:r>
            <w:r>
              <w:rPr>
                <w:rFonts w:ascii="Consolas" w:hAnsi="Consolas" w:hint="eastAsia"/>
                <w:kern w:val="0"/>
                <w:sz w:val="21"/>
                <w:szCs w:val="21"/>
              </w:rPr>
              <w:t>手机号码</w:t>
            </w:r>
            <w:r w:rsidRPr="00D52C1B">
              <w:rPr>
                <w:rFonts w:ascii="Consolas" w:hAnsi="Consolas" w:hint="eastAsia"/>
                <w:kern w:val="0"/>
                <w:sz w:val="21"/>
                <w:szCs w:val="21"/>
              </w:rPr>
              <w:t>已被其他联系人使用“</w:t>
            </w:r>
            <w:r w:rsidRPr="00D52C1B">
              <w:rPr>
                <w:rFonts w:ascii="Consolas" w:hAnsi="Consolas"/>
                <w:kern w:val="0"/>
                <w:sz w:val="21"/>
                <w:szCs w:val="21"/>
              </w:rPr>
              <w:t xml:space="preserve"> </w:t>
            </w:r>
            <w:r w:rsidRPr="00D52C1B">
              <w:rPr>
                <w:rFonts w:ascii="Consolas" w:hAnsi="Consolas" w:hint="eastAsia"/>
                <w:kern w:val="0"/>
                <w:sz w:val="21"/>
                <w:szCs w:val="21"/>
              </w:rPr>
              <w:t>，用例终止</w:t>
            </w:r>
            <w:r>
              <w:rPr>
                <w:rFonts w:ascii="Consolas" w:hAnsi="Consolas" w:hint="eastAsia"/>
                <w:kern w:val="0"/>
                <w:sz w:val="21"/>
                <w:szCs w:val="21"/>
              </w:rPr>
              <w:t>。</w:t>
            </w:r>
          </w:p>
          <w:p w14:paraId="7BD81627" w14:textId="77777777" w:rsidR="004440FC" w:rsidRDefault="004440FC" w:rsidP="00AC5C40">
            <w:pPr>
              <w:pStyle w:val="a4"/>
              <w:numPr>
                <w:ilvl w:val="2"/>
                <w:numId w:val="140"/>
              </w:numPr>
              <w:spacing w:after="72"/>
              <w:ind w:left="840" w:firstLineChars="0" w:firstLine="0"/>
              <w:rPr>
                <w:rFonts w:ascii="Consolas" w:hAnsi="Consolas"/>
                <w:iCs/>
                <w:kern w:val="0"/>
                <w:sz w:val="21"/>
                <w:szCs w:val="21"/>
                <w:lang w:bidi="en-US"/>
              </w:rPr>
            </w:pPr>
            <w:r>
              <w:rPr>
                <w:rFonts w:ascii="Consolas" w:hAnsi="Consolas" w:hint="eastAsia"/>
                <w:iCs/>
                <w:kern w:val="0"/>
                <w:sz w:val="21"/>
                <w:szCs w:val="21"/>
                <w:lang w:bidi="en-US"/>
              </w:rPr>
              <w:t>业务状态码</w:t>
            </w:r>
            <w:r w:rsidRPr="003855E3">
              <w:rPr>
                <w:rFonts w:ascii="Consolas" w:hAnsi="Consolas" w:hint="eastAsia"/>
                <w:iCs/>
                <w:kern w:val="0"/>
                <w:sz w:val="21"/>
                <w:szCs w:val="21"/>
                <w:lang w:bidi="en-US"/>
              </w:rPr>
              <w:t>为</w:t>
            </w:r>
            <w:r w:rsidRPr="003855E3">
              <w:rPr>
                <w:rFonts w:ascii="Consolas" w:hAnsi="Consolas" w:hint="eastAsia"/>
                <w:iCs/>
                <w:kern w:val="0"/>
                <w:sz w:val="21"/>
                <w:szCs w:val="21"/>
                <w:lang w:bidi="en-US"/>
              </w:rPr>
              <w:t>0</w:t>
            </w:r>
            <w:r w:rsidRPr="003855E3">
              <w:rPr>
                <w:rFonts w:ascii="Consolas" w:hAnsi="Consolas" w:hint="eastAsia"/>
                <w:iCs/>
                <w:kern w:val="0"/>
                <w:sz w:val="21"/>
                <w:szCs w:val="21"/>
                <w:lang w:bidi="en-US"/>
              </w:rPr>
              <w:t>时，调转至主流程</w:t>
            </w:r>
            <w:r w:rsidRPr="003855E3">
              <w:rPr>
                <w:rFonts w:ascii="Consolas" w:hAnsi="Consolas" w:hint="eastAsia"/>
                <w:iCs/>
                <w:kern w:val="0"/>
                <w:sz w:val="21"/>
                <w:szCs w:val="21"/>
                <w:lang w:bidi="en-US"/>
              </w:rPr>
              <w:t>step</w:t>
            </w:r>
            <w:r>
              <w:rPr>
                <w:rFonts w:ascii="Consolas" w:hAnsi="Consolas" w:hint="eastAsia"/>
                <w:iCs/>
                <w:kern w:val="0"/>
                <w:sz w:val="21"/>
                <w:szCs w:val="21"/>
                <w:lang w:bidi="en-US"/>
              </w:rPr>
              <w:t>9</w:t>
            </w:r>
            <w:r w:rsidRPr="003855E3">
              <w:rPr>
                <w:rFonts w:ascii="Consolas" w:hAnsi="Consolas" w:hint="eastAsia"/>
                <w:iCs/>
                <w:kern w:val="0"/>
                <w:sz w:val="21"/>
                <w:szCs w:val="21"/>
                <w:lang w:bidi="en-US"/>
              </w:rPr>
              <w:t>。</w:t>
            </w:r>
          </w:p>
          <w:p w14:paraId="2BD6D386" w14:textId="77777777" w:rsidR="004440FC" w:rsidRPr="00676F63" w:rsidRDefault="004440FC" w:rsidP="00CD4D74">
            <w:pPr>
              <w:pStyle w:val="aff5"/>
              <w:numPr>
                <w:ilvl w:val="0"/>
                <w:numId w:val="140"/>
              </w:numPr>
              <w:spacing w:afterLines="30" w:after="72" w:line="288" w:lineRule="auto"/>
              <w:ind w:firstLineChars="0"/>
              <w:rPr>
                <w:rFonts w:ascii="Consolas" w:hAnsi="Consolas"/>
                <w:vanish/>
                <w:kern w:val="0"/>
                <w:szCs w:val="21"/>
              </w:rPr>
            </w:pPr>
          </w:p>
          <w:p w14:paraId="6B7D912C" w14:textId="77777777" w:rsidR="004440FC" w:rsidRPr="00676F63" w:rsidRDefault="004440FC" w:rsidP="00CD4D74">
            <w:pPr>
              <w:pStyle w:val="aff5"/>
              <w:numPr>
                <w:ilvl w:val="0"/>
                <w:numId w:val="140"/>
              </w:numPr>
              <w:spacing w:afterLines="30" w:after="72" w:line="288" w:lineRule="auto"/>
              <w:ind w:firstLineChars="0"/>
              <w:rPr>
                <w:rFonts w:ascii="Consolas" w:hAnsi="Consolas"/>
                <w:vanish/>
                <w:kern w:val="0"/>
                <w:szCs w:val="21"/>
              </w:rPr>
            </w:pPr>
          </w:p>
          <w:p w14:paraId="4B37287D" w14:textId="77777777" w:rsidR="004440FC" w:rsidRPr="00676F63" w:rsidRDefault="004440FC">
            <w:pPr>
              <w:pStyle w:val="aff5"/>
              <w:numPr>
                <w:ilvl w:val="0"/>
                <w:numId w:val="140"/>
              </w:numPr>
              <w:spacing w:afterLines="30" w:after="72" w:line="288" w:lineRule="auto"/>
              <w:ind w:firstLineChars="0"/>
              <w:rPr>
                <w:rFonts w:ascii="Consolas" w:hAnsi="Consolas"/>
                <w:vanish/>
                <w:kern w:val="0"/>
                <w:szCs w:val="21"/>
              </w:rPr>
            </w:pPr>
          </w:p>
          <w:p w14:paraId="1E1925A5" w14:textId="77777777" w:rsidR="004440FC" w:rsidRPr="00676F63" w:rsidRDefault="004440FC">
            <w:pPr>
              <w:pStyle w:val="aff5"/>
              <w:numPr>
                <w:ilvl w:val="0"/>
                <w:numId w:val="140"/>
              </w:numPr>
              <w:spacing w:afterLines="30" w:after="72" w:line="288" w:lineRule="auto"/>
              <w:ind w:firstLineChars="0"/>
              <w:rPr>
                <w:rFonts w:ascii="Consolas" w:hAnsi="Consolas"/>
                <w:vanish/>
                <w:kern w:val="0"/>
                <w:szCs w:val="21"/>
              </w:rPr>
            </w:pPr>
          </w:p>
          <w:p w14:paraId="45C5E370" w14:textId="77777777" w:rsidR="004440FC" w:rsidRPr="00676F63" w:rsidRDefault="004440FC">
            <w:pPr>
              <w:pStyle w:val="aff5"/>
              <w:numPr>
                <w:ilvl w:val="0"/>
                <w:numId w:val="140"/>
              </w:numPr>
              <w:spacing w:afterLines="30" w:after="72" w:line="288" w:lineRule="auto"/>
              <w:ind w:firstLineChars="0"/>
              <w:rPr>
                <w:rFonts w:ascii="Consolas" w:hAnsi="Consolas"/>
                <w:vanish/>
                <w:kern w:val="0"/>
                <w:szCs w:val="21"/>
              </w:rPr>
            </w:pPr>
          </w:p>
          <w:p w14:paraId="53B317E1" w14:textId="77777777" w:rsidR="004440FC" w:rsidRPr="00676F63" w:rsidRDefault="004440FC">
            <w:pPr>
              <w:pStyle w:val="aff5"/>
              <w:numPr>
                <w:ilvl w:val="0"/>
                <w:numId w:val="140"/>
              </w:numPr>
              <w:spacing w:afterLines="30" w:after="72" w:line="288" w:lineRule="auto"/>
              <w:ind w:firstLineChars="0"/>
              <w:rPr>
                <w:rFonts w:ascii="Consolas" w:hAnsi="Consolas"/>
                <w:vanish/>
                <w:kern w:val="0"/>
                <w:szCs w:val="21"/>
              </w:rPr>
            </w:pPr>
          </w:p>
          <w:p w14:paraId="18A7E490" w14:textId="77777777" w:rsidR="004440FC" w:rsidRPr="00676F63" w:rsidRDefault="004440FC">
            <w:pPr>
              <w:pStyle w:val="aff5"/>
              <w:numPr>
                <w:ilvl w:val="0"/>
                <w:numId w:val="140"/>
              </w:numPr>
              <w:spacing w:afterLines="30" w:after="72" w:line="288" w:lineRule="auto"/>
              <w:ind w:firstLineChars="0"/>
              <w:rPr>
                <w:rFonts w:ascii="Consolas" w:hAnsi="Consolas"/>
                <w:vanish/>
                <w:kern w:val="0"/>
                <w:szCs w:val="21"/>
              </w:rPr>
            </w:pPr>
          </w:p>
          <w:p w14:paraId="7BF82946" w14:textId="77777777" w:rsidR="004440FC" w:rsidRPr="00676F63" w:rsidRDefault="004440FC">
            <w:pPr>
              <w:pStyle w:val="aff5"/>
              <w:numPr>
                <w:ilvl w:val="0"/>
                <w:numId w:val="140"/>
              </w:numPr>
              <w:spacing w:afterLines="30" w:after="72" w:line="288" w:lineRule="auto"/>
              <w:ind w:firstLineChars="0"/>
              <w:rPr>
                <w:rFonts w:ascii="Consolas" w:hAnsi="Consolas"/>
                <w:vanish/>
                <w:kern w:val="0"/>
                <w:szCs w:val="21"/>
              </w:rPr>
            </w:pPr>
          </w:p>
          <w:p w14:paraId="7A544EC6" w14:textId="77777777" w:rsidR="004440FC" w:rsidRPr="00676F63" w:rsidRDefault="004440FC">
            <w:pPr>
              <w:pStyle w:val="aff5"/>
              <w:numPr>
                <w:ilvl w:val="1"/>
                <w:numId w:val="140"/>
              </w:numPr>
              <w:spacing w:afterLines="30" w:after="72" w:line="288" w:lineRule="auto"/>
              <w:ind w:firstLineChars="0"/>
              <w:rPr>
                <w:rFonts w:ascii="Consolas" w:hAnsi="Consolas"/>
                <w:vanish/>
                <w:kern w:val="0"/>
                <w:szCs w:val="21"/>
              </w:rPr>
            </w:pPr>
          </w:p>
          <w:p w14:paraId="0F5EF4F3" w14:textId="77777777" w:rsidR="004440FC" w:rsidRPr="00676F63" w:rsidRDefault="004440FC">
            <w:pPr>
              <w:pStyle w:val="aff5"/>
              <w:numPr>
                <w:ilvl w:val="1"/>
                <w:numId w:val="140"/>
              </w:numPr>
              <w:spacing w:afterLines="30" w:after="72" w:line="288" w:lineRule="auto"/>
              <w:ind w:firstLineChars="0"/>
              <w:rPr>
                <w:rFonts w:ascii="Consolas" w:hAnsi="Consolas"/>
                <w:vanish/>
                <w:kern w:val="0"/>
                <w:szCs w:val="21"/>
              </w:rPr>
            </w:pPr>
          </w:p>
          <w:p w14:paraId="48E7BADC" w14:textId="77777777" w:rsidR="004440FC" w:rsidRDefault="004440FC" w:rsidP="00AC5C40">
            <w:pPr>
              <w:pStyle w:val="a4"/>
              <w:numPr>
                <w:ilvl w:val="1"/>
                <w:numId w:val="140"/>
              </w:numPr>
              <w:spacing w:after="72"/>
              <w:ind w:firstLineChars="0"/>
              <w:rPr>
                <w:rFonts w:ascii="Consolas" w:hAnsi="Consolas"/>
                <w:kern w:val="0"/>
                <w:sz w:val="21"/>
                <w:szCs w:val="21"/>
              </w:rPr>
            </w:pPr>
            <w:r w:rsidRPr="003C365B">
              <w:rPr>
                <w:rFonts w:ascii="Consolas" w:hAnsi="Consolas" w:hint="eastAsia"/>
                <w:kern w:val="0"/>
                <w:sz w:val="21"/>
                <w:szCs w:val="21"/>
              </w:rPr>
              <w:t>返回的</w:t>
            </w:r>
            <w:r w:rsidRPr="003C365B">
              <w:rPr>
                <w:rFonts w:ascii="Consolas" w:hAnsi="Consolas" w:hint="eastAsia"/>
                <w:kern w:val="0"/>
                <w:sz w:val="21"/>
                <w:szCs w:val="21"/>
              </w:rPr>
              <w:t>HTTP</w:t>
            </w:r>
            <w:r w:rsidRPr="003C365B">
              <w:rPr>
                <w:rFonts w:ascii="Consolas" w:hAnsi="Consolas" w:hint="eastAsia"/>
                <w:kern w:val="0"/>
                <w:sz w:val="21"/>
                <w:szCs w:val="21"/>
              </w:rPr>
              <w:t>状态码为</w:t>
            </w:r>
            <w:r w:rsidRPr="003C365B">
              <w:rPr>
                <w:rFonts w:ascii="Consolas" w:hAnsi="Consolas" w:hint="eastAsia"/>
                <w:kern w:val="0"/>
                <w:sz w:val="21"/>
                <w:szCs w:val="21"/>
              </w:rPr>
              <w:t>200</w:t>
            </w:r>
            <w:r w:rsidRPr="003C365B">
              <w:rPr>
                <w:rFonts w:ascii="Consolas" w:hAnsi="Consolas" w:hint="eastAsia"/>
                <w:kern w:val="0"/>
                <w:sz w:val="21"/>
                <w:szCs w:val="21"/>
              </w:rPr>
              <w:t>，判断返回结果中业务状态码。</w:t>
            </w:r>
          </w:p>
          <w:p w14:paraId="7CF866AE" w14:textId="77777777" w:rsidR="004440FC" w:rsidRPr="003855E3" w:rsidRDefault="004440FC" w:rsidP="00AC5C40">
            <w:pPr>
              <w:pStyle w:val="a4"/>
              <w:numPr>
                <w:ilvl w:val="2"/>
                <w:numId w:val="140"/>
              </w:numPr>
              <w:spacing w:after="72"/>
              <w:ind w:left="840" w:firstLineChars="0" w:firstLine="0"/>
              <w:rPr>
                <w:rFonts w:ascii="Consolas" w:hAnsi="Consolas"/>
                <w:iCs/>
                <w:kern w:val="0"/>
                <w:sz w:val="21"/>
                <w:szCs w:val="21"/>
                <w:lang w:bidi="en-US"/>
              </w:rPr>
            </w:pPr>
            <w:r>
              <w:rPr>
                <w:rFonts w:ascii="Consolas" w:hAnsi="Consolas" w:hint="eastAsia"/>
                <w:iCs/>
                <w:kern w:val="0"/>
                <w:sz w:val="21"/>
                <w:szCs w:val="21"/>
                <w:lang w:bidi="en-US"/>
              </w:rPr>
              <w:t>业务状态码</w:t>
            </w:r>
            <w:r w:rsidRPr="003855E3">
              <w:rPr>
                <w:rFonts w:ascii="Consolas" w:hAnsi="Consolas" w:hint="eastAsia"/>
                <w:iCs/>
                <w:kern w:val="0"/>
                <w:sz w:val="21"/>
                <w:szCs w:val="21"/>
                <w:lang w:bidi="en-US"/>
              </w:rPr>
              <w:t>为</w:t>
            </w:r>
            <w:r w:rsidRPr="003855E3">
              <w:rPr>
                <w:rFonts w:ascii="Consolas" w:hAnsi="Consolas" w:hint="eastAsia"/>
                <w:iCs/>
                <w:kern w:val="0"/>
                <w:sz w:val="21"/>
                <w:szCs w:val="21"/>
                <w:lang w:bidi="en-US"/>
              </w:rPr>
              <w:t>0</w:t>
            </w:r>
            <w:r w:rsidRPr="003855E3">
              <w:rPr>
                <w:rFonts w:ascii="Consolas" w:hAnsi="Consolas" w:hint="eastAsia"/>
                <w:iCs/>
                <w:kern w:val="0"/>
                <w:sz w:val="21"/>
                <w:szCs w:val="21"/>
                <w:lang w:bidi="en-US"/>
              </w:rPr>
              <w:t>时，调转至主流程</w:t>
            </w:r>
            <w:r w:rsidRPr="003855E3">
              <w:rPr>
                <w:rFonts w:ascii="Consolas" w:hAnsi="Consolas" w:hint="eastAsia"/>
                <w:iCs/>
                <w:kern w:val="0"/>
                <w:sz w:val="21"/>
                <w:szCs w:val="21"/>
                <w:lang w:bidi="en-US"/>
              </w:rPr>
              <w:t>step</w:t>
            </w:r>
            <w:r>
              <w:rPr>
                <w:rFonts w:ascii="Consolas" w:hAnsi="Consolas" w:hint="eastAsia"/>
                <w:iCs/>
                <w:kern w:val="0"/>
                <w:sz w:val="21"/>
                <w:szCs w:val="21"/>
                <w:lang w:bidi="en-US"/>
              </w:rPr>
              <w:t>17</w:t>
            </w:r>
            <w:r w:rsidRPr="003855E3">
              <w:rPr>
                <w:rFonts w:ascii="Consolas" w:hAnsi="Consolas" w:hint="eastAsia"/>
                <w:iCs/>
                <w:kern w:val="0"/>
                <w:sz w:val="21"/>
                <w:szCs w:val="21"/>
                <w:lang w:bidi="en-US"/>
              </w:rPr>
              <w:t>。</w:t>
            </w:r>
          </w:p>
        </w:tc>
      </w:tr>
      <w:tr w:rsidR="004440FC" w:rsidRPr="003855E3" w14:paraId="29E86F2E" w14:textId="77777777" w:rsidTr="003C4A16">
        <w:tc>
          <w:tcPr>
            <w:tcW w:w="782" w:type="pct"/>
            <w:shd w:val="clear" w:color="auto" w:fill="auto"/>
          </w:tcPr>
          <w:p w14:paraId="60B8F9CA"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lastRenderedPageBreak/>
              <w:t>后置条件</w:t>
            </w:r>
          </w:p>
        </w:tc>
        <w:tc>
          <w:tcPr>
            <w:tcW w:w="4218" w:type="pct"/>
            <w:gridSpan w:val="2"/>
            <w:shd w:val="clear" w:color="auto" w:fill="auto"/>
          </w:tcPr>
          <w:p w14:paraId="33539E30"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N/A</w:t>
            </w:r>
          </w:p>
        </w:tc>
      </w:tr>
      <w:tr w:rsidR="004440FC" w:rsidRPr="003855E3" w14:paraId="51BF7775" w14:textId="77777777" w:rsidTr="003C4A16">
        <w:tc>
          <w:tcPr>
            <w:tcW w:w="782" w:type="pct"/>
            <w:shd w:val="clear" w:color="auto" w:fill="auto"/>
          </w:tcPr>
          <w:p w14:paraId="54FE0616"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业务规则</w:t>
            </w:r>
          </w:p>
        </w:tc>
        <w:tc>
          <w:tcPr>
            <w:tcW w:w="4218" w:type="pct"/>
            <w:gridSpan w:val="2"/>
            <w:shd w:val="clear" w:color="auto" w:fill="auto"/>
          </w:tcPr>
          <w:p w14:paraId="303C53AF" w14:textId="77777777" w:rsidR="004440FC" w:rsidRPr="003855E3" w:rsidRDefault="004440FC" w:rsidP="003C4A16">
            <w:pPr>
              <w:pStyle w:val="a4"/>
              <w:spacing w:after="72"/>
              <w:ind w:firstLineChars="0" w:firstLine="0"/>
              <w:rPr>
                <w:rFonts w:ascii="Consolas" w:hAnsi="Consolas"/>
                <w:kern w:val="0"/>
                <w:sz w:val="21"/>
                <w:szCs w:val="21"/>
              </w:rPr>
            </w:pPr>
            <w:r w:rsidRPr="003855E3">
              <w:rPr>
                <w:rFonts w:ascii="Consolas" w:hAnsi="Consolas" w:hint="eastAsia"/>
                <w:iCs/>
                <w:kern w:val="0"/>
                <w:sz w:val="21"/>
                <w:szCs w:val="21"/>
                <w:lang w:bidi="en-US"/>
              </w:rPr>
              <w:t>【业务规则</w:t>
            </w:r>
            <w:r w:rsidRPr="003855E3">
              <w:rPr>
                <w:rFonts w:ascii="Consolas" w:hAnsi="Consolas" w:hint="eastAsia"/>
                <w:iCs/>
                <w:kern w:val="0"/>
                <w:sz w:val="21"/>
                <w:szCs w:val="21"/>
                <w:lang w:bidi="en-US"/>
              </w:rPr>
              <w:t>1</w:t>
            </w:r>
            <w:r w:rsidRPr="003855E3">
              <w:rPr>
                <w:rFonts w:ascii="Consolas" w:hAnsi="Consolas" w:hint="eastAsia"/>
                <w:iCs/>
                <w:kern w:val="0"/>
                <w:sz w:val="21"/>
                <w:szCs w:val="21"/>
                <w:lang w:bidi="en-US"/>
              </w:rPr>
              <w:t>】：</w:t>
            </w:r>
            <w:r w:rsidR="00957A80">
              <w:rPr>
                <w:rFonts w:ascii="Consolas" w:hAnsi="Consolas" w:hint="eastAsia"/>
                <w:iCs/>
                <w:kern w:val="0"/>
                <w:sz w:val="21"/>
                <w:szCs w:val="21"/>
                <w:lang w:bidi="en-US"/>
              </w:rPr>
              <w:t>手机号固话二选一，如果用户选填了固话，那么除分机号非必填，其他输入项均必填</w:t>
            </w:r>
            <w:r w:rsidRPr="003855E3">
              <w:rPr>
                <w:rFonts w:ascii="Consolas" w:hAnsi="Consolas" w:hint="eastAsia"/>
                <w:iCs/>
                <w:kern w:val="0"/>
                <w:sz w:val="21"/>
                <w:szCs w:val="21"/>
                <w:lang w:bidi="en-US"/>
              </w:rPr>
              <w:t>；焦点离开输入框对输入框中内容进行校验；</w:t>
            </w:r>
            <w:r w:rsidRPr="003855E3">
              <w:rPr>
                <w:rFonts w:ascii="Consolas" w:hAnsi="Consolas"/>
                <w:iCs/>
                <w:kern w:val="0"/>
                <w:sz w:val="21"/>
                <w:szCs w:val="21"/>
                <w:lang w:bidi="en-US"/>
              </w:rPr>
              <w:t>同时</w:t>
            </w:r>
            <w:r w:rsidRPr="003855E3">
              <w:rPr>
                <w:rFonts w:ascii="Consolas" w:hAnsi="Consolas" w:hint="eastAsia"/>
                <w:iCs/>
                <w:kern w:val="0"/>
                <w:sz w:val="21"/>
                <w:szCs w:val="21"/>
                <w:lang w:bidi="en-US"/>
              </w:rPr>
              <w:t>存在</w:t>
            </w:r>
            <w:r w:rsidRPr="003855E3">
              <w:rPr>
                <w:rFonts w:ascii="Consolas" w:hAnsi="Consolas"/>
                <w:iCs/>
                <w:kern w:val="0"/>
                <w:sz w:val="21"/>
                <w:szCs w:val="21"/>
                <w:lang w:bidi="en-US"/>
              </w:rPr>
              <w:t>多个异常，则显示最后一次焦点离开的输入框对应的错误异常；该异常修正后，显示页面从上至下顺数第一个错误项的异常</w:t>
            </w:r>
            <w:r w:rsidRPr="003855E3">
              <w:rPr>
                <w:rFonts w:ascii="Consolas" w:hAnsi="Consolas" w:hint="eastAsia"/>
                <w:iCs/>
                <w:kern w:val="0"/>
                <w:sz w:val="21"/>
                <w:szCs w:val="21"/>
                <w:lang w:bidi="en-US"/>
              </w:rPr>
              <w:t>；错误提示显示在“添加联系人“对话框顶端，用例终止；各输入项校验规则见</w:t>
            </w:r>
            <w:r w:rsidRPr="003855E3">
              <w:rPr>
                <w:rFonts w:ascii="Consolas" w:hAnsi="Consolas" w:hint="eastAsia"/>
                <w:kern w:val="0"/>
                <w:sz w:val="21"/>
                <w:szCs w:val="21"/>
              </w:rPr>
              <w:t>《</w:t>
            </w:r>
            <w:r w:rsidRPr="003855E3">
              <w:rPr>
                <w:rFonts w:ascii="Consolas" w:hAnsi="Consolas" w:hint="eastAsia"/>
                <w:kern w:val="0"/>
                <w:sz w:val="21"/>
                <w:szCs w:val="21"/>
              </w:rPr>
              <w:t>MAX-</w:t>
            </w:r>
            <w:r w:rsidRPr="003855E3">
              <w:rPr>
                <w:rFonts w:ascii="Consolas" w:hAnsi="Consolas" w:hint="eastAsia"/>
                <w:kern w:val="0"/>
                <w:sz w:val="21"/>
                <w:szCs w:val="21"/>
              </w:rPr>
              <w:t>通讯录表单校验规则</w:t>
            </w:r>
            <w:r w:rsidRPr="003855E3">
              <w:rPr>
                <w:rFonts w:ascii="Consolas" w:hAnsi="Consolas" w:hint="eastAsia"/>
                <w:kern w:val="0"/>
                <w:sz w:val="21"/>
                <w:szCs w:val="21"/>
              </w:rPr>
              <w:t>.xlsx</w:t>
            </w:r>
            <w:r w:rsidRPr="003855E3">
              <w:rPr>
                <w:rFonts w:ascii="Consolas" w:hAnsi="Consolas" w:hint="eastAsia"/>
                <w:kern w:val="0"/>
                <w:sz w:val="21"/>
                <w:szCs w:val="21"/>
              </w:rPr>
              <w:t>》；</w:t>
            </w:r>
          </w:p>
          <w:p w14:paraId="15632450" w14:textId="77777777" w:rsidR="004440FC" w:rsidRPr="003855E3" w:rsidRDefault="004440FC" w:rsidP="003C4A16">
            <w:pPr>
              <w:pStyle w:val="a4"/>
              <w:spacing w:after="72"/>
              <w:ind w:firstLineChars="0" w:firstLine="0"/>
              <w:rPr>
                <w:rFonts w:ascii="Consolas" w:hAnsi="Consolas"/>
                <w:kern w:val="0"/>
                <w:sz w:val="21"/>
                <w:szCs w:val="21"/>
              </w:rPr>
            </w:pPr>
            <w:r w:rsidRPr="003855E3">
              <w:rPr>
                <w:rFonts w:ascii="Consolas" w:hAnsi="Consolas" w:hint="eastAsia"/>
                <w:kern w:val="0"/>
                <w:sz w:val="21"/>
                <w:szCs w:val="21"/>
              </w:rPr>
              <w:t>【业务规则</w:t>
            </w:r>
            <w:r w:rsidRPr="003855E3">
              <w:rPr>
                <w:rFonts w:ascii="Consolas" w:hAnsi="Consolas" w:hint="eastAsia"/>
                <w:kern w:val="0"/>
                <w:sz w:val="21"/>
                <w:szCs w:val="21"/>
              </w:rPr>
              <w:t>2</w:t>
            </w:r>
            <w:r w:rsidRPr="003855E3">
              <w:rPr>
                <w:rFonts w:ascii="Consolas" w:hAnsi="Consolas" w:hint="eastAsia"/>
                <w:kern w:val="0"/>
                <w:sz w:val="21"/>
                <w:szCs w:val="21"/>
              </w:rPr>
              <w:t>】：组名输入框中初始状态无</w:t>
            </w:r>
            <w:r w:rsidRPr="00206F3E">
              <w:rPr>
                <w:rFonts w:ascii="Consolas" w:hAnsi="Consolas" w:hint="eastAsia"/>
                <w:kern w:val="0"/>
                <w:sz w:val="21"/>
                <w:szCs w:val="21"/>
              </w:rPr>
              <w:t>组名时，获取焦点，显示通讯录现有组名的下拉菜单，最多</w:t>
            </w:r>
            <w:r w:rsidRPr="00206F3E">
              <w:rPr>
                <w:rFonts w:ascii="Consolas" w:hAnsi="Consolas" w:hint="eastAsia"/>
                <w:kern w:val="0"/>
                <w:sz w:val="21"/>
                <w:szCs w:val="21"/>
              </w:rPr>
              <w:t>5</w:t>
            </w:r>
            <w:r w:rsidRPr="00206F3E">
              <w:rPr>
                <w:rFonts w:ascii="Consolas" w:hAnsi="Consolas" w:hint="eastAsia"/>
                <w:kern w:val="0"/>
                <w:sz w:val="21"/>
                <w:szCs w:val="21"/>
              </w:rPr>
              <w:t>个，可选择</w:t>
            </w:r>
            <w:r w:rsidR="00B52C7A">
              <w:rPr>
                <w:rFonts w:ascii="Consolas" w:hAnsi="Consolas" w:hint="eastAsia"/>
                <w:kern w:val="0"/>
                <w:sz w:val="21"/>
                <w:szCs w:val="21"/>
              </w:rPr>
              <w:t>,</w:t>
            </w:r>
            <w:r w:rsidR="00B52C7A">
              <w:rPr>
                <w:rFonts w:ascii="Consolas" w:hAnsi="Consolas" w:hint="eastAsia"/>
                <w:kern w:val="0"/>
                <w:sz w:val="21"/>
                <w:szCs w:val="21"/>
              </w:rPr>
              <w:t>显示的组列表排序规则见通用规则【联系人列表排序规则】</w:t>
            </w:r>
            <w:r w:rsidRPr="00206F3E">
              <w:rPr>
                <w:rFonts w:ascii="Consolas" w:hAnsi="Consolas" w:hint="eastAsia"/>
                <w:kern w:val="0"/>
                <w:sz w:val="21"/>
                <w:szCs w:val="21"/>
              </w:rPr>
              <w:t>；</w:t>
            </w:r>
            <w:r w:rsidRPr="003855E3">
              <w:rPr>
                <w:rFonts w:ascii="Consolas" w:hAnsi="Consolas" w:hint="eastAsia"/>
                <w:kern w:val="0"/>
                <w:sz w:val="21"/>
                <w:szCs w:val="21"/>
              </w:rPr>
              <w:t>下拉菜单选择一项后，组名称带入输入框内；下拉菜单不选择项，继续输入组名，未检索到相关信息，下拉菜单消失；下拉菜单不选择项，继续输入组名，检索到相关信息，则下拉菜单显示相关组名，随输入的精确度缩小显示结果范围；用户手动输入组名与现有组的组名相同，则自动关联，联系人自动添加到组下</w:t>
            </w:r>
            <w:r>
              <w:rPr>
                <w:rFonts w:ascii="Consolas" w:hAnsi="Consolas" w:hint="eastAsia"/>
                <w:kern w:val="0"/>
                <w:sz w:val="21"/>
                <w:szCs w:val="21"/>
              </w:rPr>
              <w:t>；用户输入组名不在现有组中，则新建该，联系人归属在改组下</w:t>
            </w:r>
            <w:r w:rsidRPr="003855E3">
              <w:rPr>
                <w:rFonts w:ascii="Consolas" w:hAnsi="Consolas" w:hint="eastAsia"/>
                <w:kern w:val="0"/>
                <w:sz w:val="21"/>
                <w:szCs w:val="21"/>
              </w:rPr>
              <w:t>。</w:t>
            </w:r>
          </w:p>
          <w:p w14:paraId="1774CC55" w14:textId="3BAB306A" w:rsidR="004440FC" w:rsidRPr="003855E3" w:rsidRDefault="004440FC" w:rsidP="003C4A16">
            <w:pPr>
              <w:pStyle w:val="a4"/>
              <w:spacing w:after="72"/>
              <w:ind w:firstLineChars="0" w:firstLine="0"/>
              <w:rPr>
                <w:rFonts w:ascii="Consolas" w:hAnsi="Consolas"/>
                <w:kern w:val="0"/>
                <w:sz w:val="21"/>
                <w:szCs w:val="21"/>
              </w:rPr>
            </w:pPr>
            <w:r w:rsidRPr="003855E3">
              <w:rPr>
                <w:rFonts w:ascii="Consolas" w:hAnsi="Consolas" w:hint="eastAsia"/>
                <w:kern w:val="0"/>
                <w:sz w:val="21"/>
                <w:szCs w:val="21"/>
              </w:rPr>
              <w:t>【业务规则</w:t>
            </w:r>
            <w:r w:rsidRPr="003855E3">
              <w:rPr>
                <w:rFonts w:ascii="Consolas" w:hAnsi="Consolas" w:hint="eastAsia"/>
                <w:kern w:val="0"/>
                <w:sz w:val="21"/>
                <w:szCs w:val="21"/>
              </w:rPr>
              <w:t>3</w:t>
            </w:r>
            <w:r w:rsidRPr="003855E3">
              <w:rPr>
                <w:rFonts w:ascii="Consolas" w:hAnsi="Consolas" w:hint="eastAsia"/>
                <w:kern w:val="0"/>
                <w:sz w:val="21"/>
                <w:szCs w:val="21"/>
              </w:rPr>
              <w:t>】：组名检索方式：模糊匹配（非从头匹配），采用逐字搜索</w:t>
            </w:r>
            <w:ins w:id="460" w:author="Yu Xu" w:date="2013-06-05T10:35:00Z">
              <w:r w:rsidR="00F412A8">
                <w:rPr>
                  <w:rFonts w:ascii="Consolas" w:hAnsi="Consolas" w:hint="eastAsia"/>
                  <w:kern w:val="0"/>
                  <w:sz w:val="21"/>
                  <w:szCs w:val="21"/>
                </w:rPr>
                <w:t>（</w:t>
              </w:r>
            </w:ins>
            <w:ins w:id="461" w:author="Yu Xu" w:date="2013-06-05T10:36:00Z">
              <w:r w:rsidR="00F412A8">
                <w:rPr>
                  <w:rFonts w:ascii="Consolas" w:hAnsi="Consolas" w:hint="eastAsia"/>
                  <w:kern w:val="0"/>
                  <w:sz w:val="21"/>
                  <w:szCs w:val="21"/>
                </w:rPr>
                <w:t>随着</w:t>
              </w:r>
              <w:r w:rsidR="00F412A8">
                <w:rPr>
                  <w:rFonts w:ascii="Consolas" w:hAnsi="Consolas"/>
                  <w:kern w:val="0"/>
                  <w:sz w:val="21"/>
                  <w:szCs w:val="21"/>
                </w:rPr>
                <w:t>输入即时搜索）</w:t>
              </w:r>
              <w:r w:rsidR="00F412A8">
                <w:rPr>
                  <w:rFonts w:ascii="Consolas" w:hAnsi="Consolas" w:hint="eastAsia"/>
                  <w:kern w:val="0"/>
                  <w:sz w:val="21"/>
                  <w:szCs w:val="21"/>
                </w:rPr>
                <w:t>，显示</w:t>
              </w:r>
              <w:r w:rsidR="00F412A8">
                <w:rPr>
                  <w:rFonts w:ascii="Consolas" w:hAnsi="Consolas"/>
                  <w:kern w:val="0"/>
                  <w:sz w:val="21"/>
                  <w:szCs w:val="21"/>
                </w:rPr>
                <w:t>的最大相似项：</w:t>
              </w:r>
              <w:r w:rsidR="00F412A8">
                <w:rPr>
                  <w:rFonts w:ascii="Consolas" w:hAnsi="Consolas" w:hint="eastAsia"/>
                  <w:kern w:val="0"/>
                  <w:sz w:val="21"/>
                  <w:szCs w:val="21"/>
                </w:rPr>
                <w:t>3</w:t>
              </w:r>
              <w:r w:rsidR="00F412A8">
                <w:rPr>
                  <w:rFonts w:ascii="Consolas" w:hAnsi="Consolas" w:hint="eastAsia"/>
                  <w:kern w:val="0"/>
                  <w:sz w:val="21"/>
                  <w:szCs w:val="21"/>
                </w:rPr>
                <w:t>个，</w:t>
              </w:r>
              <w:r w:rsidR="00F412A8">
                <w:rPr>
                  <w:rFonts w:ascii="Consolas" w:hAnsi="Consolas"/>
                  <w:kern w:val="0"/>
                  <w:sz w:val="21"/>
                  <w:szCs w:val="21"/>
                </w:rPr>
                <w:t>按照</w:t>
              </w:r>
              <w:r w:rsidR="00F412A8">
                <w:rPr>
                  <w:rFonts w:ascii="Consolas" w:hAnsi="Consolas" w:hint="eastAsia"/>
                  <w:kern w:val="0"/>
                  <w:sz w:val="21"/>
                  <w:szCs w:val="21"/>
                </w:rPr>
                <w:t>匹配</w:t>
              </w:r>
              <w:r w:rsidR="00F412A8">
                <w:rPr>
                  <w:rFonts w:ascii="Consolas" w:hAnsi="Consolas"/>
                  <w:kern w:val="0"/>
                  <w:sz w:val="21"/>
                  <w:szCs w:val="21"/>
                </w:rPr>
                <w:t>精确度</w:t>
              </w:r>
              <w:r w:rsidR="00F412A8">
                <w:rPr>
                  <w:rFonts w:ascii="Consolas" w:hAnsi="Consolas" w:hint="eastAsia"/>
                  <w:kern w:val="0"/>
                  <w:sz w:val="21"/>
                  <w:szCs w:val="21"/>
                </w:rPr>
                <w:t>排序</w:t>
              </w:r>
            </w:ins>
            <w:r w:rsidRPr="003855E3">
              <w:rPr>
                <w:rFonts w:ascii="Consolas" w:hAnsi="Consolas" w:hint="eastAsia"/>
                <w:kern w:val="0"/>
                <w:sz w:val="21"/>
                <w:szCs w:val="21"/>
              </w:rPr>
              <w:t>。</w:t>
            </w:r>
          </w:p>
          <w:p w14:paraId="76CFA65A" w14:textId="77777777" w:rsidR="004440FC" w:rsidRPr="003855E3" w:rsidRDefault="004440FC" w:rsidP="003C4A16">
            <w:pPr>
              <w:pStyle w:val="a4"/>
              <w:spacing w:after="72"/>
              <w:ind w:firstLineChars="0" w:firstLine="0"/>
              <w:rPr>
                <w:rFonts w:ascii="Consolas" w:hAnsi="Consolas"/>
                <w:kern w:val="0"/>
                <w:sz w:val="21"/>
                <w:szCs w:val="21"/>
              </w:rPr>
            </w:pPr>
            <w:r w:rsidRPr="003855E3">
              <w:rPr>
                <w:rFonts w:ascii="Consolas" w:hAnsi="Consolas" w:hint="eastAsia"/>
                <w:kern w:val="0"/>
                <w:sz w:val="21"/>
                <w:szCs w:val="21"/>
              </w:rPr>
              <w:t>【业务规则</w:t>
            </w:r>
            <w:r w:rsidRPr="003855E3">
              <w:rPr>
                <w:rFonts w:ascii="Consolas" w:hAnsi="Consolas" w:hint="eastAsia"/>
                <w:kern w:val="0"/>
                <w:sz w:val="21"/>
                <w:szCs w:val="21"/>
              </w:rPr>
              <w:t>4</w:t>
            </w:r>
            <w:r w:rsidRPr="003855E3">
              <w:rPr>
                <w:rFonts w:ascii="Consolas" w:hAnsi="Consolas" w:hint="eastAsia"/>
                <w:kern w:val="0"/>
                <w:sz w:val="21"/>
                <w:szCs w:val="21"/>
              </w:rPr>
              <w:t>】：用户删除已有组名不进行逐字搜索，当用户将组名全部删除时，组名输入框回到初始状态【业务规则</w:t>
            </w:r>
            <w:r w:rsidRPr="003855E3">
              <w:rPr>
                <w:rFonts w:ascii="Consolas" w:hAnsi="Consolas" w:hint="eastAsia"/>
                <w:kern w:val="0"/>
                <w:sz w:val="21"/>
                <w:szCs w:val="21"/>
              </w:rPr>
              <w:t>2</w:t>
            </w:r>
            <w:r w:rsidRPr="003855E3">
              <w:rPr>
                <w:rFonts w:ascii="Consolas" w:hAnsi="Consolas" w:hint="eastAsia"/>
                <w:kern w:val="0"/>
                <w:sz w:val="21"/>
                <w:szCs w:val="21"/>
              </w:rPr>
              <w:t>】</w:t>
            </w:r>
            <w:r w:rsidR="008A16D0">
              <w:rPr>
                <w:rFonts w:ascii="Consolas" w:hAnsi="Consolas" w:hint="eastAsia"/>
                <w:kern w:val="0"/>
                <w:sz w:val="21"/>
                <w:szCs w:val="21"/>
              </w:rPr>
              <w:t>，删除过程中不进行搜索操作</w:t>
            </w:r>
            <w:r w:rsidRPr="003855E3">
              <w:rPr>
                <w:rFonts w:ascii="Consolas" w:hAnsi="Consolas" w:hint="eastAsia"/>
                <w:kern w:val="0"/>
                <w:sz w:val="21"/>
                <w:szCs w:val="21"/>
              </w:rPr>
              <w:t>。</w:t>
            </w:r>
          </w:p>
          <w:p w14:paraId="172DC3DB"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kern w:val="0"/>
                <w:sz w:val="21"/>
                <w:szCs w:val="21"/>
              </w:rPr>
              <w:t>【业务规则</w:t>
            </w:r>
            <w:r w:rsidRPr="003855E3">
              <w:rPr>
                <w:rFonts w:ascii="Consolas" w:hAnsi="Consolas" w:hint="eastAsia"/>
                <w:kern w:val="0"/>
                <w:sz w:val="21"/>
                <w:szCs w:val="21"/>
              </w:rPr>
              <w:t>5</w:t>
            </w:r>
            <w:r w:rsidRPr="003855E3">
              <w:rPr>
                <w:rFonts w:ascii="Consolas" w:hAnsi="Consolas" w:hint="eastAsia"/>
                <w:kern w:val="0"/>
                <w:sz w:val="21"/>
                <w:szCs w:val="21"/>
              </w:rPr>
              <w:t>】：客户端从本地自动检索出所有组（组名称及组</w:t>
            </w:r>
            <w:r w:rsidRPr="003855E3">
              <w:rPr>
                <w:rFonts w:ascii="Consolas" w:hAnsi="Consolas" w:hint="eastAsia"/>
                <w:kern w:val="0"/>
                <w:sz w:val="21"/>
                <w:szCs w:val="21"/>
              </w:rPr>
              <w:t>ID</w:t>
            </w:r>
            <w:r w:rsidRPr="003855E3">
              <w:rPr>
                <w:rFonts w:ascii="Consolas" w:hAnsi="Consolas" w:hint="eastAsia"/>
                <w:kern w:val="0"/>
                <w:sz w:val="21"/>
                <w:szCs w:val="21"/>
              </w:rPr>
              <w:t>）</w:t>
            </w:r>
            <w:r w:rsidR="008A16D0">
              <w:rPr>
                <w:rFonts w:ascii="Consolas" w:hAnsi="Consolas" w:hint="eastAsia"/>
                <w:kern w:val="0"/>
                <w:sz w:val="21"/>
                <w:szCs w:val="21"/>
              </w:rPr>
              <w:t>，添加联系人对话框初始状态不显示组列表</w:t>
            </w:r>
            <w:r w:rsidRPr="003855E3">
              <w:rPr>
                <w:rFonts w:ascii="Consolas" w:hAnsi="Consolas" w:hint="eastAsia"/>
                <w:kern w:val="0"/>
                <w:sz w:val="21"/>
                <w:szCs w:val="21"/>
              </w:rPr>
              <w:t>。</w:t>
            </w:r>
          </w:p>
        </w:tc>
      </w:tr>
      <w:tr w:rsidR="004440FC" w:rsidRPr="003855E3" w14:paraId="6D56B9FC" w14:textId="77777777" w:rsidTr="003C4A16">
        <w:tc>
          <w:tcPr>
            <w:tcW w:w="782" w:type="pct"/>
            <w:shd w:val="clear" w:color="auto" w:fill="auto"/>
          </w:tcPr>
          <w:p w14:paraId="3956A79C"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设计约束</w:t>
            </w:r>
          </w:p>
        </w:tc>
        <w:tc>
          <w:tcPr>
            <w:tcW w:w="4218" w:type="pct"/>
            <w:gridSpan w:val="2"/>
            <w:shd w:val="clear" w:color="auto" w:fill="auto"/>
          </w:tcPr>
          <w:p w14:paraId="4C68D8EC" w14:textId="77777777" w:rsidR="004440FC" w:rsidRPr="003855E3" w:rsidRDefault="004440FC" w:rsidP="003C4A16">
            <w:pPr>
              <w:rPr>
                <w:rFonts w:ascii="Consolas" w:hAnsi="Consolas"/>
                <w:szCs w:val="21"/>
              </w:rPr>
            </w:pPr>
            <w:r w:rsidRPr="003855E3">
              <w:rPr>
                <w:rFonts w:ascii="Consolas" w:hAnsi="Consolas" w:hint="eastAsia"/>
                <w:szCs w:val="21"/>
                <w:lang w:bidi="en-US"/>
              </w:rPr>
              <w:t>N/A</w:t>
            </w:r>
          </w:p>
        </w:tc>
      </w:tr>
      <w:tr w:rsidR="004440FC" w:rsidRPr="003855E3" w14:paraId="7C1554A1" w14:textId="77777777" w:rsidTr="003C4A16">
        <w:tc>
          <w:tcPr>
            <w:tcW w:w="782" w:type="pct"/>
            <w:shd w:val="clear" w:color="auto" w:fill="auto"/>
          </w:tcPr>
          <w:p w14:paraId="3329FA19" w14:textId="77777777" w:rsidR="004440FC" w:rsidRPr="003855E3" w:rsidRDefault="004440FC" w:rsidP="003C4A16">
            <w:pPr>
              <w:pStyle w:val="a4"/>
              <w:spacing w:after="72"/>
              <w:ind w:firstLineChars="0" w:firstLine="0"/>
              <w:rPr>
                <w:rFonts w:ascii="Consolas" w:hAnsi="Consolas"/>
                <w:b/>
                <w:iCs/>
                <w:kern w:val="0"/>
                <w:sz w:val="21"/>
                <w:szCs w:val="21"/>
                <w:lang w:bidi="en-US"/>
              </w:rPr>
            </w:pPr>
            <w:r w:rsidRPr="003855E3">
              <w:rPr>
                <w:rFonts w:ascii="Consolas" w:hAnsi="Consolas" w:hint="eastAsia"/>
                <w:b/>
                <w:iCs/>
                <w:kern w:val="0"/>
                <w:sz w:val="21"/>
                <w:szCs w:val="21"/>
                <w:lang w:bidi="en-US"/>
              </w:rPr>
              <w:t>参数表</w:t>
            </w:r>
          </w:p>
        </w:tc>
        <w:tc>
          <w:tcPr>
            <w:tcW w:w="4218" w:type="pct"/>
            <w:gridSpan w:val="2"/>
            <w:shd w:val="clear" w:color="auto" w:fill="auto"/>
          </w:tcPr>
          <w:p w14:paraId="6C6C6D2B" w14:textId="77777777" w:rsidR="004440FC" w:rsidRPr="003855E3" w:rsidRDefault="004440FC" w:rsidP="003C4A16">
            <w:pPr>
              <w:pStyle w:val="a4"/>
              <w:spacing w:after="72"/>
              <w:ind w:firstLineChars="0" w:firstLine="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3924"/>
            </w:tblGrid>
            <w:tr w:rsidR="004440FC" w:rsidRPr="003855E3" w14:paraId="3B49184B" w14:textId="77777777" w:rsidTr="003C4A16">
              <w:tc>
                <w:tcPr>
                  <w:tcW w:w="1523" w:type="pct"/>
                </w:tcPr>
                <w:p w14:paraId="16A4ED87" w14:textId="77777777" w:rsidR="004440FC" w:rsidRPr="003855E3" w:rsidRDefault="004440FC" w:rsidP="003C4A16">
                  <w:pPr>
                    <w:pStyle w:val="a4"/>
                    <w:spacing w:after="72"/>
                    <w:ind w:firstLineChars="0" w:firstLine="0"/>
                    <w:jc w:val="center"/>
                    <w:rPr>
                      <w:rFonts w:ascii="Consolas" w:hAnsi="Consolas"/>
                      <w:sz w:val="21"/>
                      <w:szCs w:val="21"/>
                    </w:rPr>
                  </w:pPr>
                  <w:r w:rsidRPr="003855E3">
                    <w:rPr>
                      <w:rFonts w:ascii="Consolas" w:hAnsi="Consolas" w:hint="eastAsia"/>
                      <w:sz w:val="21"/>
                      <w:szCs w:val="21"/>
                    </w:rPr>
                    <w:t>参数</w:t>
                  </w:r>
                </w:p>
              </w:tc>
              <w:tc>
                <w:tcPr>
                  <w:tcW w:w="3477" w:type="pct"/>
                </w:tcPr>
                <w:p w14:paraId="503924E4" w14:textId="77777777" w:rsidR="004440FC" w:rsidRPr="003855E3" w:rsidRDefault="004440FC" w:rsidP="003C4A16">
                  <w:pPr>
                    <w:pStyle w:val="a4"/>
                    <w:spacing w:after="72"/>
                    <w:ind w:firstLineChars="0" w:firstLine="0"/>
                    <w:jc w:val="center"/>
                    <w:rPr>
                      <w:rFonts w:ascii="Consolas" w:hAnsi="Consolas"/>
                      <w:sz w:val="21"/>
                      <w:szCs w:val="21"/>
                    </w:rPr>
                  </w:pPr>
                  <w:r w:rsidRPr="003855E3">
                    <w:rPr>
                      <w:rFonts w:ascii="Consolas" w:hAnsi="Consolas" w:hint="eastAsia"/>
                      <w:sz w:val="21"/>
                      <w:szCs w:val="21"/>
                    </w:rPr>
                    <w:t>说明</w:t>
                  </w:r>
                </w:p>
              </w:tc>
            </w:tr>
            <w:tr w:rsidR="004440FC" w:rsidRPr="003855E3" w14:paraId="6253BDED" w14:textId="77777777" w:rsidTr="003C4A16">
              <w:tc>
                <w:tcPr>
                  <w:tcW w:w="1523" w:type="pct"/>
                </w:tcPr>
                <w:p w14:paraId="7E35CA70" w14:textId="77777777" w:rsidR="004440FC" w:rsidRPr="003855E3" w:rsidRDefault="004440FC" w:rsidP="003C4A16">
                  <w:pPr>
                    <w:rPr>
                      <w:rFonts w:ascii="Consolas" w:hAnsi="Consolas"/>
                      <w:szCs w:val="21"/>
                    </w:rPr>
                  </w:pPr>
                  <w:r w:rsidRPr="003855E3">
                    <w:rPr>
                      <w:rFonts w:ascii="Consolas" w:hAnsi="Consolas" w:hint="eastAsia"/>
                      <w:szCs w:val="21"/>
                      <w:shd w:val="clear" w:color="auto" w:fill="FFFFFF"/>
                    </w:rPr>
                    <w:t>contactName</w:t>
                  </w:r>
                </w:p>
              </w:tc>
              <w:tc>
                <w:tcPr>
                  <w:tcW w:w="3477" w:type="pct"/>
                </w:tcPr>
                <w:p w14:paraId="70A418AE" w14:textId="77777777" w:rsidR="004440FC" w:rsidRPr="003855E3" w:rsidRDefault="004440FC" w:rsidP="003C4A16">
                  <w:pPr>
                    <w:rPr>
                      <w:rFonts w:ascii="Consolas" w:hAnsi="Consolas"/>
                      <w:szCs w:val="21"/>
                    </w:rPr>
                  </w:pPr>
                  <w:r w:rsidRPr="003855E3">
                    <w:rPr>
                      <w:rFonts w:ascii="Consolas" w:hAnsi="Consolas" w:hint="eastAsia"/>
                      <w:kern w:val="0"/>
                      <w:szCs w:val="21"/>
                    </w:rPr>
                    <w:t>联系人名称</w:t>
                  </w:r>
                </w:p>
              </w:tc>
            </w:tr>
            <w:tr w:rsidR="004440FC" w:rsidRPr="003855E3" w14:paraId="75B70A0F" w14:textId="77777777" w:rsidTr="003C4A16">
              <w:tc>
                <w:tcPr>
                  <w:tcW w:w="1523" w:type="pct"/>
                </w:tcPr>
                <w:p w14:paraId="41AA0A89"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contact_email</w:t>
                  </w:r>
                </w:p>
              </w:tc>
              <w:tc>
                <w:tcPr>
                  <w:tcW w:w="3477" w:type="pct"/>
                </w:tcPr>
                <w:p w14:paraId="3362F0A7"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联系人邮箱</w:t>
                  </w:r>
                </w:p>
              </w:tc>
            </w:tr>
            <w:tr w:rsidR="004440FC" w:rsidRPr="003855E3" w14:paraId="3F292CB4" w14:textId="77777777" w:rsidTr="003C4A16">
              <w:tc>
                <w:tcPr>
                  <w:tcW w:w="1523" w:type="pct"/>
                </w:tcPr>
                <w:p w14:paraId="0A09E806"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contact_mobile_</w:t>
                  </w:r>
                  <w:r w:rsidRPr="003855E3">
                    <w:rPr>
                      <w:rFonts w:ascii="Consolas" w:hAnsi="Consolas"/>
                      <w:szCs w:val="21"/>
                      <w:shd w:val="clear" w:color="auto" w:fill="FFFFFF"/>
                    </w:rPr>
                    <w:t>country_code</w:t>
                  </w:r>
                </w:p>
              </w:tc>
              <w:tc>
                <w:tcPr>
                  <w:tcW w:w="3477" w:type="pct"/>
                </w:tcPr>
                <w:p w14:paraId="3916EA59"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联系人手机号国际码</w:t>
                  </w:r>
                </w:p>
              </w:tc>
            </w:tr>
            <w:tr w:rsidR="004440FC" w:rsidRPr="003855E3" w14:paraId="3AAEB7A9" w14:textId="77777777" w:rsidTr="003C4A16">
              <w:tc>
                <w:tcPr>
                  <w:tcW w:w="1523" w:type="pct"/>
                </w:tcPr>
                <w:p w14:paraId="29A4BD19"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contact_mobile</w:t>
                  </w:r>
                </w:p>
              </w:tc>
              <w:tc>
                <w:tcPr>
                  <w:tcW w:w="3477" w:type="pct"/>
                </w:tcPr>
                <w:p w14:paraId="2FF73B67"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联系人手机号</w:t>
                  </w:r>
                </w:p>
              </w:tc>
            </w:tr>
            <w:tr w:rsidR="004440FC" w:rsidRPr="003855E3" w14:paraId="578DE344" w14:textId="77777777" w:rsidTr="003C4A16">
              <w:tc>
                <w:tcPr>
                  <w:tcW w:w="1523" w:type="pct"/>
                </w:tcPr>
                <w:p w14:paraId="5BC88EAE"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contact_telephone_</w:t>
                  </w:r>
                  <w:r w:rsidRPr="003855E3">
                    <w:rPr>
                      <w:rFonts w:ascii="Consolas" w:hAnsi="Consolas"/>
                      <w:szCs w:val="21"/>
                      <w:shd w:val="clear" w:color="auto" w:fill="FFFFFF"/>
                    </w:rPr>
                    <w:t>country_code</w:t>
                  </w:r>
                </w:p>
              </w:tc>
              <w:tc>
                <w:tcPr>
                  <w:tcW w:w="3477" w:type="pct"/>
                </w:tcPr>
                <w:p w14:paraId="3816A392"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联系人固定电话国际码</w:t>
                  </w:r>
                </w:p>
              </w:tc>
            </w:tr>
            <w:tr w:rsidR="004440FC" w:rsidRPr="003855E3" w14:paraId="563CA59B" w14:textId="77777777" w:rsidTr="003C4A16">
              <w:tc>
                <w:tcPr>
                  <w:tcW w:w="1523" w:type="pct"/>
                </w:tcPr>
                <w:p w14:paraId="79548FA0"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contact_telephone_area</w:t>
                  </w:r>
                  <w:r w:rsidRPr="003855E3">
                    <w:rPr>
                      <w:rFonts w:ascii="Consolas" w:hAnsi="Consolas"/>
                      <w:szCs w:val="21"/>
                      <w:shd w:val="clear" w:color="auto" w:fill="FFFFFF"/>
                    </w:rPr>
                    <w:t>_code</w:t>
                  </w:r>
                </w:p>
              </w:tc>
              <w:tc>
                <w:tcPr>
                  <w:tcW w:w="3477" w:type="pct"/>
                </w:tcPr>
                <w:p w14:paraId="3C16EADB"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联系人固定电话区号</w:t>
                  </w:r>
                </w:p>
              </w:tc>
            </w:tr>
            <w:tr w:rsidR="004440FC" w:rsidRPr="003855E3" w14:paraId="48E5B994" w14:textId="77777777" w:rsidTr="003C4A16">
              <w:tc>
                <w:tcPr>
                  <w:tcW w:w="1523" w:type="pct"/>
                </w:tcPr>
                <w:p w14:paraId="6FAA012D"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contact_telephone</w:t>
                  </w:r>
                </w:p>
              </w:tc>
              <w:tc>
                <w:tcPr>
                  <w:tcW w:w="3477" w:type="pct"/>
                </w:tcPr>
                <w:p w14:paraId="67FBFB54"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联系人固定电话号码</w:t>
                  </w:r>
                </w:p>
              </w:tc>
            </w:tr>
            <w:tr w:rsidR="004440FC" w:rsidRPr="003855E3" w14:paraId="457F1759" w14:textId="77777777" w:rsidTr="003C4A16">
              <w:tc>
                <w:tcPr>
                  <w:tcW w:w="1523" w:type="pct"/>
                </w:tcPr>
                <w:p w14:paraId="300D4A78"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contact_telephone_ext_code</w:t>
                  </w:r>
                </w:p>
              </w:tc>
              <w:tc>
                <w:tcPr>
                  <w:tcW w:w="3477" w:type="pct"/>
                </w:tcPr>
                <w:p w14:paraId="08EEA00F"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联系人固定电话分机号</w:t>
                  </w:r>
                </w:p>
              </w:tc>
            </w:tr>
            <w:tr w:rsidR="004440FC" w:rsidRPr="003855E3" w14:paraId="705F3E31" w14:textId="77777777" w:rsidTr="003C4A16">
              <w:tc>
                <w:tcPr>
                  <w:tcW w:w="1523" w:type="pct"/>
                </w:tcPr>
                <w:p w14:paraId="37AF7824"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lastRenderedPageBreak/>
                    <w:t>groupId</w:t>
                  </w:r>
                </w:p>
              </w:tc>
              <w:tc>
                <w:tcPr>
                  <w:tcW w:w="3477" w:type="pct"/>
                </w:tcPr>
                <w:p w14:paraId="61A0C981"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组</w:t>
                  </w:r>
                  <w:r w:rsidRPr="003855E3">
                    <w:rPr>
                      <w:rFonts w:ascii="Consolas" w:hAnsi="Consolas" w:hint="eastAsia"/>
                      <w:kern w:val="0"/>
                      <w:szCs w:val="21"/>
                    </w:rPr>
                    <w:t>ID</w:t>
                  </w:r>
                  <w:r w:rsidRPr="003855E3">
                    <w:rPr>
                      <w:rFonts w:ascii="Consolas" w:hAnsi="Consolas" w:hint="eastAsia"/>
                      <w:kern w:val="0"/>
                      <w:szCs w:val="21"/>
                    </w:rPr>
                    <w:t>，可为空字符串</w:t>
                  </w:r>
                </w:p>
              </w:tc>
            </w:tr>
            <w:tr w:rsidR="004440FC" w:rsidRPr="003855E3" w14:paraId="438B7A3F" w14:textId="77777777" w:rsidTr="003C4A16">
              <w:tc>
                <w:tcPr>
                  <w:tcW w:w="1523" w:type="pct"/>
                </w:tcPr>
                <w:p w14:paraId="10E1BFF6"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groupName</w:t>
                  </w:r>
                </w:p>
              </w:tc>
              <w:tc>
                <w:tcPr>
                  <w:tcW w:w="3477" w:type="pct"/>
                </w:tcPr>
                <w:p w14:paraId="3F8DF20C"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组名称</w:t>
                  </w:r>
                </w:p>
              </w:tc>
            </w:tr>
            <w:tr w:rsidR="004440FC" w:rsidRPr="003855E3" w14:paraId="28401930" w14:textId="77777777" w:rsidTr="003C4A16">
              <w:tc>
                <w:tcPr>
                  <w:tcW w:w="1523" w:type="pct"/>
                </w:tcPr>
                <w:p w14:paraId="58DD8C17"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contactId</w:t>
                  </w:r>
                </w:p>
              </w:tc>
              <w:tc>
                <w:tcPr>
                  <w:tcW w:w="3477" w:type="pct"/>
                </w:tcPr>
                <w:p w14:paraId="465439F4"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联系人</w:t>
                  </w:r>
                  <w:r w:rsidRPr="003855E3">
                    <w:rPr>
                      <w:rFonts w:ascii="Consolas" w:hAnsi="Consolas" w:hint="eastAsia"/>
                      <w:kern w:val="0"/>
                      <w:szCs w:val="21"/>
                    </w:rPr>
                    <w:t>ID</w:t>
                  </w:r>
                </w:p>
              </w:tc>
            </w:tr>
          </w:tbl>
          <w:p w14:paraId="3E130E38" w14:textId="77777777" w:rsidR="004440FC" w:rsidRPr="003855E3" w:rsidRDefault="004440FC" w:rsidP="003C4A16">
            <w:pPr>
              <w:pStyle w:val="a4"/>
              <w:spacing w:after="72"/>
              <w:ind w:firstLineChars="0" w:firstLine="0"/>
              <w:rPr>
                <w:rFonts w:ascii="Consolas" w:hAnsi="Consolas"/>
                <w:iCs/>
                <w:kern w:val="0"/>
                <w:sz w:val="21"/>
                <w:szCs w:val="21"/>
                <w:lang w:bidi="en-US"/>
              </w:rPr>
            </w:pPr>
          </w:p>
        </w:tc>
      </w:tr>
      <w:tr w:rsidR="004440FC" w:rsidRPr="003855E3" w14:paraId="16E379BD" w14:textId="77777777" w:rsidTr="003C4A16">
        <w:tc>
          <w:tcPr>
            <w:tcW w:w="782" w:type="pct"/>
            <w:shd w:val="clear" w:color="auto" w:fill="auto"/>
          </w:tcPr>
          <w:p w14:paraId="595C9FF8" w14:textId="77777777" w:rsidR="004440FC" w:rsidRPr="003855E3" w:rsidRDefault="004440FC" w:rsidP="003C4A16">
            <w:pPr>
              <w:pStyle w:val="a4"/>
              <w:spacing w:after="72"/>
              <w:ind w:firstLineChars="0" w:firstLine="0"/>
              <w:rPr>
                <w:rFonts w:ascii="Consolas" w:hAnsi="Consolas"/>
                <w:b/>
                <w:iCs/>
                <w:kern w:val="0"/>
                <w:sz w:val="21"/>
                <w:szCs w:val="21"/>
                <w:lang w:bidi="en-US"/>
              </w:rPr>
            </w:pPr>
            <w:r w:rsidRPr="003855E3">
              <w:rPr>
                <w:rFonts w:ascii="Consolas" w:hAnsi="Consolas" w:hint="eastAsia"/>
                <w:b/>
                <w:iCs/>
                <w:kern w:val="0"/>
                <w:sz w:val="21"/>
                <w:szCs w:val="21"/>
                <w:lang w:bidi="en-US"/>
              </w:rPr>
              <w:lastRenderedPageBreak/>
              <w:t>非功能需求</w:t>
            </w:r>
          </w:p>
        </w:tc>
        <w:tc>
          <w:tcPr>
            <w:tcW w:w="4218" w:type="pct"/>
            <w:gridSpan w:val="2"/>
            <w:shd w:val="clear" w:color="auto" w:fill="auto"/>
          </w:tcPr>
          <w:p w14:paraId="5171D41F" w14:textId="77777777" w:rsidR="004440FC" w:rsidRPr="003855E3" w:rsidRDefault="004440FC" w:rsidP="003C4A16">
            <w:pPr>
              <w:pStyle w:val="a4"/>
              <w:keepNext/>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N/A</w:t>
            </w:r>
          </w:p>
        </w:tc>
      </w:tr>
    </w:tbl>
    <w:p w14:paraId="2FC1FE49" w14:textId="77777777" w:rsidR="004440FC" w:rsidRPr="004F624E" w:rsidRDefault="004440FC" w:rsidP="004440FC">
      <w:pPr>
        <w:rPr>
          <w:rFonts w:ascii="Consolas" w:hAnsi="Consolas"/>
        </w:rPr>
      </w:pPr>
    </w:p>
    <w:p w14:paraId="4044F9F5"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62" w:name="_Toc354760217"/>
      <w:bookmarkStart w:id="463" w:name="_Toc355341034"/>
      <w:r w:rsidRPr="004F624E">
        <w:rPr>
          <w:rFonts w:ascii="Consolas" w:hAnsi="Consolas" w:hint="eastAsia"/>
        </w:rPr>
        <w:t>删除联系人</w:t>
      </w:r>
      <w:bookmarkEnd w:id="462"/>
      <w:bookmarkEnd w:id="463"/>
    </w:p>
    <w:tbl>
      <w:tblPr>
        <w:tblW w:w="5102"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452"/>
        <w:gridCol w:w="128"/>
        <w:gridCol w:w="7702"/>
      </w:tblGrid>
      <w:tr w:rsidR="004440FC" w:rsidRPr="003855E3" w14:paraId="7E00C0C4" w14:textId="77777777" w:rsidTr="003C4A16">
        <w:tc>
          <w:tcPr>
            <w:tcW w:w="851" w:type="pct"/>
            <w:gridSpan w:val="2"/>
            <w:shd w:val="clear" w:color="auto" w:fill="auto"/>
          </w:tcPr>
          <w:p w14:paraId="3135F1C3" w14:textId="77777777" w:rsidR="004440FC" w:rsidRPr="003855E3" w:rsidRDefault="004440FC" w:rsidP="003C4A16">
            <w:pPr>
              <w:pStyle w:val="a4"/>
              <w:spacing w:after="72"/>
              <w:ind w:firstLineChars="0" w:firstLine="0"/>
              <w:rPr>
                <w:rFonts w:ascii="Consolas" w:hAnsi="Consolas"/>
                <w:b/>
                <w:caps/>
                <w:kern w:val="0"/>
                <w:sz w:val="21"/>
                <w:szCs w:val="21"/>
              </w:rPr>
            </w:pPr>
            <w:r w:rsidRPr="003855E3">
              <w:rPr>
                <w:rFonts w:ascii="Consolas" w:hAnsi="Consolas" w:hint="eastAsia"/>
                <w:b/>
                <w:caps/>
                <w:kern w:val="0"/>
                <w:sz w:val="21"/>
                <w:szCs w:val="21"/>
              </w:rPr>
              <w:t>用例名称</w:t>
            </w:r>
          </w:p>
        </w:tc>
        <w:tc>
          <w:tcPr>
            <w:tcW w:w="4149" w:type="pct"/>
            <w:shd w:val="clear" w:color="auto" w:fill="auto"/>
          </w:tcPr>
          <w:p w14:paraId="7D88A3CC" w14:textId="77777777" w:rsidR="004440FC" w:rsidRPr="003855E3" w:rsidRDefault="004440FC" w:rsidP="003C4A16">
            <w:pPr>
              <w:pStyle w:val="a4"/>
              <w:spacing w:after="72"/>
              <w:ind w:firstLineChars="0" w:firstLine="0"/>
              <w:rPr>
                <w:rFonts w:ascii="Consolas" w:hAnsi="Consolas"/>
                <w:caps/>
                <w:kern w:val="0"/>
                <w:sz w:val="21"/>
                <w:szCs w:val="21"/>
              </w:rPr>
            </w:pPr>
            <w:r w:rsidRPr="003855E3">
              <w:rPr>
                <w:rFonts w:ascii="Consolas" w:hAnsi="Consolas" w:hint="eastAsia"/>
                <w:caps/>
                <w:kern w:val="0"/>
                <w:sz w:val="21"/>
                <w:szCs w:val="21"/>
              </w:rPr>
              <w:t>删除联系人</w:t>
            </w:r>
          </w:p>
        </w:tc>
      </w:tr>
      <w:tr w:rsidR="004440FC" w:rsidRPr="003855E3" w14:paraId="0CB53CE3" w14:textId="77777777" w:rsidTr="003C4A16">
        <w:tc>
          <w:tcPr>
            <w:tcW w:w="851" w:type="pct"/>
            <w:gridSpan w:val="2"/>
            <w:shd w:val="clear" w:color="auto" w:fill="auto"/>
          </w:tcPr>
          <w:p w14:paraId="7DF0228D" w14:textId="77777777" w:rsidR="004440FC" w:rsidRPr="003855E3" w:rsidRDefault="004440FC" w:rsidP="003C4A16">
            <w:pPr>
              <w:pStyle w:val="a4"/>
              <w:spacing w:after="72"/>
              <w:ind w:firstLineChars="0" w:firstLine="0"/>
              <w:rPr>
                <w:rFonts w:ascii="Consolas" w:hAnsi="Consolas"/>
                <w:b/>
                <w:caps/>
                <w:kern w:val="0"/>
                <w:sz w:val="21"/>
                <w:szCs w:val="21"/>
              </w:rPr>
            </w:pPr>
            <w:r w:rsidRPr="003855E3">
              <w:rPr>
                <w:rFonts w:ascii="Consolas" w:hAnsi="Consolas" w:hint="eastAsia"/>
                <w:b/>
                <w:caps/>
                <w:kern w:val="0"/>
                <w:sz w:val="21"/>
                <w:szCs w:val="21"/>
              </w:rPr>
              <w:t>SRS ID</w:t>
            </w:r>
          </w:p>
        </w:tc>
        <w:tc>
          <w:tcPr>
            <w:tcW w:w="4149" w:type="pct"/>
            <w:shd w:val="clear" w:color="auto" w:fill="auto"/>
          </w:tcPr>
          <w:p w14:paraId="006A651A" w14:textId="77777777" w:rsidR="004440FC" w:rsidRPr="003855E3" w:rsidRDefault="004440FC" w:rsidP="003C4A16">
            <w:pPr>
              <w:pStyle w:val="a4"/>
              <w:spacing w:after="72"/>
              <w:ind w:firstLineChars="0" w:firstLine="0"/>
              <w:rPr>
                <w:rFonts w:ascii="Consolas" w:hAnsi="Consolas"/>
                <w:caps/>
                <w:kern w:val="0"/>
                <w:sz w:val="21"/>
                <w:szCs w:val="21"/>
              </w:rPr>
            </w:pPr>
            <w:r w:rsidRPr="003855E3">
              <w:rPr>
                <w:rFonts w:ascii="Consolas" w:hAnsi="Consolas" w:hint="eastAsia"/>
                <w:caps/>
                <w:kern w:val="0"/>
                <w:sz w:val="21"/>
                <w:szCs w:val="21"/>
              </w:rPr>
              <w:t>MAX_Client_ADDRESSBOOK_SRS_0010</w:t>
            </w:r>
          </w:p>
        </w:tc>
      </w:tr>
      <w:tr w:rsidR="004440FC" w:rsidRPr="003855E3" w14:paraId="78D6C613" w14:textId="77777777" w:rsidTr="003C4A16">
        <w:tc>
          <w:tcPr>
            <w:tcW w:w="851" w:type="pct"/>
            <w:gridSpan w:val="2"/>
            <w:shd w:val="clear" w:color="auto" w:fill="auto"/>
          </w:tcPr>
          <w:p w14:paraId="1FED8AEA"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角色</w:t>
            </w:r>
          </w:p>
        </w:tc>
        <w:tc>
          <w:tcPr>
            <w:tcW w:w="4149" w:type="pct"/>
            <w:shd w:val="clear" w:color="auto" w:fill="auto"/>
          </w:tcPr>
          <w:p w14:paraId="76F6E5B2"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MAX</w:t>
            </w:r>
            <w:r w:rsidRPr="003855E3">
              <w:rPr>
                <w:rFonts w:ascii="Consolas" w:hAnsi="Consolas" w:hint="eastAsia"/>
                <w:iCs/>
                <w:kern w:val="0"/>
                <w:sz w:val="21"/>
                <w:szCs w:val="21"/>
                <w:lang w:bidi="en-US"/>
              </w:rPr>
              <w:t>注册用户</w:t>
            </w:r>
          </w:p>
        </w:tc>
      </w:tr>
      <w:tr w:rsidR="004440FC" w:rsidRPr="003855E3" w14:paraId="35AF9D60" w14:textId="77777777" w:rsidTr="003C4A16">
        <w:tc>
          <w:tcPr>
            <w:tcW w:w="851" w:type="pct"/>
            <w:gridSpan w:val="2"/>
            <w:shd w:val="clear" w:color="auto" w:fill="auto"/>
          </w:tcPr>
          <w:p w14:paraId="6279B86B"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简述</w:t>
            </w:r>
          </w:p>
        </w:tc>
        <w:tc>
          <w:tcPr>
            <w:tcW w:w="4149" w:type="pct"/>
            <w:shd w:val="clear" w:color="auto" w:fill="auto"/>
          </w:tcPr>
          <w:p w14:paraId="72A4C1E7"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用户移动鼠标到联系人上方，联系人处于选中状态并在右侧显示编辑、删除图标，用户点击【删除】图标，在“通讯录面板”上方弹出提示对话框“您确定要删除此联系人”，用户点击【删除】按钮，选中联系人消失。</w:t>
            </w:r>
          </w:p>
        </w:tc>
      </w:tr>
      <w:tr w:rsidR="004440FC" w:rsidRPr="003855E3" w14:paraId="1A8D8E7E" w14:textId="77777777" w:rsidTr="003C4A16">
        <w:tc>
          <w:tcPr>
            <w:tcW w:w="851" w:type="pct"/>
            <w:gridSpan w:val="2"/>
            <w:shd w:val="clear" w:color="auto" w:fill="auto"/>
          </w:tcPr>
          <w:p w14:paraId="2D35396D"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优先级别</w:t>
            </w:r>
          </w:p>
        </w:tc>
        <w:tc>
          <w:tcPr>
            <w:tcW w:w="4149" w:type="pct"/>
            <w:shd w:val="clear" w:color="auto" w:fill="auto"/>
          </w:tcPr>
          <w:p w14:paraId="6DE8E45C"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高</w:t>
            </w:r>
          </w:p>
        </w:tc>
      </w:tr>
      <w:tr w:rsidR="004440FC" w:rsidRPr="003855E3" w14:paraId="3D0570A8" w14:textId="77777777" w:rsidTr="003C4A16">
        <w:tc>
          <w:tcPr>
            <w:tcW w:w="851" w:type="pct"/>
            <w:gridSpan w:val="2"/>
            <w:shd w:val="clear" w:color="auto" w:fill="auto"/>
          </w:tcPr>
          <w:p w14:paraId="43A02EFF"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前置条件</w:t>
            </w:r>
          </w:p>
        </w:tc>
        <w:tc>
          <w:tcPr>
            <w:tcW w:w="4149" w:type="pct"/>
            <w:shd w:val="clear" w:color="auto" w:fill="auto"/>
          </w:tcPr>
          <w:p w14:paraId="7337C174"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用户登录</w:t>
            </w:r>
            <w:r w:rsidRPr="003855E3">
              <w:rPr>
                <w:rFonts w:ascii="Consolas" w:hAnsi="Consolas" w:hint="eastAsia"/>
                <w:iCs/>
                <w:kern w:val="0"/>
                <w:sz w:val="21"/>
                <w:szCs w:val="21"/>
                <w:lang w:bidi="en-US"/>
              </w:rPr>
              <w:t>MAX</w:t>
            </w:r>
            <w:r w:rsidRPr="003855E3">
              <w:rPr>
                <w:rFonts w:ascii="Consolas" w:hAnsi="Consolas" w:hint="eastAsia"/>
                <w:iCs/>
                <w:kern w:val="0"/>
                <w:sz w:val="21"/>
                <w:szCs w:val="21"/>
                <w:lang w:bidi="en-US"/>
              </w:rPr>
              <w:t>客户端并进入到“通讯录</w:t>
            </w:r>
            <w:r w:rsidRPr="003855E3">
              <w:rPr>
                <w:rFonts w:ascii="Consolas" w:hAnsi="Consolas" w:hint="eastAsia"/>
                <w:caps/>
                <w:kern w:val="0"/>
                <w:sz w:val="21"/>
                <w:szCs w:val="21"/>
              </w:rPr>
              <w:t>面板</w:t>
            </w:r>
            <w:r w:rsidRPr="003855E3">
              <w:rPr>
                <w:rFonts w:ascii="Consolas" w:hAnsi="Consolas" w:hint="eastAsia"/>
                <w:iCs/>
                <w:kern w:val="0"/>
                <w:sz w:val="21"/>
                <w:szCs w:val="21"/>
                <w:lang w:bidi="en-US"/>
              </w:rPr>
              <w:t>”</w:t>
            </w:r>
          </w:p>
        </w:tc>
      </w:tr>
      <w:tr w:rsidR="004440FC" w:rsidRPr="003855E3" w14:paraId="1AEB4E45" w14:textId="77777777" w:rsidTr="003C4A16">
        <w:trPr>
          <w:gridAfter w:val="1"/>
          <w:wAfter w:w="4149" w:type="pct"/>
        </w:trPr>
        <w:tc>
          <w:tcPr>
            <w:tcW w:w="851" w:type="pct"/>
            <w:gridSpan w:val="2"/>
            <w:shd w:val="clear" w:color="auto" w:fill="auto"/>
          </w:tcPr>
          <w:p w14:paraId="14BFBE11" w14:textId="77777777" w:rsidR="004440FC" w:rsidRPr="003855E3" w:rsidRDefault="004440FC" w:rsidP="003C4A16">
            <w:pPr>
              <w:pStyle w:val="a4"/>
              <w:spacing w:after="72"/>
              <w:ind w:firstLineChars="0" w:firstLine="0"/>
              <w:rPr>
                <w:rFonts w:ascii="Consolas" w:hAnsi="Consolas"/>
                <w:kern w:val="0"/>
                <w:sz w:val="21"/>
                <w:szCs w:val="21"/>
              </w:rPr>
            </w:pPr>
            <w:r w:rsidRPr="003855E3">
              <w:rPr>
                <w:rFonts w:ascii="Consolas" w:hAnsi="Consolas" w:hint="eastAsia"/>
                <w:b/>
                <w:kern w:val="0"/>
                <w:sz w:val="21"/>
                <w:szCs w:val="21"/>
              </w:rPr>
              <w:t>主事件流程</w:t>
            </w:r>
          </w:p>
        </w:tc>
      </w:tr>
      <w:tr w:rsidR="004440FC" w:rsidRPr="003855E3" w14:paraId="6FF5A285" w14:textId="77777777" w:rsidTr="003C4A16">
        <w:tc>
          <w:tcPr>
            <w:tcW w:w="5000" w:type="pct"/>
            <w:gridSpan w:val="3"/>
            <w:shd w:val="clear" w:color="auto" w:fill="auto"/>
          </w:tcPr>
          <w:p w14:paraId="50267A77" w14:textId="77777777" w:rsidR="004440FC" w:rsidRDefault="004440FC" w:rsidP="00AC5C40">
            <w:pPr>
              <w:pStyle w:val="a4"/>
              <w:numPr>
                <w:ilvl w:val="0"/>
                <w:numId w:val="178"/>
              </w:numPr>
              <w:spacing w:after="72"/>
              <w:ind w:firstLineChars="0"/>
              <w:rPr>
                <w:rFonts w:ascii="Consolas" w:hAnsi="Consolas"/>
                <w:kern w:val="0"/>
                <w:sz w:val="21"/>
                <w:szCs w:val="21"/>
              </w:rPr>
            </w:pPr>
            <w:r w:rsidRPr="003855E3">
              <w:rPr>
                <w:rFonts w:ascii="Consolas" w:hAnsi="Consolas" w:hint="eastAsia"/>
                <w:kern w:val="0"/>
                <w:sz w:val="21"/>
                <w:szCs w:val="21"/>
              </w:rPr>
              <w:t>用户移动鼠标到联系人上方，联系人处于选中状态并在右侧显示编辑、删除图标，用户点击【删除】图标，用例开始，其他可选入口为：</w:t>
            </w:r>
          </w:p>
          <w:p w14:paraId="6F35196B" w14:textId="77777777" w:rsidR="004440FC" w:rsidRPr="00435681" w:rsidRDefault="004440FC" w:rsidP="00AC5C40">
            <w:pPr>
              <w:pStyle w:val="a4"/>
              <w:numPr>
                <w:ilvl w:val="1"/>
                <w:numId w:val="178"/>
              </w:numPr>
              <w:spacing w:after="72"/>
              <w:ind w:firstLineChars="0"/>
              <w:rPr>
                <w:rFonts w:ascii="Consolas" w:hAnsi="Consolas"/>
                <w:kern w:val="0"/>
                <w:sz w:val="21"/>
                <w:szCs w:val="21"/>
              </w:rPr>
            </w:pPr>
            <w:r w:rsidRPr="00435681">
              <w:rPr>
                <w:rFonts w:ascii="Consolas" w:hAnsi="Consolas" w:hint="eastAsia"/>
                <w:kern w:val="0"/>
                <w:sz w:val="21"/>
                <w:szCs w:val="21"/>
              </w:rPr>
              <w:t>用户右键单击联系人，</w:t>
            </w:r>
            <w:r>
              <w:rPr>
                <w:rFonts w:ascii="Consolas" w:hAnsi="Consolas" w:hint="eastAsia"/>
                <w:kern w:val="0"/>
                <w:sz w:val="21"/>
                <w:szCs w:val="21"/>
              </w:rPr>
              <w:t>联系人处于选中状态，</w:t>
            </w:r>
            <w:r w:rsidRPr="00435681">
              <w:rPr>
                <w:rFonts w:ascii="Consolas" w:hAnsi="Consolas" w:hint="eastAsia"/>
                <w:kern w:val="0"/>
                <w:sz w:val="21"/>
                <w:szCs w:val="21"/>
              </w:rPr>
              <w:t>弹出下拉菜单，点击“删除联系人”菜单项，用例开始。</w:t>
            </w:r>
          </w:p>
          <w:p w14:paraId="631D172E" w14:textId="77777777" w:rsidR="004440FC" w:rsidRPr="003855E3" w:rsidRDefault="004440FC" w:rsidP="00AC5C40">
            <w:pPr>
              <w:pStyle w:val="a4"/>
              <w:numPr>
                <w:ilvl w:val="0"/>
                <w:numId w:val="178"/>
              </w:numPr>
              <w:spacing w:after="72"/>
              <w:ind w:firstLineChars="0"/>
              <w:rPr>
                <w:rFonts w:ascii="Consolas" w:hAnsi="Consolas"/>
                <w:kern w:val="0"/>
                <w:sz w:val="21"/>
                <w:szCs w:val="21"/>
              </w:rPr>
            </w:pPr>
            <w:r w:rsidRPr="003855E3">
              <w:rPr>
                <w:rFonts w:ascii="Consolas" w:hAnsi="Consolas" w:hint="eastAsia"/>
                <w:kern w:val="0"/>
                <w:sz w:val="21"/>
                <w:szCs w:val="21"/>
              </w:rPr>
              <w:t>“通讯录面板”上方弹出提示对话框“您确定要删除此联系人”，见原型图</w:t>
            </w:r>
            <w:r w:rsidRPr="003855E3">
              <w:rPr>
                <w:rFonts w:ascii="Consolas" w:hAnsi="Consolas" w:hint="eastAsia"/>
                <w:kern w:val="0"/>
                <w:sz w:val="21"/>
                <w:szCs w:val="21"/>
              </w:rPr>
              <w:t>1- 14</w:t>
            </w:r>
            <w:r w:rsidRPr="003855E3">
              <w:rPr>
                <w:rFonts w:ascii="Consolas" w:hAnsi="Consolas" w:hint="eastAsia"/>
                <w:kern w:val="0"/>
                <w:sz w:val="21"/>
                <w:szCs w:val="21"/>
              </w:rPr>
              <w:t>通讯录面板</w:t>
            </w:r>
            <w:r w:rsidRPr="003855E3">
              <w:rPr>
                <w:rFonts w:ascii="Consolas" w:hAnsi="Consolas" w:hint="eastAsia"/>
                <w:kern w:val="0"/>
                <w:sz w:val="21"/>
                <w:szCs w:val="21"/>
              </w:rPr>
              <w:t>-</w:t>
            </w:r>
            <w:r w:rsidRPr="003855E3">
              <w:rPr>
                <w:rFonts w:ascii="Consolas" w:hAnsi="Consolas" w:hint="eastAsia"/>
                <w:kern w:val="0"/>
                <w:sz w:val="21"/>
                <w:szCs w:val="21"/>
              </w:rPr>
              <w:t>删除联系人。</w:t>
            </w:r>
          </w:p>
          <w:p w14:paraId="6E0F1C8B" w14:textId="77777777" w:rsidR="004440FC" w:rsidRDefault="004440FC" w:rsidP="00AC5C40">
            <w:pPr>
              <w:pStyle w:val="a4"/>
              <w:numPr>
                <w:ilvl w:val="0"/>
                <w:numId w:val="178"/>
              </w:numPr>
              <w:spacing w:after="72"/>
              <w:ind w:firstLineChars="0"/>
              <w:rPr>
                <w:rFonts w:ascii="Consolas" w:hAnsi="Consolas"/>
                <w:kern w:val="0"/>
                <w:sz w:val="21"/>
                <w:szCs w:val="21"/>
              </w:rPr>
            </w:pPr>
            <w:r w:rsidRPr="003855E3">
              <w:rPr>
                <w:rFonts w:ascii="Consolas" w:hAnsi="Consolas" w:hint="eastAsia"/>
                <w:kern w:val="0"/>
                <w:sz w:val="21"/>
                <w:szCs w:val="21"/>
              </w:rPr>
              <w:t>用户点击【删除】按钮。</w:t>
            </w:r>
          </w:p>
          <w:p w14:paraId="54C702B8" w14:textId="77777777" w:rsidR="004440FC" w:rsidRPr="00B7171E" w:rsidRDefault="004440FC" w:rsidP="00AC5C40">
            <w:pPr>
              <w:pStyle w:val="a4"/>
              <w:numPr>
                <w:ilvl w:val="1"/>
                <w:numId w:val="178"/>
              </w:numPr>
              <w:spacing w:after="72"/>
              <w:ind w:firstLineChars="0"/>
              <w:rPr>
                <w:rFonts w:ascii="Consolas" w:hAnsi="Consolas"/>
                <w:kern w:val="0"/>
                <w:sz w:val="21"/>
                <w:szCs w:val="21"/>
              </w:rPr>
            </w:pPr>
            <w:r w:rsidRPr="00B7171E">
              <w:rPr>
                <w:rFonts w:ascii="Consolas" w:hAnsi="Consolas" w:hint="eastAsia"/>
                <w:kern w:val="0"/>
                <w:sz w:val="21"/>
                <w:szCs w:val="21"/>
              </w:rPr>
              <w:t>用户点击【取消】按钮，提示对话框关闭，用例终止。</w:t>
            </w:r>
          </w:p>
          <w:p w14:paraId="71C0415B" w14:textId="77777777" w:rsidR="004440FC" w:rsidRPr="00206F3E" w:rsidRDefault="004440FC" w:rsidP="00AC5C40">
            <w:pPr>
              <w:pStyle w:val="a4"/>
              <w:numPr>
                <w:ilvl w:val="0"/>
                <w:numId w:val="178"/>
              </w:numPr>
              <w:spacing w:after="72"/>
              <w:ind w:firstLineChars="0"/>
              <w:rPr>
                <w:rFonts w:ascii="Consolas" w:hAnsi="Consolas"/>
                <w:kern w:val="0"/>
                <w:sz w:val="21"/>
                <w:szCs w:val="21"/>
              </w:rPr>
            </w:pPr>
            <w:r w:rsidRPr="003855E3">
              <w:rPr>
                <w:rFonts w:ascii="Consolas" w:hAnsi="Consolas" w:hint="eastAsia"/>
                <w:kern w:val="0"/>
                <w:sz w:val="21"/>
                <w:szCs w:val="21"/>
              </w:rPr>
              <w:t>MAXClient</w:t>
            </w:r>
            <w:r w:rsidRPr="003855E3">
              <w:rPr>
                <w:rFonts w:ascii="Consolas" w:hAnsi="Consolas" w:hint="eastAsia"/>
                <w:kern w:val="0"/>
                <w:sz w:val="21"/>
                <w:szCs w:val="21"/>
              </w:rPr>
              <w:t>通过</w:t>
            </w:r>
            <w:r w:rsidRPr="003855E3">
              <w:rPr>
                <w:rFonts w:ascii="Consolas" w:hAnsi="Consolas" w:hint="eastAsia"/>
                <w:kern w:val="0"/>
                <w:sz w:val="21"/>
                <w:szCs w:val="21"/>
              </w:rPr>
              <w:t>Ajax</w:t>
            </w:r>
            <w:r w:rsidRPr="003855E3">
              <w:rPr>
                <w:rFonts w:ascii="Consolas" w:hAnsi="Consolas" w:hint="eastAsia"/>
                <w:kern w:val="0"/>
                <w:sz w:val="21"/>
                <w:szCs w:val="21"/>
              </w:rPr>
              <w:t>，向</w:t>
            </w:r>
            <w:r w:rsidRPr="003855E3">
              <w:rPr>
                <w:rFonts w:ascii="Consolas" w:hAnsi="Consolas" w:hint="eastAsia"/>
                <w:kern w:val="0"/>
                <w:sz w:val="21"/>
                <w:szCs w:val="21"/>
              </w:rPr>
              <w:t>MAXUniform</w:t>
            </w:r>
            <w:r w:rsidRPr="003855E3">
              <w:rPr>
                <w:rFonts w:ascii="Consolas" w:hAnsi="Consolas" w:hint="eastAsia"/>
                <w:kern w:val="0"/>
                <w:sz w:val="21"/>
                <w:szCs w:val="21"/>
              </w:rPr>
              <w:t>发出删除联系</w:t>
            </w:r>
            <w:r w:rsidRPr="00206F3E">
              <w:rPr>
                <w:rFonts w:ascii="Consolas" w:hAnsi="Consolas" w:hint="eastAsia"/>
                <w:kern w:val="0"/>
                <w:sz w:val="21"/>
                <w:szCs w:val="21"/>
              </w:rPr>
              <w:t>人</w:t>
            </w:r>
            <w:r w:rsidRPr="00B7171E">
              <w:rPr>
                <w:rFonts w:ascii="Consolas" w:hAnsi="Consolas" w:hint="eastAsia"/>
                <w:kern w:val="0"/>
                <w:sz w:val="21"/>
                <w:szCs w:val="21"/>
              </w:rPr>
              <w:t>（用例：</w:t>
            </w:r>
            <w:r w:rsidRPr="00206F3E">
              <w:rPr>
                <w:rFonts w:ascii="Consolas" w:hAnsi="Consolas" w:hint="eastAsia"/>
                <w:kern w:val="0"/>
                <w:sz w:val="21"/>
                <w:szCs w:val="21"/>
              </w:rPr>
              <w:t>MAX_Uniform_ADDRESSBOOK_SRS_0009</w:t>
            </w:r>
            <w:r w:rsidRPr="00B7171E">
              <w:rPr>
                <w:rFonts w:ascii="Consolas" w:hAnsi="Consolas" w:hint="eastAsia"/>
                <w:kern w:val="0"/>
                <w:sz w:val="21"/>
                <w:szCs w:val="21"/>
              </w:rPr>
              <w:t>）</w:t>
            </w:r>
            <w:r w:rsidRPr="00206F3E">
              <w:rPr>
                <w:rFonts w:ascii="Consolas" w:hAnsi="Consolas" w:hint="eastAsia"/>
                <w:kern w:val="0"/>
                <w:sz w:val="21"/>
                <w:szCs w:val="21"/>
              </w:rPr>
              <w:t>请求。</w:t>
            </w:r>
          </w:p>
          <w:p w14:paraId="77982B34" w14:textId="77777777" w:rsidR="004440FC" w:rsidRPr="003855E3" w:rsidRDefault="004440FC" w:rsidP="00AC5C40">
            <w:pPr>
              <w:pStyle w:val="a4"/>
              <w:numPr>
                <w:ilvl w:val="0"/>
                <w:numId w:val="178"/>
              </w:numPr>
              <w:spacing w:after="72"/>
              <w:ind w:firstLineChars="0"/>
              <w:rPr>
                <w:rFonts w:ascii="Consolas" w:hAnsi="Consolas"/>
                <w:kern w:val="0"/>
                <w:sz w:val="21"/>
                <w:szCs w:val="21"/>
              </w:rPr>
            </w:pPr>
            <w:r w:rsidRPr="003855E3">
              <w:rPr>
                <w:rFonts w:ascii="Consolas" w:hAnsi="Consolas" w:hint="eastAsia"/>
                <w:kern w:val="0"/>
                <w:sz w:val="21"/>
                <w:szCs w:val="21"/>
              </w:rPr>
              <w:t>判断</w:t>
            </w:r>
            <w:r w:rsidRPr="003855E3">
              <w:rPr>
                <w:rFonts w:ascii="Consolas" w:hAnsi="Consolas" w:hint="eastAsia"/>
                <w:kern w:val="0"/>
                <w:sz w:val="21"/>
                <w:szCs w:val="21"/>
              </w:rPr>
              <w:t>MAXUniform</w:t>
            </w:r>
            <w:r w:rsidRPr="003855E3">
              <w:rPr>
                <w:rFonts w:ascii="Consolas" w:hAnsi="Consolas" w:hint="eastAsia"/>
                <w:kern w:val="0"/>
                <w:sz w:val="21"/>
                <w:szCs w:val="21"/>
              </w:rPr>
              <w:t>返回结果。</w:t>
            </w:r>
          </w:p>
          <w:p w14:paraId="23BE6081" w14:textId="77777777" w:rsidR="004440FC" w:rsidRPr="003A71C3" w:rsidRDefault="004440FC" w:rsidP="00AC5C40">
            <w:pPr>
              <w:pStyle w:val="a4"/>
              <w:numPr>
                <w:ilvl w:val="1"/>
                <w:numId w:val="178"/>
              </w:numPr>
              <w:spacing w:after="72"/>
              <w:ind w:firstLineChars="0"/>
              <w:rPr>
                <w:rFonts w:ascii="Consolas" w:hAnsi="Consolas"/>
                <w:kern w:val="0"/>
                <w:sz w:val="21"/>
                <w:szCs w:val="21"/>
              </w:rPr>
            </w:pPr>
            <w:r w:rsidRPr="003A71C3">
              <w:rPr>
                <w:rFonts w:ascii="Consolas" w:hAnsi="Consolas" w:hint="eastAsia"/>
                <w:kern w:val="0"/>
                <w:sz w:val="21"/>
                <w:szCs w:val="21"/>
              </w:rPr>
              <w:t>请求超时</w:t>
            </w:r>
            <w:r>
              <w:rPr>
                <w:rFonts w:ascii="Consolas" w:hAnsi="Consolas" w:hint="eastAsia"/>
                <w:kern w:val="0"/>
                <w:sz w:val="21"/>
                <w:szCs w:val="21"/>
              </w:rPr>
              <w:t>，见通用规则</w:t>
            </w:r>
            <w:r w:rsidRPr="003A71C3">
              <w:rPr>
                <w:rFonts w:ascii="Consolas" w:hAnsi="Consolas" w:hint="eastAsia"/>
                <w:kern w:val="0"/>
                <w:sz w:val="21"/>
                <w:szCs w:val="21"/>
              </w:rPr>
              <w:t>【请求超时限制】，在通讯录面板上方弹出浮层提示“删除联系人失败，请稍后重试”，</w:t>
            </w:r>
            <w:r>
              <w:rPr>
                <w:rFonts w:ascii="Consolas" w:hAnsi="Consolas" w:hint="eastAsia"/>
                <w:kern w:val="0"/>
                <w:sz w:val="21"/>
                <w:szCs w:val="21"/>
              </w:rPr>
              <w:t xml:space="preserve"> </w:t>
            </w:r>
            <w:r>
              <w:rPr>
                <w:rFonts w:ascii="Consolas" w:hAnsi="Consolas" w:hint="eastAsia"/>
                <w:kern w:val="0"/>
                <w:sz w:val="21"/>
                <w:szCs w:val="21"/>
              </w:rPr>
              <w:t>刷新联系人列表，联系人列表回到初始状态，见用例进入通讯录面板（</w:t>
            </w:r>
            <w:r w:rsidRPr="005C569B">
              <w:rPr>
                <w:rFonts w:ascii="Consolas" w:hAnsi="Consolas" w:hint="eastAsia"/>
                <w:caps/>
                <w:kern w:val="0"/>
                <w:sz w:val="21"/>
                <w:szCs w:val="21"/>
              </w:rPr>
              <w:t>MAX_Client_ADDRESSBOOK_SRS_000</w:t>
            </w:r>
            <w:r>
              <w:rPr>
                <w:rFonts w:ascii="Consolas" w:hAnsi="Consolas" w:hint="eastAsia"/>
                <w:caps/>
                <w:kern w:val="0"/>
                <w:sz w:val="21"/>
                <w:szCs w:val="21"/>
              </w:rPr>
              <w:t>1</w:t>
            </w:r>
            <w:r>
              <w:rPr>
                <w:rFonts w:ascii="Consolas" w:hAnsi="Consolas" w:hint="eastAsia"/>
                <w:kern w:val="0"/>
                <w:sz w:val="21"/>
                <w:szCs w:val="21"/>
              </w:rPr>
              <w:t>），</w:t>
            </w:r>
            <w:r w:rsidRPr="003A71C3">
              <w:rPr>
                <w:rFonts w:ascii="Consolas" w:hAnsi="Consolas" w:hint="eastAsia"/>
                <w:kern w:val="0"/>
                <w:sz w:val="21"/>
                <w:szCs w:val="21"/>
              </w:rPr>
              <w:t>用例终止。</w:t>
            </w:r>
          </w:p>
          <w:p w14:paraId="5988FD05" w14:textId="77777777" w:rsidR="004440FC" w:rsidRPr="003A71C3" w:rsidRDefault="004440FC" w:rsidP="00AC5C40">
            <w:pPr>
              <w:pStyle w:val="a4"/>
              <w:numPr>
                <w:ilvl w:val="1"/>
                <w:numId w:val="178"/>
              </w:numPr>
              <w:spacing w:after="72"/>
              <w:ind w:firstLineChars="0"/>
              <w:rPr>
                <w:rFonts w:ascii="Consolas" w:hAnsi="Consolas"/>
                <w:kern w:val="0"/>
                <w:sz w:val="21"/>
                <w:szCs w:val="21"/>
              </w:rPr>
            </w:pPr>
            <w:r w:rsidRPr="003A71C3">
              <w:rPr>
                <w:rFonts w:ascii="Consolas" w:hAnsi="Consolas" w:hint="eastAsia"/>
                <w:kern w:val="0"/>
                <w:sz w:val="21"/>
                <w:szCs w:val="21"/>
              </w:rPr>
              <w:t>返回</w:t>
            </w:r>
            <w:r w:rsidRPr="003A71C3">
              <w:rPr>
                <w:rFonts w:ascii="Consolas" w:hAnsi="Consolas" w:hint="eastAsia"/>
                <w:kern w:val="0"/>
                <w:sz w:val="21"/>
                <w:szCs w:val="21"/>
              </w:rPr>
              <w:t>HTTP</w:t>
            </w:r>
            <w:r w:rsidRPr="003A71C3">
              <w:rPr>
                <w:rFonts w:ascii="Consolas" w:hAnsi="Consolas" w:hint="eastAsia"/>
                <w:kern w:val="0"/>
                <w:sz w:val="21"/>
                <w:szCs w:val="21"/>
              </w:rPr>
              <w:t>状态码为</w:t>
            </w:r>
            <w:r w:rsidRPr="003A71C3">
              <w:rPr>
                <w:rFonts w:ascii="Consolas" w:hAnsi="Consolas" w:hint="eastAsia"/>
                <w:kern w:val="0"/>
                <w:sz w:val="21"/>
                <w:szCs w:val="21"/>
              </w:rPr>
              <w:t>5</w:t>
            </w:r>
            <w:r>
              <w:rPr>
                <w:rFonts w:ascii="Consolas" w:hAnsi="Consolas" w:hint="eastAsia"/>
                <w:kern w:val="0"/>
                <w:sz w:val="21"/>
                <w:szCs w:val="21"/>
              </w:rPr>
              <w:t>xx</w:t>
            </w:r>
            <w:r w:rsidRPr="003A71C3">
              <w:rPr>
                <w:rFonts w:ascii="Consolas" w:hAnsi="Consolas" w:hint="eastAsia"/>
                <w:kern w:val="0"/>
                <w:sz w:val="21"/>
                <w:szCs w:val="21"/>
              </w:rPr>
              <w:t>，在通讯录面板上方弹出浮层提示“删除联系人失败，请稍后重试”，</w:t>
            </w:r>
            <w:r>
              <w:rPr>
                <w:rFonts w:ascii="Consolas" w:hAnsi="Consolas" w:hint="eastAsia"/>
                <w:kern w:val="0"/>
                <w:sz w:val="21"/>
                <w:szCs w:val="21"/>
              </w:rPr>
              <w:t xml:space="preserve"> </w:t>
            </w:r>
            <w:r>
              <w:rPr>
                <w:rFonts w:ascii="Consolas" w:hAnsi="Consolas" w:hint="eastAsia"/>
                <w:kern w:val="0"/>
                <w:sz w:val="21"/>
                <w:szCs w:val="21"/>
              </w:rPr>
              <w:t>刷新联系人列表，联系人列表回到初始状态，见用例进入通讯录面板（</w:t>
            </w:r>
            <w:r w:rsidRPr="005C569B">
              <w:rPr>
                <w:rFonts w:ascii="Consolas" w:hAnsi="Consolas" w:hint="eastAsia"/>
                <w:caps/>
                <w:kern w:val="0"/>
                <w:sz w:val="21"/>
                <w:szCs w:val="21"/>
              </w:rPr>
              <w:t>MAX_Client_ADDRESSBOOK_SRS_000</w:t>
            </w:r>
            <w:r>
              <w:rPr>
                <w:rFonts w:ascii="Consolas" w:hAnsi="Consolas" w:hint="eastAsia"/>
                <w:caps/>
                <w:kern w:val="0"/>
                <w:sz w:val="21"/>
                <w:szCs w:val="21"/>
              </w:rPr>
              <w:t>1</w:t>
            </w:r>
            <w:r>
              <w:rPr>
                <w:rFonts w:ascii="Consolas" w:hAnsi="Consolas" w:hint="eastAsia"/>
                <w:kern w:val="0"/>
                <w:sz w:val="21"/>
                <w:szCs w:val="21"/>
              </w:rPr>
              <w:t>），</w:t>
            </w:r>
            <w:r w:rsidRPr="003A71C3">
              <w:rPr>
                <w:rFonts w:ascii="Consolas" w:hAnsi="Consolas" w:hint="eastAsia"/>
                <w:kern w:val="0"/>
                <w:sz w:val="21"/>
                <w:szCs w:val="21"/>
              </w:rPr>
              <w:t>用例终止。</w:t>
            </w:r>
          </w:p>
          <w:p w14:paraId="775F7F95" w14:textId="77777777" w:rsidR="004440FC" w:rsidRPr="003855E3" w:rsidRDefault="004440FC" w:rsidP="00AC5C40">
            <w:pPr>
              <w:pStyle w:val="a4"/>
              <w:numPr>
                <w:ilvl w:val="1"/>
                <w:numId w:val="178"/>
              </w:numPr>
              <w:spacing w:after="72"/>
              <w:ind w:firstLineChars="0"/>
              <w:rPr>
                <w:rFonts w:ascii="Consolas" w:hAnsi="Consolas"/>
                <w:kern w:val="0"/>
                <w:sz w:val="21"/>
                <w:szCs w:val="21"/>
              </w:rPr>
            </w:pPr>
            <w:r w:rsidRPr="003855E3">
              <w:rPr>
                <w:rFonts w:ascii="Consolas" w:hAnsi="Consolas" w:hint="eastAsia"/>
                <w:kern w:val="0"/>
                <w:sz w:val="21"/>
                <w:szCs w:val="21"/>
              </w:rPr>
              <w:t>返回</w:t>
            </w:r>
            <w:r w:rsidRPr="003855E3">
              <w:rPr>
                <w:rFonts w:ascii="Consolas" w:hAnsi="Consolas" w:hint="eastAsia"/>
                <w:kern w:val="0"/>
                <w:sz w:val="21"/>
                <w:szCs w:val="21"/>
              </w:rPr>
              <w:t>HTTP</w:t>
            </w:r>
            <w:r w:rsidRPr="003855E3">
              <w:rPr>
                <w:rFonts w:ascii="Consolas" w:hAnsi="Consolas" w:hint="eastAsia"/>
                <w:kern w:val="0"/>
                <w:sz w:val="21"/>
                <w:szCs w:val="21"/>
              </w:rPr>
              <w:t>状态码为</w:t>
            </w:r>
            <w:r w:rsidRPr="003855E3">
              <w:rPr>
                <w:rFonts w:ascii="Consolas" w:hAnsi="Consolas" w:hint="eastAsia"/>
                <w:kern w:val="0"/>
                <w:sz w:val="21"/>
                <w:szCs w:val="21"/>
              </w:rPr>
              <w:t>200</w:t>
            </w:r>
            <w:r w:rsidRPr="003855E3">
              <w:rPr>
                <w:rFonts w:ascii="Consolas" w:hAnsi="Consolas" w:hint="eastAsia"/>
                <w:kern w:val="0"/>
                <w:sz w:val="21"/>
                <w:szCs w:val="21"/>
              </w:rPr>
              <w:t>，判断返回结果中的</w:t>
            </w:r>
            <w:r>
              <w:rPr>
                <w:rFonts w:ascii="Consolas" w:hAnsi="Consolas" w:hint="eastAsia"/>
                <w:kern w:val="0"/>
                <w:sz w:val="21"/>
                <w:szCs w:val="21"/>
              </w:rPr>
              <w:t>业务状态码</w:t>
            </w:r>
            <w:r w:rsidRPr="003855E3">
              <w:rPr>
                <w:rFonts w:ascii="Consolas" w:hAnsi="Consolas" w:hint="eastAsia"/>
                <w:kern w:val="0"/>
                <w:sz w:val="21"/>
                <w:szCs w:val="21"/>
              </w:rPr>
              <w:t>。</w:t>
            </w:r>
          </w:p>
          <w:p w14:paraId="25AE5E02" w14:textId="77777777" w:rsidR="004440FC" w:rsidRPr="003855E3" w:rsidRDefault="004440FC" w:rsidP="00AC5C40">
            <w:pPr>
              <w:pStyle w:val="a4"/>
              <w:numPr>
                <w:ilvl w:val="0"/>
                <w:numId w:val="178"/>
              </w:numPr>
              <w:spacing w:after="72"/>
              <w:ind w:firstLineChars="0"/>
              <w:rPr>
                <w:rFonts w:ascii="Consolas" w:hAnsi="Consolas"/>
                <w:kern w:val="0"/>
                <w:sz w:val="21"/>
                <w:szCs w:val="21"/>
              </w:rPr>
            </w:pPr>
            <w:r w:rsidRPr="003855E3">
              <w:rPr>
                <w:rFonts w:ascii="Consolas" w:hAnsi="Consolas" w:hint="eastAsia"/>
                <w:kern w:val="0"/>
                <w:sz w:val="21"/>
                <w:szCs w:val="21"/>
              </w:rPr>
              <w:lastRenderedPageBreak/>
              <w:t>选中联系人消失，下方联系人上移，联系人所在组后面的计数减一。</w:t>
            </w:r>
          </w:p>
          <w:p w14:paraId="2D593557" w14:textId="77777777" w:rsidR="004440FC" w:rsidRPr="003855E3" w:rsidRDefault="004440FC" w:rsidP="00AC5C40">
            <w:pPr>
              <w:pStyle w:val="a4"/>
              <w:numPr>
                <w:ilvl w:val="1"/>
                <w:numId w:val="178"/>
              </w:numPr>
              <w:spacing w:after="72"/>
              <w:ind w:firstLineChars="0"/>
              <w:rPr>
                <w:rFonts w:ascii="Consolas" w:hAnsi="Consolas"/>
                <w:kern w:val="0"/>
                <w:sz w:val="21"/>
                <w:szCs w:val="21"/>
              </w:rPr>
            </w:pPr>
            <w:r w:rsidRPr="003855E3">
              <w:rPr>
                <w:rFonts w:ascii="Consolas" w:hAnsi="Consolas" w:hint="eastAsia"/>
                <w:kern w:val="0"/>
                <w:sz w:val="21"/>
                <w:szCs w:val="21"/>
              </w:rPr>
              <w:t>联系人所在组无其他联系人或联系人排在最后一位。</w:t>
            </w:r>
          </w:p>
          <w:p w14:paraId="52601070" w14:textId="77777777" w:rsidR="004440FC" w:rsidRPr="003855E3" w:rsidRDefault="004440FC" w:rsidP="00AC5C40">
            <w:pPr>
              <w:pStyle w:val="a4"/>
              <w:numPr>
                <w:ilvl w:val="0"/>
                <w:numId w:val="178"/>
              </w:numPr>
              <w:spacing w:after="72"/>
              <w:ind w:firstLineChars="0"/>
              <w:rPr>
                <w:rFonts w:ascii="Consolas" w:hAnsi="Consolas"/>
                <w:kern w:val="0"/>
                <w:sz w:val="21"/>
                <w:szCs w:val="21"/>
              </w:rPr>
            </w:pPr>
            <w:r w:rsidRPr="003855E3">
              <w:rPr>
                <w:rFonts w:ascii="Consolas" w:hAnsi="Consolas" w:hint="eastAsia"/>
                <w:kern w:val="0"/>
                <w:sz w:val="21"/>
                <w:szCs w:val="21"/>
              </w:rPr>
              <w:t>用例结束。</w:t>
            </w:r>
          </w:p>
          <w:p w14:paraId="4A637D9E" w14:textId="77777777" w:rsidR="004440FC" w:rsidRPr="003855E3" w:rsidRDefault="004440FC" w:rsidP="003C4A16">
            <w:pPr>
              <w:pStyle w:val="a4"/>
              <w:spacing w:after="72"/>
              <w:ind w:firstLine="420"/>
              <w:rPr>
                <w:rFonts w:ascii="Consolas" w:hAnsi="Consolas"/>
                <w:kern w:val="0"/>
                <w:sz w:val="21"/>
                <w:szCs w:val="21"/>
              </w:rPr>
            </w:pPr>
          </w:p>
          <w:p w14:paraId="65D6E393" w14:textId="77777777" w:rsidR="004440FC" w:rsidRPr="003855E3" w:rsidRDefault="004440FC" w:rsidP="003C4A16">
            <w:pPr>
              <w:pStyle w:val="a4"/>
              <w:keepNext/>
              <w:spacing w:after="72"/>
              <w:ind w:firstLineChars="0" w:firstLine="0"/>
              <w:rPr>
                <w:rFonts w:ascii="Consolas" w:hAnsi="Consolas"/>
                <w:sz w:val="21"/>
                <w:szCs w:val="21"/>
              </w:rPr>
            </w:pPr>
            <w:r w:rsidRPr="003855E3">
              <w:rPr>
                <w:rFonts w:ascii="Consolas" w:hAnsi="Consolas"/>
                <w:noProof/>
                <w:sz w:val="21"/>
                <w:szCs w:val="21"/>
              </w:rPr>
              <w:drawing>
                <wp:inline distT="0" distB="0" distL="0" distR="0" wp14:anchorId="0B566CB3" wp14:editId="0D94C2E2">
                  <wp:extent cx="3876675" cy="19621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76675" cy="1962150"/>
                          </a:xfrm>
                          <a:prstGeom prst="rect">
                            <a:avLst/>
                          </a:prstGeom>
                        </pic:spPr>
                      </pic:pic>
                    </a:graphicData>
                  </a:graphic>
                </wp:inline>
              </w:drawing>
            </w:r>
          </w:p>
          <w:p w14:paraId="7FE55BAF" w14:textId="77777777" w:rsidR="004440FC" w:rsidRPr="003855E3" w:rsidRDefault="004440FC" w:rsidP="003C4A16">
            <w:pPr>
              <w:pStyle w:val="af3"/>
              <w:jc w:val="left"/>
              <w:rPr>
                <w:rFonts w:ascii="Consolas" w:hAnsi="Consolas"/>
                <w:sz w:val="21"/>
                <w:szCs w:val="21"/>
              </w:rPr>
            </w:pPr>
            <w:bookmarkStart w:id="464" w:name="_Toc354760378"/>
            <w:r w:rsidRPr="003855E3">
              <w:rPr>
                <w:rFonts w:ascii="Consolas" w:hAnsi="Consolas" w:hint="eastAsia"/>
                <w:sz w:val="21"/>
                <w:szCs w:val="21"/>
              </w:rPr>
              <w:t>原型图</w:t>
            </w:r>
            <w:r w:rsidRPr="003855E3">
              <w:rPr>
                <w:rFonts w:ascii="Consolas" w:hAnsi="Consolas" w:hint="eastAsia"/>
                <w:sz w:val="21"/>
                <w:szCs w:val="21"/>
              </w:rPr>
              <w:t xml:space="preserve">1- </w:t>
            </w:r>
            <w:r w:rsidR="004E1C5A" w:rsidRPr="003855E3">
              <w:rPr>
                <w:rFonts w:ascii="Consolas" w:hAnsi="Consolas"/>
                <w:sz w:val="21"/>
                <w:szCs w:val="21"/>
              </w:rPr>
              <w:fldChar w:fldCharType="begin"/>
            </w:r>
            <w:r w:rsidRPr="003855E3">
              <w:rPr>
                <w:rFonts w:ascii="Consolas" w:hAnsi="Consolas"/>
                <w:sz w:val="21"/>
                <w:szCs w:val="21"/>
              </w:rPr>
              <w:instrText xml:space="preserve"> </w:instrText>
            </w:r>
            <w:r w:rsidRPr="003855E3">
              <w:rPr>
                <w:rFonts w:ascii="Consolas" w:hAnsi="Consolas" w:hint="eastAsia"/>
                <w:sz w:val="21"/>
                <w:szCs w:val="21"/>
              </w:rPr>
              <w:instrText xml:space="preserve">SEQ </w:instrText>
            </w:r>
            <w:r w:rsidRPr="003855E3">
              <w:rPr>
                <w:rFonts w:ascii="Consolas" w:hAnsi="Consolas" w:hint="eastAsia"/>
                <w:sz w:val="21"/>
                <w:szCs w:val="21"/>
              </w:rPr>
              <w:instrText>原型图</w:instrText>
            </w:r>
            <w:r w:rsidRPr="003855E3">
              <w:rPr>
                <w:rFonts w:ascii="Consolas" w:hAnsi="Consolas" w:hint="eastAsia"/>
                <w:sz w:val="21"/>
                <w:szCs w:val="21"/>
              </w:rPr>
              <w:instrText>1- \* ARABIC</w:instrText>
            </w:r>
            <w:r w:rsidRPr="003855E3">
              <w:rPr>
                <w:rFonts w:ascii="Consolas" w:hAnsi="Consolas"/>
                <w:sz w:val="21"/>
                <w:szCs w:val="21"/>
              </w:rPr>
              <w:instrText xml:space="preserve"> </w:instrText>
            </w:r>
            <w:r w:rsidR="004E1C5A" w:rsidRPr="003855E3">
              <w:rPr>
                <w:rFonts w:ascii="Consolas" w:hAnsi="Consolas"/>
                <w:sz w:val="21"/>
                <w:szCs w:val="21"/>
              </w:rPr>
              <w:fldChar w:fldCharType="separate"/>
            </w:r>
            <w:r w:rsidRPr="003855E3">
              <w:rPr>
                <w:rFonts w:ascii="Consolas" w:hAnsi="Consolas"/>
                <w:noProof/>
                <w:sz w:val="21"/>
                <w:szCs w:val="21"/>
              </w:rPr>
              <w:t>14</w:t>
            </w:r>
            <w:r w:rsidR="004E1C5A" w:rsidRPr="003855E3">
              <w:rPr>
                <w:rFonts w:ascii="Consolas" w:hAnsi="Consolas"/>
                <w:sz w:val="21"/>
                <w:szCs w:val="21"/>
              </w:rPr>
              <w:fldChar w:fldCharType="end"/>
            </w:r>
            <w:r w:rsidRPr="003855E3">
              <w:rPr>
                <w:rFonts w:ascii="Consolas" w:hAnsi="Consolas" w:hint="eastAsia"/>
                <w:sz w:val="21"/>
                <w:szCs w:val="21"/>
              </w:rPr>
              <w:t>通讯录面板</w:t>
            </w:r>
            <w:r w:rsidRPr="003855E3">
              <w:rPr>
                <w:rFonts w:ascii="Consolas" w:hAnsi="Consolas" w:hint="eastAsia"/>
                <w:sz w:val="21"/>
                <w:szCs w:val="21"/>
              </w:rPr>
              <w:t>-</w:t>
            </w:r>
            <w:r w:rsidRPr="003855E3">
              <w:rPr>
                <w:rFonts w:ascii="Consolas" w:hAnsi="Consolas" w:hint="eastAsia"/>
                <w:sz w:val="21"/>
                <w:szCs w:val="21"/>
              </w:rPr>
              <w:t>删除联系人</w:t>
            </w:r>
            <w:bookmarkEnd w:id="464"/>
          </w:p>
          <w:p w14:paraId="1CFB4E40" w14:textId="77777777" w:rsidR="004440FC" w:rsidRPr="003855E3" w:rsidRDefault="004440FC" w:rsidP="003C4A16">
            <w:pPr>
              <w:rPr>
                <w:rFonts w:ascii="Consolas" w:hAnsi="Consolas"/>
                <w:szCs w:val="21"/>
              </w:rPr>
            </w:pPr>
          </w:p>
        </w:tc>
      </w:tr>
      <w:tr w:rsidR="004440FC" w:rsidRPr="003855E3" w14:paraId="78B8FE6F" w14:textId="77777777" w:rsidTr="003C4A16">
        <w:tc>
          <w:tcPr>
            <w:tcW w:w="5000" w:type="pct"/>
            <w:gridSpan w:val="3"/>
            <w:shd w:val="clear" w:color="auto" w:fill="auto"/>
          </w:tcPr>
          <w:p w14:paraId="3D68CE24"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lastRenderedPageBreak/>
              <w:t>可选事件流</w:t>
            </w:r>
          </w:p>
        </w:tc>
      </w:tr>
      <w:tr w:rsidR="004440FC" w:rsidRPr="003855E3" w14:paraId="63DF5AA4" w14:textId="77777777" w:rsidTr="003C4A16">
        <w:trPr>
          <w:hidden/>
        </w:trPr>
        <w:tc>
          <w:tcPr>
            <w:tcW w:w="5000" w:type="pct"/>
            <w:gridSpan w:val="3"/>
            <w:shd w:val="clear" w:color="auto" w:fill="auto"/>
          </w:tcPr>
          <w:p w14:paraId="6C05F3D7" w14:textId="77777777" w:rsidR="004440FC" w:rsidRPr="003855E3" w:rsidRDefault="004440FC" w:rsidP="00CD4D74">
            <w:pPr>
              <w:pStyle w:val="aff5"/>
              <w:numPr>
                <w:ilvl w:val="0"/>
                <w:numId w:val="129"/>
              </w:numPr>
              <w:spacing w:afterLines="30" w:after="72" w:line="288" w:lineRule="auto"/>
              <w:ind w:firstLineChars="0"/>
              <w:rPr>
                <w:rFonts w:ascii="Consolas" w:hAnsi="Consolas"/>
                <w:vanish/>
                <w:kern w:val="0"/>
                <w:szCs w:val="21"/>
              </w:rPr>
            </w:pPr>
          </w:p>
          <w:p w14:paraId="3B686156" w14:textId="77777777" w:rsidR="004440FC" w:rsidRPr="003855E3" w:rsidRDefault="004440FC" w:rsidP="00CD4D74">
            <w:pPr>
              <w:pStyle w:val="aff5"/>
              <w:numPr>
                <w:ilvl w:val="0"/>
                <w:numId w:val="129"/>
              </w:numPr>
              <w:spacing w:afterLines="30" w:after="72" w:line="288" w:lineRule="auto"/>
              <w:ind w:firstLineChars="0"/>
              <w:rPr>
                <w:rFonts w:ascii="Consolas" w:hAnsi="Consolas"/>
                <w:vanish/>
                <w:kern w:val="0"/>
                <w:szCs w:val="21"/>
              </w:rPr>
            </w:pPr>
          </w:p>
          <w:p w14:paraId="2E6AFF2D" w14:textId="77777777" w:rsidR="004440FC" w:rsidRPr="003855E3" w:rsidRDefault="004440FC">
            <w:pPr>
              <w:pStyle w:val="aff5"/>
              <w:numPr>
                <w:ilvl w:val="0"/>
                <w:numId w:val="129"/>
              </w:numPr>
              <w:spacing w:afterLines="30" w:after="72" w:line="288" w:lineRule="auto"/>
              <w:ind w:firstLineChars="0"/>
              <w:rPr>
                <w:rFonts w:ascii="Consolas" w:hAnsi="Consolas"/>
                <w:vanish/>
                <w:kern w:val="0"/>
                <w:szCs w:val="21"/>
              </w:rPr>
            </w:pPr>
          </w:p>
          <w:p w14:paraId="59CC4081" w14:textId="77777777" w:rsidR="004440FC" w:rsidRPr="003855E3" w:rsidRDefault="004440FC">
            <w:pPr>
              <w:pStyle w:val="aff5"/>
              <w:numPr>
                <w:ilvl w:val="0"/>
                <w:numId w:val="129"/>
              </w:numPr>
              <w:spacing w:afterLines="30" w:after="72" w:line="288" w:lineRule="auto"/>
              <w:ind w:firstLineChars="0"/>
              <w:rPr>
                <w:rFonts w:ascii="Consolas" w:hAnsi="Consolas"/>
                <w:vanish/>
                <w:kern w:val="0"/>
                <w:szCs w:val="21"/>
              </w:rPr>
            </w:pPr>
          </w:p>
          <w:p w14:paraId="0BD388EE" w14:textId="77777777" w:rsidR="004440FC" w:rsidRPr="003855E3" w:rsidRDefault="004440FC">
            <w:pPr>
              <w:pStyle w:val="aff5"/>
              <w:numPr>
                <w:ilvl w:val="1"/>
                <w:numId w:val="129"/>
              </w:numPr>
              <w:spacing w:afterLines="30" w:after="72" w:line="288" w:lineRule="auto"/>
              <w:ind w:firstLineChars="0"/>
              <w:rPr>
                <w:rFonts w:ascii="Consolas" w:hAnsi="Consolas"/>
                <w:vanish/>
                <w:kern w:val="0"/>
                <w:szCs w:val="21"/>
              </w:rPr>
            </w:pPr>
          </w:p>
          <w:p w14:paraId="4D38D3CC" w14:textId="77777777" w:rsidR="004440FC" w:rsidRPr="003855E3" w:rsidRDefault="004440FC">
            <w:pPr>
              <w:pStyle w:val="aff5"/>
              <w:numPr>
                <w:ilvl w:val="0"/>
                <w:numId w:val="129"/>
              </w:numPr>
              <w:spacing w:afterLines="30" w:after="72" w:line="288" w:lineRule="auto"/>
              <w:ind w:firstLineChars="0"/>
              <w:rPr>
                <w:rFonts w:ascii="Consolas" w:hAnsi="Consolas"/>
                <w:vanish/>
                <w:kern w:val="0"/>
                <w:szCs w:val="21"/>
              </w:rPr>
            </w:pPr>
          </w:p>
          <w:p w14:paraId="182221F0" w14:textId="77777777" w:rsidR="004440FC" w:rsidRPr="003855E3" w:rsidRDefault="004440FC">
            <w:pPr>
              <w:pStyle w:val="aff5"/>
              <w:numPr>
                <w:ilvl w:val="0"/>
                <w:numId w:val="129"/>
              </w:numPr>
              <w:spacing w:afterLines="30" w:after="72" w:line="288" w:lineRule="auto"/>
              <w:ind w:firstLineChars="0"/>
              <w:rPr>
                <w:rFonts w:ascii="Consolas" w:hAnsi="Consolas"/>
                <w:vanish/>
                <w:kern w:val="0"/>
                <w:szCs w:val="21"/>
              </w:rPr>
            </w:pPr>
          </w:p>
          <w:p w14:paraId="707CAC15" w14:textId="77777777" w:rsidR="004440FC" w:rsidRPr="003855E3" w:rsidRDefault="004440FC">
            <w:pPr>
              <w:pStyle w:val="aff5"/>
              <w:numPr>
                <w:ilvl w:val="0"/>
                <w:numId w:val="129"/>
              </w:numPr>
              <w:spacing w:afterLines="30" w:after="72" w:line="288" w:lineRule="auto"/>
              <w:ind w:firstLineChars="0"/>
              <w:rPr>
                <w:rFonts w:ascii="Consolas" w:hAnsi="Consolas"/>
                <w:vanish/>
                <w:kern w:val="0"/>
                <w:szCs w:val="21"/>
              </w:rPr>
            </w:pPr>
          </w:p>
          <w:p w14:paraId="79E28ECC" w14:textId="77777777" w:rsidR="004440FC" w:rsidRPr="003855E3" w:rsidRDefault="004440FC">
            <w:pPr>
              <w:pStyle w:val="aff5"/>
              <w:numPr>
                <w:ilvl w:val="0"/>
                <w:numId w:val="129"/>
              </w:numPr>
              <w:spacing w:afterLines="30" w:after="72" w:line="288" w:lineRule="auto"/>
              <w:ind w:firstLineChars="0"/>
              <w:rPr>
                <w:rFonts w:ascii="Consolas" w:hAnsi="Consolas"/>
                <w:vanish/>
                <w:kern w:val="0"/>
                <w:szCs w:val="21"/>
              </w:rPr>
            </w:pPr>
          </w:p>
          <w:p w14:paraId="038D1AFA" w14:textId="77777777" w:rsidR="004440FC" w:rsidRPr="003855E3" w:rsidRDefault="004440FC">
            <w:pPr>
              <w:pStyle w:val="aff5"/>
              <w:numPr>
                <w:ilvl w:val="0"/>
                <w:numId w:val="141"/>
              </w:numPr>
              <w:spacing w:afterLines="30" w:after="72" w:line="288" w:lineRule="auto"/>
              <w:ind w:firstLineChars="0"/>
              <w:rPr>
                <w:rFonts w:ascii="Consolas" w:hAnsi="Consolas"/>
                <w:vanish/>
                <w:kern w:val="0"/>
                <w:szCs w:val="21"/>
              </w:rPr>
            </w:pPr>
          </w:p>
          <w:p w14:paraId="5750ADD4" w14:textId="77777777" w:rsidR="004440FC" w:rsidRPr="003855E3" w:rsidRDefault="004440FC">
            <w:pPr>
              <w:pStyle w:val="aff5"/>
              <w:numPr>
                <w:ilvl w:val="0"/>
                <w:numId w:val="141"/>
              </w:numPr>
              <w:spacing w:afterLines="30" w:after="72" w:line="288" w:lineRule="auto"/>
              <w:ind w:firstLineChars="0"/>
              <w:rPr>
                <w:rFonts w:ascii="Consolas" w:hAnsi="Consolas"/>
                <w:vanish/>
                <w:kern w:val="0"/>
                <w:szCs w:val="21"/>
              </w:rPr>
            </w:pPr>
          </w:p>
          <w:p w14:paraId="4D298305" w14:textId="77777777" w:rsidR="004440FC" w:rsidRPr="003855E3" w:rsidRDefault="004440FC">
            <w:pPr>
              <w:pStyle w:val="aff5"/>
              <w:numPr>
                <w:ilvl w:val="0"/>
                <w:numId w:val="141"/>
              </w:numPr>
              <w:spacing w:afterLines="30" w:after="72" w:line="288" w:lineRule="auto"/>
              <w:ind w:firstLineChars="0"/>
              <w:rPr>
                <w:rFonts w:ascii="Consolas" w:hAnsi="Consolas"/>
                <w:vanish/>
                <w:kern w:val="0"/>
                <w:szCs w:val="21"/>
              </w:rPr>
            </w:pPr>
          </w:p>
          <w:p w14:paraId="4C942AF6" w14:textId="77777777" w:rsidR="004440FC" w:rsidRPr="003855E3" w:rsidRDefault="004440FC">
            <w:pPr>
              <w:pStyle w:val="aff5"/>
              <w:numPr>
                <w:ilvl w:val="0"/>
                <w:numId w:val="141"/>
              </w:numPr>
              <w:spacing w:afterLines="30" w:after="72" w:line="288" w:lineRule="auto"/>
              <w:ind w:firstLineChars="0"/>
              <w:rPr>
                <w:rFonts w:ascii="Consolas" w:hAnsi="Consolas"/>
                <w:vanish/>
                <w:kern w:val="0"/>
                <w:szCs w:val="21"/>
              </w:rPr>
            </w:pPr>
          </w:p>
          <w:p w14:paraId="6B40F888" w14:textId="77777777" w:rsidR="004440FC" w:rsidRPr="003855E3" w:rsidRDefault="004440FC">
            <w:pPr>
              <w:pStyle w:val="aff5"/>
              <w:numPr>
                <w:ilvl w:val="0"/>
                <w:numId w:val="141"/>
              </w:numPr>
              <w:spacing w:afterLines="30" w:after="72" w:line="288" w:lineRule="auto"/>
              <w:ind w:firstLineChars="0"/>
              <w:rPr>
                <w:rFonts w:ascii="Consolas" w:hAnsi="Consolas"/>
                <w:vanish/>
                <w:kern w:val="0"/>
                <w:szCs w:val="21"/>
              </w:rPr>
            </w:pPr>
          </w:p>
          <w:p w14:paraId="368B5917" w14:textId="77777777" w:rsidR="004440FC" w:rsidRPr="003855E3" w:rsidRDefault="004440FC">
            <w:pPr>
              <w:pStyle w:val="aff5"/>
              <w:numPr>
                <w:ilvl w:val="1"/>
                <w:numId w:val="141"/>
              </w:numPr>
              <w:spacing w:afterLines="30" w:after="72" w:line="288" w:lineRule="auto"/>
              <w:ind w:firstLineChars="0"/>
              <w:rPr>
                <w:rFonts w:ascii="Consolas" w:hAnsi="Consolas"/>
                <w:vanish/>
                <w:kern w:val="0"/>
                <w:szCs w:val="21"/>
              </w:rPr>
            </w:pPr>
          </w:p>
          <w:p w14:paraId="1AE59F8C" w14:textId="77777777" w:rsidR="004440FC" w:rsidRPr="003855E3" w:rsidRDefault="004440FC">
            <w:pPr>
              <w:pStyle w:val="aff5"/>
              <w:numPr>
                <w:ilvl w:val="1"/>
                <w:numId w:val="141"/>
              </w:numPr>
              <w:spacing w:afterLines="30" w:after="72" w:line="288" w:lineRule="auto"/>
              <w:ind w:firstLineChars="0"/>
              <w:rPr>
                <w:rFonts w:ascii="Consolas" w:hAnsi="Consolas"/>
                <w:vanish/>
                <w:kern w:val="0"/>
                <w:szCs w:val="21"/>
              </w:rPr>
            </w:pPr>
          </w:p>
          <w:p w14:paraId="76268FAE" w14:textId="77777777" w:rsidR="004440FC" w:rsidRDefault="004440FC" w:rsidP="00AC5C40">
            <w:pPr>
              <w:pStyle w:val="a4"/>
              <w:numPr>
                <w:ilvl w:val="1"/>
                <w:numId w:val="141"/>
              </w:numPr>
              <w:spacing w:after="72"/>
              <w:ind w:firstLineChars="0"/>
              <w:rPr>
                <w:rFonts w:ascii="Consolas" w:hAnsi="Consolas"/>
                <w:kern w:val="0"/>
                <w:sz w:val="21"/>
                <w:szCs w:val="21"/>
              </w:rPr>
            </w:pPr>
            <w:r w:rsidRPr="003855E3">
              <w:rPr>
                <w:rFonts w:ascii="Consolas" w:hAnsi="Consolas" w:hint="eastAsia"/>
                <w:kern w:val="0"/>
                <w:sz w:val="21"/>
                <w:szCs w:val="21"/>
              </w:rPr>
              <w:t>返回</w:t>
            </w:r>
            <w:r w:rsidRPr="003855E3">
              <w:rPr>
                <w:rFonts w:ascii="Consolas" w:hAnsi="Consolas" w:hint="eastAsia"/>
                <w:kern w:val="0"/>
                <w:sz w:val="21"/>
                <w:szCs w:val="21"/>
              </w:rPr>
              <w:t>HTTP</w:t>
            </w:r>
            <w:r w:rsidRPr="003855E3">
              <w:rPr>
                <w:rFonts w:ascii="Consolas" w:hAnsi="Consolas" w:hint="eastAsia"/>
                <w:kern w:val="0"/>
                <w:sz w:val="21"/>
                <w:szCs w:val="21"/>
              </w:rPr>
              <w:t>请求状态码为</w:t>
            </w:r>
            <w:r w:rsidRPr="003855E3">
              <w:rPr>
                <w:rFonts w:ascii="Consolas" w:hAnsi="Consolas" w:hint="eastAsia"/>
                <w:kern w:val="0"/>
                <w:sz w:val="21"/>
                <w:szCs w:val="21"/>
              </w:rPr>
              <w:t>200</w:t>
            </w:r>
            <w:r w:rsidRPr="003855E3">
              <w:rPr>
                <w:rFonts w:ascii="Consolas" w:hAnsi="Consolas" w:hint="eastAsia"/>
                <w:kern w:val="0"/>
                <w:sz w:val="21"/>
                <w:szCs w:val="21"/>
              </w:rPr>
              <w:t>，判断返回结果中的</w:t>
            </w:r>
            <w:r>
              <w:rPr>
                <w:rFonts w:ascii="Consolas" w:hAnsi="Consolas" w:hint="eastAsia"/>
                <w:kern w:val="0"/>
                <w:sz w:val="21"/>
                <w:szCs w:val="21"/>
              </w:rPr>
              <w:t>业务状态码</w:t>
            </w:r>
            <w:r w:rsidRPr="003855E3">
              <w:rPr>
                <w:rFonts w:ascii="Consolas" w:hAnsi="Consolas" w:hint="eastAsia"/>
                <w:kern w:val="0"/>
                <w:sz w:val="21"/>
                <w:szCs w:val="21"/>
              </w:rPr>
              <w:t>。</w:t>
            </w:r>
          </w:p>
          <w:p w14:paraId="4062ED8A" w14:textId="77777777" w:rsidR="004440FC" w:rsidRPr="00450AD6" w:rsidRDefault="004440FC" w:rsidP="00AC5C40">
            <w:pPr>
              <w:pStyle w:val="a4"/>
              <w:numPr>
                <w:ilvl w:val="2"/>
                <w:numId w:val="141"/>
              </w:numPr>
              <w:spacing w:after="72"/>
              <w:ind w:firstLineChars="0"/>
              <w:rPr>
                <w:rFonts w:ascii="Consolas" w:hAnsi="Consolas"/>
                <w:kern w:val="0"/>
                <w:sz w:val="21"/>
                <w:szCs w:val="21"/>
              </w:rPr>
            </w:pPr>
            <w:r w:rsidRPr="00450AD6">
              <w:rPr>
                <w:rFonts w:ascii="Consolas" w:hAnsi="Consolas" w:hint="eastAsia"/>
                <w:kern w:val="0"/>
                <w:sz w:val="21"/>
                <w:szCs w:val="21"/>
              </w:rPr>
              <w:t>业务状态码为</w:t>
            </w:r>
            <w:r w:rsidRPr="00450AD6">
              <w:rPr>
                <w:rFonts w:ascii="Consolas" w:hAnsi="Consolas" w:hint="eastAsia"/>
                <w:kern w:val="0"/>
                <w:sz w:val="21"/>
                <w:szCs w:val="21"/>
              </w:rPr>
              <w:t>0</w:t>
            </w:r>
            <w:r w:rsidRPr="00450AD6">
              <w:rPr>
                <w:rFonts w:ascii="Consolas" w:hAnsi="Consolas" w:hint="eastAsia"/>
                <w:kern w:val="0"/>
                <w:sz w:val="21"/>
                <w:szCs w:val="21"/>
              </w:rPr>
              <w:t>，调整至主事件流</w:t>
            </w:r>
            <w:r w:rsidRPr="00450AD6">
              <w:rPr>
                <w:rFonts w:ascii="Consolas" w:hAnsi="Consolas" w:hint="eastAsia"/>
                <w:kern w:val="0"/>
                <w:sz w:val="21"/>
                <w:szCs w:val="21"/>
              </w:rPr>
              <w:t>step6</w:t>
            </w:r>
            <w:r w:rsidRPr="00450AD6">
              <w:rPr>
                <w:rFonts w:ascii="Consolas" w:hAnsi="Consolas" w:hint="eastAsia"/>
                <w:kern w:val="0"/>
                <w:sz w:val="21"/>
                <w:szCs w:val="21"/>
              </w:rPr>
              <w:t>。</w:t>
            </w:r>
          </w:p>
          <w:p w14:paraId="2E3F8D31" w14:textId="77777777" w:rsidR="004440FC" w:rsidRPr="003855E3" w:rsidRDefault="004440FC" w:rsidP="00CD4D74">
            <w:pPr>
              <w:pStyle w:val="aff5"/>
              <w:numPr>
                <w:ilvl w:val="0"/>
                <w:numId w:val="142"/>
              </w:numPr>
              <w:spacing w:afterLines="30" w:after="72" w:line="288" w:lineRule="auto"/>
              <w:ind w:firstLineChars="0"/>
              <w:rPr>
                <w:rFonts w:ascii="Consolas" w:hAnsi="Consolas"/>
                <w:vanish/>
                <w:kern w:val="0"/>
                <w:szCs w:val="21"/>
              </w:rPr>
            </w:pPr>
          </w:p>
          <w:p w14:paraId="57186445" w14:textId="77777777" w:rsidR="004440FC" w:rsidRPr="003855E3" w:rsidRDefault="004440FC" w:rsidP="00CD4D74">
            <w:pPr>
              <w:pStyle w:val="aff5"/>
              <w:numPr>
                <w:ilvl w:val="0"/>
                <w:numId w:val="142"/>
              </w:numPr>
              <w:spacing w:afterLines="30" w:after="72" w:line="288" w:lineRule="auto"/>
              <w:ind w:firstLineChars="0"/>
              <w:rPr>
                <w:rFonts w:ascii="Consolas" w:hAnsi="Consolas"/>
                <w:vanish/>
                <w:kern w:val="0"/>
                <w:szCs w:val="21"/>
              </w:rPr>
            </w:pPr>
          </w:p>
          <w:p w14:paraId="5DCB923E" w14:textId="77777777" w:rsidR="004440FC" w:rsidRPr="003855E3" w:rsidRDefault="004440FC">
            <w:pPr>
              <w:pStyle w:val="aff5"/>
              <w:numPr>
                <w:ilvl w:val="0"/>
                <w:numId w:val="142"/>
              </w:numPr>
              <w:spacing w:afterLines="30" w:after="72" w:line="288" w:lineRule="auto"/>
              <w:ind w:firstLineChars="0"/>
              <w:rPr>
                <w:rFonts w:ascii="Consolas" w:hAnsi="Consolas"/>
                <w:vanish/>
                <w:kern w:val="0"/>
                <w:szCs w:val="21"/>
              </w:rPr>
            </w:pPr>
          </w:p>
          <w:p w14:paraId="65B632EE" w14:textId="77777777" w:rsidR="004440FC" w:rsidRPr="003855E3" w:rsidRDefault="004440FC">
            <w:pPr>
              <w:pStyle w:val="aff5"/>
              <w:numPr>
                <w:ilvl w:val="0"/>
                <w:numId w:val="142"/>
              </w:numPr>
              <w:spacing w:afterLines="30" w:after="72" w:line="288" w:lineRule="auto"/>
              <w:ind w:firstLineChars="0"/>
              <w:rPr>
                <w:rFonts w:ascii="Consolas" w:hAnsi="Consolas"/>
                <w:vanish/>
                <w:kern w:val="0"/>
                <w:szCs w:val="21"/>
              </w:rPr>
            </w:pPr>
          </w:p>
          <w:p w14:paraId="19CCCF92" w14:textId="77777777" w:rsidR="004440FC" w:rsidRPr="003855E3" w:rsidRDefault="004440FC">
            <w:pPr>
              <w:pStyle w:val="aff5"/>
              <w:numPr>
                <w:ilvl w:val="0"/>
                <w:numId w:val="142"/>
              </w:numPr>
              <w:spacing w:afterLines="30" w:after="72" w:line="288" w:lineRule="auto"/>
              <w:ind w:firstLineChars="0"/>
              <w:rPr>
                <w:rFonts w:ascii="Consolas" w:hAnsi="Consolas"/>
                <w:vanish/>
                <w:kern w:val="0"/>
                <w:szCs w:val="21"/>
              </w:rPr>
            </w:pPr>
          </w:p>
          <w:p w14:paraId="6143D839" w14:textId="77777777" w:rsidR="004440FC" w:rsidRPr="003855E3" w:rsidRDefault="004440FC">
            <w:pPr>
              <w:pStyle w:val="aff5"/>
              <w:numPr>
                <w:ilvl w:val="0"/>
                <w:numId w:val="142"/>
              </w:numPr>
              <w:spacing w:afterLines="30" w:after="72" w:line="288" w:lineRule="auto"/>
              <w:ind w:firstLineChars="0"/>
              <w:rPr>
                <w:rFonts w:ascii="Consolas" w:hAnsi="Consolas"/>
                <w:vanish/>
                <w:kern w:val="0"/>
                <w:szCs w:val="21"/>
              </w:rPr>
            </w:pPr>
          </w:p>
          <w:p w14:paraId="02CAE7CA" w14:textId="77777777" w:rsidR="004440FC" w:rsidRPr="00491530" w:rsidRDefault="004440FC">
            <w:pPr>
              <w:pStyle w:val="aff5"/>
              <w:numPr>
                <w:ilvl w:val="0"/>
                <w:numId w:val="141"/>
              </w:numPr>
              <w:spacing w:afterLines="30" w:after="72" w:line="288" w:lineRule="auto"/>
              <w:ind w:firstLineChars="0"/>
              <w:rPr>
                <w:rFonts w:ascii="Consolas" w:hAnsi="Consolas"/>
                <w:vanish/>
                <w:kern w:val="0"/>
                <w:szCs w:val="21"/>
              </w:rPr>
            </w:pPr>
          </w:p>
          <w:p w14:paraId="3D2AE522" w14:textId="77777777" w:rsidR="004440FC" w:rsidRDefault="004440FC" w:rsidP="00AC5C40">
            <w:pPr>
              <w:pStyle w:val="a4"/>
              <w:numPr>
                <w:ilvl w:val="1"/>
                <w:numId w:val="141"/>
              </w:numPr>
              <w:spacing w:after="72"/>
              <w:ind w:firstLineChars="0"/>
              <w:rPr>
                <w:rFonts w:ascii="Consolas" w:hAnsi="Consolas"/>
                <w:kern w:val="0"/>
                <w:sz w:val="21"/>
                <w:szCs w:val="21"/>
              </w:rPr>
            </w:pPr>
            <w:r w:rsidRPr="003855E3">
              <w:rPr>
                <w:rFonts w:ascii="Consolas" w:hAnsi="Consolas" w:hint="eastAsia"/>
                <w:kern w:val="0"/>
                <w:sz w:val="21"/>
                <w:szCs w:val="21"/>
              </w:rPr>
              <w:t>联系人所在组无其他联系人或联系人排在最后一位。</w:t>
            </w:r>
          </w:p>
          <w:p w14:paraId="31A51E66" w14:textId="77777777" w:rsidR="004440FC" w:rsidRDefault="004440FC" w:rsidP="00AC5C40">
            <w:pPr>
              <w:pStyle w:val="a4"/>
              <w:numPr>
                <w:ilvl w:val="2"/>
                <w:numId w:val="141"/>
              </w:numPr>
              <w:spacing w:after="72"/>
              <w:ind w:firstLineChars="0"/>
              <w:rPr>
                <w:rFonts w:ascii="Consolas" w:hAnsi="Consolas"/>
                <w:kern w:val="0"/>
                <w:sz w:val="21"/>
                <w:szCs w:val="21"/>
              </w:rPr>
            </w:pPr>
            <w:r w:rsidRPr="00491530">
              <w:rPr>
                <w:rFonts w:ascii="Consolas" w:hAnsi="Consolas" w:hint="eastAsia"/>
                <w:kern w:val="0"/>
                <w:sz w:val="21"/>
                <w:szCs w:val="21"/>
              </w:rPr>
              <w:t>联系人所在组无其他联系人，联系人消失，组自动合拢，组下联系人计数显示为</w:t>
            </w:r>
            <w:r w:rsidRPr="00491530">
              <w:rPr>
                <w:rFonts w:ascii="Consolas" w:hAnsi="Consolas" w:hint="eastAsia"/>
                <w:kern w:val="0"/>
                <w:sz w:val="21"/>
                <w:szCs w:val="21"/>
              </w:rPr>
              <w:t>0</w:t>
            </w:r>
            <w:r w:rsidRPr="00491530">
              <w:rPr>
                <w:rFonts w:ascii="Consolas" w:hAnsi="Consolas" w:hint="eastAsia"/>
                <w:kern w:val="0"/>
                <w:sz w:val="21"/>
                <w:szCs w:val="21"/>
              </w:rPr>
              <w:t>。</w:t>
            </w:r>
          </w:p>
          <w:p w14:paraId="268BFFC1" w14:textId="77777777" w:rsidR="004440FC" w:rsidRPr="00491530" w:rsidRDefault="004440FC" w:rsidP="00AC5C40">
            <w:pPr>
              <w:pStyle w:val="a4"/>
              <w:numPr>
                <w:ilvl w:val="2"/>
                <w:numId w:val="141"/>
              </w:numPr>
              <w:spacing w:after="72"/>
              <w:ind w:firstLineChars="0"/>
              <w:rPr>
                <w:rFonts w:ascii="Consolas" w:hAnsi="Consolas"/>
                <w:kern w:val="0"/>
                <w:sz w:val="21"/>
                <w:szCs w:val="21"/>
              </w:rPr>
            </w:pPr>
            <w:r w:rsidRPr="00491530">
              <w:rPr>
                <w:rFonts w:ascii="Consolas" w:hAnsi="Consolas" w:hint="eastAsia"/>
                <w:kern w:val="0"/>
                <w:sz w:val="21"/>
                <w:szCs w:val="21"/>
              </w:rPr>
              <w:t>联系人排在最后一位，联系人消失，组下联系人计数减一。</w:t>
            </w:r>
          </w:p>
        </w:tc>
      </w:tr>
      <w:tr w:rsidR="004440FC" w:rsidRPr="003855E3" w14:paraId="4EB511A3" w14:textId="77777777" w:rsidTr="003C4A16">
        <w:tc>
          <w:tcPr>
            <w:tcW w:w="782" w:type="pct"/>
            <w:shd w:val="clear" w:color="auto" w:fill="auto"/>
          </w:tcPr>
          <w:p w14:paraId="0AA52304"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后置条件</w:t>
            </w:r>
          </w:p>
        </w:tc>
        <w:tc>
          <w:tcPr>
            <w:tcW w:w="4218" w:type="pct"/>
            <w:gridSpan w:val="2"/>
            <w:shd w:val="clear" w:color="auto" w:fill="auto"/>
          </w:tcPr>
          <w:p w14:paraId="7C3D1755"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N/A</w:t>
            </w:r>
          </w:p>
        </w:tc>
      </w:tr>
      <w:tr w:rsidR="004440FC" w:rsidRPr="003855E3" w14:paraId="02799478" w14:textId="77777777" w:rsidTr="003C4A16">
        <w:tc>
          <w:tcPr>
            <w:tcW w:w="782" w:type="pct"/>
            <w:shd w:val="clear" w:color="auto" w:fill="auto"/>
          </w:tcPr>
          <w:p w14:paraId="13727A80"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业务规则</w:t>
            </w:r>
          </w:p>
        </w:tc>
        <w:tc>
          <w:tcPr>
            <w:tcW w:w="4218" w:type="pct"/>
            <w:gridSpan w:val="2"/>
            <w:shd w:val="clear" w:color="auto" w:fill="auto"/>
          </w:tcPr>
          <w:p w14:paraId="29D243A3" w14:textId="77777777" w:rsidR="004440FC" w:rsidRPr="003855E3" w:rsidRDefault="004440FC" w:rsidP="003C4A16">
            <w:pPr>
              <w:pStyle w:val="a4"/>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N/A</w:t>
            </w:r>
          </w:p>
        </w:tc>
      </w:tr>
      <w:tr w:rsidR="004440FC" w:rsidRPr="003855E3" w14:paraId="2D6A3EEA" w14:textId="77777777" w:rsidTr="003C4A16">
        <w:tc>
          <w:tcPr>
            <w:tcW w:w="782" w:type="pct"/>
            <w:shd w:val="clear" w:color="auto" w:fill="auto"/>
          </w:tcPr>
          <w:p w14:paraId="0D416151" w14:textId="77777777" w:rsidR="004440FC" w:rsidRPr="003855E3" w:rsidRDefault="004440FC" w:rsidP="003C4A16">
            <w:pPr>
              <w:pStyle w:val="a4"/>
              <w:spacing w:after="72"/>
              <w:ind w:firstLineChars="0" w:firstLine="0"/>
              <w:rPr>
                <w:rFonts w:ascii="Consolas" w:hAnsi="Consolas"/>
                <w:b/>
                <w:kern w:val="0"/>
                <w:sz w:val="21"/>
                <w:szCs w:val="21"/>
              </w:rPr>
            </w:pPr>
            <w:r w:rsidRPr="003855E3">
              <w:rPr>
                <w:rFonts w:ascii="Consolas" w:hAnsi="Consolas" w:hint="eastAsia"/>
                <w:b/>
                <w:kern w:val="0"/>
                <w:sz w:val="21"/>
                <w:szCs w:val="21"/>
              </w:rPr>
              <w:t>设计约束</w:t>
            </w:r>
          </w:p>
        </w:tc>
        <w:tc>
          <w:tcPr>
            <w:tcW w:w="4218" w:type="pct"/>
            <w:gridSpan w:val="2"/>
            <w:shd w:val="clear" w:color="auto" w:fill="auto"/>
          </w:tcPr>
          <w:p w14:paraId="203F09DE" w14:textId="77777777" w:rsidR="004440FC" w:rsidRPr="003855E3" w:rsidRDefault="004440FC" w:rsidP="003C4A16">
            <w:pPr>
              <w:rPr>
                <w:rFonts w:ascii="Consolas" w:hAnsi="Consolas"/>
                <w:szCs w:val="21"/>
              </w:rPr>
            </w:pPr>
            <w:r w:rsidRPr="003855E3">
              <w:rPr>
                <w:rFonts w:ascii="Consolas" w:hAnsi="Consolas" w:hint="eastAsia"/>
                <w:szCs w:val="21"/>
                <w:lang w:bidi="en-US"/>
              </w:rPr>
              <w:t>N/A</w:t>
            </w:r>
          </w:p>
        </w:tc>
      </w:tr>
      <w:tr w:rsidR="004440FC" w:rsidRPr="003855E3" w14:paraId="18260B6B" w14:textId="77777777" w:rsidTr="003C4A16">
        <w:tc>
          <w:tcPr>
            <w:tcW w:w="782" w:type="pct"/>
            <w:shd w:val="clear" w:color="auto" w:fill="auto"/>
          </w:tcPr>
          <w:p w14:paraId="5FFC6738" w14:textId="77777777" w:rsidR="004440FC" w:rsidRPr="003855E3" w:rsidRDefault="004440FC" w:rsidP="003C4A16">
            <w:pPr>
              <w:pStyle w:val="a4"/>
              <w:spacing w:after="72"/>
              <w:ind w:firstLineChars="0" w:firstLine="0"/>
              <w:rPr>
                <w:rFonts w:ascii="Consolas" w:hAnsi="Consolas"/>
                <w:b/>
                <w:iCs/>
                <w:kern w:val="0"/>
                <w:sz w:val="21"/>
                <w:szCs w:val="21"/>
                <w:lang w:bidi="en-US"/>
              </w:rPr>
            </w:pPr>
            <w:r w:rsidRPr="003855E3">
              <w:rPr>
                <w:rFonts w:ascii="Consolas" w:hAnsi="Consolas" w:hint="eastAsia"/>
                <w:b/>
                <w:iCs/>
                <w:kern w:val="0"/>
                <w:sz w:val="21"/>
                <w:szCs w:val="21"/>
                <w:lang w:bidi="en-US"/>
              </w:rPr>
              <w:t>参数表</w:t>
            </w:r>
          </w:p>
        </w:tc>
        <w:tc>
          <w:tcPr>
            <w:tcW w:w="4218" w:type="pct"/>
            <w:gridSpan w:val="2"/>
            <w:shd w:val="clear" w:color="auto" w:fill="auto"/>
          </w:tcPr>
          <w:p w14:paraId="7110A71F" w14:textId="77777777" w:rsidR="004440FC" w:rsidRPr="003855E3" w:rsidRDefault="004440FC" w:rsidP="003C4A16">
            <w:pPr>
              <w:pStyle w:val="a4"/>
              <w:spacing w:after="72"/>
              <w:ind w:firstLineChars="0" w:firstLine="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288"/>
            </w:tblGrid>
            <w:tr w:rsidR="004440FC" w:rsidRPr="003855E3" w14:paraId="63946EFF" w14:textId="77777777" w:rsidTr="003C4A16">
              <w:tc>
                <w:tcPr>
                  <w:tcW w:w="1523" w:type="pct"/>
                </w:tcPr>
                <w:p w14:paraId="26E83544" w14:textId="77777777" w:rsidR="004440FC" w:rsidRPr="003855E3" w:rsidRDefault="004440FC" w:rsidP="003C4A16">
                  <w:pPr>
                    <w:pStyle w:val="a4"/>
                    <w:spacing w:after="72"/>
                    <w:ind w:firstLineChars="0" w:firstLine="0"/>
                    <w:jc w:val="center"/>
                    <w:rPr>
                      <w:rFonts w:ascii="Consolas" w:hAnsi="Consolas"/>
                      <w:sz w:val="21"/>
                      <w:szCs w:val="21"/>
                    </w:rPr>
                  </w:pPr>
                  <w:r w:rsidRPr="003855E3">
                    <w:rPr>
                      <w:rFonts w:ascii="Consolas" w:hAnsi="Consolas" w:hint="eastAsia"/>
                      <w:sz w:val="21"/>
                      <w:szCs w:val="21"/>
                    </w:rPr>
                    <w:t>参数</w:t>
                  </w:r>
                </w:p>
              </w:tc>
              <w:tc>
                <w:tcPr>
                  <w:tcW w:w="3477" w:type="pct"/>
                </w:tcPr>
                <w:p w14:paraId="355045D9" w14:textId="77777777" w:rsidR="004440FC" w:rsidRPr="003855E3" w:rsidRDefault="004440FC" w:rsidP="003C4A16">
                  <w:pPr>
                    <w:pStyle w:val="a4"/>
                    <w:spacing w:after="72"/>
                    <w:ind w:firstLineChars="0" w:firstLine="0"/>
                    <w:jc w:val="center"/>
                    <w:rPr>
                      <w:rFonts w:ascii="Consolas" w:hAnsi="Consolas"/>
                      <w:sz w:val="21"/>
                      <w:szCs w:val="21"/>
                    </w:rPr>
                  </w:pPr>
                  <w:r w:rsidRPr="003855E3">
                    <w:rPr>
                      <w:rFonts w:ascii="Consolas" w:hAnsi="Consolas" w:hint="eastAsia"/>
                      <w:sz w:val="21"/>
                      <w:szCs w:val="21"/>
                    </w:rPr>
                    <w:t>说明</w:t>
                  </w:r>
                </w:p>
              </w:tc>
            </w:tr>
            <w:tr w:rsidR="004440FC" w:rsidRPr="003855E3" w14:paraId="3C66F823" w14:textId="77777777" w:rsidTr="003C4A16">
              <w:tc>
                <w:tcPr>
                  <w:tcW w:w="1523" w:type="pct"/>
                </w:tcPr>
                <w:p w14:paraId="50730C52"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userId</w:t>
                  </w:r>
                </w:p>
              </w:tc>
              <w:tc>
                <w:tcPr>
                  <w:tcW w:w="3477" w:type="pct"/>
                </w:tcPr>
                <w:p w14:paraId="68AC7DE7"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删除用户</w:t>
                  </w:r>
                  <w:r w:rsidRPr="003855E3">
                    <w:rPr>
                      <w:rFonts w:ascii="Consolas" w:hAnsi="Consolas" w:hint="eastAsia"/>
                      <w:kern w:val="0"/>
                      <w:szCs w:val="21"/>
                    </w:rPr>
                    <w:t>ID</w:t>
                  </w:r>
                </w:p>
              </w:tc>
            </w:tr>
            <w:tr w:rsidR="004440FC" w:rsidRPr="003855E3" w14:paraId="40AEEEA7" w14:textId="77777777" w:rsidTr="003C4A16">
              <w:tc>
                <w:tcPr>
                  <w:tcW w:w="1523" w:type="pct"/>
                </w:tcPr>
                <w:p w14:paraId="554A1BCC" w14:textId="77777777" w:rsidR="004440FC" w:rsidRPr="003855E3" w:rsidRDefault="004440FC" w:rsidP="003C4A16">
                  <w:pPr>
                    <w:rPr>
                      <w:rFonts w:ascii="Consolas" w:hAnsi="Consolas"/>
                      <w:szCs w:val="21"/>
                      <w:shd w:val="clear" w:color="auto" w:fill="FFFFFF"/>
                    </w:rPr>
                  </w:pPr>
                  <w:r w:rsidRPr="003855E3">
                    <w:rPr>
                      <w:rFonts w:ascii="Consolas" w:hAnsi="Consolas" w:hint="eastAsia"/>
                      <w:szCs w:val="21"/>
                      <w:shd w:val="clear" w:color="auto" w:fill="FFFFFF"/>
                    </w:rPr>
                    <w:t>contactId</w:t>
                  </w:r>
                </w:p>
              </w:tc>
              <w:tc>
                <w:tcPr>
                  <w:tcW w:w="3477" w:type="pct"/>
                </w:tcPr>
                <w:p w14:paraId="17194D15" w14:textId="77777777" w:rsidR="004440FC" w:rsidRPr="003855E3" w:rsidRDefault="004440FC" w:rsidP="003C4A16">
                  <w:pPr>
                    <w:rPr>
                      <w:rFonts w:ascii="Consolas" w:hAnsi="Consolas"/>
                      <w:kern w:val="0"/>
                      <w:szCs w:val="21"/>
                    </w:rPr>
                  </w:pPr>
                  <w:r w:rsidRPr="003855E3">
                    <w:rPr>
                      <w:rFonts w:ascii="Consolas" w:hAnsi="Consolas" w:hint="eastAsia"/>
                      <w:kern w:val="0"/>
                      <w:szCs w:val="21"/>
                    </w:rPr>
                    <w:t>删除联系人</w:t>
                  </w:r>
                  <w:r w:rsidRPr="003855E3">
                    <w:rPr>
                      <w:rFonts w:ascii="Consolas" w:hAnsi="Consolas" w:hint="eastAsia"/>
                      <w:kern w:val="0"/>
                      <w:szCs w:val="21"/>
                    </w:rPr>
                    <w:t>ID</w:t>
                  </w:r>
                </w:p>
              </w:tc>
            </w:tr>
          </w:tbl>
          <w:p w14:paraId="12065636" w14:textId="77777777" w:rsidR="004440FC" w:rsidRPr="003855E3" w:rsidRDefault="004440FC" w:rsidP="003C4A16">
            <w:pPr>
              <w:pStyle w:val="a4"/>
              <w:spacing w:after="72"/>
              <w:ind w:firstLineChars="0" w:firstLine="0"/>
              <w:rPr>
                <w:rFonts w:ascii="Consolas" w:hAnsi="Consolas"/>
                <w:iCs/>
                <w:kern w:val="0"/>
                <w:sz w:val="21"/>
                <w:szCs w:val="21"/>
                <w:lang w:bidi="en-US"/>
              </w:rPr>
            </w:pPr>
          </w:p>
        </w:tc>
      </w:tr>
      <w:tr w:rsidR="004440FC" w:rsidRPr="003855E3" w14:paraId="0B0BDF5C" w14:textId="77777777" w:rsidTr="003C4A16">
        <w:tc>
          <w:tcPr>
            <w:tcW w:w="782" w:type="pct"/>
            <w:shd w:val="clear" w:color="auto" w:fill="auto"/>
          </w:tcPr>
          <w:p w14:paraId="0690CB63" w14:textId="77777777" w:rsidR="004440FC" w:rsidRPr="003855E3" w:rsidRDefault="004440FC" w:rsidP="003C4A16">
            <w:pPr>
              <w:pStyle w:val="a4"/>
              <w:spacing w:after="72"/>
              <w:ind w:firstLineChars="0" w:firstLine="0"/>
              <w:rPr>
                <w:rFonts w:ascii="Consolas" w:hAnsi="Consolas"/>
                <w:b/>
                <w:iCs/>
                <w:kern w:val="0"/>
                <w:sz w:val="21"/>
                <w:szCs w:val="21"/>
                <w:lang w:bidi="en-US"/>
              </w:rPr>
            </w:pPr>
            <w:r w:rsidRPr="003855E3">
              <w:rPr>
                <w:rFonts w:ascii="Consolas" w:hAnsi="Consolas" w:hint="eastAsia"/>
                <w:b/>
                <w:iCs/>
                <w:kern w:val="0"/>
                <w:sz w:val="21"/>
                <w:szCs w:val="21"/>
                <w:lang w:bidi="en-US"/>
              </w:rPr>
              <w:t>非功能需求</w:t>
            </w:r>
          </w:p>
        </w:tc>
        <w:tc>
          <w:tcPr>
            <w:tcW w:w="4218" w:type="pct"/>
            <w:gridSpan w:val="2"/>
            <w:shd w:val="clear" w:color="auto" w:fill="auto"/>
          </w:tcPr>
          <w:p w14:paraId="7BD73B53" w14:textId="77777777" w:rsidR="004440FC" w:rsidRPr="003855E3" w:rsidRDefault="004440FC" w:rsidP="003C4A16">
            <w:pPr>
              <w:pStyle w:val="a4"/>
              <w:keepNext/>
              <w:spacing w:after="72"/>
              <w:ind w:firstLineChars="0" w:firstLine="0"/>
              <w:rPr>
                <w:rFonts w:ascii="Consolas" w:hAnsi="Consolas"/>
                <w:iCs/>
                <w:kern w:val="0"/>
                <w:sz w:val="21"/>
                <w:szCs w:val="21"/>
                <w:lang w:bidi="en-US"/>
              </w:rPr>
            </w:pPr>
            <w:r w:rsidRPr="003855E3">
              <w:rPr>
                <w:rFonts w:ascii="Consolas" w:hAnsi="Consolas" w:hint="eastAsia"/>
                <w:iCs/>
                <w:kern w:val="0"/>
                <w:sz w:val="21"/>
                <w:szCs w:val="21"/>
                <w:lang w:bidi="en-US"/>
              </w:rPr>
              <w:t>N/A</w:t>
            </w:r>
          </w:p>
        </w:tc>
      </w:tr>
    </w:tbl>
    <w:p w14:paraId="618477CE" w14:textId="77777777" w:rsidR="004440FC" w:rsidRPr="004F624E" w:rsidRDefault="004440FC" w:rsidP="004440FC">
      <w:pPr>
        <w:rPr>
          <w:rFonts w:ascii="Consolas" w:hAnsi="Consolas"/>
        </w:rPr>
      </w:pPr>
    </w:p>
    <w:p w14:paraId="31F4FA32"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65" w:name="_Toc354760218"/>
      <w:bookmarkStart w:id="466" w:name="_Toc355341035"/>
      <w:r w:rsidRPr="004F624E">
        <w:rPr>
          <w:rFonts w:ascii="Consolas" w:hAnsi="Consolas" w:hint="eastAsia"/>
        </w:rPr>
        <w:t>编辑联系人</w:t>
      </w:r>
      <w:bookmarkEnd w:id="465"/>
      <w:bookmarkEnd w:id="466"/>
    </w:p>
    <w:tbl>
      <w:tblPr>
        <w:tblW w:w="5102"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452"/>
        <w:gridCol w:w="128"/>
        <w:gridCol w:w="7702"/>
      </w:tblGrid>
      <w:tr w:rsidR="004440FC" w:rsidRPr="00A95334" w14:paraId="40DB679F" w14:textId="77777777" w:rsidTr="003C4A16">
        <w:tc>
          <w:tcPr>
            <w:tcW w:w="851" w:type="pct"/>
            <w:gridSpan w:val="2"/>
            <w:shd w:val="clear" w:color="auto" w:fill="auto"/>
          </w:tcPr>
          <w:p w14:paraId="1E2F1A45"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用例名称</w:t>
            </w:r>
          </w:p>
        </w:tc>
        <w:tc>
          <w:tcPr>
            <w:tcW w:w="4149" w:type="pct"/>
            <w:shd w:val="clear" w:color="auto" w:fill="auto"/>
          </w:tcPr>
          <w:p w14:paraId="100F9532"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编辑联系人</w:t>
            </w:r>
          </w:p>
        </w:tc>
      </w:tr>
      <w:tr w:rsidR="004440FC" w:rsidRPr="00A95334" w14:paraId="5BA9B194" w14:textId="77777777" w:rsidTr="003C4A16">
        <w:tc>
          <w:tcPr>
            <w:tcW w:w="851" w:type="pct"/>
            <w:gridSpan w:val="2"/>
            <w:shd w:val="clear" w:color="auto" w:fill="auto"/>
          </w:tcPr>
          <w:p w14:paraId="3C230B0A"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lastRenderedPageBreak/>
              <w:t>SRS ID</w:t>
            </w:r>
          </w:p>
        </w:tc>
        <w:tc>
          <w:tcPr>
            <w:tcW w:w="4149" w:type="pct"/>
            <w:shd w:val="clear" w:color="auto" w:fill="auto"/>
          </w:tcPr>
          <w:p w14:paraId="276B5507"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MAX_Client_ADDRESSBOOK_SRS_0011</w:t>
            </w:r>
          </w:p>
        </w:tc>
      </w:tr>
      <w:tr w:rsidR="004440FC" w:rsidRPr="00A95334" w14:paraId="72498582" w14:textId="77777777" w:rsidTr="003C4A16">
        <w:tc>
          <w:tcPr>
            <w:tcW w:w="851" w:type="pct"/>
            <w:gridSpan w:val="2"/>
            <w:shd w:val="clear" w:color="auto" w:fill="auto"/>
          </w:tcPr>
          <w:p w14:paraId="180E51E9"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角色</w:t>
            </w:r>
          </w:p>
        </w:tc>
        <w:tc>
          <w:tcPr>
            <w:tcW w:w="4149" w:type="pct"/>
            <w:shd w:val="clear" w:color="auto" w:fill="auto"/>
          </w:tcPr>
          <w:p w14:paraId="786914A2"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注册用户</w:t>
            </w:r>
          </w:p>
        </w:tc>
      </w:tr>
      <w:tr w:rsidR="004440FC" w:rsidRPr="00A95334" w14:paraId="4503FDA1" w14:textId="77777777" w:rsidTr="003C4A16">
        <w:tc>
          <w:tcPr>
            <w:tcW w:w="851" w:type="pct"/>
            <w:gridSpan w:val="2"/>
            <w:shd w:val="clear" w:color="auto" w:fill="auto"/>
          </w:tcPr>
          <w:p w14:paraId="0993B368"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简述</w:t>
            </w:r>
          </w:p>
        </w:tc>
        <w:tc>
          <w:tcPr>
            <w:tcW w:w="4149" w:type="pct"/>
            <w:shd w:val="clear" w:color="auto" w:fill="auto"/>
          </w:tcPr>
          <w:p w14:paraId="025654E8"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移动鼠标到联系人上方，联系人处于选中状态并在右侧显示编辑、删除图标，用户点击【编辑】图标，在“通讯录面板”左侧弹出“编辑联系人”对话框，用户修改完联系人信息，点击【保存】按钮，“通讯录面板”中联系人信息自动更新。</w:t>
            </w:r>
          </w:p>
        </w:tc>
      </w:tr>
      <w:tr w:rsidR="004440FC" w:rsidRPr="00A95334" w14:paraId="3ABD03C2" w14:textId="77777777" w:rsidTr="003C4A16">
        <w:tc>
          <w:tcPr>
            <w:tcW w:w="851" w:type="pct"/>
            <w:gridSpan w:val="2"/>
            <w:shd w:val="clear" w:color="auto" w:fill="auto"/>
          </w:tcPr>
          <w:p w14:paraId="4525EFEB"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优先级别</w:t>
            </w:r>
          </w:p>
        </w:tc>
        <w:tc>
          <w:tcPr>
            <w:tcW w:w="4149" w:type="pct"/>
            <w:shd w:val="clear" w:color="auto" w:fill="auto"/>
          </w:tcPr>
          <w:p w14:paraId="5B71E076"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高</w:t>
            </w:r>
          </w:p>
        </w:tc>
      </w:tr>
      <w:tr w:rsidR="004440FC" w:rsidRPr="00A95334" w14:paraId="01774857" w14:textId="77777777" w:rsidTr="003C4A16">
        <w:tc>
          <w:tcPr>
            <w:tcW w:w="851" w:type="pct"/>
            <w:gridSpan w:val="2"/>
            <w:shd w:val="clear" w:color="auto" w:fill="auto"/>
          </w:tcPr>
          <w:p w14:paraId="0045EABE"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前置条件</w:t>
            </w:r>
          </w:p>
        </w:tc>
        <w:tc>
          <w:tcPr>
            <w:tcW w:w="4149" w:type="pct"/>
            <w:shd w:val="clear" w:color="auto" w:fill="auto"/>
          </w:tcPr>
          <w:p w14:paraId="154B3685"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用户登录</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客户端并进入到“通讯录</w:t>
            </w:r>
            <w:r w:rsidRPr="00A95334">
              <w:rPr>
                <w:rFonts w:ascii="Consolas" w:hAnsi="Consolas" w:hint="eastAsia"/>
                <w:caps/>
                <w:kern w:val="0"/>
                <w:sz w:val="21"/>
                <w:szCs w:val="21"/>
              </w:rPr>
              <w:t>面板</w:t>
            </w:r>
            <w:r w:rsidRPr="00A95334">
              <w:rPr>
                <w:rFonts w:ascii="Consolas" w:hAnsi="Consolas" w:hint="eastAsia"/>
                <w:iCs/>
                <w:kern w:val="0"/>
                <w:sz w:val="21"/>
                <w:szCs w:val="21"/>
                <w:lang w:bidi="en-US"/>
              </w:rPr>
              <w:t>”</w:t>
            </w:r>
          </w:p>
        </w:tc>
      </w:tr>
      <w:tr w:rsidR="004440FC" w:rsidRPr="00A95334" w14:paraId="3385D900" w14:textId="77777777" w:rsidTr="003C4A16">
        <w:trPr>
          <w:gridAfter w:val="1"/>
          <w:wAfter w:w="4149" w:type="pct"/>
        </w:trPr>
        <w:tc>
          <w:tcPr>
            <w:tcW w:w="851" w:type="pct"/>
            <w:gridSpan w:val="2"/>
            <w:shd w:val="clear" w:color="auto" w:fill="auto"/>
          </w:tcPr>
          <w:p w14:paraId="581EE00B"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b/>
                <w:kern w:val="0"/>
                <w:sz w:val="21"/>
                <w:szCs w:val="21"/>
              </w:rPr>
              <w:t>主事件流程</w:t>
            </w:r>
          </w:p>
        </w:tc>
      </w:tr>
      <w:tr w:rsidR="004440FC" w:rsidRPr="00A95334" w14:paraId="43C7DCCB" w14:textId="77777777" w:rsidTr="003C4A16">
        <w:tc>
          <w:tcPr>
            <w:tcW w:w="5000" w:type="pct"/>
            <w:gridSpan w:val="3"/>
            <w:shd w:val="clear" w:color="auto" w:fill="auto"/>
          </w:tcPr>
          <w:p w14:paraId="30E2A5B3" w14:textId="77777777" w:rsidR="004440FC" w:rsidRDefault="004440FC" w:rsidP="00AC5C40">
            <w:pPr>
              <w:pStyle w:val="a4"/>
              <w:numPr>
                <w:ilvl w:val="0"/>
                <w:numId w:val="179"/>
              </w:numPr>
              <w:spacing w:after="72"/>
              <w:ind w:firstLineChars="0"/>
              <w:rPr>
                <w:rFonts w:ascii="Consolas" w:hAnsi="Consolas"/>
                <w:kern w:val="0"/>
                <w:sz w:val="21"/>
                <w:szCs w:val="21"/>
              </w:rPr>
            </w:pPr>
            <w:r w:rsidRPr="00A95334">
              <w:rPr>
                <w:rFonts w:ascii="Consolas" w:hAnsi="Consolas" w:hint="eastAsia"/>
                <w:kern w:val="0"/>
                <w:sz w:val="21"/>
                <w:szCs w:val="21"/>
              </w:rPr>
              <w:t>用户移动鼠标到联系人上方，联系人处于选中状态并在右侧显示编辑、删除图标，用户点击【编辑】图标，用例开始，其他可选入口为：</w:t>
            </w:r>
          </w:p>
          <w:p w14:paraId="01FB8F8F" w14:textId="77777777" w:rsidR="004440FC" w:rsidRPr="00CB4F8A" w:rsidRDefault="004440FC" w:rsidP="00AC5C40">
            <w:pPr>
              <w:pStyle w:val="a4"/>
              <w:numPr>
                <w:ilvl w:val="1"/>
                <w:numId w:val="179"/>
              </w:numPr>
              <w:spacing w:after="72"/>
              <w:ind w:firstLineChars="0"/>
              <w:rPr>
                <w:rFonts w:ascii="Consolas" w:hAnsi="Consolas"/>
                <w:kern w:val="0"/>
                <w:sz w:val="21"/>
                <w:szCs w:val="21"/>
              </w:rPr>
            </w:pPr>
            <w:r w:rsidRPr="00CB4F8A">
              <w:rPr>
                <w:rFonts w:ascii="Consolas" w:hAnsi="Consolas" w:hint="eastAsia"/>
                <w:kern w:val="0"/>
                <w:sz w:val="21"/>
                <w:szCs w:val="21"/>
              </w:rPr>
              <w:t>用户右键单击联系人，弹出下拉菜单，点击“编辑联系人”菜单项，用例开始。</w:t>
            </w:r>
          </w:p>
          <w:p w14:paraId="2ABF1806" w14:textId="77777777" w:rsidR="004440FC" w:rsidRPr="00A95334" w:rsidRDefault="004440FC" w:rsidP="00AC5C40">
            <w:pPr>
              <w:pStyle w:val="a4"/>
              <w:numPr>
                <w:ilvl w:val="0"/>
                <w:numId w:val="179"/>
              </w:numPr>
              <w:spacing w:after="72"/>
              <w:ind w:firstLineChars="0"/>
              <w:rPr>
                <w:rFonts w:ascii="Consolas" w:hAnsi="Consolas"/>
                <w:kern w:val="0"/>
                <w:sz w:val="21"/>
                <w:szCs w:val="21"/>
              </w:rPr>
            </w:pPr>
            <w:r w:rsidRPr="00A95334">
              <w:rPr>
                <w:rFonts w:ascii="Consolas" w:hAnsi="Consolas" w:hint="eastAsia"/>
                <w:kern w:val="0"/>
                <w:sz w:val="21"/>
                <w:szCs w:val="21"/>
              </w:rPr>
              <w:t>“通讯录面板”左侧弹出“编辑联系人”对话框【业务规则</w:t>
            </w:r>
            <w:r w:rsidRPr="00A95334">
              <w:rPr>
                <w:rFonts w:ascii="Consolas" w:hAnsi="Consolas" w:hint="eastAsia"/>
                <w:kern w:val="0"/>
                <w:sz w:val="21"/>
                <w:szCs w:val="21"/>
              </w:rPr>
              <w:t>5</w:t>
            </w:r>
            <w:r w:rsidRPr="00A95334">
              <w:rPr>
                <w:rFonts w:ascii="Consolas" w:hAnsi="Consolas" w:hint="eastAsia"/>
                <w:kern w:val="0"/>
                <w:sz w:val="21"/>
                <w:szCs w:val="21"/>
              </w:rPr>
              <w:t>】</w:t>
            </w:r>
            <w:r w:rsidR="00955B89">
              <w:rPr>
                <w:rFonts w:ascii="Consolas" w:hAnsi="Consolas" w:hint="eastAsia"/>
                <w:kern w:val="0"/>
                <w:sz w:val="21"/>
                <w:szCs w:val="21"/>
              </w:rPr>
              <w:t>，联系人信息自动回显到对应输入框中</w:t>
            </w:r>
            <w:r w:rsidRPr="00A95334">
              <w:rPr>
                <w:rFonts w:ascii="Consolas" w:hAnsi="Consolas" w:hint="eastAsia"/>
                <w:kern w:val="0"/>
                <w:sz w:val="21"/>
                <w:szCs w:val="21"/>
              </w:rPr>
              <w:t>。</w:t>
            </w:r>
          </w:p>
          <w:p w14:paraId="00096512" w14:textId="77777777" w:rsidR="004440FC" w:rsidRDefault="004440FC" w:rsidP="00AC5C40">
            <w:pPr>
              <w:pStyle w:val="a4"/>
              <w:numPr>
                <w:ilvl w:val="0"/>
                <w:numId w:val="179"/>
              </w:numPr>
              <w:spacing w:after="72"/>
              <w:ind w:firstLineChars="0"/>
              <w:rPr>
                <w:rFonts w:ascii="Consolas" w:hAnsi="Consolas"/>
                <w:kern w:val="0"/>
                <w:sz w:val="21"/>
                <w:szCs w:val="21"/>
              </w:rPr>
            </w:pPr>
            <w:r w:rsidRPr="00CB4F8A">
              <w:rPr>
                <w:rFonts w:ascii="Consolas" w:hAnsi="Consolas" w:hint="eastAsia"/>
                <w:kern w:val="0"/>
                <w:sz w:val="21"/>
                <w:szCs w:val="21"/>
              </w:rPr>
              <w:t>用户修改姓名，焦点离开。</w:t>
            </w:r>
          </w:p>
          <w:p w14:paraId="03770137" w14:textId="77777777" w:rsidR="004440FC" w:rsidRPr="00CB4F8A" w:rsidRDefault="004440FC" w:rsidP="00AC5C40">
            <w:pPr>
              <w:pStyle w:val="a4"/>
              <w:numPr>
                <w:ilvl w:val="1"/>
                <w:numId w:val="179"/>
              </w:numPr>
              <w:spacing w:after="72"/>
              <w:ind w:firstLineChars="0"/>
              <w:rPr>
                <w:rFonts w:ascii="Consolas" w:hAnsi="Consolas"/>
                <w:kern w:val="0"/>
                <w:sz w:val="21"/>
                <w:szCs w:val="21"/>
              </w:rPr>
            </w:pPr>
            <w:r w:rsidRPr="00CB4F8A">
              <w:rPr>
                <w:rFonts w:ascii="Consolas" w:hAnsi="Consolas" w:hint="eastAsia"/>
                <w:iCs/>
                <w:kern w:val="0"/>
                <w:sz w:val="21"/>
                <w:szCs w:val="21"/>
                <w:lang w:bidi="en-US"/>
              </w:rPr>
              <w:t>判断姓名是否合法，见【业务规则</w:t>
            </w:r>
            <w:r w:rsidRPr="00CB4F8A">
              <w:rPr>
                <w:rFonts w:ascii="Consolas" w:hAnsi="Consolas" w:hint="eastAsia"/>
                <w:iCs/>
                <w:kern w:val="0"/>
                <w:sz w:val="21"/>
                <w:szCs w:val="21"/>
                <w:lang w:bidi="en-US"/>
              </w:rPr>
              <w:t>1</w:t>
            </w:r>
            <w:r w:rsidRPr="00CB4F8A">
              <w:rPr>
                <w:rFonts w:ascii="Consolas" w:hAnsi="Consolas" w:hint="eastAsia"/>
                <w:iCs/>
                <w:kern w:val="0"/>
                <w:sz w:val="21"/>
                <w:szCs w:val="21"/>
                <w:lang w:bidi="en-US"/>
              </w:rPr>
              <w:t>】。</w:t>
            </w:r>
          </w:p>
          <w:p w14:paraId="07764BC4" w14:textId="77777777" w:rsidR="004440FC" w:rsidRPr="00CB4F8A" w:rsidRDefault="004440FC" w:rsidP="00AC5C40">
            <w:pPr>
              <w:pStyle w:val="a4"/>
              <w:numPr>
                <w:ilvl w:val="0"/>
                <w:numId w:val="179"/>
              </w:numPr>
              <w:spacing w:after="72"/>
              <w:ind w:firstLineChars="0"/>
              <w:rPr>
                <w:rFonts w:ascii="Consolas" w:hAnsi="Consolas"/>
                <w:kern w:val="0"/>
                <w:sz w:val="21"/>
                <w:szCs w:val="21"/>
              </w:rPr>
            </w:pPr>
            <w:r w:rsidRPr="00CB4F8A">
              <w:rPr>
                <w:rFonts w:ascii="Consolas" w:hAnsi="Consolas" w:hint="eastAsia"/>
                <w:kern w:val="0"/>
                <w:sz w:val="21"/>
                <w:szCs w:val="21"/>
              </w:rPr>
              <w:t>用户修改邮箱地址，焦点离开。</w:t>
            </w:r>
          </w:p>
          <w:p w14:paraId="6045427C" w14:textId="77777777" w:rsidR="004440FC" w:rsidRPr="00CB4F8A" w:rsidRDefault="004440FC" w:rsidP="00AC5C40">
            <w:pPr>
              <w:pStyle w:val="a4"/>
              <w:numPr>
                <w:ilvl w:val="1"/>
                <w:numId w:val="179"/>
              </w:numPr>
              <w:spacing w:after="72"/>
              <w:ind w:firstLineChars="0"/>
              <w:rPr>
                <w:rFonts w:ascii="Consolas" w:hAnsi="Consolas"/>
                <w:kern w:val="0"/>
                <w:sz w:val="21"/>
                <w:szCs w:val="21"/>
              </w:rPr>
            </w:pPr>
            <w:r w:rsidRPr="00CB4F8A">
              <w:rPr>
                <w:rFonts w:ascii="Consolas" w:hAnsi="Consolas" w:hint="eastAsia"/>
                <w:kern w:val="0"/>
                <w:sz w:val="21"/>
                <w:szCs w:val="21"/>
              </w:rPr>
              <w:t>判断邮箱地址是否合法，见【业务规则</w:t>
            </w:r>
            <w:r w:rsidRPr="00CB4F8A">
              <w:rPr>
                <w:rFonts w:ascii="Consolas" w:hAnsi="Consolas" w:hint="eastAsia"/>
                <w:kern w:val="0"/>
                <w:sz w:val="21"/>
                <w:szCs w:val="21"/>
              </w:rPr>
              <w:t>1</w:t>
            </w:r>
            <w:r w:rsidRPr="00CB4F8A">
              <w:rPr>
                <w:rFonts w:ascii="Consolas" w:hAnsi="Consolas" w:hint="eastAsia"/>
                <w:kern w:val="0"/>
                <w:sz w:val="21"/>
                <w:szCs w:val="21"/>
              </w:rPr>
              <w:t>】。</w:t>
            </w:r>
          </w:p>
          <w:p w14:paraId="5C14841A" w14:textId="77777777" w:rsidR="004440FC" w:rsidRPr="00CB4F8A" w:rsidRDefault="004440FC" w:rsidP="00AC5C40">
            <w:pPr>
              <w:pStyle w:val="a4"/>
              <w:numPr>
                <w:ilvl w:val="0"/>
                <w:numId w:val="179"/>
              </w:numPr>
              <w:spacing w:after="72"/>
              <w:ind w:firstLineChars="0"/>
              <w:rPr>
                <w:rFonts w:ascii="Consolas" w:hAnsi="Consolas"/>
                <w:kern w:val="0"/>
                <w:sz w:val="21"/>
                <w:szCs w:val="21"/>
              </w:rPr>
            </w:pPr>
            <w:r w:rsidRPr="00CB4F8A">
              <w:rPr>
                <w:rFonts w:ascii="Consolas" w:hAnsi="Consolas" w:hint="eastAsia"/>
                <w:kern w:val="0"/>
                <w:sz w:val="21"/>
                <w:szCs w:val="21"/>
              </w:rPr>
              <w:t>MAXClient</w:t>
            </w:r>
            <w:r w:rsidRPr="00CB4F8A">
              <w:rPr>
                <w:rFonts w:ascii="Consolas" w:hAnsi="Consolas" w:hint="eastAsia"/>
                <w:kern w:val="0"/>
                <w:sz w:val="21"/>
                <w:szCs w:val="21"/>
              </w:rPr>
              <w:t>通过</w:t>
            </w:r>
            <w:r w:rsidRPr="00CB4F8A">
              <w:rPr>
                <w:rFonts w:ascii="Consolas" w:hAnsi="Consolas" w:hint="eastAsia"/>
                <w:kern w:val="0"/>
                <w:sz w:val="21"/>
                <w:szCs w:val="21"/>
              </w:rPr>
              <w:t>ajax</w:t>
            </w:r>
            <w:r w:rsidRPr="00CB4F8A">
              <w:rPr>
                <w:rFonts w:ascii="Consolas" w:hAnsi="Consolas" w:hint="eastAsia"/>
                <w:kern w:val="0"/>
                <w:sz w:val="21"/>
                <w:szCs w:val="21"/>
              </w:rPr>
              <w:t>，向</w:t>
            </w:r>
            <w:r w:rsidRPr="00CB4F8A">
              <w:rPr>
                <w:rFonts w:ascii="Consolas" w:hAnsi="Consolas" w:hint="eastAsia"/>
                <w:kern w:val="0"/>
                <w:sz w:val="21"/>
                <w:szCs w:val="21"/>
              </w:rPr>
              <w:t>MAXUniform</w:t>
            </w:r>
            <w:r w:rsidRPr="00CB4F8A">
              <w:rPr>
                <w:rFonts w:ascii="Consolas" w:hAnsi="Consolas" w:hint="eastAsia"/>
                <w:kern w:val="0"/>
                <w:sz w:val="21"/>
                <w:szCs w:val="21"/>
              </w:rPr>
              <w:t>发出判断邮箱地址是否已绑定其他联系人（用例：</w:t>
            </w:r>
            <w:r w:rsidRPr="003A71C3">
              <w:rPr>
                <w:rFonts w:ascii="Consolas" w:hAnsi="Consolas" w:hint="eastAsia"/>
                <w:kern w:val="0"/>
                <w:sz w:val="21"/>
                <w:szCs w:val="21"/>
              </w:rPr>
              <w:t>MAX_Uniform_ADDRESSBOOK_SRS_00011</w:t>
            </w:r>
            <w:r w:rsidRPr="00CB4F8A">
              <w:rPr>
                <w:rFonts w:ascii="Consolas" w:hAnsi="Consolas" w:hint="eastAsia"/>
                <w:kern w:val="0"/>
                <w:sz w:val="21"/>
                <w:szCs w:val="21"/>
              </w:rPr>
              <w:t>）请求。</w:t>
            </w:r>
          </w:p>
          <w:p w14:paraId="1A1CC725" w14:textId="77777777" w:rsidR="004440FC" w:rsidRPr="00CB4F8A" w:rsidRDefault="004440FC" w:rsidP="00AC5C40">
            <w:pPr>
              <w:pStyle w:val="a4"/>
              <w:numPr>
                <w:ilvl w:val="0"/>
                <w:numId w:val="179"/>
              </w:numPr>
              <w:spacing w:after="72"/>
              <w:ind w:firstLineChars="0"/>
              <w:rPr>
                <w:rFonts w:ascii="Consolas" w:hAnsi="Consolas"/>
                <w:kern w:val="0"/>
                <w:sz w:val="21"/>
                <w:szCs w:val="21"/>
              </w:rPr>
            </w:pPr>
            <w:r w:rsidRPr="00CB4F8A">
              <w:rPr>
                <w:rFonts w:ascii="Consolas" w:hAnsi="Consolas" w:hint="eastAsia"/>
                <w:kern w:val="0"/>
                <w:sz w:val="21"/>
                <w:szCs w:val="21"/>
              </w:rPr>
              <w:t>MAXClient</w:t>
            </w:r>
            <w:r w:rsidRPr="00CB4F8A">
              <w:rPr>
                <w:rFonts w:ascii="Consolas" w:hAnsi="Consolas" w:hint="eastAsia"/>
                <w:kern w:val="0"/>
                <w:sz w:val="21"/>
                <w:szCs w:val="21"/>
              </w:rPr>
              <w:t>判断</w:t>
            </w:r>
            <w:r w:rsidRPr="00CB4F8A">
              <w:rPr>
                <w:rFonts w:ascii="Consolas" w:hAnsi="Consolas" w:hint="eastAsia"/>
                <w:kern w:val="0"/>
                <w:sz w:val="21"/>
                <w:szCs w:val="21"/>
              </w:rPr>
              <w:t>MAXUniform</w:t>
            </w:r>
            <w:r w:rsidRPr="00CB4F8A">
              <w:rPr>
                <w:rFonts w:ascii="Consolas" w:hAnsi="Consolas" w:hint="eastAsia"/>
                <w:kern w:val="0"/>
                <w:sz w:val="21"/>
                <w:szCs w:val="21"/>
              </w:rPr>
              <w:t>返回结果。</w:t>
            </w:r>
          </w:p>
          <w:p w14:paraId="5D1086EB" w14:textId="77777777" w:rsidR="004440FC" w:rsidRPr="00CB4F8A" w:rsidRDefault="004440FC" w:rsidP="00AC5C40">
            <w:pPr>
              <w:pStyle w:val="a4"/>
              <w:numPr>
                <w:ilvl w:val="1"/>
                <w:numId w:val="179"/>
              </w:numPr>
              <w:spacing w:after="72"/>
              <w:ind w:firstLineChars="0"/>
              <w:rPr>
                <w:rFonts w:ascii="Consolas" w:hAnsi="Consolas"/>
                <w:kern w:val="0"/>
                <w:sz w:val="21"/>
                <w:szCs w:val="21"/>
              </w:rPr>
            </w:pPr>
            <w:r w:rsidRPr="003A71C3">
              <w:rPr>
                <w:rFonts w:ascii="Consolas" w:hAnsi="Consolas" w:hint="eastAsia"/>
                <w:kern w:val="0"/>
                <w:sz w:val="21"/>
                <w:szCs w:val="21"/>
              </w:rPr>
              <w:t>请求超时</w:t>
            </w:r>
            <w:r>
              <w:rPr>
                <w:rFonts w:ascii="Consolas" w:hAnsi="Consolas" w:hint="eastAsia"/>
                <w:kern w:val="0"/>
                <w:sz w:val="21"/>
                <w:szCs w:val="21"/>
              </w:rPr>
              <w:t>,</w:t>
            </w:r>
            <w:r>
              <w:rPr>
                <w:rFonts w:ascii="Consolas" w:hAnsi="Consolas" w:hint="eastAsia"/>
                <w:kern w:val="0"/>
                <w:sz w:val="21"/>
                <w:szCs w:val="21"/>
              </w:rPr>
              <w:t>见通用规则</w:t>
            </w:r>
            <w:r w:rsidRPr="003A71C3">
              <w:rPr>
                <w:rFonts w:ascii="Consolas" w:hAnsi="Consolas" w:hint="eastAsia"/>
                <w:kern w:val="0"/>
                <w:sz w:val="21"/>
                <w:szCs w:val="21"/>
              </w:rPr>
              <w:t>【请求超时限制】，</w:t>
            </w:r>
            <w:r>
              <w:rPr>
                <w:rFonts w:ascii="Consolas" w:hAnsi="Consolas" w:hint="eastAsia"/>
                <w:kern w:val="0"/>
                <w:sz w:val="21"/>
                <w:szCs w:val="21"/>
              </w:rPr>
              <w:t>不做处理，跳转至主事件流</w:t>
            </w:r>
            <w:r>
              <w:rPr>
                <w:rFonts w:ascii="Consolas" w:hAnsi="Consolas" w:hint="eastAsia"/>
                <w:kern w:val="0"/>
                <w:sz w:val="21"/>
                <w:szCs w:val="21"/>
              </w:rPr>
              <w:t>7</w:t>
            </w:r>
            <w:r w:rsidRPr="003A71C3">
              <w:rPr>
                <w:rFonts w:ascii="Consolas" w:hAnsi="Consolas" w:hint="eastAsia"/>
                <w:kern w:val="0"/>
                <w:sz w:val="21"/>
                <w:szCs w:val="21"/>
              </w:rPr>
              <w:t>。</w:t>
            </w:r>
          </w:p>
          <w:p w14:paraId="5E14D337" w14:textId="77777777" w:rsidR="004440FC" w:rsidRPr="00CB4F8A" w:rsidRDefault="004440FC" w:rsidP="00AC5C40">
            <w:pPr>
              <w:pStyle w:val="a4"/>
              <w:numPr>
                <w:ilvl w:val="1"/>
                <w:numId w:val="179"/>
              </w:numPr>
              <w:spacing w:after="72"/>
              <w:ind w:firstLineChars="0"/>
              <w:rPr>
                <w:rFonts w:ascii="Consolas" w:hAnsi="Consolas"/>
                <w:kern w:val="0"/>
                <w:sz w:val="21"/>
                <w:szCs w:val="21"/>
              </w:rPr>
            </w:pPr>
            <w:r w:rsidRPr="00CB4F8A">
              <w:rPr>
                <w:rFonts w:ascii="Consolas" w:hAnsi="Consolas" w:hint="eastAsia"/>
                <w:kern w:val="0"/>
                <w:sz w:val="21"/>
                <w:szCs w:val="21"/>
              </w:rPr>
              <w:t>返回的</w:t>
            </w:r>
            <w:r w:rsidRPr="00CB4F8A">
              <w:rPr>
                <w:rFonts w:ascii="Consolas" w:hAnsi="Consolas" w:hint="eastAsia"/>
                <w:kern w:val="0"/>
                <w:sz w:val="21"/>
                <w:szCs w:val="21"/>
              </w:rPr>
              <w:t>HTTP</w:t>
            </w:r>
            <w:r w:rsidRPr="00CB4F8A">
              <w:rPr>
                <w:rFonts w:ascii="Consolas" w:hAnsi="Consolas" w:hint="eastAsia"/>
                <w:kern w:val="0"/>
                <w:sz w:val="21"/>
                <w:szCs w:val="21"/>
              </w:rPr>
              <w:t>状态码为</w:t>
            </w:r>
            <w:r w:rsidRPr="00CB4F8A">
              <w:rPr>
                <w:rFonts w:ascii="Consolas" w:hAnsi="Consolas" w:hint="eastAsia"/>
                <w:kern w:val="0"/>
                <w:sz w:val="21"/>
                <w:szCs w:val="21"/>
              </w:rPr>
              <w:t>5</w:t>
            </w:r>
            <w:r>
              <w:rPr>
                <w:rFonts w:ascii="Consolas" w:hAnsi="Consolas" w:hint="eastAsia"/>
                <w:kern w:val="0"/>
                <w:sz w:val="21"/>
                <w:szCs w:val="21"/>
              </w:rPr>
              <w:t>xx</w:t>
            </w:r>
            <w:r w:rsidRPr="00CB4F8A">
              <w:rPr>
                <w:rFonts w:ascii="Consolas" w:hAnsi="Consolas" w:hint="eastAsia"/>
                <w:kern w:val="0"/>
                <w:sz w:val="21"/>
                <w:szCs w:val="21"/>
              </w:rPr>
              <w:t>，</w:t>
            </w:r>
            <w:r>
              <w:rPr>
                <w:rFonts w:ascii="Consolas" w:hAnsi="Consolas" w:hint="eastAsia"/>
                <w:kern w:val="0"/>
                <w:sz w:val="21"/>
                <w:szCs w:val="21"/>
              </w:rPr>
              <w:t>不做处理，跳转至主事件流</w:t>
            </w:r>
            <w:r>
              <w:rPr>
                <w:rFonts w:ascii="Consolas" w:hAnsi="Consolas" w:hint="eastAsia"/>
                <w:kern w:val="0"/>
                <w:sz w:val="21"/>
                <w:szCs w:val="21"/>
              </w:rPr>
              <w:t>7</w:t>
            </w:r>
            <w:r w:rsidRPr="00CB4F8A">
              <w:rPr>
                <w:rFonts w:ascii="Consolas" w:hAnsi="Consolas" w:hint="eastAsia"/>
                <w:kern w:val="0"/>
                <w:sz w:val="21"/>
                <w:szCs w:val="21"/>
              </w:rPr>
              <w:t>。</w:t>
            </w:r>
          </w:p>
          <w:p w14:paraId="5FF7C9C2" w14:textId="77777777" w:rsidR="004440FC" w:rsidRPr="00CB4F8A" w:rsidRDefault="004440FC" w:rsidP="00AC5C40">
            <w:pPr>
              <w:pStyle w:val="a4"/>
              <w:numPr>
                <w:ilvl w:val="1"/>
                <w:numId w:val="179"/>
              </w:numPr>
              <w:spacing w:after="72"/>
              <w:ind w:firstLineChars="0"/>
              <w:rPr>
                <w:rFonts w:ascii="Consolas" w:hAnsi="Consolas"/>
                <w:kern w:val="0"/>
                <w:sz w:val="21"/>
                <w:szCs w:val="21"/>
              </w:rPr>
            </w:pPr>
            <w:r w:rsidRPr="00CB4F8A">
              <w:rPr>
                <w:rFonts w:ascii="Consolas" w:hAnsi="Consolas" w:hint="eastAsia"/>
                <w:kern w:val="0"/>
                <w:sz w:val="21"/>
                <w:szCs w:val="21"/>
              </w:rPr>
              <w:t>返回的</w:t>
            </w:r>
            <w:r w:rsidRPr="00CB4F8A">
              <w:rPr>
                <w:rFonts w:ascii="Consolas" w:hAnsi="Consolas" w:hint="eastAsia"/>
                <w:kern w:val="0"/>
                <w:sz w:val="21"/>
                <w:szCs w:val="21"/>
              </w:rPr>
              <w:t>HTTP</w:t>
            </w:r>
            <w:r w:rsidRPr="00CB4F8A">
              <w:rPr>
                <w:rFonts w:ascii="Consolas" w:hAnsi="Consolas" w:hint="eastAsia"/>
                <w:kern w:val="0"/>
                <w:sz w:val="21"/>
                <w:szCs w:val="21"/>
              </w:rPr>
              <w:t>状态码为</w:t>
            </w:r>
            <w:r w:rsidRPr="00CB4F8A">
              <w:rPr>
                <w:rFonts w:ascii="Consolas" w:hAnsi="Consolas" w:hint="eastAsia"/>
                <w:kern w:val="0"/>
                <w:sz w:val="21"/>
                <w:szCs w:val="21"/>
              </w:rPr>
              <w:t>200</w:t>
            </w:r>
            <w:r w:rsidRPr="00CB4F8A">
              <w:rPr>
                <w:rFonts w:ascii="Consolas" w:hAnsi="Consolas" w:hint="eastAsia"/>
                <w:kern w:val="0"/>
                <w:sz w:val="21"/>
                <w:szCs w:val="21"/>
              </w:rPr>
              <w:t>，判断返回结果中业务状态码。</w:t>
            </w:r>
          </w:p>
          <w:p w14:paraId="4003FD14" w14:textId="77777777" w:rsidR="004440FC" w:rsidRPr="00013258" w:rsidRDefault="004440FC" w:rsidP="00AC5C40">
            <w:pPr>
              <w:pStyle w:val="a4"/>
              <w:numPr>
                <w:ilvl w:val="0"/>
                <w:numId w:val="179"/>
              </w:numPr>
              <w:spacing w:after="72"/>
              <w:ind w:firstLineChars="0"/>
              <w:rPr>
                <w:rFonts w:ascii="Consolas" w:hAnsi="Consolas"/>
                <w:kern w:val="0"/>
                <w:sz w:val="21"/>
                <w:szCs w:val="21"/>
              </w:rPr>
            </w:pPr>
            <w:r w:rsidRPr="00013258">
              <w:rPr>
                <w:rFonts w:ascii="Consolas" w:hAnsi="Consolas" w:hint="eastAsia"/>
                <w:kern w:val="0"/>
                <w:sz w:val="21"/>
                <w:szCs w:val="21"/>
              </w:rPr>
              <w:t>用户修改手机号，焦点离开。</w:t>
            </w:r>
          </w:p>
          <w:p w14:paraId="7410CDCA" w14:textId="77777777" w:rsidR="004440FC" w:rsidRDefault="004440FC" w:rsidP="00AC5C40">
            <w:pPr>
              <w:pStyle w:val="a4"/>
              <w:numPr>
                <w:ilvl w:val="1"/>
                <w:numId w:val="179"/>
              </w:numPr>
              <w:spacing w:after="72"/>
              <w:ind w:firstLineChars="0"/>
              <w:rPr>
                <w:rFonts w:ascii="Consolas" w:hAnsi="Consolas"/>
                <w:kern w:val="0"/>
                <w:sz w:val="21"/>
                <w:szCs w:val="21"/>
              </w:rPr>
            </w:pPr>
            <w:r w:rsidRPr="00013258">
              <w:rPr>
                <w:rFonts w:ascii="Consolas" w:hAnsi="Consolas" w:hint="eastAsia"/>
                <w:kern w:val="0"/>
                <w:sz w:val="21"/>
                <w:szCs w:val="21"/>
              </w:rPr>
              <w:t>判断手机号是否合法，见【业务规则</w:t>
            </w:r>
            <w:r w:rsidRPr="00013258">
              <w:rPr>
                <w:rFonts w:ascii="Consolas" w:hAnsi="Consolas" w:hint="eastAsia"/>
                <w:kern w:val="0"/>
                <w:sz w:val="21"/>
                <w:szCs w:val="21"/>
              </w:rPr>
              <w:t>1</w:t>
            </w:r>
            <w:r w:rsidRPr="00013258">
              <w:rPr>
                <w:rFonts w:ascii="Consolas" w:hAnsi="Consolas" w:hint="eastAsia"/>
                <w:kern w:val="0"/>
                <w:sz w:val="21"/>
                <w:szCs w:val="21"/>
              </w:rPr>
              <w:t>】。</w:t>
            </w:r>
          </w:p>
          <w:p w14:paraId="43B3C34E" w14:textId="77777777" w:rsidR="004440FC" w:rsidRPr="00CB4F8A" w:rsidRDefault="004440FC" w:rsidP="00AC5C40">
            <w:pPr>
              <w:pStyle w:val="a4"/>
              <w:numPr>
                <w:ilvl w:val="0"/>
                <w:numId w:val="179"/>
              </w:numPr>
              <w:spacing w:after="72"/>
              <w:ind w:firstLineChars="0"/>
              <w:rPr>
                <w:rFonts w:ascii="Consolas" w:hAnsi="Consolas"/>
                <w:kern w:val="0"/>
                <w:sz w:val="21"/>
                <w:szCs w:val="21"/>
              </w:rPr>
            </w:pPr>
            <w:r w:rsidRPr="00CB4F8A">
              <w:rPr>
                <w:rFonts w:ascii="Consolas" w:hAnsi="Consolas" w:hint="eastAsia"/>
                <w:kern w:val="0"/>
                <w:sz w:val="21"/>
                <w:szCs w:val="21"/>
              </w:rPr>
              <w:t>MAXClient</w:t>
            </w:r>
            <w:r w:rsidRPr="00CB4F8A">
              <w:rPr>
                <w:rFonts w:ascii="Consolas" w:hAnsi="Consolas" w:hint="eastAsia"/>
                <w:kern w:val="0"/>
                <w:sz w:val="21"/>
                <w:szCs w:val="21"/>
              </w:rPr>
              <w:t>通过</w:t>
            </w:r>
            <w:r w:rsidRPr="00CB4F8A">
              <w:rPr>
                <w:rFonts w:ascii="Consolas" w:hAnsi="Consolas" w:hint="eastAsia"/>
                <w:kern w:val="0"/>
                <w:sz w:val="21"/>
                <w:szCs w:val="21"/>
              </w:rPr>
              <w:t>ajax</w:t>
            </w:r>
            <w:r w:rsidRPr="00CB4F8A">
              <w:rPr>
                <w:rFonts w:ascii="Consolas" w:hAnsi="Consolas" w:hint="eastAsia"/>
                <w:kern w:val="0"/>
                <w:sz w:val="21"/>
                <w:szCs w:val="21"/>
              </w:rPr>
              <w:t>，向</w:t>
            </w:r>
            <w:r w:rsidRPr="00CB4F8A">
              <w:rPr>
                <w:rFonts w:ascii="Consolas" w:hAnsi="Consolas" w:hint="eastAsia"/>
                <w:kern w:val="0"/>
                <w:sz w:val="21"/>
                <w:szCs w:val="21"/>
              </w:rPr>
              <w:t>MAXUniform</w:t>
            </w:r>
            <w:r w:rsidRPr="00CB4F8A">
              <w:rPr>
                <w:rFonts w:ascii="Consolas" w:hAnsi="Consolas" w:hint="eastAsia"/>
                <w:kern w:val="0"/>
                <w:sz w:val="21"/>
                <w:szCs w:val="21"/>
              </w:rPr>
              <w:t>发出判断</w:t>
            </w:r>
            <w:r>
              <w:rPr>
                <w:rFonts w:ascii="Consolas" w:hAnsi="Consolas" w:hint="eastAsia"/>
                <w:kern w:val="0"/>
                <w:sz w:val="21"/>
                <w:szCs w:val="21"/>
              </w:rPr>
              <w:t>手机号码</w:t>
            </w:r>
            <w:r w:rsidRPr="00CB4F8A">
              <w:rPr>
                <w:rFonts w:ascii="Consolas" w:hAnsi="Consolas" w:hint="eastAsia"/>
                <w:kern w:val="0"/>
                <w:sz w:val="21"/>
                <w:szCs w:val="21"/>
              </w:rPr>
              <w:t>是否已绑定其他联系人（用例：</w:t>
            </w:r>
            <w:r w:rsidRPr="003A71C3">
              <w:rPr>
                <w:rFonts w:ascii="Consolas" w:hAnsi="Consolas" w:hint="eastAsia"/>
                <w:kern w:val="0"/>
                <w:sz w:val="21"/>
                <w:szCs w:val="21"/>
              </w:rPr>
              <w:t>MAX_Uniform_ADDRESSBOOK_SRS_00011</w:t>
            </w:r>
            <w:r w:rsidRPr="00CB4F8A">
              <w:rPr>
                <w:rFonts w:ascii="Consolas" w:hAnsi="Consolas" w:hint="eastAsia"/>
                <w:kern w:val="0"/>
                <w:sz w:val="21"/>
                <w:szCs w:val="21"/>
              </w:rPr>
              <w:t>）请求。</w:t>
            </w:r>
          </w:p>
          <w:p w14:paraId="62586A2A" w14:textId="77777777" w:rsidR="004440FC" w:rsidRPr="00CB4F8A" w:rsidRDefault="004440FC" w:rsidP="00AC5C40">
            <w:pPr>
              <w:pStyle w:val="a4"/>
              <w:numPr>
                <w:ilvl w:val="0"/>
                <w:numId w:val="179"/>
              </w:numPr>
              <w:spacing w:after="72"/>
              <w:ind w:firstLineChars="0"/>
              <w:rPr>
                <w:rFonts w:ascii="Consolas" w:hAnsi="Consolas"/>
                <w:kern w:val="0"/>
                <w:sz w:val="21"/>
                <w:szCs w:val="21"/>
              </w:rPr>
            </w:pPr>
            <w:r w:rsidRPr="00CB4F8A">
              <w:rPr>
                <w:rFonts w:ascii="Consolas" w:hAnsi="Consolas" w:hint="eastAsia"/>
                <w:kern w:val="0"/>
                <w:sz w:val="21"/>
                <w:szCs w:val="21"/>
              </w:rPr>
              <w:t>MAXClient</w:t>
            </w:r>
            <w:r w:rsidRPr="00CB4F8A">
              <w:rPr>
                <w:rFonts w:ascii="Consolas" w:hAnsi="Consolas" w:hint="eastAsia"/>
                <w:kern w:val="0"/>
                <w:sz w:val="21"/>
                <w:szCs w:val="21"/>
              </w:rPr>
              <w:t>判断</w:t>
            </w:r>
            <w:r w:rsidRPr="00CB4F8A">
              <w:rPr>
                <w:rFonts w:ascii="Consolas" w:hAnsi="Consolas" w:hint="eastAsia"/>
                <w:kern w:val="0"/>
                <w:sz w:val="21"/>
                <w:szCs w:val="21"/>
              </w:rPr>
              <w:t>MAXUniform</w:t>
            </w:r>
            <w:r w:rsidRPr="00CB4F8A">
              <w:rPr>
                <w:rFonts w:ascii="Consolas" w:hAnsi="Consolas" w:hint="eastAsia"/>
                <w:kern w:val="0"/>
                <w:sz w:val="21"/>
                <w:szCs w:val="21"/>
              </w:rPr>
              <w:t>返回结果。</w:t>
            </w:r>
          </w:p>
          <w:p w14:paraId="74EDBD7F" w14:textId="77777777" w:rsidR="004440FC" w:rsidRPr="00CB4F8A" w:rsidRDefault="004440FC" w:rsidP="00AC5C40">
            <w:pPr>
              <w:pStyle w:val="a4"/>
              <w:numPr>
                <w:ilvl w:val="1"/>
                <w:numId w:val="179"/>
              </w:numPr>
              <w:spacing w:after="72"/>
              <w:ind w:firstLineChars="0"/>
              <w:rPr>
                <w:rFonts w:ascii="Consolas" w:hAnsi="Consolas"/>
                <w:kern w:val="0"/>
                <w:sz w:val="21"/>
                <w:szCs w:val="21"/>
              </w:rPr>
            </w:pPr>
            <w:r w:rsidRPr="003A71C3">
              <w:rPr>
                <w:rFonts w:ascii="Consolas" w:hAnsi="Consolas" w:hint="eastAsia"/>
                <w:kern w:val="0"/>
                <w:sz w:val="21"/>
                <w:szCs w:val="21"/>
              </w:rPr>
              <w:t>请求超时</w:t>
            </w:r>
            <w:r>
              <w:rPr>
                <w:rFonts w:ascii="Consolas" w:hAnsi="Consolas" w:hint="eastAsia"/>
                <w:kern w:val="0"/>
                <w:sz w:val="21"/>
                <w:szCs w:val="21"/>
              </w:rPr>
              <w:t>,</w:t>
            </w:r>
            <w:r>
              <w:rPr>
                <w:rFonts w:ascii="Consolas" w:hAnsi="Consolas" w:hint="eastAsia"/>
                <w:kern w:val="0"/>
                <w:sz w:val="21"/>
                <w:szCs w:val="21"/>
              </w:rPr>
              <w:t>见通用规则</w:t>
            </w:r>
            <w:r w:rsidRPr="003A71C3">
              <w:rPr>
                <w:rFonts w:ascii="Consolas" w:hAnsi="Consolas" w:hint="eastAsia"/>
                <w:kern w:val="0"/>
                <w:sz w:val="21"/>
                <w:szCs w:val="21"/>
              </w:rPr>
              <w:t>【请求超时限制】，</w:t>
            </w:r>
            <w:r>
              <w:rPr>
                <w:rFonts w:ascii="Consolas" w:hAnsi="Consolas" w:hint="eastAsia"/>
                <w:kern w:val="0"/>
                <w:sz w:val="21"/>
                <w:szCs w:val="21"/>
              </w:rPr>
              <w:t>不做处理，跳转至主事件流</w:t>
            </w:r>
            <w:r>
              <w:rPr>
                <w:rFonts w:ascii="Consolas" w:hAnsi="Consolas" w:hint="eastAsia"/>
                <w:kern w:val="0"/>
                <w:sz w:val="21"/>
                <w:szCs w:val="21"/>
              </w:rPr>
              <w:t>10</w:t>
            </w:r>
            <w:r w:rsidRPr="003A71C3">
              <w:rPr>
                <w:rFonts w:ascii="Consolas" w:hAnsi="Consolas" w:hint="eastAsia"/>
                <w:kern w:val="0"/>
                <w:sz w:val="21"/>
                <w:szCs w:val="21"/>
              </w:rPr>
              <w:t>。</w:t>
            </w:r>
          </w:p>
          <w:p w14:paraId="5F8BB515" w14:textId="77777777" w:rsidR="004440FC" w:rsidRPr="00CB4F8A" w:rsidRDefault="004440FC" w:rsidP="00AC5C40">
            <w:pPr>
              <w:pStyle w:val="a4"/>
              <w:numPr>
                <w:ilvl w:val="1"/>
                <w:numId w:val="179"/>
              </w:numPr>
              <w:spacing w:after="72"/>
              <w:ind w:firstLineChars="0"/>
              <w:rPr>
                <w:rFonts w:ascii="Consolas" w:hAnsi="Consolas"/>
                <w:kern w:val="0"/>
                <w:sz w:val="21"/>
                <w:szCs w:val="21"/>
              </w:rPr>
            </w:pPr>
            <w:r w:rsidRPr="00CB4F8A">
              <w:rPr>
                <w:rFonts w:ascii="Consolas" w:hAnsi="Consolas" w:hint="eastAsia"/>
                <w:kern w:val="0"/>
                <w:sz w:val="21"/>
                <w:szCs w:val="21"/>
              </w:rPr>
              <w:t>返回的</w:t>
            </w:r>
            <w:r w:rsidRPr="00CB4F8A">
              <w:rPr>
                <w:rFonts w:ascii="Consolas" w:hAnsi="Consolas" w:hint="eastAsia"/>
                <w:kern w:val="0"/>
                <w:sz w:val="21"/>
                <w:szCs w:val="21"/>
              </w:rPr>
              <w:t>HTTP</w:t>
            </w:r>
            <w:r w:rsidRPr="00CB4F8A">
              <w:rPr>
                <w:rFonts w:ascii="Consolas" w:hAnsi="Consolas" w:hint="eastAsia"/>
                <w:kern w:val="0"/>
                <w:sz w:val="21"/>
                <w:szCs w:val="21"/>
              </w:rPr>
              <w:t>状态码为</w:t>
            </w:r>
            <w:r w:rsidRPr="00CB4F8A">
              <w:rPr>
                <w:rFonts w:ascii="Consolas" w:hAnsi="Consolas" w:hint="eastAsia"/>
                <w:kern w:val="0"/>
                <w:sz w:val="21"/>
                <w:szCs w:val="21"/>
              </w:rPr>
              <w:t>5</w:t>
            </w:r>
            <w:r>
              <w:rPr>
                <w:rFonts w:ascii="Consolas" w:hAnsi="Consolas" w:hint="eastAsia"/>
                <w:kern w:val="0"/>
                <w:sz w:val="21"/>
                <w:szCs w:val="21"/>
              </w:rPr>
              <w:t>xx</w:t>
            </w:r>
            <w:r w:rsidRPr="00CB4F8A">
              <w:rPr>
                <w:rFonts w:ascii="Consolas" w:hAnsi="Consolas" w:hint="eastAsia"/>
                <w:kern w:val="0"/>
                <w:sz w:val="21"/>
                <w:szCs w:val="21"/>
              </w:rPr>
              <w:t>，</w:t>
            </w:r>
            <w:r>
              <w:rPr>
                <w:rFonts w:ascii="Consolas" w:hAnsi="Consolas" w:hint="eastAsia"/>
                <w:kern w:val="0"/>
                <w:sz w:val="21"/>
                <w:szCs w:val="21"/>
              </w:rPr>
              <w:t>不做处理，跳转至主事件流</w:t>
            </w:r>
            <w:r>
              <w:rPr>
                <w:rFonts w:ascii="Consolas" w:hAnsi="Consolas" w:hint="eastAsia"/>
                <w:kern w:val="0"/>
                <w:sz w:val="21"/>
                <w:szCs w:val="21"/>
              </w:rPr>
              <w:t>10</w:t>
            </w:r>
            <w:r w:rsidRPr="00CB4F8A">
              <w:rPr>
                <w:rFonts w:ascii="Consolas" w:hAnsi="Consolas" w:hint="eastAsia"/>
                <w:kern w:val="0"/>
                <w:sz w:val="21"/>
                <w:szCs w:val="21"/>
              </w:rPr>
              <w:t>。</w:t>
            </w:r>
          </w:p>
          <w:p w14:paraId="0DAEE1E4" w14:textId="77777777" w:rsidR="004440FC" w:rsidRPr="00CB21AB" w:rsidRDefault="004440FC" w:rsidP="00AC5C40">
            <w:pPr>
              <w:pStyle w:val="a4"/>
              <w:numPr>
                <w:ilvl w:val="1"/>
                <w:numId w:val="179"/>
              </w:numPr>
              <w:spacing w:after="72"/>
              <w:ind w:firstLineChars="0"/>
              <w:rPr>
                <w:rFonts w:ascii="Consolas" w:hAnsi="Consolas"/>
                <w:kern w:val="0"/>
                <w:sz w:val="21"/>
                <w:szCs w:val="21"/>
              </w:rPr>
            </w:pPr>
            <w:r w:rsidRPr="00CB4F8A">
              <w:rPr>
                <w:rFonts w:ascii="Consolas" w:hAnsi="Consolas" w:hint="eastAsia"/>
                <w:kern w:val="0"/>
                <w:sz w:val="21"/>
                <w:szCs w:val="21"/>
              </w:rPr>
              <w:t>返回的</w:t>
            </w:r>
            <w:r w:rsidRPr="00CB4F8A">
              <w:rPr>
                <w:rFonts w:ascii="Consolas" w:hAnsi="Consolas" w:hint="eastAsia"/>
                <w:kern w:val="0"/>
                <w:sz w:val="21"/>
                <w:szCs w:val="21"/>
              </w:rPr>
              <w:t>HTTP</w:t>
            </w:r>
            <w:r w:rsidRPr="00CB4F8A">
              <w:rPr>
                <w:rFonts w:ascii="Consolas" w:hAnsi="Consolas" w:hint="eastAsia"/>
                <w:kern w:val="0"/>
                <w:sz w:val="21"/>
                <w:szCs w:val="21"/>
              </w:rPr>
              <w:t>状态码为</w:t>
            </w:r>
            <w:r w:rsidRPr="00CB4F8A">
              <w:rPr>
                <w:rFonts w:ascii="Consolas" w:hAnsi="Consolas" w:hint="eastAsia"/>
                <w:kern w:val="0"/>
                <w:sz w:val="21"/>
                <w:szCs w:val="21"/>
              </w:rPr>
              <w:t>200</w:t>
            </w:r>
            <w:r w:rsidRPr="00CB4F8A">
              <w:rPr>
                <w:rFonts w:ascii="Consolas" w:hAnsi="Consolas" w:hint="eastAsia"/>
                <w:kern w:val="0"/>
                <w:sz w:val="21"/>
                <w:szCs w:val="21"/>
              </w:rPr>
              <w:t>，判断返回结果中业务状态码。</w:t>
            </w:r>
          </w:p>
          <w:p w14:paraId="091C9397" w14:textId="77777777" w:rsidR="004440FC" w:rsidRPr="008969F9" w:rsidRDefault="004440FC" w:rsidP="00AC5C40">
            <w:pPr>
              <w:pStyle w:val="a4"/>
              <w:numPr>
                <w:ilvl w:val="0"/>
                <w:numId w:val="179"/>
              </w:numPr>
              <w:spacing w:after="72"/>
              <w:ind w:firstLineChars="0"/>
              <w:rPr>
                <w:rFonts w:ascii="Consolas" w:hAnsi="Consolas"/>
                <w:kern w:val="0"/>
                <w:sz w:val="21"/>
                <w:szCs w:val="21"/>
              </w:rPr>
            </w:pPr>
            <w:r w:rsidRPr="008969F9">
              <w:rPr>
                <w:rFonts w:ascii="Consolas" w:hAnsi="Consolas" w:hint="eastAsia"/>
                <w:kern w:val="0"/>
                <w:sz w:val="21"/>
                <w:szCs w:val="21"/>
              </w:rPr>
              <w:t>用户修改固话区号，焦点离开。</w:t>
            </w:r>
          </w:p>
          <w:p w14:paraId="2856BE55" w14:textId="77777777" w:rsidR="004440FC" w:rsidRPr="008969F9" w:rsidRDefault="004440FC" w:rsidP="00AC5C40">
            <w:pPr>
              <w:pStyle w:val="a4"/>
              <w:numPr>
                <w:ilvl w:val="1"/>
                <w:numId w:val="179"/>
              </w:numPr>
              <w:spacing w:after="72"/>
              <w:ind w:firstLineChars="0"/>
              <w:rPr>
                <w:rFonts w:ascii="Consolas" w:hAnsi="Consolas"/>
                <w:kern w:val="0"/>
                <w:sz w:val="21"/>
                <w:szCs w:val="21"/>
              </w:rPr>
            </w:pPr>
            <w:r w:rsidRPr="008969F9">
              <w:rPr>
                <w:rFonts w:ascii="Consolas" w:hAnsi="Consolas" w:hint="eastAsia"/>
                <w:kern w:val="0"/>
                <w:sz w:val="21"/>
                <w:szCs w:val="21"/>
              </w:rPr>
              <w:lastRenderedPageBreak/>
              <w:t>判断区号是否合法，见【业务规则</w:t>
            </w:r>
            <w:r w:rsidRPr="008969F9">
              <w:rPr>
                <w:rFonts w:ascii="Consolas" w:hAnsi="Consolas" w:hint="eastAsia"/>
                <w:kern w:val="0"/>
                <w:sz w:val="21"/>
                <w:szCs w:val="21"/>
              </w:rPr>
              <w:t>1</w:t>
            </w:r>
            <w:r w:rsidRPr="008969F9">
              <w:rPr>
                <w:rFonts w:ascii="Consolas" w:hAnsi="Consolas" w:hint="eastAsia"/>
                <w:kern w:val="0"/>
                <w:sz w:val="21"/>
                <w:szCs w:val="21"/>
              </w:rPr>
              <w:t>】。</w:t>
            </w:r>
          </w:p>
          <w:p w14:paraId="22D07861" w14:textId="77777777" w:rsidR="004440FC" w:rsidRPr="008969F9" w:rsidRDefault="004440FC" w:rsidP="00AC5C40">
            <w:pPr>
              <w:pStyle w:val="a4"/>
              <w:numPr>
                <w:ilvl w:val="0"/>
                <w:numId w:val="179"/>
              </w:numPr>
              <w:spacing w:after="72"/>
              <w:ind w:firstLineChars="0"/>
              <w:rPr>
                <w:rFonts w:ascii="Consolas" w:hAnsi="Consolas"/>
                <w:kern w:val="0"/>
                <w:sz w:val="21"/>
                <w:szCs w:val="21"/>
              </w:rPr>
            </w:pPr>
            <w:r w:rsidRPr="008969F9">
              <w:rPr>
                <w:rFonts w:ascii="Consolas" w:hAnsi="Consolas" w:hint="eastAsia"/>
                <w:kern w:val="0"/>
                <w:sz w:val="21"/>
                <w:szCs w:val="21"/>
              </w:rPr>
              <w:t>用户修改固定电话号码，焦点离开。</w:t>
            </w:r>
          </w:p>
          <w:p w14:paraId="32A6EF3D" w14:textId="77777777" w:rsidR="004440FC" w:rsidRPr="008969F9" w:rsidRDefault="004440FC" w:rsidP="00AC5C40">
            <w:pPr>
              <w:pStyle w:val="a4"/>
              <w:numPr>
                <w:ilvl w:val="1"/>
                <w:numId w:val="179"/>
              </w:numPr>
              <w:spacing w:after="72"/>
              <w:ind w:firstLineChars="0"/>
              <w:rPr>
                <w:rFonts w:ascii="Consolas" w:hAnsi="Consolas"/>
                <w:kern w:val="0"/>
                <w:sz w:val="21"/>
                <w:szCs w:val="21"/>
              </w:rPr>
            </w:pPr>
            <w:r w:rsidRPr="008969F9">
              <w:rPr>
                <w:rFonts w:ascii="Consolas" w:hAnsi="Consolas" w:hint="eastAsia"/>
                <w:kern w:val="0"/>
                <w:sz w:val="21"/>
                <w:szCs w:val="21"/>
              </w:rPr>
              <w:t>判断电话号码是否合法，见【业务规则</w:t>
            </w:r>
            <w:r w:rsidRPr="008969F9">
              <w:rPr>
                <w:rFonts w:ascii="Consolas" w:hAnsi="Consolas" w:hint="eastAsia"/>
                <w:kern w:val="0"/>
                <w:sz w:val="21"/>
                <w:szCs w:val="21"/>
              </w:rPr>
              <w:t>1</w:t>
            </w:r>
            <w:r w:rsidRPr="008969F9">
              <w:rPr>
                <w:rFonts w:ascii="Consolas" w:hAnsi="Consolas" w:hint="eastAsia"/>
                <w:kern w:val="0"/>
                <w:sz w:val="21"/>
                <w:szCs w:val="21"/>
              </w:rPr>
              <w:t>】。</w:t>
            </w:r>
          </w:p>
          <w:p w14:paraId="4934D45F" w14:textId="77777777" w:rsidR="004440FC" w:rsidRPr="008969F9" w:rsidRDefault="004440FC" w:rsidP="00AC5C40">
            <w:pPr>
              <w:pStyle w:val="a4"/>
              <w:numPr>
                <w:ilvl w:val="0"/>
                <w:numId w:val="179"/>
              </w:numPr>
              <w:spacing w:after="72"/>
              <w:ind w:firstLineChars="0"/>
              <w:rPr>
                <w:rFonts w:ascii="Consolas" w:hAnsi="Consolas"/>
                <w:kern w:val="0"/>
                <w:sz w:val="21"/>
                <w:szCs w:val="21"/>
              </w:rPr>
            </w:pPr>
            <w:r w:rsidRPr="008969F9">
              <w:rPr>
                <w:rFonts w:ascii="Consolas" w:hAnsi="Consolas" w:hint="eastAsia"/>
                <w:kern w:val="0"/>
                <w:sz w:val="21"/>
                <w:szCs w:val="21"/>
              </w:rPr>
              <w:t>用户修改分机号，焦点离开。</w:t>
            </w:r>
          </w:p>
          <w:p w14:paraId="0AC418DB" w14:textId="77777777" w:rsidR="004440FC" w:rsidRPr="008969F9" w:rsidRDefault="004440FC" w:rsidP="00AC5C40">
            <w:pPr>
              <w:pStyle w:val="a4"/>
              <w:numPr>
                <w:ilvl w:val="1"/>
                <w:numId w:val="179"/>
              </w:numPr>
              <w:spacing w:after="72"/>
              <w:ind w:firstLineChars="0"/>
              <w:rPr>
                <w:rFonts w:ascii="Consolas" w:hAnsi="Consolas"/>
                <w:kern w:val="0"/>
                <w:sz w:val="21"/>
                <w:szCs w:val="21"/>
              </w:rPr>
            </w:pPr>
            <w:r w:rsidRPr="008969F9">
              <w:rPr>
                <w:rFonts w:ascii="Consolas" w:hAnsi="Consolas" w:hint="eastAsia"/>
                <w:kern w:val="0"/>
                <w:sz w:val="21"/>
                <w:szCs w:val="21"/>
              </w:rPr>
              <w:t>判断分机号是否合法，见【业务规则</w:t>
            </w:r>
            <w:r w:rsidRPr="008969F9">
              <w:rPr>
                <w:rFonts w:ascii="Consolas" w:hAnsi="Consolas" w:hint="eastAsia"/>
                <w:kern w:val="0"/>
                <w:sz w:val="21"/>
                <w:szCs w:val="21"/>
              </w:rPr>
              <w:t>1</w:t>
            </w:r>
            <w:r w:rsidRPr="008969F9">
              <w:rPr>
                <w:rFonts w:ascii="Consolas" w:hAnsi="Consolas" w:hint="eastAsia"/>
                <w:kern w:val="0"/>
                <w:sz w:val="21"/>
                <w:szCs w:val="21"/>
              </w:rPr>
              <w:t>】。</w:t>
            </w:r>
          </w:p>
          <w:p w14:paraId="1FFA42F5" w14:textId="77777777" w:rsidR="004440FC" w:rsidRPr="008969F9" w:rsidRDefault="004440FC" w:rsidP="00AC5C40">
            <w:pPr>
              <w:pStyle w:val="a4"/>
              <w:numPr>
                <w:ilvl w:val="0"/>
                <w:numId w:val="179"/>
              </w:numPr>
              <w:spacing w:after="72"/>
              <w:ind w:firstLineChars="0"/>
              <w:rPr>
                <w:rFonts w:ascii="Consolas" w:hAnsi="Consolas"/>
                <w:kern w:val="0"/>
                <w:sz w:val="21"/>
                <w:szCs w:val="21"/>
              </w:rPr>
            </w:pPr>
            <w:r w:rsidRPr="008969F9">
              <w:rPr>
                <w:rFonts w:ascii="Consolas" w:hAnsi="Consolas" w:hint="eastAsia"/>
                <w:kern w:val="0"/>
                <w:sz w:val="21"/>
                <w:szCs w:val="21"/>
              </w:rPr>
              <w:t>用户修改组名，焦点离开。</w:t>
            </w:r>
          </w:p>
          <w:p w14:paraId="5EE769B9" w14:textId="77777777" w:rsidR="004440FC" w:rsidRPr="008969F9" w:rsidRDefault="004440FC" w:rsidP="00AC5C40">
            <w:pPr>
              <w:pStyle w:val="a4"/>
              <w:numPr>
                <w:ilvl w:val="1"/>
                <w:numId w:val="179"/>
              </w:numPr>
              <w:spacing w:after="72"/>
              <w:ind w:firstLineChars="0"/>
              <w:rPr>
                <w:rFonts w:ascii="Consolas" w:hAnsi="Consolas"/>
                <w:kern w:val="0"/>
                <w:sz w:val="21"/>
                <w:szCs w:val="21"/>
              </w:rPr>
            </w:pPr>
            <w:r w:rsidRPr="008969F9">
              <w:rPr>
                <w:rFonts w:ascii="Consolas" w:hAnsi="Consolas" w:hint="eastAsia"/>
                <w:kern w:val="0"/>
                <w:sz w:val="21"/>
                <w:szCs w:val="21"/>
              </w:rPr>
              <w:t>输入框中已有组名，见【业务规则</w:t>
            </w:r>
            <w:r w:rsidRPr="008969F9">
              <w:rPr>
                <w:rFonts w:ascii="Consolas" w:hAnsi="Consolas" w:hint="eastAsia"/>
                <w:kern w:val="0"/>
                <w:sz w:val="21"/>
                <w:szCs w:val="21"/>
              </w:rPr>
              <w:t>1</w:t>
            </w:r>
            <w:r w:rsidRPr="008969F9">
              <w:rPr>
                <w:rFonts w:ascii="Consolas" w:hAnsi="Consolas" w:hint="eastAsia"/>
                <w:kern w:val="0"/>
                <w:sz w:val="21"/>
                <w:szCs w:val="21"/>
              </w:rPr>
              <w:t>】【业务规则</w:t>
            </w:r>
            <w:r w:rsidRPr="008969F9">
              <w:rPr>
                <w:rFonts w:ascii="Consolas" w:hAnsi="Consolas" w:hint="eastAsia"/>
                <w:kern w:val="0"/>
                <w:sz w:val="21"/>
                <w:szCs w:val="21"/>
              </w:rPr>
              <w:t>2</w:t>
            </w:r>
            <w:r w:rsidRPr="008969F9">
              <w:rPr>
                <w:rFonts w:ascii="Consolas" w:hAnsi="Consolas" w:hint="eastAsia"/>
                <w:kern w:val="0"/>
                <w:sz w:val="21"/>
                <w:szCs w:val="21"/>
              </w:rPr>
              <w:t>】【业务规则</w:t>
            </w:r>
            <w:r w:rsidRPr="008969F9">
              <w:rPr>
                <w:rFonts w:ascii="Consolas" w:hAnsi="Consolas" w:hint="eastAsia"/>
                <w:kern w:val="0"/>
                <w:sz w:val="21"/>
                <w:szCs w:val="21"/>
              </w:rPr>
              <w:t>3</w:t>
            </w:r>
            <w:r w:rsidRPr="008969F9">
              <w:rPr>
                <w:rFonts w:ascii="Consolas" w:hAnsi="Consolas" w:hint="eastAsia"/>
                <w:kern w:val="0"/>
                <w:sz w:val="21"/>
                <w:szCs w:val="21"/>
              </w:rPr>
              <w:t>】【业务规则</w:t>
            </w:r>
            <w:r w:rsidRPr="008969F9">
              <w:rPr>
                <w:rFonts w:ascii="Consolas" w:hAnsi="Consolas" w:hint="eastAsia"/>
                <w:kern w:val="0"/>
                <w:sz w:val="21"/>
                <w:szCs w:val="21"/>
              </w:rPr>
              <w:t>4</w:t>
            </w:r>
            <w:r w:rsidRPr="008969F9">
              <w:rPr>
                <w:rFonts w:ascii="Consolas" w:hAnsi="Consolas" w:hint="eastAsia"/>
                <w:kern w:val="0"/>
                <w:sz w:val="21"/>
                <w:szCs w:val="21"/>
              </w:rPr>
              <w:t>】。</w:t>
            </w:r>
          </w:p>
          <w:p w14:paraId="6ECFCB4D" w14:textId="77777777" w:rsidR="004440FC" w:rsidRPr="008969F9" w:rsidRDefault="004440FC" w:rsidP="00AC5C40">
            <w:pPr>
              <w:pStyle w:val="a4"/>
              <w:numPr>
                <w:ilvl w:val="0"/>
                <w:numId w:val="179"/>
              </w:numPr>
              <w:spacing w:after="72"/>
              <w:ind w:firstLineChars="0"/>
              <w:rPr>
                <w:rFonts w:ascii="Consolas" w:hAnsi="Consolas"/>
                <w:kern w:val="0"/>
                <w:sz w:val="21"/>
                <w:szCs w:val="21"/>
              </w:rPr>
            </w:pPr>
            <w:r w:rsidRPr="008969F9">
              <w:rPr>
                <w:rFonts w:ascii="Consolas" w:hAnsi="Consolas" w:hint="eastAsia"/>
                <w:kern w:val="0"/>
                <w:sz w:val="21"/>
                <w:szCs w:val="21"/>
              </w:rPr>
              <w:t>用户点击【保存】按钮。</w:t>
            </w:r>
          </w:p>
          <w:p w14:paraId="34B734CC" w14:textId="77777777" w:rsidR="004440FC" w:rsidRPr="008969F9" w:rsidRDefault="004440FC" w:rsidP="00AC5C40">
            <w:pPr>
              <w:pStyle w:val="a4"/>
              <w:numPr>
                <w:ilvl w:val="1"/>
                <w:numId w:val="179"/>
              </w:numPr>
              <w:spacing w:after="72"/>
              <w:ind w:firstLineChars="0"/>
              <w:rPr>
                <w:rFonts w:ascii="Consolas" w:hAnsi="Consolas"/>
                <w:kern w:val="0"/>
                <w:sz w:val="21"/>
                <w:szCs w:val="21"/>
              </w:rPr>
            </w:pPr>
            <w:r w:rsidRPr="008969F9">
              <w:rPr>
                <w:rFonts w:ascii="Consolas" w:hAnsi="Consolas" w:hint="eastAsia"/>
                <w:kern w:val="0"/>
                <w:sz w:val="21"/>
                <w:szCs w:val="21"/>
              </w:rPr>
              <w:t>用户点击“编辑联系人”对话框右上角的【关闭】按钮，对话框关闭，用例终止。</w:t>
            </w:r>
          </w:p>
          <w:p w14:paraId="73713845" w14:textId="77777777" w:rsidR="004440FC" w:rsidRPr="008969F9" w:rsidRDefault="004440FC" w:rsidP="00AC5C40">
            <w:pPr>
              <w:pStyle w:val="a4"/>
              <w:numPr>
                <w:ilvl w:val="1"/>
                <w:numId w:val="179"/>
              </w:numPr>
              <w:spacing w:after="72"/>
              <w:ind w:firstLineChars="0"/>
              <w:rPr>
                <w:rFonts w:ascii="Consolas" w:hAnsi="Consolas"/>
                <w:kern w:val="0"/>
                <w:sz w:val="21"/>
                <w:szCs w:val="21"/>
              </w:rPr>
            </w:pPr>
            <w:r w:rsidRPr="008969F9">
              <w:rPr>
                <w:rFonts w:ascii="Consolas" w:hAnsi="Consolas" w:hint="eastAsia"/>
                <w:kern w:val="0"/>
                <w:sz w:val="21"/>
                <w:szCs w:val="21"/>
              </w:rPr>
              <w:t>用户点击“编辑联系人”对话框中【取消】按钮，对话框关闭，用例终止。</w:t>
            </w:r>
          </w:p>
          <w:p w14:paraId="598897D1" w14:textId="77777777" w:rsidR="004440FC" w:rsidRPr="008969F9" w:rsidRDefault="004440FC" w:rsidP="00AC5C40">
            <w:pPr>
              <w:pStyle w:val="a4"/>
              <w:numPr>
                <w:ilvl w:val="0"/>
                <w:numId w:val="179"/>
              </w:numPr>
              <w:spacing w:after="72"/>
              <w:ind w:firstLineChars="0"/>
              <w:rPr>
                <w:rFonts w:ascii="Consolas" w:hAnsi="Consolas"/>
                <w:kern w:val="0"/>
                <w:sz w:val="21"/>
                <w:szCs w:val="21"/>
              </w:rPr>
            </w:pPr>
            <w:r w:rsidRPr="008969F9">
              <w:rPr>
                <w:rFonts w:ascii="Consolas" w:hAnsi="Consolas" w:hint="eastAsia"/>
                <w:kern w:val="0"/>
                <w:sz w:val="21"/>
                <w:szCs w:val="21"/>
              </w:rPr>
              <w:t>判断添加联系人表单中所有输入框中数据是否合法。</w:t>
            </w:r>
          </w:p>
          <w:p w14:paraId="6835045D" w14:textId="77777777" w:rsidR="004440FC" w:rsidRDefault="004440FC" w:rsidP="00AC5C40">
            <w:pPr>
              <w:pStyle w:val="a4"/>
              <w:numPr>
                <w:ilvl w:val="1"/>
                <w:numId w:val="179"/>
              </w:numPr>
              <w:spacing w:after="72"/>
              <w:ind w:firstLineChars="0"/>
              <w:rPr>
                <w:rFonts w:ascii="Consolas" w:hAnsi="Consolas"/>
                <w:kern w:val="0"/>
                <w:sz w:val="21"/>
                <w:szCs w:val="21"/>
              </w:rPr>
            </w:pPr>
            <w:r w:rsidRPr="008969F9">
              <w:rPr>
                <w:rFonts w:ascii="Consolas" w:hAnsi="Consolas" w:hint="eastAsia"/>
                <w:kern w:val="0"/>
                <w:sz w:val="21"/>
                <w:szCs w:val="21"/>
              </w:rPr>
              <w:t>判断联系人表单所有输入项数据是否合法【业务规则</w:t>
            </w:r>
            <w:r w:rsidRPr="008969F9">
              <w:rPr>
                <w:rFonts w:ascii="Consolas" w:hAnsi="Consolas" w:hint="eastAsia"/>
                <w:kern w:val="0"/>
                <w:sz w:val="21"/>
                <w:szCs w:val="21"/>
              </w:rPr>
              <w:t>1</w:t>
            </w:r>
            <w:r w:rsidRPr="008969F9">
              <w:rPr>
                <w:rFonts w:ascii="Consolas" w:hAnsi="Consolas" w:hint="eastAsia"/>
                <w:kern w:val="0"/>
                <w:sz w:val="21"/>
                <w:szCs w:val="21"/>
              </w:rPr>
              <w:t>】。</w:t>
            </w:r>
          </w:p>
          <w:p w14:paraId="54F56303" w14:textId="77777777" w:rsidR="004440FC" w:rsidRDefault="004440FC" w:rsidP="00AC5C40">
            <w:pPr>
              <w:pStyle w:val="a4"/>
              <w:numPr>
                <w:ilvl w:val="1"/>
                <w:numId w:val="179"/>
              </w:numPr>
              <w:spacing w:after="72"/>
              <w:ind w:firstLineChars="0"/>
              <w:rPr>
                <w:rFonts w:ascii="Consolas" w:hAnsi="Consolas"/>
                <w:kern w:val="0"/>
                <w:sz w:val="21"/>
                <w:szCs w:val="21"/>
              </w:rPr>
            </w:pPr>
            <w:r>
              <w:rPr>
                <w:rFonts w:ascii="Consolas" w:hAnsi="Consolas" w:hint="eastAsia"/>
                <w:kern w:val="0"/>
                <w:sz w:val="21"/>
                <w:szCs w:val="21"/>
              </w:rPr>
              <w:t>判断邮箱是否已被使用，见主事件流</w:t>
            </w:r>
            <w:r>
              <w:rPr>
                <w:rFonts w:ascii="Consolas" w:hAnsi="Consolas" w:hint="eastAsia"/>
                <w:kern w:val="0"/>
                <w:sz w:val="21"/>
                <w:szCs w:val="21"/>
              </w:rPr>
              <w:t>5</w:t>
            </w:r>
            <w:r>
              <w:rPr>
                <w:rFonts w:ascii="Consolas" w:hAnsi="Consolas" w:hint="eastAsia"/>
                <w:kern w:val="0"/>
                <w:sz w:val="21"/>
                <w:szCs w:val="21"/>
              </w:rPr>
              <w:t>。</w:t>
            </w:r>
          </w:p>
          <w:p w14:paraId="64E45443" w14:textId="77777777" w:rsidR="004440FC" w:rsidRDefault="004440FC" w:rsidP="00AC5C40">
            <w:pPr>
              <w:pStyle w:val="a4"/>
              <w:numPr>
                <w:ilvl w:val="1"/>
                <w:numId w:val="179"/>
              </w:numPr>
              <w:spacing w:after="72"/>
              <w:ind w:firstLineChars="0"/>
              <w:rPr>
                <w:rFonts w:ascii="Consolas" w:hAnsi="Consolas"/>
                <w:kern w:val="0"/>
                <w:sz w:val="21"/>
                <w:szCs w:val="21"/>
              </w:rPr>
            </w:pPr>
            <w:r>
              <w:rPr>
                <w:rFonts w:ascii="Consolas" w:hAnsi="Consolas" w:hint="eastAsia"/>
                <w:kern w:val="0"/>
                <w:sz w:val="21"/>
                <w:szCs w:val="21"/>
              </w:rPr>
              <w:t>判断手机号码是否已被使用，见主事件流</w:t>
            </w:r>
            <w:r>
              <w:rPr>
                <w:rFonts w:ascii="Consolas" w:hAnsi="Consolas" w:hint="eastAsia"/>
                <w:kern w:val="0"/>
                <w:sz w:val="21"/>
                <w:szCs w:val="21"/>
              </w:rPr>
              <w:t>8</w:t>
            </w:r>
            <w:r>
              <w:rPr>
                <w:rFonts w:ascii="Consolas" w:hAnsi="Consolas" w:hint="eastAsia"/>
                <w:kern w:val="0"/>
                <w:sz w:val="21"/>
                <w:szCs w:val="21"/>
              </w:rPr>
              <w:t>。</w:t>
            </w:r>
          </w:p>
          <w:p w14:paraId="268176F1" w14:textId="77777777" w:rsidR="00F030C6" w:rsidRPr="008969F9" w:rsidRDefault="00F030C6" w:rsidP="00AC5C40">
            <w:pPr>
              <w:pStyle w:val="a4"/>
              <w:numPr>
                <w:ilvl w:val="1"/>
                <w:numId w:val="179"/>
              </w:numPr>
              <w:spacing w:after="72"/>
              <w:ind w:firstLineChars="0"/>
              <w:rPr>
                <w:rFonts w:ascii="Consolas" w:hAnsi="Consolas"/>
                <w:kern w:val="0"/>
                <w:sz w:val="21"/>
                <w:szCs w:val="21"/>
              </w:rPr>
            </w:pPr>
            <w:r w:rsidRPr="00F030C6">
              <w:rPr>
                <w:rFonts w:ascii="Consolas" w:hAnsi="Consolas" w:hint="eastAsia"/>
                <w:kern w:val="0"/>
                <w:sz w:val="21"/>
                <w:szCs w:val="21"/>
              </w:rPr>
              <w:t>判断组名是否存在，如果组为新增组，见添加组用例：</w:t>
            </w:r>
            <w:r w:rsidRPr="00F030C6">
              <w:rPr>
                <w:rFonts w:ascii="Consolas" w:hAnsi="Consolas" w:hint="eastAsia"/>
                <w:kern w:val="0"/>
                <w:sz w:val="21"/>
                <w:szCs w:val="21"/>
              </w:rPr>
              <w:t>MAX_CLIENT_ADDRESSBOOK_SRS_0006</w:t>
            </w:r>
            <w:r>
              <w:rPr>
                <w:rFonts w:ascii="Consolas" w:hAnsi="Consolas" w:hint="eastAsia"/>
                <w:kern w:val="0"/>
                <w:sz w:val="21"/>
                <w:szCs w:val="21"/>
              </w:rPr>
              <w:t>。</w:t>
            </w:r>
          </w:p>
          <w:p w14:paraId="4FBCC4E8" w14:textId="77777777" w:rsidR="004440FC" w:rsidRPr="008969F9" w:rsidRDefault="004440FC" w:rsidP="00AC5C40">
            <w:pPr>
              <w:pStyle w:val="a4"/>
              <w:numPr>
                <w:ilvl w:val="0"/>
                <w:numId w:val="179"/>
              </w:numPr>
              <w:spacing w:after="72"/>
              <w:ind w:firstLineChars="0"/>
              <w:rPr>
                <w:rFonts w:ascii="Consolas" w:hAnsi="Consolas"/>
                <w:kern w:val="0"/>
                <w:sz w:val="21"/>
                <w:szCs w:val="21"/>
              </w:rPr>
            </w:pPr>
            <w:r w:rsidRPr="008969F9">
              <w:rPr>
                <w:rFonts w:ascii="Consolas" w:hAnsi="Consolas" w:hint="eastAsia"/>
                <w:kern w:val="0"/>
                <w:sz w:val="21"/>
                <w:szCs w:val="21"/>
              </w:rPr>
              <w:t>MAXClient</w:t>
            </w:r>
            <w:r w:rsidRPr="008969F9">
              <w:rPr>
                <w:rFonts w:ascii="Consolas" w:hAnsi="Consolas" w:hint="eastAsia"/>
                <w:kern w:val="0"/>
                <w:sz w:val="21"/>
                <w:szCs w:val="21"/>
              </w:rPr>
              <w:t>通过</w:t>
            </w:r>
            <w:r w:rsidRPr="008969F9">
              <w:rPr>
                <w:rFonts w:ascii="Consolas" w:hAnsi="Consolas" w:hint="eastAsia"/>
                <w:kern w:val="0"/>
                <w:sz w:val="21"/>
                <w:szCs w:val="21"/>
              </w:rPr>
              <w:t>HTTP</w:t>
            </w:r>
            <w:r w:rsidRPr="008969F9">
              <w:rPr>
                <w:rFonts w:ascii="Consolas" w:hAnsi="Consolas" w:hint="eastAsia"/>
                <w:kern w:val="0"/>
                <w:sz w:val="21"/>
                <w:szCs w:val="21"/>
              </w:rPr>
              <w:t>，向</w:t>
            </w:r>
            <w:r w:rsidRPr="008969F9">
              <w:rPr>
                <w:rFonts w:ascii="Consolas" w:hAnsi="Consolas" w:hint="eastAsia"/>
                <w:kern w:val="0"/>
                <w:sz w:val="21"/>
                <w:szCs w:val="21"/>
              </w:rPr>
              <w:t>MAXUniform</w:t>
            </w:r>
            <w:r w:rsidRPr="008969F9">
              <w:rPr>
                <w:rFonts w:ascii="Consolas" w:hAnsi="Consolas" w:hint="eastAsia"/>
                <w:kern w:val="0"/>
                <w:sz w:val="21"/>
                <w:szCs w:val="21"/>
              </w:rPr>
              <w:t>发出更新联系人（用例：</w:t>
            </w:r>
            <w:r w:rsidRPr="003A71C3">
              <w:rPr>
                <w:rFonts w:ascii="Consolas" w:hAnsi="Consolas" w:hint="eastAsia"/>
                <w:kern w:val="0"/>
                <w:sz w:val="21"/>
                <w:szCs w:val="21"/>
              </w:rPr>
              <w:t>MAX_Uniform_ADDRESSBOOK_SRS_0010</w:t>
            </w:r>
            <w:r w:rsidRPr="008969F9">
              <w:rPr>
                <w:rFonts w:ascii="Consolas" w:hAnsi="Consolas" w:hint="eastAsia"/>
                <w:kern w:val="0"/>
                <w:sz w:val="21"/>
                <w:szCs w:val="21"/>
              </w:rPr>
              <w:t>）请求。</w:t>
            </w:r>
          </w:p>
          <w:p w14:paraId="17DACB74" w14:textId="77777777" w:rsidR="004440FC" w:rsidRPr="008969F9" w:rsidRDefault="004440FC" w:rsidP="00AC5C40">
            <w:pPr>
              <w:pStyle w:val="a4"/>
              <w:numPr>
                <w:ilvl w:val="0"/>
                <w:numId w:val="179"/>
              </w:numPr>
              <w:spacing w:after="72"/>
              <w:ind w:firstLineChars="0"/>
              <w:rPr>
                <w:rFonts w:ascii="Consolas" w:hAnsi="Consolas"/>
                <w:kern w:val="0"/>
                <w:sz w:val="21"/>
                <w:szCs w:val="21"/>
              </w:rPr>
            </w:pPr>
            <w:r w:rsidRPr="008969F9">
              <w:rPr>
                <w:rFonts w:ascii="Consolas" w:hAnsi="Consolas" w:hint="eastAsia"/>
                <w:kern w:val="0"/>
                <w:sz w:val="21"/>
                <w:szCs w:val="21"/>
              </w:rPr>
              <w:t>MAXClient</w:t>
            </w:r>
            <w:r w:rsidRPr="008969F9">
              <w:rPr>
                <w:rFonts w:ascii="Consolas" w:hAnsi="Consolas" w:hint="eastAsia"/>
                <w:kern w:val="0"/>
                <w:sz w:val="21"/>
                <w:szCs w:val="21"/>
              </w:rPr>
              <w:t>判断</w:t>
            </w:r>
            <w:r w:rsidRPr="008969F9">
              <w:rPr>
                <w:rFonts w:ascii="Consolas" w:hAnsi="Consolas" w:hint="eastAsia"/>
                <w:kern w:val="0"/>
                <w:sz w:val="21"/>
                <w:szCs w:val="21"/>
              </w:rPr>
              <w:t>MAXUniform</w:t>
            </w:r>
            <w:r w:rsidRPr="008969F9">
              <w:rPr>
                <w:rFonts w:ascii="Consolas" w:hAnsi="Consolas" w:hint="eastAsia"/>
                <w:kern w:val="0"/>
                <w:sz w:val="21"/>
                <w:szCs w:val="21"/>
              </w:rPr>
              <w:t>返回结果。</w:t>
            </w:r>
          </w:p>
          <w:p w14:paraId="3FBBEC72" w14:textId="77777777" w:rsidR="004440FC" w:rsidRPr="008969F9" w:rsidRDefault="004440FC" w:rsidP="00AC5C40">
            <w:pPr>
              <w:pStyle w:val="a4"/>
              <w:numPr>
                <w:ilvl w:val="1"/>
                <w:numId w:val="179"/>
              </w:numPr>
              <w:spacing w:after="72"/>
              <w:ind w:firstLineChars="0"/>
              <w:rPr>
                <w:rFonts w:ascii="Consolas" w:hAnsi="Consolas"/>
                <w:kern w:val="0"/>
                <w:sz w:val="21"/>
                <w:szCs w:val="21"/>
              </w:rPr>
            </w:pPr>
            <w:r w:rsidRPr="0008154C">
              <w:rPr>
                <w:rFonts w:ascii="Consolas" w:hAnsi="Consolas" w:hint="eastAsia"/>
                <w:kern w:val="0"/>
                <w:sz w:val="21"/>
                <w:szCs w:val="21"/>
              </w:rPr>
              <w:t>请求超时</w:t>
            </w:r>
            <w:r>
              <w:rPr>
                <w:rFonts w:ascii="Consolas" w:hAnsi="Consolas" w:hint="eastAsia"/>
                <w:kern w:val="0"/>
                <w:sz w:val="21"/>
                <w:szCs w:val="21"/>
              </w:rPr>
              <w:t>，见通用规则</w:t>
            </w:r>
            <w:r w:rsidRPr="0008154C">
              <w:rPr>
                <w:rFonts w:ascii="Consolas" w:hAnsi="Consolas" w:hint="eastAsia"/>
                <w:kern w:val="0"/>
                <w:sz w:val="21"/>
                <w:szCs w:val="21"/>
              </w:rPr>
              <w:t>【请求超时限制】，在“编辑联系人“对话框顶端显示错误提示</w:t>
            </w:r>
            <w:r w:rsidRPr="0008154C">
              <w:rPr>
                <w:rFonts w:ascii="Consolas" w:hAnsi="Consolas" w:hint="eastAsia"/>
                <w:kern w:val="0"/>
                <w:sz w:val="21"/>
                <w:szCs w:val="21"/>
              </w:rPr>
              <w:t xml:space="preserve"> </w:t>
            </w:r>
            <w:r w:rsidRPr="0008154C">
              <w:rPr>
                <w:rFonts w:ascii="Consolas" w:hAnsi="Consolas" w:hint="eastAsia"/>
                <w:kern w:val="0"/>
                <w:sz w:val="21"/>
                <w:szCs w:val="21"/>
              </w:rPr>
              <w:t>“编辑联系人失败，请稍后重试”，用例终止。</w:t>
            </w:r>
          </w:p>
          <w:p w14:paraId="276A99F2" w14:textId="77777777" w:rsidR="004440FC" w:rsidRPr="008969F9" w:rsidRDefault="004440FC" w:rsidP="00AC5C40">
            <w:pPr>
              <w:pStyle w:val="a4"/>
              <w:numPr>
                <w:ilvl w:val="1"/>
                <w:numId w:val="179"/>
              </w:numPr>
              <w:spacing w:after="72"/>
              <w:ind w:firstLineChars="0"/>
              <w:rPr>
                <w:rFonts w:ascii="Consolas" w:hAnsi="Consolas"/>
                <w:kern w:val="0"/>
                <w:sz w:val="21"/>
                <w:szCs w:val="21"/>
              </w:rPr>
            </w:pPr>
            <w:r w:rsidRPr="008969F9">
              <w:rPr>
                <w:rFonts w:ascii="Consolas" w:hAnsi="Consolas" w:hint="eastAsia"/>
                <w:kern w:val="0"/>
                <w:sz w:val="21"/>
                <w:szCs w:val="21"/>
              </w:rPr>
              <w:t>返回的</w:t>
            </w:r>
            <w:r w:rsidRPr="008969F9">
              <w:rPr>
                <w:rFonts w:ascii="Consolas" w:hAnsi="Consolas" w:hint="eastAsia"/>
                <w:kern w:val="0"/>
                <w:sz w:val="21"/>
                <w:szCs w:val="21"/>
              </w:rPr>
              <w:t>HTTP</w:t>
            </w:r>
            <w:r w:rsidRPr="008969F9">
              <w:rPr>
                <w:rFonts w:ascii="Consolas" w:hAnsi="Consolas" w:hint="eastAsia"/>
                <w:kern w:val="0"/>
                <w:sz w:val="21"/>
                <w:szCs w:val="21"/>
              </w:rPr>
              <w:t>状态码为</w:t>
            </w:r>
            <w:r w:rsidRPr="008969F9">
              <w:rPr>
                <w:rFonts w:ascii="Consolas" w:hAnsi="Consolas" w:hint="eastAsia"/>
                <w:kern w:val="0"/>
                <w:sz w:val="21"/>
                <w:szCs w:val="21"/>
              </w:rPr>
              <w:t>5</w:t>
            </w:r>
            <w:r>
              <w:rPr>
                <w:rFonts w:ascii="Consolas" w:hAnsi="Consolas" w:hint="eastAsia"/>
                <w:kern w:val="0"/>
                <w:sz w:val="21"/>
                <w:szCs w:val="21"/>
              </w:rPr>
              <w:t>xx</w:t>
            </w:r>
            <w:r w:rsidRPr="008969F9">
              <w:rPr>
                <w:rFonts w:ascii="Consolas" w:hAnsi="Consolas" w:hint="eastAsia"/>
                <w:kern w:val="0"/>
                <w:sz w:val="21"/>
                <w:szCs w:val="21"/>
              </w:rPr>
              <w:t>，</w:t>
            </w:r>
            <w:r w:rsidRPr="0008154C">
              <w:rPr>
                <w:rFonts w:ascii="Consolas" w:hAnsi="Consolas" w:hint="eastAsia"/>
                <w:kern w:val="0"/>
                <w:sz w:val="21"/>
                <w:szCs w:val="21"/>
              </w:rPr>
              <w:t>在“编辑联系人“对话框顶端显示错误提示</w:t>
            </w:r>
            <w:r w:rsidRPr="0008154C">
              <w:rPr>
                <w:rFonts w:ascii="Consolas" w:hAnsi="Consolas" w:hint="eastAsia"/>
                <w:kern w:val="0"/>
                <w:sz w:val="21"/>
                <w:szCs w:val="21"/>
              </w:rPr>
              <w:t xml:space="preserve"> </w:t>
            </w:r>
            <w:r w:rsidRPr="0008154C">
              <w:rPr>
                <w:rFonts w:ascii="Consolas" w:hAnsi="Consolas" w:hint="eastAsia"/>
                <w:kern w:val="0"/>
                <w:sz w:val="21"/>
                <w:szCs w:val="21"/>
              </w:rPr>
              <w:t>“编辑联系人失败，请稍后重试”，用例终止</w:t>
            </w:r>
            <w:r w:rsidRPr="008969F9">
              <w:rPr>
                <w:rFonts w:ascii="Consolas" w:hAnsi="Consolas" w:hint="eastAsia"/>
                <w:kern w:val="0"/>
                <w:sz w:val="21"/>
                <w:szCs w:val="21"/>
              </w:rPr>
              <w:t>。</w:t>
            </w:r>
          </w:p>
          <w:p w14:paraId="3FA0AC29" w14:textId="77777777" w:rsidR="004440FC" w:rsidRPr="008969F9" w:rsidRDefault="004440FC" w:rsidP="00AC5C40">
            <w:pPr>
              <w:pStyle w:val="a4"/>
              <w:numPr>
                <w:ilvl w:val="1"/>
                <w:numId w:val="179"/>
              </w:numPr>
              <w:spacing w:after="72"/>
              <w:ind w:firstLineChars="0"/>
              <w:rPr>
                <w:rFonts w:ascii="Consolas" w:hAnsi="Consolas"/>
                <w:kern w:val="0"/>
                <w:sz w:val="21"/>
                <w:szCs w:val="21"/>
              </w:rPr>
            </w:pPr>
            <w:r w:rsidRPr="008969F9">
              <w:rPr>
                <w:rFonts w:ascii="Consolas" w:hAnsi="Consolas" w:hint="eastAsia"/>
                <w:kern w:val="0"/>
                <w:sz w:val="21"/>
                <w:szCs w:val="21"/>
              </w:rPr>
              <w:t>返回的</w:t>
            </w:r>
            <w:r w:rsidRPr="008969F9">
              <w:rPr>
                <w:rFonts w:ascii="Consolas" w:hAnsi="Consolas" w:hint="eastAsia"/>
                <w:kern w:val="0"/>
                <w:sz w:val="21"/>
                <w:szCs w:val="21"/>
              </w:rPr>
              <w:t>HTTP</w:t>
            </w:r>
            <w:r w:rsidRPr="008969F9">
              <w:rPr>
                <w:rFonts w:ascii="Consolas" w:hAnsi="Consolas" w:hint="eastAsia"/>
                <w:kern w:val="0"/>
                <w:sz w:val="21"/>
                <w:szCs w:val="21"/>
              </w:rPr>
              <w:t>状态码为</w:t>
            </w:r>
            <w:r w:rsidRPr="008969F9">
              <w:rPr>
                <w:rFonts w:ascii="Consolas" w:hAnsi="Consolas" w:hint="eastAsia"/>
                <w:kern w:val="0"/>
                <w:sz w:val="21"/>
                <w:szCs w:val="21"/>
              </w:rPr>
              <w:t>200</w:t>
            </w:r>
            <w:r w:rsidRPr="008969F9">
              <w:rPr>
                <w:rFonts w:ascii="Consolas" w:hAnsi="Consolas" w:hint="eastAsia"/>
                <w:kern w:val="0"/>
                <w:sz w:val="21"/>
                <w:szCs w:val="21"/>
              </w:rPr>
              <w:t>，判断返回结果中业务状态码。</w:t>
            </w:r>
          </w:p>
          <w:p w14:paraId="11F9732B" w14:textId="77777777" w:rsidR="004440FC" w:rsidRPr="008969F9" w:rsidRDefault="004440FC" w:rsidP="00AC5C40">
            <w:pPr>
              <w:pStyle w:val="a4"/>
              <w:numPr>
                <w:ilvl w:val="0"/>
                <w:numId w:val="179"/>
              </w:numPr>
              <w:spacing w:after="72"/>
              <w:ind w:firstLineChars="0"/>
              <w:rPr>
                <w:rFonts w:ascii="Consolas" w:hAnsi="Consolas"/>
                <w:kern w:val="0"/>
                <w:sz w:val="21"/>
                <w:szCs w:val="21"/>
              </w:rPr>
            </w:pPr>
            <w:r w:rsidRPr="008969F9">
              <w:rPr>
                <w:rFonts w:ascii="Consolas" w:hAnsi="Consolas" w:hint="eastAsia"/>
                <w:kern w:val="0"/>
                <w:sz w:val="21"/>
                <w:szCs w:val="21"/>
              </w:rPr>
              <w:t>关闭“编写联系人”对话框，“通讯录面板”中的联系人列表自动刷新，联系人所在组自动展开，联系人处于选中状态并显示在联系人列表顶端。</w:t>
            </w:r>
          </w:p>
          <w:p w14:paraId="29C3FD08" w14:textId="77777777" w:rsidR="004440FC" w:rsidRPr="008969F9" w:rsidRDefault="004440FC" w:rsidP="00AC5C40">
            <w:pPr>
              <w:pStyle w:val="a4"/>
              <w:numPr>
                <w:ilvl w:val="0"/>
                <w:numId w:val="179"/>
              </w:numPr>
              <w:spacing w:after="72"/>
              <w:ind w:firstLineChars="0"/>
              <w:rPr>
                <w:rFonts w:ascii="Consolas" w:hAnsi="Consolas"/>
                <w:kern w:val="0"/>
                <w:sz w:val="21"/>
                <w:szCs w:val="21"/>
              </w:rPr>
            </w:pPr>
            <w:r w:rsidRPr="008969F9">
              <w:rPr>
                <w:rFonts w:ascii="Consolas" w:hAnsi="Consolas" w:hint="eastAsia"/>
                <w:kern w:val="0"/>
                <w:sz w:val="21"/>
                <w:szCs w:val="21"/>
              </w:rPr>
              <w:t>用例结束。</w:t>
            </w:r>
          </w:p>
          <w:p w14:paraId="5ECEEF86" w14:textId="77777777" w:rsidR="004440FC" w:rsidRPr="00A95334" w:rsidRDefault="004440FC" w:rsidP="003C4A16">
            <w:pPr>
              <w:pStyle w:val="af3"/>
              <w:rPr>
                <w:rFonts w:ascii="Consolas" w:hAnsi="Consolas"/>
                <w:sz w:val="21"/>
                <w:szCs w:val="21"/>
              </w:rPr>
            </w:pPr>
          </w:p>
        </w:tc>
      </w:tr>
      <w:tr w:rsidR="004440FC" w:rsidRPr="00A95334" w14:paraId="4EE43F80" w14:textId="77777777" w:rsidTr="003C4A16">
        <w:tc>
          <w:tcPr>
            <w:tcW w:w="5000" w:type="pct"/>
            <w:gridSpan w:val="3"/>
            <w:shd w:val="clear" w:color="auto" w:fill="auto"/>
          </w:tcPr>
          <w:p w14:paraId="656E2DE9"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可选事件流</w:t>
            </w:r>
          </w:p>
        </w:tc>
      </w:tr>
      <w:tr w:rsidR="004440FC" w:rsidRPr="00A95334" w14:paraId="469778AF" w14:textId="77777777" w:rsidTr="003C4A16">
        <w:trPr>
          <w:hidden/>
        </w:trPr>
        <w:tc>
          <w:tcPr>
            <w:tcW w:w="5000" w:type="pct"/>
            <w:gridSpan w:val="3"/>
            <w:shd w:val="clear" w:color="auto" w:fill="auto"/>
          </w:tcPr>
          <w:p w14:paraId="2564F502" w14:textId="77777777" w:rsidR="004440FC" w:rsidRPr="00A95334" w:rsidRDefault="004440FC" w:rsidP="00CD4D74">
            <w:pPr>
              <w:pStyle w:val="aff5"/>
              <w:numPr>
                <w:ilvl w:val="0"/>
                <w:numId w:val="143"/>
              </w:numPr>
              <w:spacing w:afterLines="30" w:after="72" w:line="288" w:lineRule="auto"/>
              <w:ind w:firstLineChars="0"/>
              <w:rPr>
                <w:rFonts w:ascii="Consolas" w:hAnsi="Consolas"/>
                <w:vanish/>
                <w:kern w:val="0"/>
                <w:szCs w:val="21"/>
              </w:rPr>
            </w:pPr>
          </w:p>
          <w:p w14:paraId="2D180999" w14:textId="77777777" w:rsidR="004440FC" w:rsidRPr="00A95334" w:rsidRDefault="004440FC" w:rsidP="00CD4D74">
            <w:pPr>
              <w:pStyle w:val="aff5"/>
              <w:numPr>
                <w:ilvl w:val="0"/>
                <w:numId w:val="143"/>
              </w:numPr>
              <w:spacing w:afterLines="30" w:after="72" w:line="288" w:lineRule="auto"/>
              <w:ind w:firstLineChars="0"/>
              <w:rPr>
                <w:rFonts w:ascii="Consolas" w:hAnsi="Consolas"/>
                <w:vanish/>
                <w:kern w:val="0"/>
                <w:szCs w:val="21"/>
              </w:rPr>
            </w:pPr>
          </w:p>
          <w:p w14:paraId="0E34EB15" w14:textId="77777777" w:rsidR="004440FC" w:rsidRPr="00A95334" w:rsidRDefault="004440FC">
            <w:pPr>
              <w:pStyle w:val="aff5"/>
              <w:numPr>
                <w:ilvl w:val="0"/>
                <w:numId w:val="143"/>
              </w:numPr>
              <w:spacing w:afterLines="30" w:after="72" w:line="288" w:lineRule="auto"/>
              <w:ind w:firstLineChars="0"/>
              <w:rPr>
                <w:rFonts w:ascii="Consolas" w:hAnsi="Consolas"/>
                <w:vanish/>
                <w:kern w:val="0"/>
                <w:szCs w:val="21"/>
              </w:rPr>
            </w:pPr>
          </w:p>
          <w:p w14:paraId="1F2B3675" w14:textId="77777777" w:rsidR="004440FC" w:rsidRPr="00A95334" w:rsidRDefault="004440FC">
            <w:pPr>
              <w:pStyle w:val="aff5"/>
              <w:numPr>
                <w:ilvl w:val="0"/>
                <w:numId w:val="143"/>
              </w:numPr>
              <w:spacing w:afterLines="30" w:after="72" w:line="288" w:lineRule="auto"/>
              <w:ind w:firstLineChars="0"/>
              <w:rPr>
                <w:rFonts w:ascii="Consolas" w:hAnsi="Consolas"/>
                <w:vanish/>
                <w:kern w:val="0"/>
                <w:szCs w:val="21"/>
              </w:rPr>
            </w:pPr>
          </w:p>
          <w:p w14:paraId="57D4F853" w14:textId="77777777" w:rsidR="004440FC" w:rsidRPr="00A95334" w:rsidRDefault="004440FC">
            <w:pPr>
              <w:pStyle w:val="aff5"/>
              <w:numPr>
                <w:ilvl w:val="0"/>
                <w:numId w:val="143"/>
              </w:numPr>
              <w:spacing w:afterLines="30" w:after="72" w:line="288" w:lineRule="auto"/>
              <w:ind w:firstLineChars="0"/>
              <w:rPr>
                <w:rFonts w:ascii="Consolas" w:hAnsi="Consolas"/>
                <w:vanish/>
                <w:kern w:val="0"/>
                <w:szCs w:val="21"/>
              </w:rPr>
            </w:pPr>
          </w:p>
          <w:p w14:paraId="20476F7B" w14:textId="77777777" w:rsidR="004440FC" w:rsidRPr="00A95334" w:rsidRDefault="004440FC">
            <w:pPr>
              <w:pStyle w:val="aff5"/>
              <w:numPr>
                <w:ilvl w:val="0"/>
                <w:numId w:val="143"/>
              </w:numPr>
              <w:spacing w:afterLines="30" w:after="72" w:line="288" w:lineRule="auto"/>
              <w:ind w:firstLineChars="0"/>
              <w:rPr>
                <w:rFonts w:ascii="Consolas" w:hAnsi="Consolas"/>
                <w:vanish/>
                <w:kern w:val="0"/>
                <w:szCs w:val="21"/>
              </w:rPr>
            </w:pPr>
          </w:p>
          <w:p w14:paraId="6F8C87AA" w14:textId="77777777" w:rsidR="004440FC" w:rsidRPr="00A95334" w:rsidRDefault="004440FC">
            <w:pPr>
              <w:pStyle w:val="aff5"/>
              <w:numPr>
                <w:ilvl w:val="1"/>
                <w:numId w:val="143"/>
              </w:numPr>
              <w:spacing w:afterLines="30" w:after="72" w:line="288" w:lineRule="auto"/>
              <w:ind w:firstLineChars="0"/>
              <w:rPr>
                <w:rFonts w:ascii="Consolas" w:hAnsi="Consolas"/>
                <w:vanish/>
                <w:kern w:val="0"/>
                <w:szCs w:val="21"/>
              </w:rPr>
            </w:pPr>
          </w:p>
          <w:p w14:paraId="7D3D779F" w14:textId="77777777" w:rsidR="004440FC" w:rsidRPr="00A95334" w:rsidRDefault="004440FC">
            <w:pPr>
              <w:pStyle w:val="aff5"/>
              <w:numPr>
                <w:ilvl w:val="1"/>
                <w:numId w:val="143"/>
              </w:numPr>
              <w:spacing w:afterLines="30" w:after="72" w:line="288" w:lineRule="auto"/>
              <w:ind w:firstLineChars="0"/>
              <w:rPr>
                <w:rFonts w:ascii="Consolas" w:hAnsi="Consolas"/>
                <w:vanish/>
                <w:kern w:val="0"/>
                <w:szCs w:val="21"/>
              </w:rPr>
            </w:pPr>
          </w:p>
          <w:p w14:paraId="3A22FA22" w14:textId="77777777" w:rsidR="004440FC" w:rsidRDefault="004440FC" w:rsidP="00AC5C40">
            <w:pPr>
              <w:pStyle w:val="a4"/>
              <w:numPr>
                <w:ilvl w:val="1"/>
                <w:numId w:val="143"/>
              </w:numPr>
              <w:spacing w:after="72"/>
              <w:ind w:firstLineChars="0"/>
              <w:rPr>
                <w:rFonts w:ascii="Consolas" w:hAnsi="Consolas"/>
                <w:kern w:val="0"/>
                <w:sz w:val="21"/>
                <w:szCs w:val="21"/>
              </w:rPr>
            </w:pPr>
            <w:r w:rsidRPr="00A95334">
              <w:rPr>
                <w:rFonts w:ascii="Consolas" w:hAnsi="Consolas" w:hint="eastAsia"/>
                <w:kern w:val="0"/>
                <w:sz w:val="21"/>
                <w:szCs w:val="21"/>
              </w:rPr>
              <w:t>返回</w:t>
            </w:r>
            <w:r w:rsidRPr="00A95334">
              <w:rPr>
                <w:rFonts w:ascii="Consolas" w:hAnsi="Consolas" w:hint="eastAsia"/>
                <w:kern w:val="0"/>
                <w:sz w:val="21"/>
                <w:szCs w:val="21"/>
              </w:rPr>
              <w:t>HTTP</w:t>
            </w:r>
            <w:r w:rsidRPr="00A95334">
              <w:rPr>
                <w:rFonts w:ascii="Consolas" w:hAnsi="Consolas" w:hint="eastAsia"/>
                <w:kern w:val="0"/>
                <w:sz w:val="21"/>
                <w:szCs w:val="21"/>
              </w:rPr>
              <w:t>请求状态码为</w:t>
            </w:r>
            <w:r w:rsidRPr="00A95334">
              <w:rPr>
                <w:rFonts w:ascii="Consolas" w:hAnsi="Consolas" w:hint="eastAsia"/>
                <w:kern w:val="0"/>
                <w:sz w:val="21"/>
                <w:szCs w:val="21"/>
              </w:rPr>
              <w:t>200</w:t>
            </w:r>
            <w:r w:rsidRPr="00A95334">
              <w:rPr>
                <w:rFonts w:ascii="Consolas" w:hAnsi="Consolas" w:hint="eastAsia"/>
                <w:kern w:val="0"/>
                <w:sz w:val="21"/>
                <w:szCs w:val="21"/>
              </w:rPr>
              <w:t>，判断返回结果中</w:t>
            </w:r>
            <w:r>
              <w:rPr>
                <w:rFonts w:ascii="Consolas" w:hAnsi="Consolas" w:hint="eastAsia"/>
                <w:kern w:val="0"/>
                <w:sz w:val="21"/>
                <w:szCs w:val="21"/>
              </w:rPr>
              <w:t>业务状态码</w:t>
            </w:r>
            <w:r w:rsidRPr="00A95334">
              <w:rPr>
                <w:rFonts w:ascii="Consolas" w:hAnsi="Consolas" w:hint="eastAsia"/>
                <w:kern w:val="0"/>
                <w:sz w:val="21"/>
                <w:szCs w:val="21"/>
              </w:rPr>
              <w:t>。</w:t>
            </w:r>
          </w:p>
          <w:p w14:paraId="6AE2CF6D" w14:textId="77777777" w:rsidR="004440FC" w:rsidRDefault="004440FC" w:rsidP="00AC5C40">
            <w:pPr>
              <w:pStyle w:val="a4"/>
              <w:numPr>
                <w:ilvl w:val="2"/>
                <w:numId w:val="143"/>
              </w:numPr>
              <w:spacing w:after="72"/>
              <w:ind w:firstLineChars="0"/>
              <w:rPr>
                <w:rFonts w:ascii="Consolas" w:hAnsi="Consolas"/>
                <w:kern w:val="0"/>
                <w:sz w:val="21"/>
                <w:szCs w:val="21"/>
              </w:rPr>
            </w:pPr>
            <w:r w:rsidRPr="001C76EF">
              <w:rPr>
                <w:rFonts w:ascii="Consolas" w:hAnsi="Consolas" w:hint="eastAsia"/>
                <w:kern w:val="0"/>
                <w:sz w:val="21"/>
                <w:szCs w:val="21"/>
              </w:rPr>
              <w:t>业务状态码为</w:t>
            </w:r>
            <w:r>
              <w:rPr>
                <w:rFonts w:ascii="Consolas" w:hAnsi="Consolas" w:hint="eastAsia"/>
                <w:kern w:val="0"/>
                <w:sz w:val="21"/>
                <w:szCs w:val="21"/>
              </w:rPr>
              <w:t>50013</w:t>
            </w:r>
            <w:r w:rsidRPr="001C76EF">
              <w:rPr>
                <w:rFonts w:ascii="Consolas" w:hAnsi="Consolas" w:hint="eastAsia"/>
                <w:kern w:val="0"/>
                <w:sz w:val="21"/>
                <w:szCs w:val="21"/>
              </w:rPr>
              <w:t>时，该邮箱已绑定其他联系人，在“编辑联系人“对话框顶端显示错误提示”该邮箱地址已被其他联系人使用“</w:t>
            </w:r>
            <w:r w:rsidRPr="001C76EF">
              <w:rPr>
                <w:rFonts w:ascii="Consolas" w:hAnsi="Consolas"/>
                <w:kern w:val="0"/>
                <w:sz w:val="21"/>
                <w:szCs w:val="21"/>
              </w:rPr>
              <w:t xml:space="preserve"> </w:t>
            </w:r>
            <w:r w:rsidRPr="001C76EF">
              <w:rPr>
                <w:rFonts w:ascii="Consolas" w:hAnsi="Consolas" w:hint="eastAsia"/>
                <w:kern w:val="0"/>
                <w:sz w:val="21"/>
                <w:szCs w:val="21"/>
              </w:rPr>
              <w:t>，用例终止。</w:t>
            </w:r>
          </w:p>
          <w:p w14:paraId="1A3C8A14" w14:textId="77777777" w:rsidR="004440FC" w:rsidRDefault="004440FC" w:rsidP="00AC5C40">
            <w:pPr>
              <w:pStyle w:val="a4"/>
              <w:numPr>
                <w:ilvl w:val="2"/>
                <w:numId w:val="143"/>
              </w:numPr>
              <w:spacing w:after="72"/>
              <w:ind w:firstLineChars="0"/>
              <w:rPr>
                <w:rFonts w:ascii="Consolas" w:hAnsi="Consolas"/>
                <w:kern w:val="0"/>
                <w:sz w:val="21"/>
                <w:szCs w:val="21"/>
              </w:rPr>
            </w:pPr>
            <w:r w:rsidRPr="001C76EF">
              <w:rPr>
                <w:rFonts w:ascii="Consolas" w:hAnsi="Consolas" w:hint="eastAsia"/>
                <w:kern w:val="0"/>
                <w:sz w:val="21"/>
                <w:szCs w:val="21"/>
              </w:rPr>
              <w:lastRenderedPageBreak/>
              <w:t>业务状态码为</w:t>
            </w:r>
            <w:r w:rsidRPr="001C76EF">
              <w:rPr>
                <w:rFonts w:ascii="Consolas" w:hAnsi="Consolas" w:hint="eastAsia"/>
                <w:kern w:val="0"/>
                <w:sz w:val="21"/>
                <w:szCs w:val="21"/>
              </w:rPr>
              <w:t>0</w:t>
            </w:r>
            <w:r w:rsidRPr="001C76EF">
              <w:rPr>
                <w:rFonts w:ascii="Consolas" w:hAnsi="Consolas" w:hint="eastAsia"/>
                <w:kern w:val="0"/>
                <w:sz w:val="21"/>
                <w:szCs w:val="21"/>
              </w:rPr>
              <w:t>时，跳转至主事件流</w:t>
            </w:r>
            <w:r>
              <w:rPr>
                <w:rFonts w:ascii="Consolas" w:hAnsi="Consolas" w:hint="eastAsia"/>
                <w:kern w:val="0"/>
                <w:sz w:val="21"/>
                <w:szCs w:val="21"/>
              </w:rPr>
              <w:t>7</w:t>
            </w:r>
            <w:r w:rsidRPr="001C76EF">
              <w:rPr>
                <w:rFonts w:ascii="Consolas" w:hAnsi="Consolas" w:hint="eastAsia"/>
                <w:kern w:val="0"/>
                <w:sz w:val="21"/>
                <w:szCs w:val="21"/>
              </w:rPr>
              <w:t>。</w:t>
            </w:r>
          </w:p>
          <w:p w14:paraId="1F89CFF3" w14:textId="77777777" w:rsidR="004440FC" w:rsidRPr="00C05EA3" w:rsidRDefault="004440FC" w:rsidP="00CD4D74">
            <w:pPr>
              <w:pStyle w:val="aff5"/>
              <w:numPr>
                <w:ilvl w:val="0"/>
                <w:numId w:val="143"/>
              </w:numPr>
              <w:spacing w:afterLines="30" w:after="72" w:line="288" w:lineRule="auto"/>
              <w:ind w:firstLineChars="0"/>
              <w:rPr>
                <w:rFonts w:ascii="Consolas" w:hAnsi="Consolas"/>
                <w:vanish/>
                <w:kern w:val="0"/>
                <w:szCs w:val="21"/>
              </w:rPr>
            </w:pPr>
          </w:p>
          <w:p w14:paraId="04FB56FA" w14:textId="77777777" w:rsidR="004440FC" w:rsidRPr="00C05EA3" w:rsidRDefault="004440FC" w:rsidP="00CD4D74">
            <w:pPr>
              <w:pStyle w:val="aff5"/>
              <w:numPr>
                <w:ilvl w:val="0"/>
                <w:numId w:val="143"/>
              </w:numPr>
              <w:spacing w:afterLines="30" w:after="72" w:line="288" w:lineRule="auto"/>
              <w:ind w:firstLineChars="0"/>
              <w:rPr>
                <w:rFonts w:ascii="Consolas" w:hAnsi="Consolas"/>
                <w:vanish/>
                <w:kern w:val="0"/>
                <w:szCs w:val="21"/>
              </w:rPr>
            </w:pPr>
          </w:p>
          <w:p w14:paraId="3944630D" w14:textId="77777777" w:rsidR="004440FC" w:rsidRPr="00C05EA3" w:rsidRDefault="004440FC">
            <w:pPr>
              <w:pStyle w:val="aff5"/>
              <w:numPr>
                <w:ilvl w:val="0"/>
                <w:numId w:val="143"/>
              </w:numPr>
              <w:spacing w:afterLines="30" w:after="72" w:line="288" w:lineRule="auto"/>
              <w:ind w:firstLineChars="0"/>
              <w:rPr>
                <w:rFonts w:ascii="Consolas" w:hAnsi="Consolas"/>
                <w:vanish/>
                <w:kern w:val="0"/>
                <w:szCs w:val="21"/>
              </w:rPr>
            </w:pPr>
          </w:p>
          <w:p w14:paraId="0F98C656" w14:textId="77777777" w:rsidR="004440FC" w:rsidRPr="00C05EA3" w:rsidRDefault="004440FC">
            <w:pPr>
              <w:pStyle w:val="aff5"/>
              <w:numPr>
                <w:ilvl w:val="1"/>
                <w:numId w:val="143"/>
              </w:numPr>
              <w:spacing w:afterLines="30" w:after="72" w:line="288" w:lineRule="auto"/>
              <w:ind w:firstLineChars="0"/>
              <w:rPr>
                <w:rFonts w:ascii="Consolas" w:hAnsi="Consolas"/>
                <w:vanish/>
                <w:kern w:val="0"/>
                <w:szCs w:val="21"/>
              </w:rPr>
            </w:pPr>
          </w:p>
          <w:p w14:paraId="72FD9832" w14:textId="77777777" w:rsidR="004440FC" w:rsidRPr="00C05EA3" w:rsidRDefault="004440FC">
            <w:pPr>
              <w:pStyle w:val="aff5"/>
              <w:numPr>
                <w:ilvl w:val="1"/>
                <w:numId w:val="143"/>
              </w:numPr>
              <w:spacing w:afterLines="30" w:after="72" w:line="288" w:lineRule="auto"/>
              <w:ind w:firstLineChars="0"/>
              <w:rPr>
                <w:rFonts w:ascii="Consolas" w:hAnsi="Consolas"/>
                <w:vanish/>
                <w:kern w:val="0"/>
                <w:szCs w:val="21"/>
              </w:rPr>
            </w:pPr>
          </w:p>
          <w:p w14:paraId="05C4B6E5" w14:textId="77777777" w:rsidR="004440FC" w:rsidRDefault="004440FC" w:rsidP="00AC5C40">
            <w:pPr>
              <w:pStyle w:val="a4"/>
              <w:numPr>
                <w:ilvl w:val="1"/>
                <w:numId w:val="143"/>
              </w:numPr>
              <w:spacing w:after="72"/>
              <w:ind w:firstLineChars="0"/>
              <w:rPr>
                <w:rFonts w:ascii="Consolas" w:hAnsi="Consolas"/>
                <w:kern w:val="0"/>
                <w:sz w:val="21"/>
                <w:szCs w:val="21"/>
              </w:rPr>
            </w:pPr>
            <w:r w:rsidRPr="00A95334">
              <w:rPr>
                <w:rFonts w:ascii="Consolas" w:hAnsi="Consolas" w:hint="eastAsia"/>
                <w:kern w:val="0"/>
                <w:sz w:val="21"/>
                <w:szCs w:val="21"/>
              </w:rPr>
              <w:t>返回</w:t>
            </w:r>
            <w:r w:rsidRPr="00A95334">
              <w:rPr>
                <w:rFonts w:ascii="Consolas" w:hAnsi="Consolas" w:hint="eastAsia"/>
                <w:kern w:val="0"/>
                <w:sz w:val="21"/>
                <w:szCs w:val="21"/>
              </w:rPr>
              <w:t>HTTP</w:t>
            </w:r>
            <w:r w:rsidRPr="00A95334">
              <w:rPr>
                <w:rFonts w:ascii="Consolas" w:hAnsi="Consolas" w:hint="eastAsia"/>
                <w:kern w:val="0"/>
                <w:sz w:val="21"/>
                <w:szCs w:val="21"/>
              </w:rPr>
              <w:t>请求状态码为</w:t>
            </w:r>
            <w:r w:rsidRPr="00A95334">
              <w:rPr>
                <w:rFonts w:ascii="Consolas" w:hAnsi="Consolas" w:hint="eastAsia"/>
                <w:kern w:val="0"/>
                <w:sz w:val="21"/>
                <w:szCs w:val="21"/>
              </w:rPr>
              <w:t>200</w:t>
            </w:r>
            <w:r w:rsidRPr="00A95334">
              <w:rPr>
                <w:rFonts w:ascii="Consolas" w:hAnsi="Consolas" w:hint="eastAsia"/>
                <w:kern w:val="0"/>
                <w:sz w:val="21"/>
                <w:szCs w:val="21"/>
              </w:rPr>
              <w:t>，判断返回结果中</w:t>
            </w:r>
            <w:r>
              <w:rPr>
                <w:rFonts w:ascii="Consolas" w:hAnsi="Consolas" w:hint="eastAsia"/>
                <w:kern w:val="0"/>
                <w:sz w:val="21"/>
                <w:szCs w:val="21"/>
              </w:rPr>
              <w:t>业务状态码</w:t>
            </w:r>
            <w:r w:rsidRPr="00A95334">
              <w:rPr>
                <w:rFonts w:ascii="Consolas" w:hAnsi="Consolas" w:hint="eastAsia"/>
                <w:kern w:val="0"/>
                <w:sz w:val="21"/>
                <w:szCs w:val="21"/>
              </w:rPr>
              <w:t>。</w:t>
            </w:r>
          </w:p>
          <w:p w14:paraId="66A92510" w14:textId="77777777" w:rsidR="004440FC" w:rsidRDefault="004440FC" w:rsidP="00AC5C40">
            <w:pPr>
              <w:pStyle w:val="a4"/>
              <w:numPr>
                <w:ilvl w:val="2"/>
                <w:numId w:val="143"/>
              </w:numPr>
              <w:spacing w:after="72"/>
              <w:ind w:firstLineChars="0"/>
              <w:rPr>
                <w:rFonts w:ascii="Consolas" w:hAnsi="Consolas"/>
                <w:kern w:val="0"/>
                <w:sz w:val="21"/>
                <w:szCs w:val="21"/>
              </w:rPr>
            </w:pPr>
            <w:r w:rsidRPr="001C76EF">
              <w:rPr>
                <w:rFonts w:ascii="Consolas" w:hAnsi="Consolas" w:hint="eastAsia"/>
                <w:kern w:val="0"/>
                <w:sz w:val="21"/>
                <w:szCs w:val="21"/>
              </w:rPr>
              <w:t>业务状态码为</w:t>
            </w:r>
            <w:r>
              <w:rPr>
                <w:rFonts w:ascii="Consolas" w:hAnsi="Consolas" w:hint="eastAsia"/>
                <w:kern w:val="0"/>
                <w:sz w:val="21"/>
                <w:szCs w:val="21"/>
              </w:rPr>
              <w:t>50014</w:t>
            </w:r>
            <w:r w:rsidRPr="001C76EF">
              <w:rPr>
                <w:rFonts w:ascii="Consolas" w:hAnsi="Consolas" w:hint="eastAsia"/>
                <w:kern w:val="0"/>
                <w:sz w:val="21"/>
                <w:szCs w:val="21"/>
              </w:rPr>
              <w:t>时，该</w:t>
            </w:r>
            <w:r>
              <w:rPr>
                <w:rFonts w:ascii="Consolas" w:hAnsi="Consolas" w:hint="eastAsia"/>
                <w:kern w:val="0"/>
                <w:sz w:val="21"/>
                <w:szCs w:val="21"/>
              </w:rPr>
              <w:t>手机号码</w:t>
            </w:r>
            <w:r w:rsidRPr="001C76EF">
              <w:rPr>
                <w:rFonts w:ascii="Consolas" w:hAnsi="Consolas" w:hint="eastAsia"/>
                <w:kern w:val="0"/>
                <w:sz w:val="21"/>
                <w:szCs w:val="21"/>
              </w:rPr>
              <w:t>已绑定其他联系人，在“编辑联系人“对话框顶端显示错误提示”该</w:t>
            </w:r>
            <w:r>
              <w:rPr>
                <w:rFonts w:ascii="Consolas" w:hAnsi="Consolas" w:hint="eastAsia"/>
                <w:kern w:val="0"/>
                <w:sz w:val="21"/>
                <w:szCs w:val="21"/>
              </w:rPr>
              <w:t>手机号码</w:t>
            </w:r>
            <w:r w:rsidRPr="001C76EF">
              <w:rPr>
                <w:rFonts w:ascii="Consolas" w:hAnsi="Consolas" w:hint="eastAsia"/>
                <w:kern w:val="0"/>
                <w:sz w:val="21"/>
                <w:szCs w:val="21"/>
              </w:rPr>
              <w:t>已被其他联系人使用“</w:t>
            </w:r>
            <w:r w:rsidRPr="001C76EF">
              <w:rPr>
                <w:rFonts w:ascii="Consolas" w:hAnsi="Consolas"/>
                <w:kern w:val="0"/>
                <w:sz w:val="21"/>
                <w:szCs w:val="21"/>
              </w:rPr>
              <w:t xml:space="preserve"> </w:t>
            </w:r>
            <w:r w:rsidRPr="001C76EF">
              <w:rPr>
                <w:rFonts w:ascii="Consolas" w:hAnsi="Consolas" w:hint="eastAsia"/>
                <w:kern w:val="0"/>
                <w:sz w:val="21"/>
                <w:szCs w:val="21"/>
              </w:rPr>
              <w:t>，用例终止。</w:t>
            </w:r>
          </w:p>
          <w:p w14:paraId="01FFC7A9" w14:textId="77777777" w:rsidR="004440FC" w:rsidRPr="00C448FE" w:rsidRDefault="004440FC" w:rsidP="00AC5C40">
            <w:pPr>
              <w:pStyle w:val="a4"/>
              <w:numPr>
                <w:ilvl w:val="2"/>
                <w:numId w:val="143"/>
              </w:numPr>
              <w:spacing w:after="72"/>
              <w:ind w:firstLineChars="0"/>
              <w:rPr>
                <w:rFonts w:ascii="Consolas" w:hAnsi="Consolas"/>
                <w:kern w:val="0"/>
                <w:sz w:val="21"/>
                <w:szCs w:val="21"/>
              </w:rPr>
            </w:pPr>
            <w:r w:rsidRPr="001C76EF">
              <w:rPr>
                <w:rFonts w:ascii="Consolas" w:hAnsi="Consolas" w:hint="eastAsia"/>
                <w:kern w:val="0"/>
                <w:sz w:val="21"/>
                <w:szCs w:val="21"/>
              </w:rPr>
              <w:t>业务状态码为</w:t>
            </w:r>
            <w:r w:rsidRPr="001C76EF">
              <w:rPr>
                <w:rFonts w:ascii="Consolas" w:hAnsi="Consolas" w:hint="eastAsia"/>
                <w:kern w:val="0"/>
                <w:sz w:val="21"/>
                <w:szCs w:val="21"/>
              </w:rPr>
              <w:t>0</w:t>
            </w:r>
            <w:r w:rsidRPr="001C76EF">
              <w:rPr>
                <w:rFonts w:ascii="Consolas" w:hAnsi="Consolas" w:hint="eastAsia"/>
                <w:kern w:val="0"/>
                <w:sz w:val="21"/>
                <w:szCs w:val="21"/>
              </w:rPr>
              <w:t>时，跳转至主事件流</w:t>
            </w:r>
            <w:r>
              <w:rPr>
                <w:rFonts w:ascii="Consolas" w:hAnsi="Consolas" w:hint="eastAsia"/>
                <w:kern w:val="0"/>
                <w:sz w:val="21"/>
                <w:szCs w:val="21"/>
              </w:rPr>
              <w:t>10</w:t>
            </w:r>
            <w:r w:rsidRPr="001C76EF">
              <w:rPr>
                <w:rFonts w:ascii="Consolas" w:hAnsi="Consolas" w:hint="eastAsia"/>
                <w:kern w:val="0"/>
                <w:sz w:val="21"/>
                <w:szCs w:val="21"/>
              </w:rPr>
              <w:t>。</w:t>
            </w:r>
          </w:p>
          <w:p w14:paraId="4C9B40A3" w14:textId="77777777" w:rsidR="004440FC" w:rsidRPr="00A95334" w:rsidRDefault="004440FC" w:rsidP="00CD4D74">
            <w:pPr>
              <w:pStyle w:val="aff5"/>
              <w:numPr>
                <w:ilvl w:val="0"/>
                <w:numId w:val="144"/>
              </w:numPr>
              <w:spacing w:afterLines="30" w:after="72" w:line="288" w:lineRule="auto"/>
              <w:ind w:firstLineChars="0"/>
              <w:rPr>
                <w:rFonts w:ascii="Consolas" w:hAnsi="Consolas"/>
                <w:iCs/>
                <w:vanish/>
                <w:kern w:val="0"/>
                <w:szCs w:val="21"/>
                <w:lang w:bidi="en-US"/>
              </w:rPr>
            </w:pPr>
          </w:p>
          <w:p w14:paraId="7B0B876D" w14:textId="77777777" w:rsidR="004440FC" w:rsidRPr="00A95334" w:rsidRDefault="004440FC" w:rsidP="00CD4D74">
            <w:pPr>
              <w:pStyle w:val="aff5"/>
              <w:numPr>
                <w:ilvl w:val="0"/>
                <w:numId w:val="144"/>
              </w:numPr>
              <w:spacing w:afterLines="30" w:after="72" w:line="288" w:lineRule="auto"/>
              <w:ind w:firstLineChars="0"/>
              <w:rPr>
                <w:rFonts w:ascii="Consolas" w:hAnsi="Consolas"/>
                <w:iCs/>
                <w:vanish/>
                <w:kern w:val="0"/>
                <w:szCs w:val="21"/>
                <w:lang w:bidi="en-US"/>
              </w:rPr>
            </w:pPr>
          </w:p>
          <w:p w14:paraId="04576C1E"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28DB76C5"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06681C11"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63096A00"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7B347A2F"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27404467"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678CE979"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23E5C0CB"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4021EC8F"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707D085B"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07B6862B"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0045E3E3"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14441ACA" w14:textId="77777777" w:rsidR="004440FC" w:rsidRPr="00A95334" w:rsidRDefault="004440FC">
            <w:pPr>
              <w:pStyle w:val="aff5"/>
              <w:numPr>
                <w:ilvl w:val="0"/>
                <w:numId w:val="144"/>
              </w:numPr>
              <w:spacing w:afterLines="30" w:after="72" w:line="288" w:lineRule="auto"/>
              <w:ind w:firstLineChars="0"/>
              <w:rPr>
                <w:rFonts w:ascii="Consolas" w:hAnsi="Consolas"/>
                <w:iCs/>
                <w:vanish/>
                <w:kern w:val="0"/>
                <w:szCs w:val="21"/>
                <w:lang w:bidi="en-US"/>
              </w:rPr>
            </w:pPr>
          </w:p>
          <w:p w14:paraId="13C46804" w14:textId="77777777" w:rsidR="004440FC" w:rsidRPr="00A95334" w:rsidRDefault="004440FC">
            <w:pPr>
              <w:pStyle w:val="aff5"/>
              <w:numPr>
                <w:ilvl w:val="1"/>
                <w:numId w:val="144"/>
              </w:numPr>
              <w:spacing w:afterLines="30" w:after="72" w:line="288" w:lineRule="auto"/>
              <w:ind w:firstLineChars="0"/>
              <w:rPr>
                <w:rFonts w:ascii="Consolas" w:hAnsi="Consolas"/>
                <w:iCs/>
                <w:vanish/>
                <w:kern w:val="0"/>
                <w:szCs w:val="21"/>
                <w:lang w:bidi="en-US"/>
              </w:rPr>
            </w:pPr>
          </w:p>
          <w:p w14:paraId="70D71EDF" w14:textId="77777777" w:rsidR="004440FC" w:rsidRPr="00A95334" w:rsidRDefault="004440FC">
            <w:pPr>
              <w:pStyle w:val="aff5"/>
              <w:numPr>
                <w:ilvl w:val="1"/>
                <w:numId w:val="144"/>
              </w:numPr>
              <w:spacing w:afterLines="30" w:after="72" w:line="288" w:lineRule="auto"/>
              <w:ind w:firstLineChars="0"/>
              <w:rPr>
                <w:rFonts w:ascii="Consolas" w:hAnsi="Consolas"/>
                <w:iCs/>
                <w:vanish/>
                <w:kern w:val="0"/>
                <w:szCs w:val="21"/>
                <w:lang w:bidi="en-US"/>
              </w:rPr>
            </w:pPr>
          </w:p>
          <w:p w14:paraId="07C856F8" w14:textId="77777777" w:rsidR="004440FC" w:rsidRPr="0080018D" w:rsidRDefault="004440FC">
            <w:pPr>
              <w:pStyle w:val="aff5"/>
              <w:numPr>
                <w:ilvl w:val="0"/>
                <w:numId w:val="143"/>
              </w:numPr>
              <w:spacing w:afterLines="30" w:after="72" w:line="288" w:lineRule="auto"/>
              <w:ind w:firstLineChars="0"/>
              <w:rPr>
                <w:rFonts w:ascii="Consolas" w:hAnsi="Consolas"/>
                <w:vanish/>
                <w:kern w:val="0"/>
                <w:szCs w:val="21"/>
              </w:rPr>
            </w:pPr>
          </w:p>
          <w:p w14:paraId="2BBD1AD2" w14:textId="77777777" w:rsidR="004440FC" w:rsidRPr="0080018D" w:rsidRDefault="004440FC">
            <w:pPr>
              <w:pStyle w:val="aff5"/>
              <w:numPr>
                <w:ilvl w:val="0"/>
                <w:numId w:val="143"/>
              </w:numPr>
              <w:spacing w:afterLines="30" w:after="72" w:line="288" w:lineRule="auto"/>
              <w:ind w:firstLineChars="0"/>
              <w:rPr>
                <w:rFonts w:ascii="Consolas" w:hAnsi="Consolas"/>
                <w:vanish/>
                <w:kern w:val="0"/>
                <w:szCs w:val="21"/>
              </w:rPr>
            </w:pPr>
          </w:p>
          <w:p w14:paraId="10BAC302" w14:textId="77777777" w:rsidR="004440FC" w:rsidRPr="0080018D" w:rsidRDefault="004440FC">
            <w:pPr>
              <w:pStyle w:val="aff5"/>
              <w:numPr>
                <w:ilvl w:val="0"/>
                <w:numId w:val="143"/>
              </w:numPr>
              <w:spacing w:afterLines="30" w:after="72" w:line="288" w:lineRule="auto"/>
              <w:ind w:firstLineChars="0"/>
              <w:rPr>
                <w:rFonts w:ascii="Consolas" w:hAnsi="Consolas"/>
                <w:vanish/>
                <w:kern w:val="0"/>
                <w:szCs w:val="21"/>
              </w:rPr>
            </w:pPr>
          </w:p>
          <w:p w14:paraId="67D7D999" w14:textId="77777777" w:rsidR="004440FC" w:rsidRPr="0080018D" w:rsidRDefault="004440FC">
            <w:pPr>
              <w:pStyle w:val="aff5"/>
              <w:numPr>
                <w:ilvl w:val="0"/>
                <w:numId w:val="143"/>
              </w:numPr>
              <w:spacing w:afterLines="30" w:after="72" w:line="288" w:lineRule="auto"/>
              <w:ind w:firstLineChars="0"/>
              <w:rPr>
                <w:rFonts w:ascii="Consolas" w:hAnsi="Consolas"/>
                <w:vanish/>
                <w:kern w:val="0"/>
                <w:szCs w:val="21"/>
              </w:rPr>
            </w:pPr>
          </w:p>
          <w:p w14:paraId="5EC3B36C" w14:textId="77777777" w:rsidR="004440FC" w:rsidRPr="0080018D" w:rsidRDefault="004440FC">
            <w:pPr>
              <w:pStyle w:val="aff5"/>
              <w:numPr>
                <w:ilvl w:val="0"/>
                <w:numId w:val="143"/>
              </w:numPr>
              <w:spacing w:afterLines="30" w:after="72" w:line="288" w:lineRule="auto"/>
              <w:ind w:firstLineChars="0"/>
              <w:rPr>
                <w:rFonts w:ascii="Consolas" w:hAnsi="Consolas"/>
                <w:vanish/>
                <w:kern w:val="0"/>
                <w:szCs w:val="21"/>
              </w:rPr>
            </w:pPr>
          </w:p>
          <w:p w14:paraId="14C72535" w14:textId="77777777" w:rsidR="004440FC" w:rsidRPr="0080018D" w:rsidRDefault="004440FC">
            <w:pPr>
              <w:pStyle w:val="aff5"/>
              <w:numPr>
                <w:ilvl w:val="0"/>
                <w:numId w:val="143"/>
              </w:numPr>
              <w:spacing w:afterLines="30" w:after="72" w:line="288" w:lineRule="auto"/>
              <w:ind w:firstLineChars="0"/>
              <w:rPr>
                <w:rFonts w:ascii="Consolas" w:hAnsi="Consolas"/>
                <w:vanish/>
                <w:kern w:val="0"/>
                <w:szCs w:val="21"/>
              </w:rPr>
            </w:pPr>
          </w:p>
          <w:p w14:paraId="36EB161B" w14:textId="77777777" w:rsidR="004440FC" w:rsidRPr="0080018D" w:rsidRDefault="004440FC">
            <w:pPr>
              <w:pStyle w:val="aff5"/>
              <w:numPr>
                <w:ilvl w:val="0"/>
                <w:numId w:val="143"/>
              </w:numPr>
              <w:spacing w:afterLines="30" w:after="72" w:line="288" w:lineRule="auto"/>
              <w:ind w:firstLineChars="0"/>
              <w:rPr>
                <w:rFonts w:ascii="Consolas" w:hAnsi="Consolas"/>
                <w:vanish/>
                <w:kern w:val="0"/>
                <w:szCs w:val="21"/>
              </w:rPr>
            </w:pPr>
          </w:p>
          <w:p w14:paraId="73BBD7F5" w14:textId="77777777" w:rsidR="004440FC" w:rsidRPr="0080018D" w:rsidRDefault="004440FC">
            <w:pPr>
              <w:pStyle w:val="aff5"/>
              <w:numPr>
                <w:ilvl w:val="0"/>
                <w:numId w:val="143"/>
              </w:numPr>
              <w:spacing w:afterLines="30" w:after="72" w:line="288" w:lineRule="auto"/>
              <w:ind w:firstLineChars="0"/>
              <w:rPr>
                <w:rFonts w:ascii="Consolas" w:hAnsi="Consolas"/>
                <w:vanish/>
                <w:kern w:val="0"/>
                <w:szCs w:val="21"/>
              </w:rPr>
            </w:pPr>
          </w:p>
          <w:p w14:paraId="0858BD28" w14:textId="77777777" w:rsidR="004440FC" w:rsidRPr="0080018D" w:rsidRDefault="004440FC">
            <w:pPr>
              <w:pStyle w:val="aff5"/>
              <w:numPr>
                <w:ilvl w:val="1"/>
                <w:numId w:val="143"/>
              </w:numPr>
              <w:spacing w:afterLines="30" w:after="72" w:line="288" w:lineRule="auto"/>
              <w:ind w:firstLineChars="0"/>
              <w:rPr>
                <w:rFonts w:ascii="Consolas" w:hAnsi="Consolas"/>
                <w:vanish/>
                <w:kern w:val="0"/>
                <w:szCs w:val="21"/>
              </w:rPr>
            </w:pPr>
          </w:p>
          <w:p w14:paraId="4F5D516A" w14:textId="77777777" w:rsidR="004440FC" w:rsidRPr="0080018D" w:rsidRDefault="004440FC">
            <w:pPr>
              <w:pStyle w:val="aff5"/>
              <w:numPr>
                <w:ilvl w:val="1"/>
                <w:numId w:val="143"/>
              </w:numPr>
              <w:spacing w:afterLines="30" w:after="72" w:line="288" w:lineRule="auto"/>
              <w:ind w:firstLineChars="0"/>
              <w:rPr>
                <w:rFonts w:ascii="Consolas" w:hAnsi="Consolas"/>
                <w:vanish/>
                <w:kern w:val="0"/>
                <w:szCs w:val="21"/>
              </w:rPr>
            </w:pPr>
          </w:p>
          <w:p w14:paraId="4A093DF4" w14:textId="77777777" w:rsidR="004440FC" w:rsidRDefault="004440FC" w:rsidP="00AC5C40">
            <w:pPr>
              <w:pStyle w:val="a4"/>
              <w:numPr>
                <w:ilvl w:val="1"/>
                <w:numId w:val="143"/>
              </w:numPr>
              <w:spacing w:after="72"/>
              <w:ind w:firstLineChars="0"/>
              <w:rPr>
                <w:rFonts w:ascii="Consolas" w:hAnsi="Consolas"/>
                <w:kern w:val="0"/>
                <w:sz w:val="21"/>
                <w:szCs w:val="21"/>
              </w:rPr>
            </w:pPr>
            <w:r w:rsidRPr="0080018D">
              <w:rPr>
                <w:rFonts w:ascii="Consolas" w:hAnsi="Consolas" w:hint="eastAsia"/>
                <w:kern w:val="0"/>
                <w:sz w:val="21"/>
                <w:szCs w:val="21"/>
              </w:rPr>
              <w:t>返回的</w:t>
            </w:r>
            <w:r w:rsidRPr="0080018D">
              <w:rPr>
                <w:rFonts w:ascii="Consolas" w:hAnsi="Consolas" w:hint="eastAsia"/>
                <w:kern w:val="0"/>
                <w:sz w:val="21"/>
                <w:szCs w:val="21"/>
              </w:rPr>
              <w:t>HTTP</w:t>
            </w:r>
            <w:r w:rsidRPr="0080018D">
              <w:rPr>
                <w:rFonts w:ascii="Consolas" w:hAnsi="Consolas" w:hint="eastAsia"/>
                <w:kern w:val="0"/>
                <w:sz w:val="21"/>
                <w:szCs w:val="21"/>
              </w:rPr>
              <w:t>请求状态码为</w:t>
            </w:r>
            <w:r w:rsidRPr="0080018D">
              <w:rPr>
                <w:rFonts w:ascii="Consolas" w:hAnsi="Consolas" w:hint="eastAsia"/>
                <w:kern w:val="0"/>
                <w:sz w:val="21"/>
                <w:szCs w:val="21"/>
              </w:rPr>
              <w:t>200</w:t>
            </w:r>
            <w:r w:rsidRPr="0080018D">
              <w:rPr>
                <w:rFonts w:ascii="Consolas" w:hAnsi="Consolas" w:hint="eastAsia"/>
                <w:kern w:val="0"/>
                <w:sz w:val="21"/>
                <w:szCs w:val="21"/>
              </w:rPr>
              <w:t>，判断返回结果中业务状态码。</w:t>
            </w:r>
          </w:p>
          <w:p w14:paraId="5F9A8970" w14:textId="77777777" w:rsidR="004440FC" w:rsidRPr="0080018D" w:rsidRDefault="004440FC" w:rsidP="00AC5C40">
            <w:pPr>
              <w:pStyle w:val="a4"/>
              <w:numPr>
                <w:ilvl w:val="2"/>
                <w:numId w:val="143"/>
              </w:numPr>
              <w:spacing w:after="72"/>
              <w:ind w:firstLineChars="0"/>
              <w:rPr>
                <w:rFonts w:ascii="Consolas" w:hAnsi="Consolas"/>
                <w:kern w:val="0"/>
                <w:sz w:val="21"/>
                <w:szCs w:val="21"/>
              </w:rPr>
            </w:pPr>
            <w:r w:rsidRPr="0080018D">
              <w:rPr>
                <w:rFonts w:ascii="Consolas" w:hAnsi="Consolas" w:hint="eastAsia"/>
                <w:iCs/>
                <w:kern w:val="0"/>
                <w:sz w:val="21"/>
                <w:szCs w:val="21"/>
                <w:lang w:bidi="en-US"/>
              </w:rPr>
              <w:t>业务状态码为</w:t>
            </w:r>
            <w:r w:rsidRPr="0080018D">
              <w:rPr>
                <w:rFonts w:ascii="Consolas" w:hAnsi="Consolas" w:hint="eastAsia"/>
                <w:iCs/>
                <w:kern w:val="0"/>
                <w:sz w:val="21"/>
                <w:szCs w:val="21"/>
                <w:lang w:bidi="en-US"/>
              </w:rPr>
              <w:t>0</w:t>
            </w:r>
            <w:r w:rsidRPr="0080018D">
              <w:rPr>
                <w:rFonts w:ascii="Consolas" w:hAnsi="Consolas" w:hint="eastAsia"/>
                <w:iCs/>
                <w:kern w:val="0"/>
                <w:sz w:val="21"/>
                <w:szCs w:val="21"/>
                <w:lang w:bidi="en-US"/>
              </w:rPr>
              <w:t>时，调转至主流程</w:t>
            </w:r>
            <w:r w:rsidRPr="0080018D">
              <w:rPr>
                <w:rFonts w:ascii="Consolas" w:hAnsi="Consolas" w:hint="eastAsia"/>
                <w:iCs/>
                <w:kern w:val="0"/>
                <w:sz w:val="21"/>
                <w:szCs w:val="21"/>
                <w:lang w:bidi="en-US"/>
              </w:rPr>
              <w:t>step1</w:t>
            </w:r>
            <w:r>
              <w:rPr>
                <w:rFonts w:ascii="Consolas" w:hAnsi="Consolas" w:hint="eastAsia"/>
                <w:iCs/>
                <w:kern w:val="0"/>
                <w:sz w:val="21"/>
                <w:szCs w:val="21"/>
                <w:lang w:bidi="en-US"/>
              </w:rPr>
              <w:t>8</w:t>
            </w:r>
            <w:r w:rsidRPr="0080018D">
              <w:rPr>
                <w:rFonts w:ascii="Consolas" w:hAnsi="Consolas" w:hint="eastAsia"/>
                <w:iCs/>
                <w:kern w:val="0"/>
                <w:sz w:val="21"/>
                <w:szCs w:val="21"/>
                <w:lang w:bidi="en-US"/>
              </w:rPr>
              <w:t>。</w:t>
            </w:r>
          </w:p>
        </w:tc>
      </w:tr>
      <w:tr w:rsidR="004440FC" w:rsidRPr="00A95334" w14:paraId="1B8C77AC" w14:textId="77777777" w:rsidTr="003C4A16">
        <w:tc>
          <w:tcPr>
            <w:tcW w:w="782" w:type="pct"/>
            <w:shd w:val="clear" w:color="auto" w:fill="auto"/>
          </w:tcPr>
          <w:p w14:paraId="3BFDBA1A"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后置条件</w:t>
            </w:r>
          </w:p>
        </w:tc>
        <w:tc>
          <w:tcPr>
            <w:tcW w:w="4218" w:type="pct"/>
            <w:gridSpan w:val="2"/>
            <w:shd w:val="clear" w:color="auto" w:fill="auto"/>
          </w:tcPr>
          <w:p w14:paraId="0FD939D6"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18B95BFC" w14:textId="77777777" w:rsidTr="003C4A16">
        <w:tc>
          <w:tcPr>
            <w:tcW w:w="782" w:type="pct"/>
            <w:shd w:val="clear" w:color="auto" w:fill="auto"/>
          </w:tcPr>
          <w:p w14:paraId="76D7CC69"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业务规则</w:t>
            </w:r>
          </w:p>
        </w:tc>
        <w:tc>
          <w:tcPr>
            <w:tcW w:w="4218" w:type="pct"/>
            <w:gridSpan w:val="2"/>
            <w:shd w:val="clear" w:color="auto" w:fill="auto"/>
          </w:tcPr>
          <w:p w14:paraId="4FC9CA8F"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iCs/>
                <w:kern w:val="0"/>
                <w:sz w:val="21"/>
                <w:szCs w:val="21"/>
                <w:lang w:bidi="en-US"/>
              </w:rPr>
              <w:t>【业务规则</w:t>
            </w:r>
            <w:r w:rsidRPr="00A95334">
              <w:rPr>
                <w:rFonts w:ascii="Consolas" w:hAnsi="Consolas" w:hint="eastAsia"/>
                <w:iCs/>
                <w:kern w:val="0"/>
                <w:sz w:val="21"/>
                <w:szCs w:val="21"/>
                <w:lang w:bidi="en-US"/>
              </w:rPr>
              <w:t>1</w:t>
            </w:r>
            <w:r w:rsidRPr="00A95334">
              <w:rPr>
                <w:rFonts w:ascii="Consolas" w:hAnsi="Consolas" w:hint="eastAsia"/>
                <w:iCs/>
                <w:kern w:val="0"/>
                <w:sz w:val="21"/>
                <w:szCs w:val="21"/>
                <w:lang w:bidi="en-US"/>
              </w:rPr>
              <w:t>】：除分机号非必填，其他输入项均必填；焦点离开输入框对输入框中内容进行校验；</w:t>
            </w:r>
            <w:r w:rsidRPr="00A95334">
              <w:rPr>
                <w:rFonts w:ascii="Consolas" w:hAnsi="Consolas"/>
                <w:iCs/>
                <w:kern w:val="0"/>
                <w:sz w:val="21"/>
                <w:szCs w:val="21"/>
                <w:lang w:bidi="en-US"/>
              </w:rPr>
              <w:t>同时</w:t>
            </w:r>
            <w:r w:rsidRPr="00A95334">
              <w:rPr>
                <w:rFonts w:ascii="Consolas" w:hAnsi="Consolas" w:hint="eastAsia"/>
                <w:iCs/>
                <w:kern w:val="0"/>
                <w:sz w:val="21"/>
                <w:szCs w:val="21"/>
                <w:lang w:bidi="en-US"/>
              </w:rPr>
              <w:t>存在</w:t>
            </w:r>
            <w:r w:rsidRPr="00A95334">
              <w:rPr>
                <w:rFonts w:ascii="Consolas" w:hAnsi="Consolas"/>
                <w:iCs/>
                <w:kern w:val="0"/>
                <w:sz w:val="21"/>
                <w:szCs w:val="21"/>
                <w:lang w:bidi="en-US"/>
              </w:rPr>
              <w:t>多个异常，则显示最后一次焦点离开的输入框对应的错误异常；该异常修正后，显示页面从上至下顺数第一个错误项的异常</w:t>
            </w:r>
            <w:r w:rsidRPr="00A95334">
              <w:rPr>
                <w:rFonts w:ascii="Consolas" w:hAnsi="Consolas" w:hint="eastAsia"/>
                <w:iCs/>
                <w:kern w:val="0"/>
                <w:sz w:val="21"/>
                <w:szCs w:val="21"/>
                <w:lang w:bidi="en-US"/>
              </w:rPr>
              <w:t>；错误提示显示在“添加联系人“对话框顶端，用例终止；各输入项校验规则见</w:t>
            </w:r>
            <w:r w:rsidRPr="00A95334">
              <w:rPr>
                <w:rFonts w:ascii="Consolas" w:hAnsi="Consolas" w:hint="eastAsia"/>
                <w:kern w:val="0"/>
                <w:sz w:val="21"/>
                <w:szCs w:val="21"/>
              </w:rPr>
              <w:t>《</w:t>
            </w:r>
            <w:r w:rsidRPr="00A95334">
              <w:rPr>
                <w:rFonts w:ascii="Consolas" w:hAnsi="Consolas" w:hint="eastAsia"/>
                <w:kern w:val="0"/>
                <w:sz w:val="21"/>
                <w:szCs w:val="21"/>
              </w:rPr>
              <w:t>MAX-</w:t>
            </w:r>
            <w:r w:rsidRPr="00A95334">
              <w:rPr>
                <w:rFonts w:ascii="Consolas" w:hAnsi="Consolas" w:hint="eastAsia"/>
                <w:kern w:val="0"/>
                <w:sz w:val="21"/>
                <w:szCs w:val="21"/>
              </w:rPr>
              <w:t>通讯录表单校验规则</w:t>
            </w:r>
            <w:r w:rsidRPr="00A95334">
              <w:rPr>
                <w:rFonts w:ascii="Consolas" w:hAnsi="Consolas" w:hint="eastAsia"/>
                <w:kern w:val="0"/>
                <w:sz w:val="21"/>
                <w:szCs w:val="21"/>
              </w:rPr>
              <w:t>.xlsx</w:t>
            </w:r>
            <w:r w:rsidRPr="00A95334">
              <w:rPr>
                <w:rFonts w:ascii="Consolas" w:hAnsi="Consolas" w:hint="eastAsia"/>
                <w:kern w:val="0"/>
                <w:sz w:val="21"/>
                <w:szCs w:val="21"/>
              </w:rPr>
              <w:t>》；</w:t>
            </w:r>
          </w:p>
          <w:p w14:paraId="0B6CB7E1"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kern w:val="0"/>
                <w:sz w:val="21"/>
                <w:szCs w:val="21"/>
              </w:rPr>
              <w:t>【业务规则</w:t>
            </w:r>
            <w:r w:rsidRPr="00A95334">
              <w:rPr>
                <w:rFonts w:ascii="Consolas" w:hAnsi="Consolas" w:hint="eastAsia"/>
                <w:kern w:val="0"/>
                <w:sz w:val="21"/>
                <w:szCs w:val="21"/>
              </w:rPr>
              <w:t>2</w:t>
            </w:r>
            <w:r w:rsidRPr="00A95334">
              <w:rPr>
                <w:rFonts w:ascii="Consolas" w:hAnsi="Consolas" w:hint="eastAsia"/>
                <w:kern w:val="0"/>
                <w:sz w:val="21"/>
                <w:szCs w:val="21"/>
              </w:rPr>
              <w:t>】：组名输入框中初始状态无组名时，</w:t>
            </w:r>
            <w:r w:rsidRPr="009E0F1C">
              <w:rPr>
                <w:rFonts w:ascii="Consolas" w:hAnsi="Consolas" w:hint="eastAsia"/>
                <w:kern w:val="0"/>
                <w:sz w:val="21"/>
                <w:szCs w:val="21"/>
              </w:rPr>
              <w:t>获取焦点，显示通讯录现有组名的下拉菜单，最多</w:t>
            </w:r>
            <w:r w:rsidRPr="009E0F1C">
              <w:rPr>
                <w:rFonts w:ascii="Consolas" w:hAnsi="Consolas" w:hint="eastAsia"/>
                <w:kern w:val="0"/>
                <w:sz w:val="21"/>
                <w:szCs w:val="21"/>
              </w:rPr>
              <w:t>5</w:t>
            </w:r>
            <w:r w:rsidRPr="009E0F1C">
              <w:rPr>
                <w:rFonts w:ascii="Consolas" w:hAnsi="Consolas" w:hint="eastAsia"/>
                <w:kern w:val="0"/>
                <w:sz w:val="21"/>
                <w:szCs w:val="21"/>
              </w:rPr>
              <w:t>个，可选择；下拉菜单选择一项</w:t>
            </w:r>
            <w:r w:rsidRPr="00A95334">
              <w:rPr>
                <w:rFonts w:ascii="Consolas" w:hAnsi="Consolas" w:hint="eastAsia"/>
                <w:kern w:val="0"/>
                <w:sz w:val="21"/>
                <w:szCs w:val="21"/>
              </w:rPr>
              <w:t>后，组名称带入输入框内；下拉菜单不选择项，继续输入组名，未检索到相关信息，下拉菜单消失；下拉菜单不选择项，继续输入组名，检索到相关信息，则下拉菜单显示相关组名，随输入的精确度缩小显示结果范围；用户手动输入组名与现有组的组名相同，则自动关联，联系人自动添加到组下。</w:t>
            </w:r>
          </w:p>
          <w:p w14:paraId="64D6E3BD"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kern w:val="0"/>
                <w:sz w:val="21"/>
                <w:szCs w:val="21"/>
              </w:rPr>
              <w:t>【业务规则</w:t>
            </w:r>
            <w:r w:rsidRPr="00A95334">
              <w:rPr>
                <w:rFonts w:ascii="Consolas" w:hAnsi="Consolas" w:hint="eastAsia"/>
                <w:kern w:val="0"/>
                <w:sz w:val="21"/>
                <w:szCs w:val="21"/>
              </w:rPr>
              <w:t>3</w:t>
            </w:r>
            <w:r w:rsidRPr="00A95334">
              <w:rPr>
                <w:rFonts w:ascii="Consolas" w:hAnsi="Consolas" w:hint="eastAsia"/>
                <w:kern w:val="0"/>
                <w:sz w:val="21"/>
                <w:szCs w:val="21"/>
              </w:rPr>
              <w:t>】：组名检索方式：模糊匹配（非从头匹配），采用逐字搜索。</w:t>
            </w:r>
          </w:p>
          <w:p w14:paraId="22EBC1EC"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kern w:val="0"/>
                <w:sz w:val="21"/>
                <w:szCs w:val="21"/>
              </w:rPr>
              <w:t>【业务规则</w:t>
            </w:r>
            <w:r w:rsidRPr="00A95334">
              <w:rPr>
                <w:rFonts w:ascii="Consolas" w:hAnsi="Consolas" w:hint="eastAsia"/>
                <w:kern w:val="0"/>
                <w:sz w:val="21"/>
                <w:szCs w:val="21"/>
              </w:rPr>
              <w:t>4</w:t>
            </w:r>
            <w:r w:rsidRPr="00A95334">
              <w:rPr>
                <w:rFonts w:ascii="Consolas" w:hAnsi="Consolas" w:hint="eastAsia"/>
                <w:kern w:val="0"/>
                <w:sz w:val="21"/>
                <w:szCs w:val="21"/>
              </w:rPr>
              <w:t>】：用户删除已有组名不进行逐字搜索，当用户将组名全部删除时，组名输入框回到初始状态【业务规则</w:t>
            </w:r>
            <w:r w:rsidRPr="00A95334">
              <w:rPr>
                <w:rFonts w:ascii="Consolas" w:hAnsi="Consolas" w:hint="eastAsia"/>
                <w:kern w:val="0"/>
                <w:sz w:val="21"/>
                <w:szCs w:val="21"/>
              </w:rPr>
              <w:t>2</w:t>
            </w:r>
            <w:r w:rsidRPr="00A95334">
              <w:rPr>
                <w:rFonts w:ascii="Consolas" w:hAnsi="Consolas" w:hint="eastAsia"/>
                <w:kern w:val="0"/>
                <w:sz w:val="21"/>
                <w:szCs w:val="21"/>
              </w:rPr>
              <w:t>】。</w:t>
            </w:r>
          </w:p>
          <w:p w14:paraId="497B42AA"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kern w:val="0"/>
                <w:sz w:val="21"/>
                <w:szCs w:val="21"/>
              </w:rPr>
              <w:t>【业务规则</w:t>
            </w:r>
            <w:r w:rsidRPr="00A95334">
              <w:rPr>
                <w:rFonts w:ascii="Consolas" w:hAnsi="Consolas" w:hint="eastAsia"/>
                <w:kern w:val="0"/>
                <w:sz w:val="21"/>
                <w:szCs w:val="21"/>
              </w:rPr>
              <w:t>5</w:t>
            </w:r>
            <w:r w:rsidRPr="00A95334">
              <w:rPr>
                <w:rFonts w:ascii="Consolas" w:hAnsi="Consolas" w:hint="eastAsia"/>
                <w:kern w:val="0"/>
                <w:sz w:val="21"/>
                <w:szCs w:val="21"/>
              </w:rPr>
              <w:t>】：客户端从本地自动检索出所有组（组名称及组</w:t>
            </w:r>
            <w:r w:rsidRPr="00A95334">
              <w:rPr>
                <w:rFonts w:ascii="Consolas" w:hAnsi="Consolas" w:hint="eastAsia"/>
                <w:kern w:val="0"/>
                <w:sz w:val="21"/>
                <w:szCs w:val="21"/>
              </w:rPr>
              <w:t>ID</w:t>
            </w:r>
            <w:r w:rsidRPr="00A95334">
              <w:rPr>
                <w:rFonts w:ascii="Consolas" w:hAnsi="Consolas" w:hint="eastAsia"/>
                <w:kern w:val="0"/>
                <w:sz w:val="21"/>
                <w:szCs w:val="21"/>
              </w:rPr>
              <w:t>）。</w:t>
            </w:r>
          </w:p>
        </w:tc>
      </w:tr>
      <w:tr w:rsidR="004440FC" w:rsidRPr="00A95334" w14:paraId="30C26E85" w14:textId="77777777" w:rsidTr="003C4A16">
        <w:tc>
          <w:tcPr>
            <w:tcW w:w="782" w:type="pct"/>
            <w:shd w:val="clear" w:color="auto" w:fill="auto"/>
          </w:tcPr>
          <w:p w14:paraId="1A0A9F6D"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设计约束</w:t>
            </w:r>
          </w:p>
        </w:tc>
        <w:tc>
          <w:tcPr>
            <w:tcW w:w="4218" w:type="pct"/>
            <w:gridSpan w:val="2"/>
            <w:shd w:val="clear" w:color="auto" w:fill="auto"/>
          </w:tcPr>
          <w:p w14:paraId="2492DA03" w14:textId="77777777" w:rsidR="004440FC" w:rsidRPr="00A95334" w:rsidRDefault="004440FC" w:rsidP="003C4A16">
            <w:pPr>
              <w:rPr>
                <w:rFonts w:ascii="Consolas" w:hAnsi="Consolas"/>
                <w:szCs w:val="21"/>
              </w:rPr>
            </w:pPr>
            <w:r w:rsidRPr="00A95334">
              <w:rPr>
                <w:rFonts w:ascii="Consolas" w:hAnsi="Consolas" w:hint="eastAsia"/>
                <w:szCs w:val="21"/>
                <w:lang w:bidi="en-US"/>
              </w:rPr>
              <w:t>N/A</w:t>
            </w:r>
          </w:p>
        </w:tc>
      </w:tr>
      <w:tr w:rsidR="004440FC" w:rsidRPr="00A95334" w14:paraId="2C9167B8" w14:textId="77777777" w:rsidTr="003C4A16">
        <w:tc>
          <w:tcPr>
            <w:tcW w:w="782" w:type="pct"/>
            <w:shd w:val="clear" w:color="auto" w:fill="auto"/>
          </w:tcPr>
          <w:p w14:paraId="2E16BE75"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参数表</w:t>
            </w:r>
          </w:p>
        </w:tc>
        <w:tc>
          <w:tcPr>
            <w:tcW w:w="4218" w:type="pct"/>
            <w:gridSpan w:val="2"/>
            <w:shd w:val="clear" w:color="auto" w:fill="auto"/>
          </w:tcPr>
          <w:p w14:paraId="399555B0" w14:textId="77777777" w:rsidR="004440FC" w:rsidRPr="00A95334" w:rsidRDefault="004440FC" w:rsidP="003C4A16">
            <w:pPr>
              <w:pStyle w:val="a4"/>
              <w:spacing w:after="72"/>
              <w:ind w:firstLineChars="0" w:firstLine="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3924"/>
            </w:tblGrid>
            <w:tr w:rsidR="004440FC" w:rsidRPr="00A95334" w14:paraId="1AEB02D5" w14:textId="77777777" w:rsidTr="003C4A16">
              <w:tc>
                <w:tcPr>
                  <w:tcW w:w="1791" w:type="pct"/>
                </w:tcPr>
                <w:p w14:paraId="310509D8" w14:textId="77777777" w:rsidR="004440FC" w:rsidRPr="00A95334" w:rsidRDefault="004440FC" w:rsidP="003C4A16">
                  <w:pPr>
                    <w:pStyle w:val="a4"/>
                    <w:spacing w:after="72"/>
                    <w:ind w:firstLineChars="0" w:firstLine="0"/>
                    <w:jc w:val="center"/>
                    <w:rPr>
                      <w:rFonts w:ascii="Consolas" w:hAnsi="Consolas"/>
                      <w:sz w:val="21"/>
                      <w:szCs w:val="21"/>
                    </w:rPr>
                  </w:pPr>
                  <w:r w:rsidRPr="00A95334">
                    <w:rPr>
                      <w:rFonts w:ascii="Consolas" w:hAnsi="Consolas" w:hint="eastAsia"/>
                      <w:sz w:val="21"/>
                      <w:szCs w:val="21"/>
                    </w:rPr>
                    <w:t>参数</w:t>
                  </w:r>
                </w:p>
              </w:tc>
              <w:tc>
                <w:tcPr>
                  <w:tcW w:w="3209" w:type="pct"/>
                </w:tcPr>
                <w:p w14:paraId="29577332" w14:textId="77777777" w:rsidR="004440FC" w:rsidRPr="00A95334" w:rsidRDefault="004440FC" w:rsidP="003C4A16">
                  <w:pPr>
                    <w:pStyle w:val="a4"/>
                    <w:spacing w:after="72"/>
                    <w:ind w:firstLineChars="0" w:firstLine="0"/>
                    <w:jc w:val="center"/>
                    <w:rPr>
                      <w:rFonts w:ascii="Consolas" w:hAnsi="Consolas"/>
                      <w:sz w:val="21"/>
                      <w:szCs w:val="21"/>
                    </w:rPr>
                  </w:pPr>
                  <w:r w:rsidRPr="00A95334">
                    <w:rPr>
                      <w:rFonts w:ascii="Consolas" w:hAnsi="Consolas" w:hint="eastAsia"/>
                      <w:sz w:val="21"/>
                      <w:szCs w:val="21"/>
                    </w:rPr>
                    <w:t>说明</w:t>
                  </w:r>
                </w:p>
              </w:tc>
            </w:tr>
            <w:tr w:rsidR="004440FC" w:rsidRPr="00A95334" w14:paraId="4EBAD261" w14:textId="77777777" w:rsidTr="003C4A16">
              <w:tc>
                <w:tcPr>
                  <w:tcW w:w="1791" w:type="pct"/>
                </w:tcPr>
                <w:p w14:paraId="44D86BA9" w14:textId="77777777" w:rsidR="004440FC" w:rsidRPr="00A95334" w:rsidRDefault="004440FC" w:rsidP="003C4A16">
                  <w:pPr>
                    <w:rPr>
                      <w:rFonts w:ascii="Consolas" w:hAnsi="Consolas"/>
                      <w:szCs w:val="21"/>
                    </w:rPr>
                  </w:pPr>
                  <w:r w:rsidRPr="00A95334">
                    <w:rPr>
                      <w:rFonts w:ascii="Consolas" w:hAnsi="Consolas" w:hint="eastAsia"/>
                      <w:szCs w:val="21"/>
                      <w:shd w:val="clear" w:color="auto" w:fill="FFFFFF"/>
                    </w:rPr>
                    <w:t>contactId</w:t>
                  </w:r>
                </w:p>
              </w:tc>
              <w:tc>
                <w:tcPr>
                  <w:tcW w:w="3209" w:type="pct"/>
                </w:tcPr>
                <w:p w14:paraId="3DA71AC5" w14:textId="77777777" w:rsidR="004440FC" w:rsidRPr="00A95334" w:rsidRDefault="004440FC" w:rsidP="003C4A16">
                  <w:pPr>
                    <w:rPr>
                      <w:rFonts w:ascii="Consolas" w:hAnsi="Consolas"/>
                      <w:szCs w:val="21"/>
                    </w:rPr>
                  </w:pPr>
                  <w:r w:rsidRPr="00A95334">
                    <w:rPr>
                      <w:rFonts w:ascii="Consolas" w:hAnsi="Consolas" w:hint="eastAsia"/>
                      <w:kern w:val="0"/>
                      <w:szCs w:val="21"/>
                    </w:rPr>
                    <w:t>联系人</w:t>
                  </w:r>
                  <w:r w:rsidRPr="00A95334">
                    <w:rPr>
                      <w:rFonts w:ascii="Consolas" w:hAnsi="Consolas" w:hint="eastAsia"/>
                      <w:kern w:val="0"/>
                      <w:szCs w:val="21"/>
                    </w:rPr>
                    <w:t>ID</w:t>
                  </w:r>
                </w:p>
              </w:tc>
            </w:tr>
            <w:tr w:rsidR="004440FC" w:rsidRPr="00A95334" w14:paraId="7704A56A" w14:textId="77777777" w:rsidTr="003C4A16">
              <w:tc>
                <w:tcPr>
                  <w:tcW w:w="1791" w:type="pct"/>
                </w:tcPr>
                <w:p w14:paraId="7025B2C5" w14:textId="77777777" w:rsidR="004440FC" w:rsidRPr="00A95334" w:rsidRDefault="004440FC" w:rsidP="003C4A16">
                  <w:pPr>
                    <w:rPr>
                      <w:rFonts w:ascii="Consolas" w:hAnsi="Consolas"/>
                      <w:szCs w:val="21"/>
                    </w:rPr>
                  </w:pPr>
                  <w:r w:rsidRPr="00A95334">
                    <w:rPr>
                      <w:rFonts w:ascii="Consolas" w:hAnsi="Consolas" w:hint="eastAsia"/>
                      <w:szCs w:val="21"/>
                      <w:shd w:val="clear" w:color="auto" w:fill="FFFFFF"/>
                    </w:rPr>
                    <w:t>contactName</w:t>
                  </w:r>
                </w:p>
              </w:tc>
              <w:tc>
                <w:tcPr>
                  <w:tcW w:w="3209" w:type="pct"/>
                </w:tcPr>
                <w:p w14:paraId="7148201B" w14:textId="77777777" w:rsidR="004440FC" w:rsidRPr="00A95334" w:rsidRDefault="004440FC" w:rsidP="003C4A16">
                  <w:pPr>
                    <w:rPr>
                      <w:rFonts w:ascii="Consolas" w:hAnsi="Consolas"/>
                      <w:szCs w:val="21"/>
                    </w:rPr>
                  </w:pPr>
                  <w:r w:rsidRPr="00A95334">
                    <w:rPr>
                      <w:rFonts w:ascii="Consolas" w:hAnsi="Consolas" w:hint="eastAsia"/>
                      <w:kern w:val="0"/>
                      <w:szCs w:val="21"/>
                    </w:rPr>
                    <w:t>联系人名称</w:t>
                  </w:r>
                </w:p>
              </w:tc>
            </w:tr>
            <w:tr w:rsidR="004440FC" w:rsidRPr="00A95334" w14:paraId="062DA795" w14:textId="77777777" w:rsidTr="003C4A16">
              <w:tc>
                <w:tcPr>
                  <w:tcW w:w="1791" w:type="pct"/>
                </w:tcPr>
                <w:p w14:paraId="084ACC39"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t>contact_email</w:t>
                  </w:r>
                </w:p>
              </w:tc>
              <w:tc>
                <w:tcPr>
                  <w:tcW w:w="3209" w:type="pct"/>
                </w:tcPr>
                <w:p w14:paraId="38894BCC"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联系人邮箱</w:t>
                  </w:r>
                </w:p>
              </w:tc>
            </w:tr>
            <w:tr w:rsidR="004440FC" w:rsidRPr="00A95334" w14:paraId="587E5138" w14:textId="77777777" w:rsidTr="003C4A16">
              <w:tc>
                <w:tcPr>
                  <w:tcW w:w="1791" w:type="pct"/>
                </w:tcPr>
                <w:p w14:paraId="2082A3C5"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t>contact_mobile_</w:t>
                  </w:r>
                  <w:r w:rsidRPr="00A95334">
                    <w:rPr>
                      <w:rFonts w:ascii="Consolas" w:hAnsi="Consolas"/>
                      <w:szCs w:val="21"/>
                      <w:shd w:val="clear" w:color="auto" w:fill="FFFFFF"/>
                    </w:rPr>
                    <w:t>country_code</w:t>
                  </w:r>
                </w:p>
              </w:tc>
              <w:tc>
                <w:tcPr>
                  <w:tcW w:w="3209" w:type="pct"/>
                </w:tcPr>
                <w:p w14:paraId="4ED18F96"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联系人手机号国际码</w:t>
                  </w:r>
                </w:p>
              </w:tc>
            </w:tr>
            <w:tr w:rsidR="004440FC" w:rsidRPr="00A95334" w14:paraId="32C76307" w14:textId="77777777" w:rsidTr="003C4A16">
              <w:tc>
                <w:tcPr>
                  <w:tcW w:w="1791" w:type="pct"/>
                </w:tcPr>
                <w:p w14:paraId="00FEC87C"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t>contact_mobile</w:t>
                  </w:r>
                </w:p>
              </w:tc>
              <w:tc>
                <w:tcPr>
                  <w:tcW w:w="3209" w:type="pct"/>
                </w:tcPr>
                <w:p w14:paraId="495DE92E"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联系人手机号</w:t>
                  </w:r>
                </w:p>
              </w:tc>
            </w:tr>
            <w:tr w:rsidR="004440FC" w:rsidRPr="00A95334" w14:paraId="140E6D36" w14:textId="77777777" w:rsidTr="003C4A16">
              <w:tc>
                <w:tcPr>
                  <w:tcW w:w="1791" w:type="pct"/>
                </w:tcPr>
                <w:p w14:paraId="262ED644"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t>contact_telephone_</w:t>
                  </w:r>
                  <w:r w:rsidRPr="00A95334">
                    <w:rPr>
                      <w:rFonts w:ascii="Consolas" w:hAnsi="Consolas"/>
                      <w:szCs w:val="21"/>
                      <w:shd w:val="clear" w:color="auto" w:fill="FFFFFF"/>
                    </w:rPr>
                    <w:t>country_code</w:t>
                  </w:r>
                </w:p>
              </w:tc>
              <w:tc>
                <w:tcPr>
                  <w:tcW w:w="3209" w:type="pct"/>
                </w:tcPr>
                <w:p w14:paraId="6DDEB68F"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联系人固定电话国际码</w:t>
                  </w:r>
                </w:p>
              </w:tc>
            </w:tr>
            <w:tr w:rsidR="004440FC" w:rsidRPr="00A95334" w14:paraId="7A88E066" w14:textId="77777777" w:rsidTr="003C4A16">
              <w:tc>
                <w:tcPr>
                  <w:tcW w:w="1791" w:type="pct"/>
                </w:tcPr>
                <w:p w14:paraId="08805B68"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t>contact_telephone_area</w:t>
                  </w:r>
                  <w:r w:rsidRPr="00A95334">
                    <w:rPr>
                      <w:rFonts w:ascii="Consolas" w:hAnsi="Consolas"/>
                      <w:szCs w:val="21"/>
                      <w:shd w:val="clear" w:color="auto" w:fill="FFFFFF"/>
                    </w:rPr>
                    <w:t>_code</w:t>
                  </w:r>
                </w:p>
              </w:tc>
              <w:tc>
                <w:tcPr>
                  <w:tcW w:w="3209" w:type="pct"/>
                </w:tcPr>
                <w:p w14:paraId="3F3F4D65"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联系人固定电话区号</w:t>
                  </w:r>
                </w:p>
              </w:tc>
            </w:tr>
            <w:tr w:rsidR="004440FC" w:rsidRPr="00A95334" w14:paraId="57B3EE26" w14:textId="77777777" w:rsidTr="003C4A16">
              <w:tc>
                <w:tcPr>
                  <w:tcW w:w="1791" w:type="pct"/>
                </w:tcPr>
                <w:p w14:paraId="7015988C"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t>contact_telephone</w:t>
                  </w:r>
                </w:p>
              </w:tc>
              <w:tc>
                <w:tcPr>
                  <w:tcW w:w="3209" w:type="pct"/>
                </w:tcPr>
                <w:p w14:paraId="078A177E"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联系人固定电话号码</w:t>
                  </w:r>
                </w:p>
              </w:tc>
            </w:tr>
            <w:tr w:rsidR="004440FC" w:rsidRPr="00A95334" w14:paraId="48CA272C" w14:textId="77777777" w:rsidTr="003C4A16">
              <w:tc>
                <w:tcPr>
                  <w:tcW w:w="1791" w:type="pct"/>
                </w:tcPr>
                <w:p w14:paraId="2CC41C8B"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t>contact_telephone_ext_code</w:t>
                  </w:r>
                </w:p>
              </w:tc>
              <w:tc>
                <w:tcPr>
                  <w:tcW w:w="3209" w:type="pct"/>
                </w:tcPr>
                <w:p w14:paraId="7A87DA2F"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联系人固定电话分机号</w:t>
                  </w:r>
                </w:p>
              </w:tc>
            </w:tr>
            <w:tr w:rsidR="004440FC" w:rsidRPr="00A95334" w14:paraId="4A947A2C" w14:textId="77777777" w:rsidTr="003C4A16">
              <w:tc>
                <w:tcPr>
                  <w:tcW w:w="1791" w:type="pct"/>
                </w:tcPr>
                <w:p w14:paraId="0E4DA49F"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t>groupId</w:t>
                  </w:r>
                </w:p>
              </w:tc>
              <w:tc>
                <w:tcPr>
                  <w:tcW w:w="3209" w:type="pct"/>
                </w:tcPr>
                <w:p w14:paraId="53B10EE0"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组</w:t>
                  </w:r>
                  <w:r w:rsidRPr="00A95334">
                    <w:rPr>
                      <w:rFonts w:ascii="Consolas" w:hAnsi="Consolas" w:hint="eastAsia"/>
                      <w:kern w:val="0"/>
                      <w:szCs w:val="21"/>
                    </w:rPr>
                    <w:t>ID</w:t>
                  </w:r>
                  <w:r w:rsidRPr="00A95334">
                    <w:rPr>
                      <w:rFonts w:ascii="Consolas" w:hAnsi="Consolas" w:hint="eastAsia"/>
                      <w:kern w:val="0"/>
                      <w:szCs w:val="21"/>
                    </w:rPr>
                    <w:t>，可为空字符串</w:t>
                  </w:r>
                </w:p>
              </w:tc>
            </w:tr>
            <w:tr w:rsidR="004440FC" w:rsidRPr="00A95334" w14:paraId="2E56469E" w14:textId="77777777" w:rsidTr="003C4A16">
              <w:tc>
                <w:tcPr>
                  <w:tcW w:w="1791" w:type="pct"/>
                </w:tcPr>
                <w:p w14:paraId="3D1FB8CF"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lastRenderedPageBreak/>
                    <w:t>groupName</w:t>
                  </w:r>
                </w:p>
              </w:tc>
              <w:tc>
                <w:tcPr>
                  <w:tcW w:w="3209" w:type="pct"/>
                </w:tcPr>
                <w:p w14:paraId="0501BA57"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组名称</w:t>
                  </w:r>
                </w:p>
              </w:tc>
            </w:tr>
          </w:tbl>
          <w:p w14:paraId="3EDFD8EA" w14:textId="77777777" w:rsidR="004440FC" w:rsidRPr="00A95334" w:rsidRDefault="004440FC" w:rsidP="003C4A16">
            <w:pPr>
              <w:pStyle w:val="a4"/>
              <w:spacing w:after="72"/>
              <w:ind w:firstLineChars="0" w:firstLine="0"/>
              <w:rPr>
                <w:rFonts w:ascii="Consolas" w:hAnsi="Consolas"/>
                <w:iCs/>
                <w:kern w:val="0"/>
                <w:sz w:val="21"/>
                <w:szCs w:val="21"/>
                <w:lang w:bidi="en-US"/>
              </w:rPr>
            </w:pPr>
          </w:p>
        </w:tc>
      </w:tr>
      <w:tr w:rsidR="004440FC" w:rsidRPr="00A95334" w14:paraId="45790F05" w14:textId="77777777" w:rsidTr="003C4A16">
        <w:tc>
          <w:tcPr>
            <w:tcW w:w="782" w:type="pct"/>
            <w:shd w:val="clear" w:color="auto" w:fill="auto"/>
          </w:tcPr>
          <w:p w14:paraId="6144C819"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lastRenderedPageBreak/>
              <w:t>非功能需求</w:t>
            </w:r>
          </w:p>
        </w:tc>
        <w:tc>
          <w:tcPr>
            <w:tcW w:w="4218" w:type="pct"/>
            <w:gridSpan w:val="2"/>
            <w:shd w:val="clear" w:color="auto" w:fill="auto"/>
          </w:tcPr>
          <w:p w14:paraId="26BD4126" w14:textId="77777777" w:rsidR="004440FC" w:rsidRPr="00A95334" w:rsidRDefault="004440FC" w:rsidP="003C4A16">
            <w:pPr>
              <w:pStyle w:val="a4"/>
              <w:keepNext/>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bl>
    <w:p w14:paraId="5041FFD8" w14:textId="77777777" w:rsidR="004440FC" w:rsidRPr="004F624E" w:rsidRDefault="004440FC" w:rsidP="004440FC">
      <w:pPr>
        <w:rPr>
          <w:rFonts w:ascii="Consolas" w:hAnsi="Consolas"/>
        </w:rPr>
      </w:pPr>
    </w:p>
    <w:p w14:paraId="0F00D0D2"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67" w:name="_Toc354760219"/>
      <w:bookmarkStart w:id="468" w:name="_Toc355341036"/>
      <w:r w:rsidRPr="004F624E">
        <w:rPr>
          <w:rFonts w:ascii="Consolas" w:hAnsi="Consolas" w:hint="eastAsia"/>
        </w:rPr>
        <w:t>移动联系人到指定组</w:t>
      </w:r>
      <w:bookmarkEnd w:id="467"/>
      <w:bookmarkEnd w:id="468"/>
    </w:p>
    <w:tbl>
      <w:tblPr>
        <w:tblW w:w="513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23"/>
        <w:gridCol w:w="278"/>
        <w:gridCol w:w="7831"/>
      </w:tblGrid>
      <w:tr w:rsidR="004440FC" w:rsidRPr="00A95334" w14:paraId="74E85FC1" w14:textId="77777777" w:rsidTr="003C4A16">
        <w:tc>
          <w:tcPr>
            <w:tcW w:w="655" w:type="pct"/>
            <w:shd w:val="clear" w:color="auto" w:fill="auto"/>
          </w:tcPr>
          <w:p w14:paraId="2D57C97A"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用例名称</w:t>
            </w:r>
          </w:p>
        </w:tc>
        <w:tc>
          <w:tcPr>
            <w:tcW w:w="4345" w:type="pct"/>
            <w:gridSpan w:val="2"/>
            <w:shd w:val="clear" w:color="auto" w:fill="auto"/>
          </w:tcPr>
          <w:p w14:paraId="1BD92836"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移动联系人到指定组</w:t>
            </w:r>
          </w:p>
        </w:tc>
      </w:tr>
      <w:tr w:rsidR="004440FC" w:rsidRPr="00A95334" w14:paraId="69CD6D34" w14:textId="77777777" w:rsidTr="003C4A16">
        <w:tc>
          <w:tcPr>
            <w:tcW w:w="655" w:type="pct"/>
            <w:shd w:val="clear" w:color="auto" w:fill="auto"/>
          </w:tcPr>
          <w:p w14:paraId="11AE5B8A"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SRS ID</w:t>
            </w:r>
          </w:p>
        </w:tc>
        <w:tc>
          <w:tcPr>
            <w:tcW w:w="4345" w:type="pct"/>
            <w:gridSpan w:val="2"/>
            <w:shd w:val="clear" w:color="auto" w:fill="auto"/>
          </w:tcPr>
          <w:p w14:paraId="68FA6A50"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MAX_Client_ADDRESSBOOK_SRS_0012</w:t>
            </w:r>
          </w:p>
        </w:tc>
      </w:tr>
      <w:tr w:rsidR="004440FC" w:rsidRPr="00A95334" w14:paraId="6CD2570F" w14:textId="77777777" w:rsidTr="003C4A16">
        <w:tc>
          <w:tcPr>
            <w:tcW w:w="655" w:type="pct"/>
            <w:shd w:val="clear" w:color="auto" w:fill="auto"/>
          </w:tcPr>
          <w:p w14:paraId="08E3648C"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角色</w:t>
            </w:r>
          </w:p>
        </w:tc>
        <w:tc>
          <w:tcPr>
            <w:tcW w:w="4345" w:type="pct"/>
            <w:gridSpan w:val="2"/>
            <w:shd w:val="clear" w:color="auto" w:fill="auto"/>
          </w:tcPr>
          <w:p w14:paraId="1694FD9E"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注册用户</w:t>
            </w:r>
          </w:p>
        </w:tc>
      </w:tr>
      <w:tr w:rsidR="004440FC" w:rsidRPr="00A95334" w14:paraId="681C9067" w14:textId="77777777" w:rsidTr="003C4A16">
        <w:tc>
          <w:tcPr>
            <w:tcW w:w="655" w:type="pct"/>
            <w:shd w:val="clear" w:color="auto" w:fill="auto"/>
          </w:tcPr>
          <w:p w14:paraId="5C62D149"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简述</w:t>
            </w:r>
          </w:p>
        </w:tc>
        <w:tc>
          <w:tcPr>
            <w:tcW w:w="4345" w:type="pct"/>
            <w:gridSpan w:val="2"/>
            <w:shd w:val="clear" w:color="auto" w:fill="auto"/>
          </w:tcPr>
          <w:p w14:paraId="5603BAA8"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用户右键单击联系人，弹出下拉菜单，鼠标移动到”移动至“菜单项，选择组，联系人新归属组自动展开，联系人处于选中状态。</w:t>
            </w:r>
          </w:p>
        </w:tc>
      </w:tr>
      <w:tr w:rsidR="004440FC" w:rsidRPr="00A95334" w14:paraId="3548090B" w14:textId="77777777" w:rsidTr="003C4A16">
        <w:tc>
          <w:tcPr>
            <w:tcW w:w="655" w:type="pct"/>
            <w:shd w:val="clear" w:color="auto" w:fill="auto"/>
          </w:tcPr>
          <w:p w14:paraId="2ADCA34D"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优先级别</w:t>
            </w:r>
          </w:p>
        </w:tc>
        <w:tc>
          <w:tcPr>
            <w:tcW w:w="4345" w:type="pct"/>
            <w:gridSpan w:val="2"/>
            <w:shd w:val="clear" w:color="auto" w:fill="auto"/>
          </w:tcPr>
          <w:p w14:paraId="6D717951"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高</w:t>
            </w:r>
          </w:p>
        </w:tc>
      </w:tr>
      <w:tr w:rsidR="004440FC" w:rsidRPr="00A95334" w14:paraId="4CCBBE76" w14:textId="77777777" w:rsidTr="003C4A16">
        <w:tc>
          <w:tcPr>
            <w:tcW w:w="655" w:type="pct"/>
            <w:shd w:val="clear" w:color="auto" w:fill="auto"/>
          </w:tcPr>
          <w:p w14:paraId="278FC523"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前置条件</w:t>
            </w:r>
          </w:p>
        </w:tc>
        <w:tc>
          <w:tcPr>
            <w:tcW w:w="4345" w:type="pct"/>
            <w:gridSpan w:val="2"/>
            <w:shd w:val="clear" w:color="auto" w:fill="auto"/>
          </w:tcPr>
          <w:p w14:paraId="518A96E5"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用户登录</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客户端并进入到“通讯录</w:t>
            </w:r>
            <w:r w:rsidRPr="00A95334">
              <w:rPr>
                <w:rFonts w:ascii="Consolas" w:hAnsi="Consolas" w:hint="eastAsia"/>
                <w:caps/>
                <w:kern w:val="0"/>
                <w:sz w:val="21"/>
                <w:szCs w:val="21"/>
              </w:rPr>
              <w:t>面板</w:t>
            </w:r>
            <w:r w:rsidRPr="00A95334">
              <w:rPr>
                <w:rFonts w:ascii="Consolas" w:hAnsi="Consolas" w:hint="eastAsia"/>
                <w:iCs/>
                <w:kern w:val="0"/>
                <w:sz w:val="21"/>
                <w:szCs w:val="21"/>
                <w:lang w:bidi="en-US"/>
              </w:rPr>
              <w:t>”</w:t>
            </w:r>
          </w:p>
        </w:tc>
      </w:tr>
      <w:tr w:rsidR="004440FC" w:rsidRPr="00A95334" w14:paraId="752978E2" w14:textId="77777777" w:rsidTr="003C4A16">
        <w:tc>
          <w:tcPr>
            <w:tcW w:w="5000" w:type="pct"/>
            <w:gridSpan w:val="3"/>
            <w:shd w:val="clear" w:color="auto" w:fill="auto"/>
          </w:tcPr>
          <w:p w14:paraId="3F568497"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b/>
                <w:kern w:val="0"/>
                <w:sz w:val="21"/>
                <w:szCs w:val="21"/>
              </w:rPr>
              <w:t>主事件流程</w:t>
            </w:r>
          </w:p>
        </w:tc>
      </w:tr>
      <w:tr w:rsidR="004440FC" w:rsidRPr="00A95334" w14:paraId="52AA8AFE" w14:textId="77777777" w:rsidTr="003C4A16">
        <w:tc>
          <w:tcPr>
            <w:tcW w:w="5000" w:type="pct"/>
            <w:gridSpan w:val="3"/>
            <w:shd w:val="clear" w:color="auto" w:fill="auto"/>
          </w:tcPr>
          <w:p w14:paraId="530F62BF" w14:textId="77777777" w:rsidR="004440FC" w:rsidRPr="004B39D3" w:rsidRDefault="004440FC" w:rsidP="00AC5C40">
            <w:pPr>
              <w:pStyle w:val="a4"/>
              <w:numPr>
                <w:ilvl w:val="0"/>
                <w:numId w:val="180"/>
              </w:numPr>
              <w:spacing w:after="72"/>
              <w:ind w:firstLineChars="0"/>
              <w:rPr>
                <w:rFonts w:ascii="Consolas" w:hAnsi="Consolas"/>
                <w:kern w:val="0"/>
                <w:sz w:val="21"/>
                <w:szCs w:val="21"/>
              </w:rPr>
            </w:pPr>
            <w:r w:rsidRPr="00244804">
              <w:rPr>
                <w:rFonts w:ascii="Consolas" w:hAnsi="Consolas" w:hint="eastAsia"/>
                <w:kern w:val="0"/>
                <w:sz w:val="21"/>
                <w:szCs w:val="21"/>
              </w:rPr>
              <w:t>用户右键单击联系人，弹出下拉菜单，鼠标移动到”移动至“菜单项，下拉菜单右侧出现组列表菜单【业务规则</w:t>
            </w:r>
            <w:r w:rsidRPr="00244804">
              <w:rPr>
                <w:rFonts w:ascii="Consolas" w:hAnsi="Consolas" w:hint="eastAsia"/>
                <w:kern w:val="0"/>
                <w:sz w:val="21"/>
                <w:szCs w:val="21"/>
              </w:rPr>
              <w:t>1</w:t>
            </w:r>
            <w:r w:rsidRPr="00244804">
              <w:rPr>
                <w:rFonts w:ascii="Consolas" w:hAnsi="Consolas" w:hint="eastAsia"/>
                <w:kern w:val="0"/>
                <w:sz w:val="21"/>
                <w:szCs w:val="21"/>
              </w:rPr>
              <w:t>】</w:t>
            </w:r>
            <w:r w:rsidRPr="00A95334">
              <w:rPr>
                <w:rFonts w:ascii="Consolas" w:hAnsi="Consolas" w:hint="eastAsia"/>
                <w:kern w:val="0"/>
                <w:sz w:val="21"/>
                <w:szCs w:val="21"/>
              </w:rPr>
              <w:t>，用户选择指定组，见原型图</w:t>
            </w:r>
            <w:r w:rsidRPr="00A95334">
              <w:rPr>
                <w:rFonts w:ascii="Consolas" w:hAnsi="Consolas" w:hint="eastAsia"/>
                <w:kern w:val="0"/>
                <w:sz w:val="21"/>
                <w:szCs w:val="21"/>
              </w:rPr>
              <w:t>1-15</w:t>
            </w:r>
            <w:r w:rsidRPr="004B39D3">
              <w:rPr>
                <w:rFonts w:ascii="Consolas" w:hAnsi="Consolas" w:hint="eastAsia"/>
                <w:kern w:val="0"/>
                <w:sz w:val="21"/>
                <w:szCs w:val="21"/>
              </w:rPr>
              <w:t>通讯录面板</w:t>
            </w:r>
            <w:r w:rsidRPr="004B39D3">
              <w:rPr>
                <w:rFonts w:ascii="Consolas" w:hAnsi="Consolas" w:hint="eastAsia"/>
                <w:kern w:val="0"/>
                <w:sz w:val="21"/>
                <w:szCs w:val="21"/>
              </w:rPr>
              <w:t>--</w:t>
            </w:r>
            <w:r w:rsidRPr="004B39D3">
              <w:rPr>
                <w:rFonts w:ascii="Consolas" w:hAnsi="Consolas" w:hint="eastAsia"/>
                <w:kern w:val="0"/>
                <w:sz w:val="21"/>
                <w:szCs w:val="21"/>
              </w:rPr>
              <w:t>移动联系人，用例开始。</w:t>
            </w:r>
            <w:r w:rsidRPr="004B39D3">
              <w:rPr>
                <w:rFonts w:ascii="Consolas" w:hAnsi="Consolas" w:hint="eastAsia"/>
                <w:kern w:val="0"/>
                <w:sz w:val="21"/>
                <w:szCs w:val="21"/>
              </w:rPr>
              <w:t xml:space="preserve"> </w:t>
            </w:r>
          </w:p>
          <w:p w14:paraId="104C21EA" w14:textId="77777777" w:rsidR="004440FC" w:rsidRPr="00244804" w:rsidRDefault="004440FC" w:rsidP="00AC5C40">
            <w:pPr>
              <w:pStyle w:val="a4"/>
              <w:numPr>
                <w:ilvl w:val="0"/>
                <w:numId w:val="180"/>
              </w:numPr>
              <w:spacing w:after="72"/>
              <w:ind w:firstLineChars="0"/>
              <w:rPr>
                <w:rFonts w:ascii="Consolas" w:hAnsi="Consolas"/>
                <w:kern w:val="0"/>
                <w:sz w:val="21"/>
                <w:szCs w:val="21"/>
              </w:rPr>
            </w:pPr>
            <w:r w:rsidRPr="00244804">
              <w:rPr>
                <w:rFonts w:ascii="Consolas" w:hAnsi="Consolas" w:hint="eastAsia"/>
                <w:kern w:val="0"/>
                <w:sz w:val="21"/>
                <w:szCs w:val="21"/>
              </w:rPr>
              <w:t>MAXClient</w:t>
            </w:r>
            <w:r w:rsidRPr="00244804">
              <w:rPr>
                <w:rFonts w:ascii="Consolas" w:hAnsi="Consolas" w:hint="eastAsia"/>
                <w:kern w:val="0"/>
                <w:sz w:val="21"/>
                <w:szCs w:val="21"/>
              </w:rPr>
              <w:t>通过</w:t>
            </w:r>
            <w:r w:rsidRPr="00244804">
              <w:rPr>
                <w:rFonts w:ascii="Consolas" w:hAnsi="Consolas" w:hint="eastAsia"/>
                <w:kern w:val="0"/>
                <w:sz w:val="21"/>
                <w:szCs w:val="21"/>
              </w:rPr>
              <w:t>ajax</w:t>
            </w:r>
            <w:r w:rsidRPr="00244804">
              <w:rPr>
                <w:rFonts w:ascii="Consolas" w:hAnsi="Consolas" w:hint="eastAsia"/>
                <w:kern w:val="0"/>
                <w:sz w:val="21"/>
                <w:szCs w:val="21"/>
              </w:rPr>
              <w:t>，向</w:t>
            </w:r>
            <w:r w:rsidRPr="00244804">
              <w:rPr>
                <w:rFonts w:ascii="Consolas" w:hAnsi="Consolas" w:hint="eastAsia"/>
                <w:kern w:val="0"/>
                <w:sz w:val="21"/>
                <w:szCs w:val="21"/>
              </w:rPr>
              <w:t>MAXUniform</w:t>
            </w:r>
            <w:r w:rsidRPr="00244804">
              <w:rPr>
                <w:rFonts w:ascii="Consolas" w:hAnsi="Consolas" w:hint="eastAsia"/>
                <w:kern w:val="0"/>
                <w:sz w:val="21"/>
                <w:szCs w:val="21"/>
              </w:rPr>
              <w:t>发送更新联系人（用例：</w:t>
            </w:r>
            <w:r w:rsidRPr="004B39D3">
              <w:rPr>
                <w:rFonts w:ascii="Consolas" w:hAnsi="Consolas" w:hint="eastAsia"/>
                <w:kern w:val="0"/>
                <w:sz w:val="21"/>
                <w:szCs w:val="21"/>
              </w:rPr>
              <w:t>MAX_Uniform_ADDRESSBOOK_SRS_0010</w:t>
            </w:r>
            <w:r w:rsidRPr="00244804">
              <w:rPr>
                <w:rFonts w:ascii="Consolas" w:hAnsi="Consolas" w:hint="eastAsia"/>
                <w:kern w:val="0"/>
                <w:sz w:val="21"/>
                <w:szCs w:val="21"/>
              </w:rPr>
              <w:t>）请求。</w:t>
            </w:r>
          </w:p>
          <w:p w14:paraId="53BDD065" w14:textId="77777777" w:rsidR="004440FC" w:rsidRPr="00244804" w:rsidRDefault="004440FC" w:rsidP="00AC5C40">
            <w:pPr>
              <w:pStyle w:val="a4"/>
              <w:numPr>
                <w:ilvl w:val="0"/>
                <w:numId w:val="180"/>
              </w:numPr>
              <w:spacing w:after="72"/>
              <w:ind w:firstLineChars="0"/>
              <w:rPr>
                <w:rFonts w:ascii="Consolas" w:hAnsi="Consolas"/>
                <w:kern w:val="0"/>
                <w:sz w:val="21"/>
                <w:szCs w:val="21"/>
              </w:rPr>
            </w:pPr>
            <w:r w:rsidRPr="00244804">
              <w:rPr>
                <w:rFonts w:ascii="Consolas" w:hAnsi="Consolas" w:hint="eastAsia"/>
                <w:kern w:val="0"/>
                <w:sz w:val="21"/>
                <w:szCs w:val="21"/>
              </w:rPr>
              <w:t>MAXClient</w:t>
            </w:r>
            <w:r w:rsidRPr="00244804">
              <w:rPr>
                <w:rFonts w:ascii="Consolas" w:hAnsi="Consolas" w:hint="eastAsia"/>
                <w:kern w:val="0"/>
                <w:sz w:val="21"/>
                <w:szCs w:val="21"/>
              </w:rPr>
              <w:t>判断</w:t>
            </w:r>
            <w:r w:rsidRPr="00244804">
              <w:rPr>
                <w:rFonts w:ascii="Consolas" w:hAnsi="Consolas" w:hint="eastAsia"/>
                <w:kern w:val="0"/>
                <w:sz w:val="21"/>
                <w:szCs w:val="21"/>
              </w:rPr>
              <w:t>MAXUniform</w:t>
            </w:r>
            <w:r w:rsidRPr="00244804">
              <w:rPr>
                <w:rFonts w:ascii="Consolas" w:hAnsi="Consolas" w:hint="eastAsia"/>
                <w:kern w:val="0"/>
                <w:sz w:val="21"/>
                <w:szCs w:val="21"/>
              </w:rPr>
              <w:t>返回结果。</w:t>
            </w:r>
          </w:p>
          <w:p w14:paraId="33F089FC" w14:textId="77777777" w:rsidR="004440FC" w:rsidRPr="00244804" w:rsidRDefault="004440FC" w:rsidP="00AC5C40">
            <w:pPr>
              <w:pStyle w:val="a4"/>
              <w:numPr>
                <w:ilvl w:val="1"/>
                <w:numId w:val="180"/>
              </w:numPr>
              <w:spacing w:after="72"/>
              <w:ind w:firstLineChars="0"/>
              <w:rPr>
                <w:rFonts w:ascii="Consolas" w:hAnsi="Consolas"/>
                <w:kern w:val="0"/>
                <w:sz w:val="21"/>
                <w:szCs w:val="21"/>
              </w:rPr>
            </w:pPr>
            <w:r w:rsidRPr="004B39D3">
              <w:rPr>
                <w:rFonts w:ascii="Consolas" w:hAnsi="Consolas" w:hint="eastAsia"/>
                <w:kern w:val="0"/>
                <w:sz w:val="21"/>
                <w:szCs w:val="21"/>
              </w:rPr>
              <w:t>请求超时</w:t>
            </w:r>
            <w:r>
              <w:rPr>
                <w:rFonts w:ascii="Consolas" w:hAnsi="Consolas" w:hint="eastAsia"/>
                <w:kern w:val="0"/>
                <w:sz w:val="21"/>
                <w:szCs w:val="21"/>
              </w:rPr>
              <w:t>,</w:t>
            </w:r>
            <w:r>
              <w:rPr>
                <w:rFonts w:ascii="Consolas" w:hAnsi="Consolas" w:hint="eastAsia"/>
                <w:kern w:val="0"/>
                <w:sz w:val="21"/>
                <w:szCs w:val="21"/>
              </w:rPr>
              <w:t>见通用规则</w:t>
            </w:r>
            <w:r w:rsidRPr="004B39D3">
              <w:rPr>
                <w:rFonts w:ascii="Consolas" w:hAnsi="Consolas" w:hint="eastAsia"/>
                <w:kern w:val="0"/>
                <w:sz w:val="21"/>
                <w:szCs w:val="21"/>
              </w:rPr>
              <w:t>【请求超时限制】，在“通讯录面板“上方弹出错误提示浮层提示</w:t>
            </w:r>
            <w:r w:rsidRPr="004B39D3">
              <w:rPr>
                <w:rFonts w:ascii="Consolas" w:hAnsi="Consolas" w:hint="eastAsia"/>
                <w:kern w:val="0"/>
                <w:sz w:val="21"/>
                <w:szCs w:val="21"/>
              </w:rPr>
              <w:t xml:space="preserve"> </w:t>
            </w:r>
            <w:r w:rsidRPr="004B39D3">
              <w:rPr>
                <w:rFonts w:ascii="Consolas" w:hAnsi="Consolas" w:hint="eastAsia"/>
                <w:kern w:val="0"/>
                <w:sz w:val="21"/>
                <w:szCs w:val="21"/>
              </w:rPr>
              <w:t>“移动联系人失败，请稍后重试”，</w:t>
            </w:r>
            <w:r>
              <w:rPr>
                <w:rFonts w:ascii="Consolas" w:hAnsi="Consolas" w:hint="eastAsia"/>
                <w:kern w:val="0"/>
                <w:sz w:val="21"/>
                <w:szCs w:val="21"/>
              </w:rPr>
              <w:t xml:space="preserve"> </w:t>
            </w:r>
            <w:r>
              <w:rPr>
                <w:rFonts w:ascii="Consolas" w:hAnsi="Consolas" w:hint="eastAsia"/>
                <w:kern w:val="0"/>
                <w:sz w:val="21"/>
                <w:szCs w:val="21"/>
              </w:rPr>
              <w:t>刷新联系人列表，联系人列表回到初始状态，见用例进入通讯录面板（</w:t>
            </w:r>
            <w:r w:rsidRPr="005C569B">
              <w:rPr>
                <w:rFonts w:ascii="Consolas" w:hAnsi="Consolas" w:hint="eastAsia"/>
                <w:caps/>
                <w:kern w:val="0"/>
                <w:sz w:val="21"/>
                <w:szCs w:val="21"/>
              </w:rPr>
              <w:t>MAX_Client_ADDRESSBOOK_SRS_000</w:t>
            </w:r>
            <w:r>
              <w:rPr>
                <w:rFonts w:ascii="Consolas" w:hAnsi="Consolas" w:hint="eastAsia"/>
                <w:caps/>
                <w:kern w:val="0"/>
                <w:sz w:val="21"/>
                <w:szCs w:val="21"/>
              </w:rPr>
              <w:t>1</w:t>
            </w:r>
            <w:r>
              <w:rPr>
                <w:rFonts w:ascii="Consolas" w:hAnsi="Consolas" w:hint="eastAsia"/>
                <w:kern w:val="0"/>
                <w:sz w:val="21"/>
                <w:szCs w:val="21"/>
              </w:rPr>
              <w:t>），</w:t>
            </w:r>
            <w:r w:rsidRPr="004B39D3">
              <w:rPr>
                <w:rFonts w:ascii="Consolas" w:hAnsi="Consolas" w:hint="eastAsia"/>
                <w:kern w:val="0"/>
                <w:sz w:val="21"/>
                <w:szCs w:val="21"/>
              </w:rPr>
              <w:t>用例终止。</w:t>
            </w:r>
          </w:p>
          <w:p w14:paraId="2DEA537A" w14:textId="77777777" w:rsidR="004440FC" w:rsidRPr="00244804" w:rsidRDefault="004440FC" w:rsidP="00AC5C40">
            <w:pPr>
              <w:pStyle w:val="a4"/>
              <w:numPr>
                <w:ilvl w:val="1"/>
                <w:numId w:val="180"/>
              </w:numPr>
              <w:spacing w:after="72"/>
              <w:ind w:firstLineChars="0"/>
              <w:rPr>
                <w:rFonts w:ascii="Consolas" w:hAnsi="Consolas"/>
                <w:kern w:val="0"/>
                <w:sz w:val="21"/>
                <w:szCs w:val="21"/>
              </w:rPr>
            </w:pPr>
            <w:r w:rsidRPr="00244804">
              <w:rPr>
                <w:rFonts w:ascii="Consolas" w:hAnsi="Consolas" w:hint="eastAsia"/>
                <w:kern w:val="0"/>
                <w:sz w:val="21"/>
                <w:szCs w:val="21"/>
              </w:rPr>
              <w:t>返回的</w:t>
            </w:r>
            <w:r w:rsidRPr="00244804">
              <w:rPr>
                <w:rFonts w:ascii="Consolas" w:hAnsi="Consolas" w:hint="eastAsia"/>
                <w:kern w:val="0"/>
                <w:sz w:val="21"/>
                <w:szCs w:val="21"/>
              </w:rPr>
              <w:t>HTTP</w:t>
            </w:r>
            <w:r w:rsidRPr="00244804">
              <w:rPr>
                <w:rFonts w:ascii="Consolas" w:hAnsi="Consolas" w:hint="eastAsia"/>
                <w:kern w:val="0"/>
                <w:sz w:val="21"/>
                <w:szCs w:val="21"/>
              </w:rPr>
              <w:t>状态码为</w:t>
            </w:r>
            <w:r w:rsidRPr="00244804">
              <w:rPr>
                <w:rFonts w:ascii="Consolas" w:hAnsi="Consolas" w:hint="eastAsia"/>
                <w:kern w:val="0"/>
                <w:sz w:val="21"/>
                <w:szCs w:val="21"/>
              </w:rPr>
              <w:t>5</w:t>
            </w:r>
            <w:r>
              <w:rPr>
                <w:rFonts w:ascii="Consolas" w:hAnsi="Consolas" w:hint="eastAsia"/>
                <w:kern w:val="0"/>
                <w:sz w:val="21"/>
                <w:szCs w:val="21"/>
              </w:rPr>
              <w:t>xx</w:t>
            </w:r>
            <w:r w:rsidRPr="00244804">
              <w:rPr>
                <w:rFonts w:ascii="Consolas" w:hAnsi="Consolas" w:hint="eastAsia"/>
                <w:kern w:val="0"/>
                <w:sz w:val="21"/>
                <w:szCs w:val="21"/>
              </w:rPr>
              <w:t>，</w:t>
            </w:r>
            <w:r w:rsidRPr="004B39D3">
              <w:rPr>
                <w:rFonts w:ascii="Consolas" w:hAnsi="Consolas" w:hint="eastAsia"/>
                <w:kern w:val="0"/>
                <w:sz w:val="21"/>
                <w:szCs w:val="21"/>
              </w:rPr>
              <w:t>在“通讯录面板“上方弹出错误提示浮层提示</w:t>
            </w:r>
            <w:r w:rsidRPr="004B39D3">
              <w:rPr>
                <w:rFonts w:ascii="Consolas" w:hAnsi="Consolas" w:hint="eastAsia"/>
                <w:kern w:val="0"/>
                <w:sz w:val="21"/>
                <w:szCs w:val="21"/>
              </w:rPr>
              <w:t xml:space="preserve"> </w:t>
            </w:r>
            <w:r w:rsidRPr="004B39D3">
              <w:rPr>
                <w:rFonts w:ascii="Consolas" w:hAnsi="Consolas" w:hint="eastAsia"/>
                <w:kern w:val="0"/>
                <w:sz w:val="21"/>
                <w:szCs w:val="21"/>
              </w:rPr>
              <w:t>“移动联系人失败，请稍后重试”，</w:t>
            </w:r>
            <w:r>
              <w:rPr>
                <w:rFonts w:ascii="Consolas" w:hAnsi="Consolas" w:hint="eastAsia"/>
                <w:kern w:val="0"/>
                <w:sz w:val="21"/>
                <w:szCs w:val="21"/>
              </w:rPr>
              <w:t xml:space="preserve"> </w:t>
            </w:r>
            <w:r>
              <w:rPr>
                <w:rFonts w:ascii="Consolas" w:hAnsi="Consolas" w:hint="eastAsia"/>
                <w:kern w:val="0"/>
                <w:sz w:val="21"/>
                <w:szCs w:val="21"/>
              </w:rPr>
              <w:t>刷新联系人列表，联系人列表回到初始状态，见用例进入通讯录面板（</w:t>
            </w:r>
            <w:r w:rsidRPr="005C569B">
              <w:rPr>
                <w:rFonts w:ascii="Consolas" w:hAnsi="Consolas" w:hint="eastAsia"/>
                <w:caps/>
                <w:kern w:val="0"/>
                <w:sz w:val="21"/>
                <w:szCs w:val="21"/>
              </w:rPr>
              <w:t>MAX_Client_ADDRESSBOOK_SRS_000</w:t>
            </w:r>
            <w:r>
              <w:rPr>
                <w:rFonts w:ascii="Consolas" w:hAnsi="Consolas" w:hint="eastAsia"/>
                <w:caps/>
                <w:kern w:val="0"/>
                <w:sz w:val="21"/>
                <w:szCs w:val="21"/>
              </w:rPr>
              <w:t>1</w:t>
            </w:r>
            <w:r>
              <w:rPr>
                <w:rFonts w:ascii="Consolas" w:hAnsi="Consolas" w:hint="eastAsia"/>
                <w:kern w:val="0"/>
                <w:sz w:val="21"/>
                <w:szCs w:val="21"/>
              </w:rPr>
              <w:t>），</w:t>
            </w:r>
            <w:r w:rsidRPr="004B39D3">
              <w:rPr>
                <w:rFonts w:ascii="Consolas" w:hAnsi="Consolas" w:hint="eastAsia"/>
                <w:kern w:val="0"/>
                <w:sz w:val="21"/>
                <w:szCs w:val="21"/>
              </w:rPr>
              <w:t>用例终止</w:t>
            </w:r>
            <w:r w:rsidRPr="00244804">
              <w:rPr>
                <w:rFonts w:ascii="Consolas" w:hAnsi="Consolas" w:hint="eastAsia"/>
                <w:kern w:val="0"/>
                <w:sz w:val="21"/>
                <w:szCs w:val="21"/>
              </w:rPr>
              <w:t>。</w:t>
            </w:r>
          </w:p>
          <w:p w14:paraId="11913B60" w14:textId="77777777" w:rsidR="004440FC" w:rsidRPr="00244804" w:rsidRDefault="004440FC" w:rsidP="00AC5C40">
            <w:pPr>
              <w:pStyle w:val="a4"/>
              <w:numPr>
                <w:ilvl w:val="1"/>
                <w:numId w:val="180"/>
              </w:numPr>
              <w:spacing w:after="72"/>
              <w:ind w:firstLineChars="0"/>
              <w:rPr>
                <w:rFonts w:ascii="Consolas" w:hAnsi="Consolas"/>
                <w:kern w:val="0"/>
                <w:sz w:val="21"/>
                <w:szCs w:val="21"/>
              </w:rPr>
            </w:pPr>
            <w:r w:rsidRPr="00244804">
              <w:rPr>
                <w:rFonts w:ascii="Consolas" w:hAnsi="Consolas" w:hint="eastAsia"/>
                <w:kern w:val="0"/>
                <w:sz w:val="21"/>
                <w:szCs w:val="21"/>
              </w:rPr>
              <w:t>返回的</w:t>
            </w:r>
            <w:r w:rsidRPr="00244804">
              <w:rPr>
                <w:rFonts w:ascii="Consolas" w:hAnsi="Consolas" w:hint="eastAsia"/>
                <w:kern w:val="0"/>
                <w:sz w:val="21"/>
                <w:szCs w:val="21"/>
              </w:rPr>
              <w:t>HTTP</w:t>
            </w:r>
            <w:r w:rsidRPr="00244804">
              <w:rPr>
                <w:rFonts w:ascii="Consolas" w:hAnsi="Consolas" w:hint="eastAsia"/>
                <w:kern w:val="0"/>
                <w:sz w:val="21"/>
                <w:szCs w:val="21"/>
              </w:rPr>
              <w:t>状态码为</w:t>
            </w:r>
            <w:r w:rsidRPr="00244804">
              <w:rPr>
                <w:rFonts w:ascii="Consolas" w:hAnsi="Consolas" w:hint="eastAsia"/>
                <w:kern w:val="0"/>
                <w:sz w:val="21"/>
                <w:szCs w:val="21"/>
              </w:rPr>
              <w:t>200</w:t>
            </w:r>
            <w:r w:rsidRPr="00244804">
              <w:rPr>
                <w:rFonts w:ascii="Consolas" w:hAnsi="Consolas" w:hint="eastAsia"/>
                <w:kern w:val="0"/>
                <w:sz w:val="21"/>
                <w:szCs w:val="21"/>
              </w:rPr>
              <w:t>，判断返回结果中业务状态码。</w:t>
            </w:r>
          </w:p>
          <w:p w14:paraId="0B9F935E" w14:textId="77777777" w:rsidR="004440FC" w:rsidRPr="00244804" w:rsidRDefault="004440FC" w:rsidP="00AC5C40">
            <w:pPr>
              <w:pStyle w:val="a4"/>
              <w:numPr>
                <w:ilvl w:val="0"/>
                <w:numId w:val="180"/>
              </w:numPr>
              <w:spacing w:after="72"/>
              <w:ind w:firstLineChars="0"/>
              <w:rPr>
                <w:rFonts w:ascii="Consolas" w:hAnsi="Consolas"/>
                <w:kern w:val="0"/>
                <w:sz w:val="21"/>
                <w:szCs w:val="21"/>
              </w:rPr>
            </w:pPr>
            <w:r>
              <w:rPr>
                <w:rFonts w:ascii="Consolas" w:hAnsi="Consolas" w:hint="eastAsia"/>
                <w:kern w:val="0"/>
                <w:sz w:val="21"/>
                <w:szCs w:val="21"/>
              </w:rPr>
              <w:t>滚动联系人列表，联系人所在组显示在联系人列表顶端且处于展开状态</w:t>
            </w:r>
            <w:r w:rsidRPr="00244804">
              <w:rPr>
                <w:rFonts w:ascii="Consolas" w:hAnsi="Consolas" w:hint="eastAsia"/>
                <w:kern w:val="0"/>
                <w:sz w:val="21"/>
                <w:szCs w:val="21"/>
              </w:rPr>
              <w:t>。</w:t>
            </w:r>
          </w:p>
          <w:p w14:paraId="03E52730" w14:textId="77777777" w:rsidR="004440FC" w:rsidRPr="00244804" w:rsidRDefault="004440FC" w:rsidP="00AC5C40">
            <w:pPr>
              <w:pStyle w:val="a4"/>
              <w:numPr>
                <w:ilvl w:val="0"/>
                <w:numId w:val="180"/>
              </w:numPr>
              <w:spacing w:after="72"/>
              <w:ind w:firstLineChars="0"/>
              <w:rPr>
                <w:rFonts w:ascii="Consolas" w:hAnsi="Consolas"/>
                <w:kern w:val="0"/>
                <w:sz w:val="21"/>
                <w:szCs w:val="21"/>
              </w:rPr>
            </w:pPr>
            <w:r w:rsidRPr="00244804">
              <w:rPr>
                <w:rFonts w:ascii="Consolas" w:hAnsi="Consolas" w:hint="eastAsia"/>
                <w:kern w:val="0"/>
                <w:sz w:val="21"/>
                <w:szCs w:val="21"/>
              </w:rPr>
              <w:t>联系人处于选中状态，联系人按排序规则【联系人列表排序规则</w:t>
            </w:r>
            <w:r w:rsidRPr="00A95334">
              <w:rPr>
                <w:rFonts w:ascii="Consolas" w:hAnsi="Consolas" w:hint="eastAsia"/>
                <w:kern w:val="0"/>
                <w:sz w:val="21"/>
                <w:szCs w:val="21"/>
              </w:rPr>
              <w:t>】</w:t>
            </w:r>
            <w:r w:rsidRPr="00244804">
              <w:rPr>
                <w:rFonts w:ascii="Consolas" w:hAnsi="Consolas" w:hint="eastAsia"/>
                <w:kern w:val="0"/>
                <w:sz w:val="21"/>
                <w:szCs w:val="21"/>
              </w:rPr>
              <w:t>显示在组中。</w:t>
            </w:r>
          </w:p>
          <w:p w14:paraId="091D0C18" w14:textId="77777777" w:rsidR="004440FC" w:rsidRPr="00244804" w:rsidRDefault="004440FC" w:rsidP="00AC5C40">
            <w:pPr>
              <w:pStyle w:val="a4"/>
              <w:numPr>
                <w:ilvl w:val="0"/>
                <w:numId w:val="180"/>
              </w:numPr>
              <w:spacing w:after="72"/>
              <w:ind w:firstLineChars="0"/>
              <w:rPr>
                <w:rFonts w:ascii="Consolas" w:hAnsi="Consolas"/>
                <w:kern w:val="0"/>
                <w:sz w:val="21"/>
                <w:szCs w:val="21"/>
              </w:rPr>
            </w:pPr>
            <w:r w:rsidRPr="00244804">
              <w:rPr>
                <w:rFonts w:ascii="Consolas" w:hAnsi="Consolas" w:hint="eastAsia"/>
                <w:kern w:val="0"/>
                <w:sz w:val="21"/>
                <w:szCs w:val="21"/>
              </w:rPr>
              <w:t>用例结束。</w:t>
            </w:r>
          </w:p>
          <w:p w14:paraId="3A65BC47" w14:textId="77777777" w:rsidR="004440FC" w:rsidRPr="00A95334" w:rsidRDefault="004440FC" w:rsidP="003C4A16">
            <w:pPr>
              <w:pStyle w:val="a4"/>
              <w:spacing w:after="72"/>
              <w:ind w:firstLine="420"/>
              <w:rPr>
                <w:rFonts w:ascii="Consolas" w:hAnsi="Consolas"/>
                <w:iCs/>
                <w:kern w:val="0"/>
                <w:sz w:val="21"/>
                <w:szCs w:val="21"/>
                <w:lang w:bidi="en-US"/>
              </w:rPr>
            </w:pPr>
          </w:p>
          <w:p w14:paraId="6BF4B52D" w14:textId="77777777" w:rsidR="004440FC" w:rsidRPr="00A95334" w:rsidRDefault="004440FC" w:rsidP="003C4A16">
            <w:pPr>
              <w:pStyle w:val="a4"/>
              <w:keepNext/>
              <w:spacing w:after="72"/>
              <w:ind w:firstLine="420"/>
              <w:rPr>
                <w:rFonts w:ascii="Consolas" w:hAnsi="Consolas"/>
                <w:sz w:val="21"/>
                <w:szCs w:val="21"/>
              </w:rPr>
            </w:pPr>
            <w:r w:rsidRPr="00A95334">
              <w:rPr>
                <w:rFonts w:ascii="Consolas" w:hAnsi="Consolas"/>
                <w:noProof/>
                <w:sz w:val="21"/>
                <w:szCs w:val="21"/>
              </w:rPr>
              <w:lastRenderedPageBreak/>
              <w:drawing>
                <wp:inline distT="0" distB="0" distL="0" distR="0" wp14:anchorId="1F04FFE4" wp14:editId="1DD9929D">
                  <wp:extent cx="4010025" cy="3590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10025" cy="3590925"/>
                          </a:xfrm>
                          <a:prstGeom prst="rect">
                            <a:avLst/>
                          </a:prstGeom>
                        </pic:spPr>
                      </pic:pic>
                    </a:graphicData>
                  </a:graphic>
                </wp:inline>
              </w:drawing>
            </w:r>
          </w:p>
          <w:p w14:paraId="25D760D5" w14:textId="77777777" w:rsidR="004440FC" w:rsidRPr="00A95334" w:rsidRDefault="004440FC" w:rsidP="003C4A16">
            <w:pPr>
              <w:pStyle w:val="af3"/>
              <w:rPr>
                <w:rFonts w:ascii="Consolas" w:hAnsi="Consolas"/>
                <w:sz w:val="21"/>
                <w:szCs w:val="21"/>
              </w:rPr>
            </w:pPr>
            <w:bookmarkStart w:id="469" w:name="_Toc354760379"/>
            <w:r w:rsidRPr="00A95334">
              <w:rPr>
                <w:rFonts w:ascii="Consolas" w:hAnsi="Consolas" w:hint="eastAsia"/>
                <w:sz w:val="21"/>
                <w:szCs w:val="21"/>
              </w:rPr>
              <w:t>原型图</w:t>
            </w:r>
            <w:r w:rsidRPr="00A95334">
              <w:rPr>
                <w:rFonts w:ascii="Consolas" w:hAnsi="Consolas" w:hint="eastAsia"/>
                <w:sz w:val="21"/>
                <w:szCs w:val="21"/>
              </w:rPr>
              <w:t xml:space="preserve">1- </w:t>
            </w:r>
            <w:r w:rsidR="004E1C5A" w:rsidRPr="00A95334">
              <w:rPr>
                <w:rFonts w:ascii="Consolas" w:hAnsi="Consolas"/>
                <w:sz w:val="21"/>
                <w:szCs w:val="21"/>
              </w:rPr>
              <w:fldChar w:fldCharType="begin"/>
            </w:r>
            <w:r w:rsidRPr="00A95334">
              <w:rPr>
                <w:rFonts w:ascii="Consolas" w:hAnsi="Consolas"/>
                <w:sz w:val="21"/>
                <w:szCs w:val="21"/>
              </w:rPr>
              <w:instrText xml:space="preserve"> </w:instrText>
            </w:r>
            <w:r w:rsidRPr="00A95334">
              <w:rPr>
                <w:rFonts w:ascii="Consolas" w:hAnsi="Consolas" w:hint="eastAsia"/>
                <w:sz w:val="21"/>
                <w:szCs w:val="21"/>
              </w:rPr>
              <w:instrText xml:space="preserve">SEQ </w:instrText>
            </w:r>
            <w:r w:rsidRPr="00A95334">
              <w:rPr>
                <w:rFonts w:ascii="Consolas" w:hAnsi="Consolas" w:hint="eastAsia"/>
                <w:sz w:val="21"/>
                <w:szCs w:val="21"/>
              </w:rPr>
              <w:instrText>原型图</w:instrText>
            </w:r>
            <w:r w:rsidRPr="00A95334">
              <w:rPr>
                <w:rFonts w:ascii="Consolas" w:hAnsi="Consolas" w:hint="eastAsia"/>
                <w:sz w:val="21"/>
                <w:szCs w:val="21"/>
              </w:rPr>
              <w:instrText>1- \* ARABIC</w:instrText>
            </w:r>
            <w:r w:rsidRPr="00A95334">
              <w:rPr>
                <w:rFonts w:ascii="Consolas" w:hAnsi="Consolas"/>
                <w:sz w:val="21"/>
                <w:szCs w:val="21"/>
              </w:rPr>
              <w:instrText xml:space="preserve"> </w:instrText>
            </w:r>
            <w:r w:rsidR="004E1C5A" w:rsidRPr="00A95334">
              <w:rPr>
                <w:rFonts w:ascii="Consolas" w:hAnsi="Consolas"/>
                <w:sz w:val="21"/>
                <w:szCs w:val="21"/>
              </w:rPr>
              <w:fldChar w:fldCharType="separate"/>
            </w:r>
            <w:r w:rsidRPr="00A95334">
              <w:rPr>
                <w:rFonts w:ascii="Consolas" w:hAnsi="Consolas"/>
                <w:noProof/>
                <w:sz w:val="21"/>
                <w:szCs w:val="21"/>
              </w:rPr>
              <w:t>15</w:t>
            </w:r>
            <w:r w:rsidR="004E1C5A" w:rsidRPr="00A95334">
              <w:rPr>
                <w:rFonts w:ascii="Consolas" w:hAnsi="Consolas"/>
                <w:sz w:val="21"/>
                <w:szCs w:val="21"/>
              </w:rPr>
              <w:fldChar w:fldCharType="end"/>
            </w:r>
            <w:r w:rsidRPr="00A95334">
              <w:rPr>
                <w:rFonts w:ascii="Consolas" w:hAnsi="Consolas" w:hint="eastAsia"/>
                <w:sz w:val="21"/>
                <w:szCs w:val="21"/>
              </w:rPr>
              <w:t>通讯录面板</w:t>
            </w:r>
            <w:r w:rsidRPr="00A95334">
              <w:rPr>
                <w:rFonts w:ascii="Consolas" w:hAnsi="Consolas" w:hint="eastAsia"/>
                <w:sz w:val="21"/>
                <w:szCs w:val="21"/>
              </w:rPr>
              <w:t>--</w:t>
            </w:r>
            <w:r w:rsidRPr="00A95334">
              <w:rPr>
                <w:rFonts w:ascii="Consolas" w:hAnsi="Consolas" w:hint="eastAsia"/>
                <w:sz w:val="21"/>
                <w:szCs w:val="21"/>
              </w:rPr>
              <w:t>移动联系人</w:t>
            </w:r>
            <w:bookmarkEnd w:id="469"/>
          </w:p>
        </w:tc>
      </w:tr>
      <w:tr w:rsidR="004440FC" w:rsidRPr="00A95334" w14:paraId="524DD81C" w14:textId="77777777" w:rsidTr="003C4A16">
        <w:tc>
          <w:tcPr>
            <w:tcW w:w="5000" w:type="pct"/>
            <w:gridSpan w:val="3"/>
            <w:shd w:val="clear" w:color="auto" w:fill="auto"/>
          </w:tcPr>
          <w:p w14:paraId="73A31447"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可选事件流</w:t>
            </w:r>
          </w:p>
        </w:tc>
      </w:tr>
      <w:tr w:rsidR="004440FC" w:rsidRPr="00A95334" w14:paraId="4D0B03BB" w14:textId="77777777" w:rsidTr="003C4A16">
        <w:trPr>
          <w:hidden/>
        </w:trPr>
        <w:tc>
          <w:tcPr>
            <w:tcW w:w="5000" w:type="pct"/>
            <w:gridSpan w:val="3"/>
            <w:shd w:val="clear" w:color="auto" w:fill="auto"/>
          </w:tcPr>
          <w:p w14:paraId="0F688ECE" w14:textId="77777777" w:rsidR="004440FC" w:rsidRPr="00A95334" w:rsidRDefault="004440FC" w:rsidP="00CD4D74">
            <w:pPr>
              <w:pStyle w:val="aff5"/>
              <w:numPr>
                <w:ilvl w:val="0"/>
                <w:numId w:val="146"/>
              </w:numPr>
              <w:spacing w:afterLines="30" w:after="72" w:line="288" w:lineRule="auto"/>
              <w:ind w:firstLineChars="0" w:firstLine="0"/>
              <w:rPr>
                <w:rFonts w:ascii="Consolas" w:hAnsi="Consolas"/>
                <w:vanish/>
                <w:kern w:val="0"/>
                <w:szCs w:val="21"/>
              </w:rPr>
            </w:pPr>
          </w:p>
          <w:p w14:paraId="393B2624" w14:textId="77777777" w:rsidR="004440FC" w:rsidRPr="00A95334" w:rsidRDefault="004440FC" w:rsidP="00CD4D74">
            <w:pPr>
              <w:pStyle w:val="aff5"/>
              <w:numPr>
                <w:ilvl w:val="0"/>
                <w:numId w:val="146"/>
              </w:numPr>
              <w:spacing w:afterLines="30" w:after="72" w:line="288" w:lineRule="auto"/>
              <w:ind w:firstLineChars="0" w:firstLine="0"/>
              <w:rPr>
                <w:rFonts w:ascii="Consolas" w:hAnsi="Consolas"/>
                <w:vanish/>
                <w:kern w:val="0"/>
                <w:szCs w:val="21"/>
              </w:rPr>
            </w:pPr>
          </w:p>
          <w:p w14:paraId="2D32FA7C" w14:textId="77777777" w:rsidR="004440FC" w:rsidRPr="00A95334" w:rsidRDefault="004440FC">
            <w:pPr>
              <w:pStyle w:val="aff5"/>
              <w:numPr>
                <w:ilvl w:val="0"/>
                <w:numId w:val="146"/>
              </w:numPr>
              <w:spacing w:afterLines="30" w:after="72" w:line="288" w:lineRule="auto"/>
              <w:ind w:firstLineChars="0" w:firstLine="0"/>
              <w:rPr>
                <w:rFonts w:ascii="Consolas" w:hAnsi="Consolas"/>
                <w:vanish/>
                <w:kern w:val="0"/>
                <w:szCs w:val="21"/>
              </w:rPr>
            </w:pPr>
          </w:p>
          <w:p w14:paraId="17C044DC" w14:textId="77777777" w:rsidR="004440FC" w:rsidRPr="00A95334" w:rsidRDefault="004440FC">
            <w:pPr>
              <w:pStyle w:val="aff5"/>
              <w:numPr>
                <w:ilvl w:val="0"/>
                <w:numId w:val="146"/>
              </w:numPr>
              <w:spacing w:afterLines="30" w:after="72" w:line="288" w:lineRule="auto"/>
              <w:ind w:firstLineChars="0" w:firstLine="0"/>
              <w:rPr>
                <w:rFonts w:ascii="Consolas" w:hAnsi="Consolas"/>
                <w:vanish/>
                <w:kern w:val="0"/>
                <w:szCs w:val="21"/>
              </w:rPr>
            </w:pPr>
          </w:p>
          <w:p w14:paraId="461E6F48"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18A00250"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4D8572C8"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13913395"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44749533"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478C969A" w14:textId="77777777" w:rsidR="004440FC" w:rsidRPr="00A95334" w:rsidRDefault="004440FC">
            <w:pPr>
              <w:pStyle w:val="aff5"/>
              <w:numPr>
                <w:ilvl w:val="1"/>
                <w:numId w:val="124"/>
              </w:numPr>
              <w:spacing w:afterLines="30" w:after="72" w:line="288" w:lineRule="auto"/>
              <w:ind w:firstLineChars="0" w:firstLine="0"/>
              <w:rPr>
                <w:rFonts w:ascii="Consolas" w:hAnsi="Consolas"/>
                <w:vanish/>
                <w:kern w:val="0"/>
                <w:szCs w:val="21"/>
              </w:rPr>
            </w:pPr>
          </w:p>
          <w:p w14:paraId="777A59F3"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2BD9AE79"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590720B6"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017ECE46"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78BBF2F9"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5D65265A" w14:textId="77777777" w:rsidR="004440FC" w:rsidRPr="00A95334" w:rsidRDefault="004440FC">
            <w:pPr>
              <w:pStyle w:val="aff5"/>
              <w:numPr>
                <w:ilvl w:val="1"/>
                <w:numId w:val="128"/>
              </w:numPr>
              <w:spacing w:afterLines="30" w:after="72" w:line="288" w:lineRule="auto"/>
              <w:ind w:firstLineChars="0" w:firstLine="0"/>
              <w:rPr>
                <w:rFonts w:ascii="Consolas" w:hAnsi="Consolas"/>
                <w:vanish/>
                <w:kern w:val="0"/>
                <w:szCs w:val="21"/>
              </w:rPr>
            </w:pPr>
          </w:p>
          <w:p w14:paraId="0C7D45A8" w14:textId="77777777" w:rsidR="004440FC" w:rsidRPr="00A95334" w:rsidRDefault="004440FC">
            <w:pPr>
              <w:pStyle w:val="aff5"/>
              <w:numPr>
                <w:ilvl w:val="0"/>
                <w:numId w:val="130"/>
              </w:numPr>
              <w:spacing w:afterLines="30" w:after="72" w:line="288" w:lineRule="auto"/>
              <w:ind w:firstLineChars="0" w:firstLine="0"/>
              <w:rPr>
                <w:rFonts w:ascii="Consolas" w:hAnsi="Consolas"/>
                <w:vanish/>
                <w:kern w:val="0"/>
                <w:szCs w:val="21"/>
              </w:rPr>
            </w:pPr>
          </w:p>
          <w:p w14:paraId="3CE5F448" w14:textId="77777777" w:rsidR="004440FC" w:rsidRPr="00A95334" w:rsidRDefault="004440FC">
            <w:pPr>
              <w:pStyle w:val="aff5"/>
              <w:numPr>
                <w:ilvl w:val="0"/>
                <w:numId w:val="130"/>
              </w:numPr>
              <w:spacing w:afterLines="30" w:after="72" w:line="288" w:lineRule="auto"/>
              <w:ind w:firstLineChars="0" w:firstLine="0"/>
              <w:rPr>
                <w:rFonts w:ascii="Consolas" w:hAnsi="Consolas"/>
                <w:vanish/>
                <w:kern w:val="0"/>
                <w:szCs w:val="21"/>
              </w:rPr>
            </w:pPr>
          </w:p>
          <w:p w14:paraId="5CD9351D" w14:textId="77777777" w:rsidR="004440FC" w:rsidRPr="00A95334" w:rsidRDefault="004440FC">
            <w:pPr>
              <w:pStyle w:val="aff5"/>
              <w:numPr>
                <w:ilvl w:val="0"/>
                <w:numId w:val="130"/>
              </w:numPr>
              <w:spacing w:afterLines="30" w:after="72" w:line="288" w:lineRule="auto"/>
              <w:ind w:firstLineChars="0" w:firstLine="0"/>
              <w:rPr>
                <w:rFonts w:ascii="Consolas" w:hAnsi="Consolas"/>
                <w:vanish/>
                <w:kern w:val="0"/>
                <w:szCs w:val="21"/>
              </w:rPr>
            </w:pPr>
          </w:p>
          <w:p w14:paraId="13D773E7" w14:textId="77777777" w:rsidR="004440FC" w:rsidRPr="00A95334" w:rsidRDefault="004440FC">
            <w:pPr>
              <w:pStyle w:val="aff5"/>
              <w:numPr>
                <w:ilvl w:val="1"/>
                <w:numId w:val="130"/>
              </w:numPr>
              <w:spacing w:afterLines="30" w:after="72" w:line="288" w:lineRule="auto"/>
              <w:ind w:firstLineChars="0" w:firstLine="0"/>
              <w:rPr>
                <w:rFonts w:ascii="Consolas" w:hAnsi="Consolas"/>
                <w:vanish/>
                <w:kern w:val="0"/>
                <w:szCs w:val="21"/>
              </w:rPr>
            </w:pPr>
          </w:p>
          <w:p w14:paraId="4B861AA4" w14:textId="77777777" w:rsidR="004440FC" w:rsidRPr="00A95334" w:rsidRDefault="004440FC">
            <w:pPr>
              <w:pStyle w:val="aff5"/>
              <w:numPr>
                <w:ilvl w:val="1"/>
                <w:numId w:val="130"/>
              </w:numPr>
              <w:spacing w:afterLines="30" w:after="72" w:line="288" w:lineRule="auto"/>
              <w:ind w:firstLineChars="0" w:firstLine="0"/>
              <w:rPr>
                <w:rFonts w:ascii="Consolas" w:hAnsi="Consolas"/>
                <w:vanish/>
                <w:kern w:val="0"/>
                <w:szCs w:val="21"/>
              </w:rPr>
            </w:pPr>
          </w:p>
          <w:p w14:paraId="72B8E87B" w14:textId="77777777" w:rsidR="004440FC" w:rsidRDefault="004440FC" w:rsidP="00AC5C40">
            <w:pPr>
              <w:pStyle w:val="a4"/>
              <w:numPr>
                <w:ilvl w:val="1"/>
                <w:numId w:val="130"/>
              </w:numPr>
              <w:spacing w:after="72"/>
              <w:ind w:firstLineChars="0"/>
              <w:rPr>
                <w:rFonts w:ascii="Consolas" w:hAnsi="Consolas"/>
                <w:kern w:val="0"/>
                <w:sz w:val="21"/>
                <w:szCs w:val="21"/>
              </w:rPr>
            </w:pPr>
            <w:r w:rsidRPr="00A95334">
              <w:rPr>
                <w:rFonts w:ascii="Consolas" w:hAnsi="Consolas" w:hint="eastAsia"/>
                <w:kern w:val="0"/>
                <w:sz w:val="21"/>
                <w:szCs w:val="21"/>
              </w:rPr>
              <w:t>返回</w:t>
            </w:r>
            <w:r w:rsidRPr="00A95334">
              <w:rPr>
                <w:rFonts w:ascii="Consolas" w:hAnsi="Consolas" w:hint="eastAsia"/>
                <w:kern w:val="0"/>
                <w:sz w:val="21"/>
                <w:szCs w:val="21"/>
              </w:rPr>
              <w:t>HTTPS</w:t>
            </w:r>
            <w:r w:rsidRPr="00A95334">
              <w:rPr>
                <w:rFonts w:ascii="Consolas" w:hAnsi="Consolas" w:hint="eastAsia"/>
                <w:kern w:val="0"/>
                <w:sz w:val="21"/>
                <w:szCs w:val="21"/>
              </w:rPr>
              <w:t>状态码为</w:t>
            </w:r>
            <w:r w:rsidRPr="00A95334">
              <w:rPr>
                <w:rFonts w:ascii="Consolas" w:hAnsi="Consolas" w:hint="eastAsia"/>
                <w:kern w:val="0"/>
                <w:sz w:val="21"/>
                <w:szCs w:val="21"/>
              </w:rPr>
              <w:t>200</w:t>
            </w:r>
            <w:r w:rsidRPr="00A95334">
              <w:rPr>
                <w:rFonts w:ascii="Consolas" w:hAnsi="Consolas" w:hint="eastAsia"/>
                <w:kern w:val="0"/>
                <w:sz w:val="21"/>
                <w:szCs w:val="21"/>
              </w:rPr>
              <w:t>，判断返回结果中</w:t>
            </w:r>
            <w:r>
              <w:rPr>
                <w:rFonts w:ascii="Consolas" w:hAnsi="Consolas" w:hint="eastAsia"/>
                <w:kern w:val="0"/>
                <w:sz w:val="21"/>
                <w:szCs w:val="21"/>
              </w:rPr>
              <w:t>业务状态码</w:t>
            </w:r>
            <w:r w:rsidRPr="00A95334">
              <w:rPr>
                <w:rFonts w:ascii="Consolas" w:hAnsi="Consolas" w:hint="eastAsia"/>
                <w:kern w:val="0"/>
                <w:sz w:val="21"/>
                <w:szCs w:val="21"/>
              </w:rPr>
              <w:t>。</w:t>
            </w:r>
          </w:p>
          <w:p w14:paraId="3ABBADE5" w14:textId="77777777" w:rsidR="004440FC" w:rsidRPr="00D63E46" w:rsidRDefault="004440FC" w:rsidP="00AC5C40">
            <w:pPr>
              <w:pStyle w:val="a4"/>
              <w:numPr>
                <w:ilvl w:val="2"/>
                <w:numId w:val="130"/>
              </w:numPr>
              <w:spacing w:after="72"/>
              <w:ind w:firstLineChars="0"/>
              <w:rPr>
                <w:rFonts w:ascii="Consolas" w:hAnsi="Consolas"/>
                <w:kern w:val="0"/>
                <w:sz w:val="21"/>
                <w:szCs w:val="21"/>
              </w:rPr>
            </w:pPr>
            <w:r w:rsidRPr="00D63E46">
              <w:rPr>
                <w:rFonts w:ascii="Consolas" w:hAnsi="Consolas" w:hint="eastAsia"/>
                <w:kern w:val="0"/>
                <w:sz w:val="21"/>
                <w:szCs w:val="21"/>
              </w:rPr>
              <w:t>业务状态码为</w:t>
            </w:r>
            <w:r w:rsidRPr="00D63E46">
              <w:rPr>
                <w:rFonts w:ascii="Consolas" w:hAnsi="Consolas" w:hint="eastAsia"/>
                <w:kern w:val="0"/>
                <w:sz w:val="21"/>
                <w:szCs w:val="21"/>
              </w:rPr>
              <w:t>0</w:t>
            </w:r>
            <w:r w:rsidRPr="00D63E46">
              <w:rPr>
                <w:rFonts w:ascii="Consolas" w:hAnsi="Consolas" w:hint="eastAsia"/>
                <w:kern w:val="0"/>
                <w:sz w:val="21"/>
                <w:szCs w:val="21"/>
              </w:rPr>
              <w:t>时，，跳转至主事件流</w:t>
            </w:r>
            <w:r w:rsidRPr="00D63E46">
              <w:rPr>
                <w:rFonts w:ascii="Consolas" w:hAnsi="Consolas" w:hint="eastAsia"/>
                <w:kern w:val="0"/>
                <w:sz w:val="21"/>
                <w:szCs w:val="21"/>
              </w:rPr>
              <w:t>step4</w:t>
            </w:r>
            <w:r w:rsidRPr="00D63E46">
              <w:rPr>
                <w:rFonts w:ascii="Consolas" w:hAnsi="Consolas" w:hint="eastAsia"/>
                <w:kern w:val="0"/>
                <w:sz w:val="21"/>
                <w:szCs w:val="21"/>
              </w:rPr>
              <w:t>。</w:t>
            </w:r>
          </w:p>
        </w:tc>
      </w:tr>
      <w:tr w:rsidR="004440FC" w:rsidRPr="00A95334" w14:paraId="17F14EF3" w14:textId="77777777" w:rsidTr="003C4A16">
        <w:tc>
          <w:tcPr>
            <w:tcW w:w="804" w:type="pct"/>
            <w:gridSpan w:val="2"/>
            <w:shd w:val="clear" w:color="auto" w:fill="auto"/>
          </w:tcPr>
          <w:p w14:paraId="3A9AF919"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后置条件</w:t>
            </w:r>
          </w:p>
        </w:tc>
        <w:tc>
          <w:tcPr>
            <w:tcW w:w="4196" w:type="pct"/>
            <w:shd w:val="clear" w:color="auto" w:fill="auto"/>
          </w:tcPr>
          <w:p w14:paraId="6652F797"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3101EC69" w14:textId="77777777" w:rsidTr="003C4A16">
        <w:tc>
          <w:tcPr>
            <w:tcW w:w="804" w:type="pct"/>
            <w:gridSpan w:val="2"/>
            <w:shd w:val="clear" w:color="auto" w:fill="auto"/>
          </w:tcPr>
          <w:p w14:paraId="1F6E73C1"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业务规则</w:t>
            </w:r>
          </w:p>
        </w:tc>
        <w:tc>
          <w:tcPr>
            <w:tcW w:w="4196" w:type="pct"/>
            <w:shd w:val="clear" w:color="auto" w:fill="auto"/>
          </w:tcPr>
          <w:p w14:paraId="6B5B84C8" w14:textId="77777777" w:rsidR="004440FC" w:rsidRPr="00A95334" w:rsidRDefault="004440FC" w:rsidP="003C4A16">
            <w:pPr>
              <w:pStyle w:val="a4"/>
              <w:spacing w:after="72"/>
              <w:ind w:firstLineChars="0" w:firstLine="0"/>
              <w:rPr>
                <w:rFonts w:ascii="Consolas" w:hAnsi="Consolas"/>
                <w:iCs/>
                <w:kern w:val="0"/>
                <w:sz w:val="21"/>
                <w:szCs w:val="21"/>
                <w:lang w:bidi="en-US"/>
              </w:rPr>
            </w:pPr>
            <w:r>
              <w:rPr>
                <w:rFonts w:ascii="Consolas" w:hAnsi="Consolas" w:hint="eastAsia"/>
                <w:iCs/>
                <w:kern w:val="0"/>
                <w:sz w:val="21"/>
                <w:szCs w:val="21"/>
                <w:lang w:bidi="en-US"/>
              </w:rPr>
              <w:t>【业务规则</w:t>
            </w:r>
            <w:r>
              <w:rPr>
                <w:rFonts w:ascii="Consolas" w:hAnsi="Consolas" w:hint="eastAsia"/>
                <w:iCs/>
                <w:kern w:val="0"/>
                <w:sz w:val="21"/>
                <w:szCs w:val="21"/>
                <w:lang w:bidi="en-US"/>
              </w:rPr>
              <w:t>1</w:t>
            </w:r>
            <w:r>
              <w:rPr>
                <w:rFonts w:ascii="Consolas" w:hAnsi="Consolas" w:hint="eastAsia"/>
                <w:iCs/>
                <w:kern w:val="0"/>
                <w:sz w:val="21"/>
                <w:szCs w:val="21"/>
                <w:lang w:bidi="en-US"/>
              </w:rPr>
              <w:t>】：可选组列表不包含联系人当前所在组</w:t>
            </w:r>
            <w:r w:rsidR="004472D3">
              <w:rPr>
                <w:rFonts w:ascii="Consolas" w:hAnsi="Consolas" w:hint="eastAsia"/>
                <w:iCs/>
                <w:kern w:val="0"/>
                <w:sz w:val="21"/>
                <w:szCs w:val="21"/>
                <w:lang w:bidi="en-US"/>
              </w:rPr>
              <w:t>，超过</w:t>
            </w:r>
            <w:r w:rsidR="004472D3">
              <w:rPr>
                <w:rFonts w:ascii="Consolas" w:hAnsi="Consolas" w:hint="eastAsia"/>
                <w:iCs/>
                <w:kern w:val="0"/>
                <w:sz w:val="21"/>
                <w:szCs w:val="21"/>
                <w:lang w:bidi="en-US"/>
              </w:rPr>
              <w:t>10</w:t>
            </w:r>
            <w:r w:rsidR="004472D3">
              <w:rPr>
                <w:rFonts w:ascii="Consolas" w:hAnsi="Consolas" w:hint="eastAsia"/>
                <w:iCs/>
                <w:kern w:val="0"/>
                <w:sz w:val="21"/>
                <w:szCs w:val="21"/>
                <w:lang w:bidi="en-US"/>
              </w:rPr>
              <w:t>个组，显示下拉滚动条</w:t>
            </w:r>
          </w:p>
        </w:tc>
      </w:tr>
      <w:tr w:rsidR="004440FC" w:rsidRPr="00A95334" w14:paraId="30134493" w14:textId="77777777" w:rsidTr="003C4A16">
        <w:tc>
          <w:tcPr>
            <w:tcW w:w="804" w:type="pct"/>
            <w:gridSpan w:val="2"/>
            <w:shd w:val="clear" w:color="auto" w:fill="auto"/>
          </w:tcPr>
          <w:p w14:paraId="31D74672"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设计约束</w:t>
            </w:r>
          </w:p>
        </w:tc>
        <w:tc>
          <w:tcPr>
            <w:tcW w:w="4196" w:type="pct"/>
            <w:shd w:val="clear" w:color="auto" w:fill="auto"/>
          </w:tcPr>
          <w:p w14:paraId="2AB65623" w14:textId="77777777" w:rsidR="004440FC" w:rsidRPr="00A95334" w:rsidRDefault="004440FC" w:rsidP="003C4A16">
            <w:pPr>
              <w:rPr>
                <w:rFonts w:ascii="Consolas" w:hAnsi="Consolas"/>
                <w:szCs w:val="21"/>
              </w:rPr>
            </w:pPr>
            <w:r w:rsidRPr="00A95334">
              <w:rPr>
                <w:rFonts w:ascii="Consolas" w:hAnsi="Consolas" w:hint="eastAsia"/>
                <w:szCs w:val="21"/>
                <w:lang w:bidi="en-US"/>
              </w:rPr>
              <w:t>N/A</w:t>
            </w:r>
          </w:p>
        </w:tc>
      </w:tr>
      <w:tr w:rsidR="004440FC" w:rsidRPr="00A95334" w14:paraId="6A36818A" w14:textId="77777777" w:rsidTr="003C4A16">
        <w:tc>
          <w:tcPr>
            <w:tcW w:w="804" w:type="pct"/>
            <w:gridSpan w:val="2"/>
            <w:shd w:val="clear" w:color="auto" w:fill="auto"/>
          </w:tcPr>
          <w:p w14:paraId="6E3A764B"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参数表</w:t>
            </w:r>
          </w:p>
        </w:tc>
        <w:tc>
          <w:tcPr>
            <w:tcW w:w="4196" w:type="pct"/>
            <w:shd w:val="clear" w:color="auto" w:fill="auto"/>
          </w:tcPr>
          <w:p w14:paraId="53D9129B" w14:textId="77777777" w:rsidR="004440FC" w:rsidRPr="00A95334" w:rsidRDefault="004440FC" w:rsidP="003C4A16">
            <w:pPr>
              <w:pStyle w:val="a4"/>
              <w:spacing w:after="72"/>
              <w:ind w:firstLineChars="0" w:firstLine="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4"/>
              <w:gridCol w:w="4881"/>
            </w:tblGrid>
            <w:tr w:rsidR="004440FC" w:rsidRPr="00A95334" w14:paraId="03BF0ED1" w14:textId="77777777" w:rsidTr="003C4A16">
              <w:tc>
                <w:tcPr>
                  <w:tcW w:w="1791" w:type="pct"/>
                </w:tcPr>
                <w:p w14:paraId="49ABABC9" w14:textId="77777777" w:rsidR="004440FC" w:rsidRPr="00A95334" w:rsidRDefault="004440FC" w:rsidP="003C4A16">
                  <w:pPr>
                    <w:pStyle w:val="a4"/>
                    <w:spacing w:after="72"/>
                    <w:ind w:firstLineChars="0" w:firstLine="0"/>
                    <w:jc w:val="center"/>
                    <w:rPr>
                      <w:rFonts w:ascii="Consolas" w:hAnsi="Consolas"/>
                      <w:sz w:val="21"/>
                      <w:szCs w:val="21"/>
                    </w:rPr>
                  </w:pPr>
                  <w:r w:rsidRPr="00A95334">
                    <w:rPr>
                      <w:rFonts w:ascii="Consolas" w:hAnsi="Consolas" w:hint="eastAsia"/>
                      <w:sz w:val="21"/>
                      <w:szCs w:val="21"/>
                    </w:rPr>
                    <w:t>参数</w:t>
                  </w:r>
                </w:p>
              </w:tc>
              <w:tc>
                <w:tcPr>
                  <w:tcW w:w="3209" w:type="pct"/>
                </w:tcPr>
                <w:p w14:paraId="59EA11F0" w14:textId="77777777" w:rsidR="004440FC" w:rsidRPr="00A95334" w:rsidRDefault="004440FC" w:rsidP="003C4A16">
                  <w:pPr>
                    <w:pStyle w:val="a4"/>
                    <w:spacing w:after="72"/>
                    <w:ind w:firstLineChars="0" w:firstLine="0"/>
                    <w:jc w:val="center"/>
                    <w:rPr>
                      <w:rFonts w:ascii="Consolas" w:hAnsi="Consolas"/>
                      <w:sz w:val="21"/>
                      <w:szCs w:val="21"/>
                    </w:rPr>
                  </w:pPr>
                  <w:r w:rsidRPr="00A95334">
                    <w:rPr>
                      <w:rFonts w:ascii="Consolas" w:hAnsi="Consolas" w:hint="eastAsia"/>
                      <w:sz w:val="21"/>
                      <w:szCs w:val="21"/>
                    </w:rPr>
                    <w:t>说明</w:t>
                  </w:r>
                </w:p>
              </w:tc>
            </w:tr>
            <w:tr w:rsidR="004440FC" w:rsidRPr="00A95334" w14:paraId="35E8D728" w14:textId="77777777" w:rsidTr="003C4A16">
              <w:tc>
                <w:tcPr>
                  <w:tcW w:w="1791" w:type="pct"/>
                </w:tcPr>
                <w:p w14:paraId="53A8073F" w14:textId="77777777" w:rsidR="004440FC" w:rsidRPr="00A95334" w:rsidRDefault="004440FC" w:rsidP="003C4A16">
                  <w:pPr>
                    <w:rPr>
                      <w:rFonts w:ascii="Consolas" w:hAnsi="Consolas"/>
                      <w:szCs w:val="21"/>
                    </w:rPr>
                  </w:pPr>
                  <w:r w:rsidRPr="00A95334">
                    <w:rPr>
                      <w:rFonts w:ascii="Consolas" w:hAnsi="Consolas" w:hint="eastAsia"/>
                      <w:szCs w:val="21"/>
                      <w:shd w:val="clear" w:color="auto" w:fill="FFFFFF"/>
                    </w:rPr>
                    <w:t>contactId</w:t>
                  </w:r>
                </w:p>
              </w:tc>
              <w:tc>
                <w:tcPr>
                  <w:tcW w:w="3209" w:type="pct"/>
                </w:tcPr>
                <w:p w14:paraId="702AD2E0" w14:textId="77777777" w:rsidR="004440FC" w:rsidRPr="00A95334" w:rsidRDefault="004440FC" w:rsidP="003C4A16">
                  <w:pPr>
                    <w:rPr>
                      <w:rFonts w:ascii="Consolas" w:hAnsi="Consolas"/>
                      <w:szCs w:val="21"/>
                    </w:rPr>
                  </w:pPr>
                  <w:r w:rsidRPr="00A95334">
                    <w:rPr>
                      <w:rFonts w:ascii="Consolas" w:hAnsi="Consolas" w:hint="eastAsia"/>
                      <w:kern w:val="0"/>
                      <w:szCs w:val="21"/>
                    </w:rPr>
                    <w:t>联系人</w:t>
                  </w:r>
                  <w:r w:rsidRPr="00A95334">
                    <w:rPr>
                      <w:rFonts w:ascii="Consolas" w:hAnsi="Consolas" w:hint="eastAsia"/>
                      <w:kern w:val="0"/>
                      <w:szCs w:val="21"/>
                    </w:rPr>
                    <w:t>ID</w:t>
                  </w:r>
                </w:p>
              </w:tc>
            </w:tr>
            <w:tr w:rsidR="004440FC" w:rsidRPr="00A95334" w14:paraId="77AAA986" w14:textId="77777777" w:rsidTr="003C4A16">
              <w:tc>
                <w:tcPr>
                  <w:tcW w:w="1791" w:type="pct"/>
                </w:tcPr>
                <w:p w14:paraId="4092F611"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t>groupId</w:t>
                  </w:r>
                </w:p>
              </w:tc>
              <w:tc>
                <w:tcPr>
                  <w:tcW w:w="3209" w:type="pct"/>
                </w:tcPr>
                <w:p w14:paraId="60F6D087"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组</w:t>
                  </w:r>
                  <w:r w:rsidRPr="00A95334">
                    <w:rPr>
                      <w:rFonts w:ascii="Consolas" w:hAnsi="Consolas" w:hint="eastAsia"/>
                      <w:kern w:val="0"/>
                      <w:szCs w:val="21"/>
                    </w:rPr>
                    <w:t>ID</w:t>
                  </w:r>
                </w:p>
              </w:tc>
            </w:tr>
          </w:tbl>
          <w:p w14:paraId="69367BC1" w14:textId="77777777" w:rsidR="004440FC" w:rsidRPr="00A95334" w:rsidRDefault="004440FC" w:rsidP="003C4A16">
            <w:pPr>
              <w:pStyle w:val="a4"/>
              <w:spacing w:after="72"/>
              <w:ind w:firstLineChars="0" w:firstLine="0"/>
              <w:rPr>
                <w:rFonts w:ascii="Consolas" w:hAnsi="Consolas"/>
                <w:iCs/>
                <w:kern w:val="0"/>
                <w:sz w:val="21"/>
                <w:szCs w:val="21"/>
                <w:lang w:bidi="en-US"/>
              </w:rPr>
            </w:pPr>
          </w:p>
        </w:tc>
      </w:tr>
      <w:tr w:rsidR="004440FC" w:rsidRPr="00A95334" w14:paraId="73CCC66D" w14:textId="77777777" w:rsidTr="003C4A16">
        <w:tc>
          <w:tcPr>
            <w:tcW w:w="804" w:type="pct"/>
            <w:gridSpan w:val="2"/>
            <w:shd w:val="clear" w:color="auto" w:fill="auto"/>
          </w:tcPr>
          <w:p w14:paraId="48147096"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非功能需求</w:t>
            </w:r>
          </w:p>
        </w:tc>
        <w:tc>
          <w:tcPr>
            <w:tcW w:w="4196" w:type="pct"/>
            <w:shd w:val="clear" w:color="auto" w:fill="auto"/>
          </w:tcPr>
          <w:p w14:paraId="53300215" w14:textId="77777777" w:rsidR="004440FC" w:rsidRPr="00A95334" w:rsidRDefault="004440FC" w:rsidP="003C4A16">
            <w:pPr>
              <w:pStyle w:val="a4"/>
              <w:keepNext/>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bl>
    <w:p w14:paraId="11E54BE5" w14:textId="77777777" w:rsidR="004440FC" w:rsidRPr="004F624E" w:rsidRDefault="004440FC" w:rsidP="004440FC">
      <w:pPr>
        <w:rPr>
          <w:rFonts w:ascii="Consolas" w:hAnsi="Consolas"/>
        </w:rPr>
      </w:pPr>
    </w:p>
    <w:p w14:paraId="249D5341"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70" w:name="_Toc354760220"/>
      <w:bookmarkStart w:id="471" w:name="_Toc355341037"/>
      <w:r w:rsidRPr="004F624E">
        <w:rPr>
          <w:rFonts w:ascii="Consolas" w:hAnsi="Consolas" w:hint="eastAsia"/>
        </w:rPr>
        <w:t>展开合拢组</w:t>
      </w:r>
      <w:bookmarkEnd w:id="470"/>
      <w:bookmarkEnd w:id="471"/>
    </w:p>
    <w:tbl>
      <w:tblPr>
        <w:tblW w:w="513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23"/>
        <w:gridCol w:w="278"/>
        <w:gridCol w:w="7831"/>
      </w:tblGrid>
      <w:tr w:rsidR="004440FC" w:rsidRPr="00A95334" w14:paraId="620F501D" w14:textId="77777777" w:rsidTr="003C4A16">
        <w:tc>
          <w:tcPr>
            <w:tcW w:w="655" w:type="pct"/>
            <w:shd w:val="clear" w:color="auto" w:fill="auto"/>
          </w:tcPr>
          <w:p w14:paraId="428FADE5"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用例名称</w:t>
            </w:r>
          </w:p>
        </w:tc>
        <w:tc>
          <w:tcPr>
            <w:tcW w:w="4345" w:type="pct"/>
            <w:gridSpan w:val="2"/>
            <w:shd w:val="clear" w:color="auto" w:fill="auto"/>
          </w:tcPr>
          <w:p w14:paraId="1D0EF665"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展开合拢组</w:t>
            </w:r>
          </w:p>
        </w:tc>
      </w:tr>
      <w:tr w:rsidR="004440FC" w:rsidRPr="00A95334" w14:paraId="72DCB412" w14:textId="77777777" w:rsidTr="003C4A16">
        <w:tc>
          <w:tcPr>
            <w:tcW w:w="655" w:type="pct"/>
            <w:shd w:val="clear" w:color="auto" w:fill="auto"/>
          </w:tcPr>
          <w:p w14:paraId="0081570F"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SRS ID</w:t>
            </w:r>
          </w:p>
        </w:tc>
        <w:tc>
          <w:tcPr>
            <w:tcW w:w="4345" w:type="pct"/>
            <w:gridSpan w:val="2"/>
            <w:shd w:val="clear" w:color="auto" w:fill="auto"/>
          </w:tcPr>
          <w:p w14:paraId="7CF58AD9"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MAX_Client_ADDRESSBOOK_SRS_0013</w:t>
            </w:r>
          </w:p>
        </w:tc>
      </w:tr>
      <w:tr w:rsidR="004440FC" w:rsidRPr="00A95334" w14:paraId="11EA06FC" w14:textId="77777777" w:rsidTr="003C4A16">
        <w:tc>
          <w:tcPr>
            <w:tcW w:w="655" w:type="pct"/>
            <w:shd w:val="clear" w:color="auto" w:fill="auto"/>
          </w:tcPr>
          <w:p w14:paraId="17F50B0E"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角色</w:t>
            </w:r>
          </w:p>
        </w:tc>
        <w:tc>
          <w:tcPr>
            <w:tcW w:w="4345" w:type="pct"/>
            <w:gridSpan w:val="2"/>
            <w:shd w:val="clear" w:color="auto" w:fill="auto"/>
          </w:tcPr>
          <w:p w14:paraId="2EB5DCF2"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注册用户</w:t>
            </w:r>
          </w:p>
        </w:tc>
      </w:tr>
      <w:tr w:rsidR="004440FC" w:rsidRPr="00A95334" w14:paraId="23699CDF" w14:textId="77777777" w:rsidTr="003C4A16">
        <w:tc>
          <w:tcPr>
            <w:tcW w:w="655" w:type="pct"/>
            <w:shd w:val="clear" w:color="auto" w:fill="auto"/>
          </w:tcPr>
          <w:p w14:paraId="5A1AA792"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简述</w:t>
            </w:r>
          </w:p>
        </w:tc>
        <w:tc>
          <w:tcPr>
            <w:tcW w:w="4345" w:type="pct"/>
            <w:gridSpan w:val="2"/>
            <w:shd w:val="clear" w:color="auto" w:fill="auto"/>
          </w:tcPr>
          <w:p w14:paraId="4B9B6474"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用户点击组名前三角符号，进行组的展开合拢交替操作。</w:t>
            </w:r>
          </w:p>
        </w:tc>
      </w:tr>
      <w:tr w:rsidR="004440FC" w:rsidRPr="00A95334" w14:paraId="26E00661" w14:textId="77777777" w:rsidTr="003C4A16">
        <w:tc>
          <w:tcPr>
            <w:tcW w:w="655" w:type="pct"/>
            <w:shd w:val="clear" w:color="auto" w:fill="auto"/>
          </w:tcPr>
          <w:p w14:paraId="25B3CB9D"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优先级别</w:t>
            </w:r>
          </w:p>
        </w:tc>
        <w:tc>
          <w:tcPr>
            <w:tcW w:w="4345" w:type="pct"/>
            <w:gridSpan w:val="2"/>
            <w:shd w:val="clear" w:color="auto" w:fill="auto"/>
          </w:tcPr>
          <w:p w14:paraId="7D970D24"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高</w:t>
            </w:r>
          </w:p>
        </w:tc>
      </w:tr>
      <w:tr w:rsidR="004440FC" w:rsidRPr="00A95334" w14:paraId="69762279" w14:textId="77777777" w:rsidTr="003C4A16">
        <w:tc>
          <w:tcPr>
            <w:tcW w:w="655" w:type="pct"/>
            <w:shd w:val="clear" w:color="auto" w:fill="auto"/>
          </w:tcPr>
          <w:p w14:paraId="7B618B14"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前置条件</w:t>
            </w:r>
          </w:p>
        </w:tc>
        <w:tc>
          <w:tcPr>
            <w:tcW w:w="4345" w:type="pct"/>
            <w:gridSpan w:val="2"/>
            <w:shd w:val="clear" w:color="auto" w:fill="auto"/>
          </w:tcPr>
          <w:p w14:paraId="68218848"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用户登录</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客户端并进入到“通讯录</w:t>
            </w:r>
            <w:r w:rsidRPr="00A95334">
              <w:rPr>
                <w:rFonts w:ascii="Consolas" w:hAnsi="Consolas" w:hint="eastAsia"/>
                <w:caps/>
                <w:kern w:val="0"/>
                <w:sz w:val="21"/>
                <w:szCs w:val="21"/>
              </w:rPr>
              <w:t>面板</w:t>
            </w:r>
            <w:r w:rsidRPr="00A95334">
              <w:rPr>
                <w:rFonts w:ascii="Consolas" w:hAnsi="Consolas" w:hint="eastAsia"/>
                <w:iCs/>
                <w:kern w:val="0"/>
                <w:sz w:val="21"/>
                <w:szCs w:val="21"/>
                <w:lang w:bidi="en-US"/>
              </w:rPr>
              <w:t>”</w:t>
            </w:r>
          </w:p>
        </w:tc>
      </w:tr>
      <w:tr w:rsidR="004440FC" w:rsidRPr="00A95334" w14:paraId="73245249" w14:textId="77777777" w:rsidTr="003C4A16">
        <w:tc>
          <w:tcPr>
            <w:tcW w:w="5000" w:type="pct"/>
            <w:gridSpan w:val="3"/>
            <w:shd w:val="clear" w:color="auto" w:fill="auto"/>
          </w:tcPr>
          <w:p w14:paraId="74156082"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b/>
                <w:kern w:val="0"/>
                <w:sz w:val="21"/>
                <w:szCs w:val="21"/>
              </w:rPr>
              <w:t>主事件流程</w:t>
            </w:r>
          </w:p>
        </w:tc>
      </w:tr>
      <w:tr w:rsidR="004440FC" w:rsidRPr="00A95334" w14:paraId="572AF99D" w14:textId="77777777" w:rsidTr="003C4A16">
        <w:tc>
          <w:tcPr>
            <w:tcW w:w="5000" w:type="pct"/>
            <w:gridSpan w:val="3"/>
            <w:shd w:val="clear" w:color="auto" w:fill="auto"/>
          </w:tcPr>
          <w:p w14:paraId="5375AC7C" w14:textId="77777777" w:rsidR="004440FC" w:rsidRPr="00A95334" w:rsidRDefault="004440FC" w:rsidP="00AC5C40">
            <w:pPr>
              <w:pStyle w:val="a4"/>
              <w:numPr>
                <w:ilvl w:val="0"/>
                <w:numId w:val="181"/>
              </w:numPr>
              <w:spacing w:after="72"/>
              <w:ind w:firstLineChars="0"/>
              <w:rPr>
                <w:rFonts w:ascii="Consolas" w:hAnsi="Consolas"/>
                <w:kern w:val="0"/>
                <w:sz w:val="21"/>
                <w:szCs w:val="21"/>
              </w:rPr>
            </w:pPr>
            <w:r w:rsidRPr="00A95334">
              <w:rPr>
                <w:rFonts w:ascii="Consolas" w:hAnsi="Consolas" w:hint="eastAsia"/>
                <w:kern w:val="0"/>
                <w:sz w:val="21"/>
                <w:szCs w:val="21"/>
              </w:rPr>
              <w:t>用户点击组名前三角符号，用例开始。</w:t>
            </w:r>
          </w:p>
          <w:p w14:paraId="6466F586" w14:textId="77777777" w:rsidR="004440FC" w:rsidRPr="00A95334" w:rsidRDefault="004440FC" w:rsidP="00AC5C40">
            <w:pPr>
              <w:pStyle w:val="a4"/>
              <w:numPr>
                <w:ilvl w:val="0"/>
                <w:numId w:val="181"/>
              </w:numPr>
              <w:spacing w:after="72"/>
              <w:ind w:firstLineChars="0"/>
              <w:rPr>
                <w:rFonts w:ascii="Consolas" w:hAnsi="Consolas"/>
                <w:kern w:val="0"/>
                <w:sz w:val="21"/>
                <w:szCs w:val="21"/>
              </w:rPr>
            </w:pPr>
            <w:r w:rsidRPr="00A95334">
              <w:rPr>
                <w:rFonts w:ascii="Consolas" w:hAnsi="Consolas" w:hint="eastAsia"/>
                <w:kern w:val="0"/>
                <w:sz w:val="21"/>
                <w:szCs w:val="21"/>
              </w:rPr>
              <w:t>组名前三角符号成向右指向时，组为合拢状态。</w:t>
            </w:r>
          </w:p>
          <w:p w14:paraId="5CE605C5" w14:textId="77777777" w:rsidR="004440FC" w:rsidRDefault="004440FC" w:rsidP="00AC5C40">
            <w:pPr>
              <w:pStyle w:val="a4"/>
              <w:numPr>
                <w:ilvl w:val="0"/>
                <w:numId w:val="181"/>
              </w:numPr>
              <w:spacing w:after="72"/>
              <w:ind w:firstLineChars="0"/>
              <w:rPr>
                <w:rFonts w:ascii="Consolas" w:hAnsi="Consolas"/>
                <w:kern w:val="0"/>
                <w:sz w:val="21"/>
                <w:szCs w:val="21"/>
              </w:rPr>
            </w:pPr>
            <w:r w:rsidRPr="00A95334">
              <w:rPr>
                <w:rFonts w:ascii="Consolas" w:hAnsi="Consolas" w:hint="eastAsia"/>
                <w:kern w:val="0"/>
                <w:sz w:val="21"/>
                <w:szCs w:val="21"/>
              </w:rPr>
              <w:t>组名前三角符号成向下指向时，组为展开状态。</w:t>
            </w:r>
          </w:p>
          <w:p w14:paraId="7F784C93" w14:textId="77777777" w:rsidR="004440FC" w:rsidRPr="00A95334" w:rsidRDefault="004440FC" w:rsidP="00AC5C40">
            <w:pPr>
              <w:pStyle w:val="a4"/>
              <w:numPr>
                <w:ilvl w:val="1"/>
                <w:numId w:val="181"/>
              </w:numPr>
              <w:spacing w:after="72"/>
              <w:ind w:firstLineChars="0"/>
              <w:rPr>
                <w:rFonts w:ascii="Consolas" w:hAnsi="Consolas"/>
                <w:kern w:val="0"/>
                <w:sz w:val="21"/>
                <w:szCs w:val="21"/>
              </w:rPr>
            </w:pPr>
            <w:r>
              <w:rPr>
                <w:rFonts w:ascii="Consolas" w:hAnsi="Consolas" w:hint="eastAsia"/>
                <w:kern w:val="0"/>
                <w:sz w:val="21"/>
                <w:szCs w:val="21"/>
              </w:rPr>
              <w:t>组下无联系人时，只三角符号有变化，无展开效果。</w:t>
            </w:r>
          </w:p>
          <w:p w14:paraId="451EA6D4" w14:textId="77777777" w:rsidR="004440FC" w:rsidRPr="00A95334" w:rsidRDefault="004440FC" w:rsidP="00AC5C40">
            <w:pPr>
              <w:pStyle w:val="a4"/>
              <w:numPr>
                <w:ilvl w:val="0"/>
                <w:numId w:val="181"/>
              </w:numPr>
              <w:spacing w:after="72"/>
              <w:ind w:firstLineChars="0"/>
              <w:rPr>
                <w:rFonts w:ascii="Consolas" w:hAnsi="Consolas"/>
                <w:kern w:val="0"/>
                <w:sz w:val="21"/>
                <w:szCs w:val="21"/>
              </w:rPr>
            </w:pPr>
            <w:r w:rsidRPr="00A95334">
              <w:rPr>
                <w:rFonts w:ascii="Consolas" w:hAnsi="Consolas" w:hint="eastAsia"/>
                <w:kern w:val="0"/>
                <w:sz w:val="21"/>
                <w:szCs w:val="21"/>
              </w:rPr>
              <w:t>用例结束。</w:t>
            </w:r>
          </w:p>
          <w:p w14:paraId="43F2DD92" w14:textId="77777777" w:rsidR="004440FC" w:rsidRPr="00A95334" w:rsidRDefault="004440FC" w:rsidP="003C4A16">
            <w:pPr>
              <w:pStyle w:val="af3"/>
              <w:rPr>
                <w:rFonts w:ascii="Consolas" w:hAnsi="Consolas"/>
                <w:sz w:val="21"/>
                <w:szCs w:val="21"/>
              </w:rPr>
            </w:pPr>
          </w:p>
        </w:tc>
      </w:tr>
      <w:tr w:rsidR="004440FC" w:rsidRPr="00A95334" w14:paraId="4EA80A83" w14:textId="77777777" w:rsidTr="003C4A16">
        <w:tc>
          <w:tcPr>
            <w:tcW w:w="5000" w:type="pct"/>
            <w:gridSpan w:val="3"/>
            <w:shd w:val="clear" w:color="auto" w:fill="auto"/>
          </w:tcPr>
          <w:p w14:paraId="26B6D221"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可选事件流</w:t>
            </w:r>
          </w:p>
        </w:tc>
      </w:tr>
      <w:tr w:rsidR="004440FC" w:rsidRPr="00A95334" w14:paraId="73C21E55" w14:textId="77777777" w:rsidTr="003C4A16">
        <w:trPr>
          <w:hidden/>
        </w:trPr>
        <w:tc>
          <w:tcPr>
            <w:tcW w:w="5000" w:type="pct"/>
            <w:gridSpan w:val="3"/>
            <w:shd w:val="clear" w:color="auto" w:fill="auto"/>
          </w:tcPr>
          <w:p w14:paraId="1FA82B38" w14:textId="77777777" w:rsidR="004440FC" w:rsidRPr="00A95334" w:rsidRDefault="004440FC" w:rsidP="00CD4D74">
            <w:pPr>
              <w:pStyle w:val="aff5"/>
              <w:numPr>
                <w:ilvl w:val="0"/>
                <w:numId w:val="146"/>
              </w:numPr>
              <w:spacing w:afterLines="30" w:after="72" w:line="288" w:lineRule="auto"/>
              <w:ind w:firstLineChars="0" w:firstLine="0"/>
              <w:rPr>
                <w:rFonts w:ascii="Consolas" w:hAnsi="Consolas"/>
                <w:vanish/>
                <w:kern w:val="0"/>
                <w:szCs w:val="21"/>
              </w:rPr>
            </w:pPr>
          </w:p>
          <w:p w14:paraId="118EBED7" w14:textId="77777777" w:rsidR="004440FC" w:rsidRPr="00A95334" w:rsidRDefault="004440FC" w:rsidP="00CD4D74">
            <w:pPr>
              <w:pStyle w:val="aff5"/>
              <w:numPr>
                <w:ilvl w:val="0"/>
                <w:numId w:val="146"/>
              </w:numPr>
              <w:spacing w:afterLines="30" w:after="72" w:line="288" w:lineRule="auto"/>
              <w:ind w:firstLineChars="0" w:firstLine="0"/>
              <w:rPr>
                <w:rFonts w:ascii="Consolas" w:hAnsi="Consolas"/>
                <w:vanish/>
                <w:kern w:val="0"/>
                <w:szCs w:val="21"/>
              </w:rPr>
            </w:pPr>
          </w:p>
          <w:p w14:paraId="2C3BFA20" w14:textId="77777777" w:rsidR="004440FC" w:rsidRPr="00A95334" w:rsidRDefault="004440FC">
            <w:pPr>
              <w:pStyle w:val="aff5"/>
              <w:numPr>
                <w:ilvl w:val="0"/>
                <w:numId w:val="146"/>
              </w:numPr>
              <w:spacing w:afterLines="30" w:after="72" w:line="288" w:lineRule="auto"/>
              <w:ind w:firstLineChars="0" w:firstLine="0"/>
              <w:rPr>
                <w:rFonts w:ascii="Consolas" w:hAnsi="Consolas"/>
                <w:vanish/>
                <w:kern w:val="0"/>
                <w:szCs w:val="21"/>
              </w:rPr>
            </w:pPr>
          </w:p>
          <w:p w14:paraId="13F76410" w14:textId="77777777" w:rsidR="004440FC" w:rsidRPr="00A95334" w:rsidRDefault="004440FC">
            <w:pPr>
              <w:pStyle w:val="aff5"/>
              <w:numPr>
                <w:ilvl w:val="0"/>
                <w:numId w:val="146"/>
              </w:numPr>
              <w:spacing w:afterLines="30" w:after="72" w:line="288" w:lineRule="auto"/>
              <w:ind w:firstLineChars="0" w:firstLine="0"/>
              <w:rPr>
                <w:rFonts w:ascii="Consolas" w:hAnsi="Consolas"/>
                <w:vanish/>
                <w:kern w:val="0"/>
                <w:szCs w:val="21"/>
              </w:rPr>
            </w:pPr>
          </w:p>
          <w:p w14:paraId="14C66367"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19E012A1"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44376468"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1C13D348"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3F9D4168"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0EE2FADE" w14:textId="77777777" w:rsidR="004440FC" w:rsidRPr="00A95334" w:rsidRDefault="004440FC">
            <w:pPr>
              <w:pStyle w:val="aff5"/>
              <w:numPr>
                <w:ilvl w:val="1"/>
                <w:numId w:val="124"/>
              </w:numPr>
              <w:spacing w:afterLines="30" w:after="72" w:line="288" w:lineRule="auto"/>
              <w:ind w:firstLineChars="0" w:firstLine="0"/>
              <w:rPr>
                <w:rFonts w:ascii="Consolas" w:hAnsi="Consolas"/>
                <w:vanish/>
                <w:kern w:val="0"/>
                <w:szCs w:val="21"/>
              </w:rPr>
            </w:pPr>
          </w:p>
          <w:p w14:paraId="34BEC016"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14DBD0A1"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4FDF72A6"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4A3E330E"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4F397760"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6AA58F2A" w14:textId="77777777" w:rsidR="004440FC" w:rsidRPr="00A95334" w:rsidRDefault="004440FC">
            <w:pPr>
              <w:pStyle w:val="aff5"/>
              <w:numPr>
                <w:ilvl w:val="1"/>
                <w:numId w:val="128"/>
              </w:numPr>
              <w:spacing w:afterLines="30" w:after="72" w:line="288" w:lineRule="auto"/>
              <w:ind w:firstLineChars="0" w:firstLine="0"/>
              <w:rPr>
                <w:rFonts w:ascii="Consolas" w:hAnsi="Consolas"/>
                <w:vanish/>
                <w:kern w:val="0"/>
                <w:szCs w:val="21"/>
              </w:rPr>
            </w:pPr>
          </w:p>
          <w:p w14:paraId="6C7230AC"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kern w:val="0"/>
                <w:sz w:val="21"/>
                <w:szCs w:val="21"/>
              </w:rPr>
              <w:t>N/A</w:t>
            </w:r>
          </w:p>
        </w:tc>
      </w:tr>
      <w:tr w:rsidR="004440FC" w:rsidRPr="00A95334" w14:paraId="536FAEDD" w14:textId="77777777" w:rsidTr="003C4A16">
        <w:tc>
          <w:tcPr>
            <w:tcW w:w="804" w:type="pct"/>
            <w:gridSpan w:val="2"/>
            <w:shd w:val="clear" w:color="auto" w:fill="auto"/>
          </w:tcPr>
          <w:p w14:paraId="791299C9"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后置条件</w:t>
            </w:r>
          </w:p>
        </w:tc>
        <w:tc>
          <w:tcPr>
            <w:tcW w:w="4196" w:type="pct"/>
            <w:shd w:val="clear" w:color="auto" w:fill="auto"/>
          </w:tcPr>
          <w:p w14:paraId="59A2BE69"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490B1AB2" w14:textId="77777777" w:rsidTr="003C4A16">
        <w:tc>
          <w:tcPr>
            <w:tcW w:w="804" w:type="pct"/>
            <w:gridSpan w:val="2"/>
            <w:shd w:val="clear" w:color="auto" w:fill="auto"/>
          </w:tcPr>
          <w:p w14:paraId="7E9443A0"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业务规则</w:t>
            </w:r>
          </w:p>
        </w:tc>
        <w:tc>
          <w:tcPr>
            <w:tcW w:w="4196" w:type="pct"/>
            <w:shd w:val="clear" w:color="auto" w:fill="auto"/>
          </w:tcPr>
          <w:p w14:paraId="18F34E2F" w14:textId="77777777" w:rsidR="004440FC" w:rsidRPr="00A95334" w:rsidRDefault="004440FC" w:rsidP="003C4A16">
            <w:pPr>
              <w:pStyle w:val="a4"/>
              <w:spacing w:after="72"/>
              <w:ind w:firstLineChars="0" w:firstLine="0"/>
              <w:rPr>
                <w:rFonts w:ascii="Consolas" w:hAnsi="Consolas"/>
                <w:iCs/>
                <w:kern w:val="0"/>
                <w:sz w:val="21"/>
                <w:szCs w:val="21"/>
                <w:lang w:bidi="en-US"/>
              </w:rPr>
            </w:pPr>
            <w:r>
              <w:rPr>
                <w:rFonts w:ascii="Consolas" w:hAnsi="Consolas" w:hint="eastAsia"/>
                <w:iCs/>
                <w:kern w:val="0"/>
                <w:sz w:val="21"/>
                <w:szCs w:val="21"/>
                <w:lang w:bidi="en-US"/>
              </w:rPr>
              <w:t>N/A</w:t>
            </w:r>
          </w:p>
        </w:tc>
      </w:tr>
      <w:tr w:rsidR="004440FC" w:rsidRPr="00A95334" w14:paraId="061B7AFC" w14:textId="77777777" w:rsidTr="003C4A16">
        <w:tc>
          <w:tcPr>
            <w:tcW w:w="804" w:type="pct"/>
            <w:gridSpan w:val="2"/>
            <w:shd w:val="clear" w:color="auto" w:fill="auto"/>
          </w:tcPr>
          <w:p w14:paraId="4A0BEC4A"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设计约束</w:t>
            </w:r>
          </w:p>
        </w:tc>
        <w:tc>
          <w:tcPr>
            <w:tcW w:w="4196" w:type="pct"/>
            <w:shd w:val="clear" w:color="auto" w:fill="auto"/>
          </w:tcPr>
          <w:p w14:paraId="4674B39D" w14:textId="77777777" w:rsidR="004440FC" w:rsidRPr="00A95334" w:rsidRDefault="004440FC" w:rsidP="003C4A16">
            <w:pPr>
              <w:rPr>
                <w:rFonts w:ascii="Consolas" w:hAnsi="Consolas"/>
                <w:szCs w:val="21"/>
              </w:rPr>
            </w:pPr>
            <w:r w:rsidRPr="00A95334">
              <w:rPr>
                <w:rFonts w:ascii="Consolas" w:hAnsi="Consolas" w:hint="eastAsia"/>
                <w:szCs w:val="21"/>
                <w:lang w:bidi="en-US"/>
              </w:rPr>
              <w:t>N/A</w:t>
            </w:r>
          </w:p>
        </w:tc>
      </w:tr>
      <w:tr w:rsidR="004440FC" w:rsidRPr="00A95334" w14:paraId="448126AE" w14:textId="77777777" w:rsidTr="003C4A16">
        <w:tc>
          <w:tcPr>
            <w:tcW w:w="804" w:type="pct"/>
            <w:gridSpan w:val="2"/>
            <w:shd w:val="clear" w:color="auto" w:fill="auto"/>
          </w:tcPr>
          <w:p w14:paraId="6749CD11"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参数表</w:t>
            </w:r>
          </w:p>
        </w:tc>
        <w:tc>
          <w:tcPr>
            <w:tcW w:w="4196" w:type="pct"/>
            <w:shd w:val="clear" w:color="auto" w:fill="auto"/>
          </w:tcPr>
          <w:p w14:paraId="154CF5DF"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19F19483" w14:textId="77777777" w:rsidTr="003C4A16">
        <w:tc>
          <w:tcPr>
            <w:tcW w:w="804" w:type="pct"/>
            <w:gridSpan w:val="2"/>
            <w:shd w:val="clear" w:color="auto" w:fill="auto"/>
          </w:tcPr>
          <w:p w14:paraId="29B5C3AB"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非功能需求</w:t>
            </w:r>
          </w:p>
        </w:tc>
        <w:tc>
          <w:tcPr>
            <w:tcW w:w="4196" w:type="pct"/>
            <w:shd w:val="clear" w:color="auto" w:fill="auto"/>
          </w:tcPr>
          <w:p w14:paraId="3D204486" w14:textId="77777777" w:rsidR="004440FC" w:rsidRPr="00A95334" w:rsidRDefault="004440FC" w:rsidP="003C4A16">
            <w:pPr>
              <w:pStyle w:val="a4"/>
              <w:keepNext/>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bl>
    <w:p w14:paraId="63DB122C" w14:textId="77777777" w:rsidR="004440FC" w:rsidRPr="004F624E" w:rsidRDefault="004440FC" w:rsidP="004440FC">
      <w:pPr>
        <w:rPr>
          <w:rFonts w:ascii="Consolas" w:hAnsi="Consolas"/>
        </w:rPr>
      </w:pPr>
    </w:p>
    <w:p w14:paraId="6654FEBE"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72" w:name="_Toc354760221"/>
      <w:bookmarkStart w:id="473" w:name="_Toc355341038"/>
      <w:r w:rsidRPr="004F624E">
        <w:rPr>
          <w:rFonts w:ascii="Consolas" w:hAnsi="Consolas" w:hint="eastAsia"/>
        </w:rPr>
        <w:t>搜索组及联系人</w:t>
      </w:r>
      <w:bookmarkEnd w:id="472"/>
      <w:bookmarkEnd w:id="473"/>
    </w:p>
    <w:tbl>
      <w:tblPr>
        <w:tblW w:w="513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23"/>
        <w:gridCol w:w="278"/>
        <w:gridCol w:w="7831"/>
      </w:tblGrid>
      <w:tr w:rsidR="004440FC" w:rsidRPr="00A95334" w14:paraId="2E1C36A1" w14:textId="77777777" w:rsidTr="003C4A16">
        <w:tc>
          <w:tcPr>
            <w:tcW w:w="655" w:type="pct"/>
            <w:shd w:val="clear" w:color="auto" w:fill="auto"/>
          </w:tcPr>
          <w:p w14:paraId="65BDBA47"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用例名称</w:t>
            </w:r>
          </w:p>
        </w:tc>
        <w:tc>
          <w:tcPr>
            <w:tcW w:w="4345" w:type="pct"/>
            <w:gridSpan w:val="2"/>
            <w:shd w:val="clear" w:color="auto" w:fill="auto"/>
          </w:tcPr>
          <w:p w14:paraId="3AA02E47"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搜索组及联系人</w:t>
            </w:r>
          </w:p>
        </w:tc>
      </w:tr>
      <w:tr w:rsidR="004440FC" w:rsidRPr="00A95334" w14:paraId="6F8355DF" w14:textId="77777777" w:rsidTr="003C4A16">
        <w:tc>
          <w:tcPr>
            <w:tcW w:w="655" w:type="pct"/>
            <w:shd w:val="clear" w:color="auto" w:fill="auto"/>
          </w:tcPr>
          <w:p w14:paraId="0B689A5B"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SRS ID</w:t>
            </w:r>
          </w:p>
        </w:tc>
        <w:tc>
          <w:tcPr>
            <w:tcW w:w="4345" w:type="pct"/>
            <w:gridSpan w:val="2"/>
            <w:shd w:val="clear" w:color="auto" w:fill="auto"/>
          </w:tcPr>
          <w:p w14:paraId="46F63CB2"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MAX_Client_ADDRESSBOOK_SRS_0014</w:t>
            </w:r>
          </w:p>
        </w:tc>
      </w:tr>
      <w:tr w:rsidR="004440FC" w:rsidRPr="00A95334" w14:paraId="3CF2991E" w14:textId="77777777" w:rsidTr="003C4A16">
        <w:tc>
          <w:tcPr>
            <w:tcW w:w="655" w:type="pct"/>
            <w:shd w:val="clear" w:color="auto" w:fill="auto"/>
          </w:tcPr>
          <w:p w14:paraId="1C824AB8"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角色</w:t>
            </w:r>
          </w:p>
        </w:tc>
        <w:tc>
          <w:tcPr>
            <w:tcW w:w="4345" w:type="pct"/>
            <w:gridSpan w:val="2"/>
            <w:shd w:val="clear" w:color="auto" w:fill="auto"/>
          </w:tcPr>
          <w:p w14:paraId="4D792E50"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注册用户</w:t>
            </w:r>
          </w:p>
        </w:tc>
      </w:tr>
      <w:tr w:rsidR="004440FC" w:rsidRPr="00A95334" w14:paraId="14FA852A" w14:textId="77777777" w:rsidTr="003C4A16">
        <w:tc>
          <w:tcPr>
            <w:tcW w:w="655" w:type="pct"/>
            <w:shd w:val="clear" w:color="auto" w:fill="auto"/>
          </w:tcPr>
          <w:p w14:paraId="41E8D683"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简述</w:t>
            </w:r>
          </w:p>
        </w:tc>
        <w:tc>
          <w:tcPr>
            <w:tcW w:w="4345" w:type="pct"/>
            <w:gridSpan w:val="2"/>
            <w:shd w:val="clear" w:color="auto" w:fill="auto"/>
          </w:tcPr>
          <w:p w14:paraId="1C7A256D"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将焦点放到“通讯录面板”搜索框中，输入搜索内容，搜索到的组及联系人信息直接以浮层形式显示，用户点击浮层上的组或者联系人，浮层消失，联系人列表滚动，组或者联系人处于选中状态且显示在联系人列表顶端。</w:t>
            </w:r>
          </w:p>
        </w:tc>
      </w:tr>
      <w:tr w:rsidR="004440FC" w:rsidRPr="00A95334" w14:paraId="5837D3FB" w14:textId="77777777" w:rsidTr="003C4A16">
        <w:tc>
          <w:tcPr>
            <w:tcW w:w="655" w:type="pct"/>
            <w:shd w:val="clear" w:color="auto" w:fill="auto"/>
          </w:tcPr>
          <w:p w14:paraId="69D3696F"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优先级别</w:t>
            </w:r>
          </w:p>
        </w:tc>
        <w:tc>
          <w:tcPr>
            <w:tcW w:w="4345" w:type="pct"/>
            <w:gridSpan w:val="2"/>
            <w:shd w:val="clear" w:color="auto" w:fill="auto"/>
          </w:tcPr>
          <w:p w14:paraId="6E80A49C"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高</w:t>
            </w:r>
          </w:p>
        </w:tc>
      </w:tr>
      <w:tr w:rsidR="004440FC" w:rsidRPr="00A95334" w14:paraId="73567B1C" w14:textId="77777777" w:rsidTr="003C4A16">
        <w:tc>
          <w:tcPr>
            <w:tcW w:w="655" w:type="pct"/>
            <w:shd w:val="clear" w:color="auto" w:fill="auto"/>
          </w:tcPr>
          <w:p w14:paraId="70CC1FD1"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前置条件</w:t>
            </w:r>
          </w:p>
        </w:tc>
        <w:tc>
          <w:tcPr>
            <w:tcW w:w="4345" w:type="pct"/>
            <w:gridSpan w:val="2"/>
            <w:shd w:val="clear" w:color="auto" w:fill="auto"/>
          </w:tcPr>
          <w:p w14:paraId="61ED9ABF"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用户登录</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客户端并进入到“通讯录</w:t>
            </w:r>
            <w:r w:rsidRPr="00A95334">
              <w:rPr>
                <w:rFonts w:ascii="Consolas" w:hAnsi="Consolas" w:hint="eastAsia"/>
                <w:caps/>
                <w:kern w:val="0"/>
                <w:sz w:val="21"/>
                <w:szCs w:val="21"/>
              </w:rPr>
              <w:t>面板</w:t>
            </w:r>
            <w:r w:rsidRPr="00A95334">
              <w:rPr>
                <w:rFonts w:ascii="Consolas" w:hAnsi="Consolas" w:hint="eastAsia"/>
                <w:iCs/>
                <w:kern w:val="0"/>
                <w:sz w:val="21"/>
                <w:szCs w:val="21"/>
                <w:lang w:bidi="en-US"/>
              </w:rPr>
              <w:t>”</w:t>
            </w:r>
          </w:p>
        </w:tc>
      </w:tr>
      <w:tr w:rsidR="004440FC" w:rsidRPr="00A95334" w14:paraId="266E4063" w14:textId="77777777" w:rsidTr="003C4A16">
        <w:tc>
          <w:tcPr>
            <w:tcW w:w="5000" w:type="pct"/>
            <w:gridSpan w:val="3"/>
            <w:shd w:val="clear" w:color="auto" w:fill="auto"/>
          </w:tcPr>
          <w:p w14:paraId="57BDC653"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b/>
                <w:kern w:val="0"/>
                <w:sz w:val="21"/>
                <w:szCs w:val="21"/>
              </w:rPr>
              <w:t>主事件流程</w:t>
            </w:r>
          </w:p>
        </w:tc>
      </w:tr>
      <w:tr w:rsidR="004440FC" w:rsidRPr="00A95334" w14:paraId="28D2BD54" w14:textId="77777777" w:rsidTr="003C4A16">
        <w:tc>
          <w:tcPr>
            <w:tcW w:w="5000" w:type="pct"/>
            <w:gridSpan w:val="3"/>
            <w:shd w:val="clear" w:color="auto" w:fill="auto"/>
          </w:tcPr>
          <w:p w14:paraId="6EA8CE75" w14:textId="77777777" w:rsidR="004440FC" w:rsidRPr="00A95334" w:rsidRDefault="004440FC" w:rsidP="00AC5C40">
            <w:pPr>
              <w:pStyle w:val="a4"/>
              <w:numPr>
                <w:ilvl w:val="0"/>
                <w:numId w:val="182"/>
              </w:numPr>
              <w:spacing w:after="72"/>
              <w:ind w:firstLineChars="0"/>
              <w:rPr>
                <w:rFonts w:ascii="Consolas" w:hAnsi="Consolas"/>
                <w:kern w:val="0"/>
                <w:sz w:val="21"/>
                <w:szCs w:val="21"/>
              </w:rPr>
            </w:pPr>
            <w:r w:rsidRPr="00A95334">
              <w:rPr>
                <w:rFonts w:ascii="Consolas" w:hAnsi="Consolas" w:hint="eastAsia"/>
                <w:kern w:val="0"/>
                <w:sz w:val="21"/>
                <w:szCs w:val="21"/>
              </w:rPr>
              <w:t>用户将焦点放到“通讯录面板”搜索框中，用例开始。</w:t>
            </w:r>
          </w:p>
          <w:p w14:paraId="5D055D0E" w14:textId="77777777" w:rsidR="004440FC" w:rsidRPr="00A95334" w:rsidRDefault="004440FC" w:rsidP="00AC5C40">
            <w:pPr>
              <w:pStyle w:val="a4"/>
              <w:numPr>
                <w:ilvl w:val="0"/>
                <w:numId w:val="182"/>
              </w:numPr>
              <w:spacing w:after="72"/>
              <w:ind w:firstLineChars="0"/>
              <w:rPr>
                <w:rFonts w:ascii="Consolas" w:hAnsi="Consolas"/>
                <w:kern w:val="0"/>
                <w:sz w:val="21"/>
                <w:szCs w:val="21"/>
              </w:rPr>
            </w:pPr>
            <w:r w:rsidRPr="00A95334">
              <w:rPr>
                <w:rFonts w:ascii="Consolas" w:hAnsi="Consolas" w:hint="eastAsia"/>
                <w:kern w:val="0"/>
                <w:sz w:val="21"/>
                <w:szCs w:val="21"/>
              </w:rPr>
              <w:lastRenderedPageBreak/>
              <w:t>用户在搜索框中输入要搜索内容。</w:t>
            </w:r>
          </w:p>
          <w:p w14:paraId="31CFDA59" w14:textId="77777777" w:rsidR="004440FC" w:rsidRPr="00A95334" w:rsidRDefault="004440FC" w:rsidP="00AC5C40">
            <w:pPr>
              <w:pStyle w:val="a4"/>
              <w:numPr>
                <w:ilvl w:val="0"/>
                <w:numId w:val="182"/>
              </w:numPr>
              <w:spacing w:after="72"/>
              <w:ind w:firstLineChars="0"/>
              <w:rPr>
                <w:rFonts w:ascii="Consolas" w:hAnsi="Consolas"/>
                <w:kern w:val="0"/>
                <w:sz w:val="21"/>
                <w:szCs w:val="21"/>
              </w:rPr>
            </w:pPr>
            <w:r w:rsidRPr="00A95334">
              <w:rPr>
                <w:rFonts w:ascii="Consolas" w:hAnsi="Consolas" w:hint="eastAsia"/>
                <w:kern w:val="0"/>
                <w:sz w:val="21"/>
                <w:szCs w:val="21"/>
              </w:rPr>
              <w:t>用户按回车键或者点击搜索框中【搜索】图标，通讯录进行本地搜索，搜索方式为模糊搜索，见【业务规则</w:t>
            </w:r>
            <w:r w:rsidRPr="00A95334">
              <w:rPr>
                <w:rFonts w:ascii="Consolas" w:hAnsi="Consolas" w:hint="eastAsia"/>
                <w:kern w:val="0"/>
                <w:sz w:val="21"/>
                <w:szCs w:val="21"/>
              </w:rPr>
              <w:t>1</w:t>
            </w:r>
            <w:r w:rsidRPr="00A95334">
              <w:rPr>
                <w:rFonts w:ascii="Consolas" w:hAnsi="Consolas" w:hint="eastAsia"/>
                <w:kern w:val="0"/>
                <w:sz w:val="21"/>
                <w:szCs w:val="21"/>
              </w:rPr>
              <w:t>】。</w:t>
            </w:r>
          </w:p>
          <w:p w14:paraId="0DF85044" w14:textId="77777777" w:rsidR="004440FC" w:rsidRPr="00A95334" w:rsidRDefault="004440FC" w:rsidP="00AC5C40">
            <w:pPr>
              <w:pStyle w:val="a4"/>
              <w:numPr>
                <w:ilvl w:val="0"/>
                <w:numId w:val="182"/>
              </w:numPr>
              <w:spacing w:after="72"/>
              <w:ind w:firstLineChars="0"/>
              <w:rPr>
                <w:rFonts w:ascii="Consolas" w:hAnsi="Consolas"/>
                <w:kern w:val="0"/>
                <w:sz w:val="21"/>
                <w:szCs w:val="21"/>
              </w:rPr>
            </w:pPr>
            <w:r w:rsidRPr="00A95334">
              <w:rPr>
                <w:rFonts w:ascii="Consolas" w:hAnsi="Consolas" w:hint="eastAsia"/>
                <w:kern w:val="0"/>
                <w:sz w:val="21"/>
                <w:szCs w:val="21"/>
              </w:rPr>
              <w:t>搜索框中【搜索】图标变成【取消】图标。</w:t>
            </w:r>
          </w:p>
          <w:p w14:paraId="0A2C0292" w14:textId="77777777" w:rsidR="004440FC" w:rsidRPr="006D73AF" w:rsidRDefault="004440FC" w:rsidP="00AC5C40">
            <w:pPr>
              <w:pStyle w:val="a4"/>
              <w:numPr>
                <w:ilvl w:val="0"/>
                <w:numId w:val="182"/>
              </w:numPr>
              <w:spacing w:after="72"/>
              <w:ind w:firstLineChars="0"/>
              <w:rPr>
                <w:rFonts w:ascii="Consolas" w:hAnsi="Consolas"/>
                <w:kern w:val="0"/>
                <w:sz w:val="21"/>
                <w:szCs w:val="21"/>
              </w:rPr>
            </w:pPr>
            <w:r w:rsidRPr="006D73AF">
              <w:rPr>
                <w:rFonts w:ascii="Consolas" w:hAnsi="Consolas" w:hint="eastAsia"/>
                <w:kern w:val="0"/>
                <w:sz w:val="21"/>
                <w:szCs w:val="21"/>
              </w:rPr>
              <w:t>搜索结果与浮层的形式显示在联系人上方。</w:t>
            </w:r>
          </w:p>
          <w:p w14:paraId="556B418D" w14:textId="77777777" w:rsidR="004440FC" w:rsidRPr="006D73AF" w:rsidRDefault="004440FC" w:rsidP="00AC5C40">
            <w:pPr>
              <w:pStyle w:val="a4"/>
              <w:numPr>
                <w:ilvl w:val="1"/>
                <w:numId w:val="182"/>
              </w:numPr>
              <w:spacing w:after="72"/>
              <w:ind w:firstLineChars="0"/>
              <w:rPr>
                <w:rFonts w:ascii="Consolas" w:hAnsi="Consolas"/>
                <w:kern w:val="0"/>
                <w:sz w:val="21"/>
                <w:szCs w:val="21"/>
              </w:rPr>
            </w:pPr>
            <w:r w:rsidRPr="006D73AF">
              <w:rPr>
                <w:rFonts w:ascii="Consolas" w:hAnsi="Consolas" w:hint="eastAsia"/>
                <w:kern w:val="0"/>
                <w:sz w:val="21"/>
                <w:szCs w:val="21"/>
              </w:rPr>
              <w:t>搜索结果中有记录时，在联系人列表上方，以浮层形式显示，搜索结果排序规则</w:t>
            </w:r>
            <w:r>
              <w:rPr>
                <w:rFonts w:ascii="Consolas" w:hAnsi="Consolas" w:hint="eastAsia"/>
                <w:kern w:val="0"/>
                <w:sz w:val="21"/>
                <w:szCs w:val="21"/>
              </w:rPr>
              <w:t>，见通用规则【联系人列表排序规则】</w:t>
            </w:r>
            <w:r w:rsidR="00D03F0F">
              <w:rPr>
                <w:rFonts w:ascii="Consolas" w:hAnsi="Consolas" w:hint="eastAsia"/>
                <w:kern w:val="0"/>
                <w:sz w:val="21"/>
                <w:szCs w:val="21"/>
              </w:rPr>
              <w:t>，同时搜出组及联系人时，组排在联系人前面，跳转至主事件流</w:t>
            </w:r>
            <w:r w:rsidR="00D03F0F">
              <w:rPr>
                <w:rFonts w:ascii="Consolas" w:hAnsi="Consolas" w:hint="eastAsia"/>
                <w:kern w:val="0"/>
                <w:sz w:val="21"/>
                <w:szCs w:val="21"/>
              </w:rPr>
              <w:t>6</w:t>
            </w:r>
            <w:r w:rsidR="00D03F0F">
              <w:rPr>
                <w:rFonts w:ascii="Consolas" w:hAnsi="Consolas" w:hint="eastAsia"/>
                <w:kern w:val="0"/>
                <w:sz w:val="21"/>
                <w:szCs w:val="21"/>
              </w:rPr>
              <w:t>。</w:t>
            </w:r>
          </w:p>
          <w:p w14:paraId="0EBEA600" w14:textId="77777777" w:rsidR="004440FC" w:rsidRPr="006D73AF" w:rsidRDefault="004440FC" w:rsidP="00AC5C40">
            <w:pPr>
              <w:pStyle w:val="a4"/>
              <w:numPr>
                <w:ilvl w:val="1"/>
                <w:numId w:val="182"/>
              </w:numPr>
              <w:spacing w:after="72"/>
              <w:ind w:firstLineChars="0"/>
              <w:rPr>
                <w:rFonts w:ascii="Consolas" w:hAnsi="Consolas"/>
                <w:kern w:val="0"/>
                <w:sz w:val="21"/>
                <w:szCs w:val="21"/>
              </w:rPr>
            </w:pPr>
            <w:r w:rsidRPr="006D73AF">
              <w:rPr>
                <w:rFonts w:ascii="Consolas" w:hAnsi="Consolas" w:hint="eastAsia"/>
                <w:kern w:val="0"/>
                <w:sz w:val="21"/>
                <w:szCs w:val="21"/>
              </w:rPr>
              <w:t>搜索结果中无记录时，显示为，搜索结果浮层中显示文字提示“未搜索到组或联系人”。</w:t>
            </w:r>
          </w:p>
          <w:p w14:paraId="42F3176E" w14:textId="77777777" w:rsidR="004440FC" w:rsidRPr="00A95334" w:rsidRDefault="004440FC" w:rsidP="00AC5C40">
            <w:pPr>
              <w:pStyle w:val="a4"/>
              <w:numPr>
                <w:ilvl w:val="0"/>
                <w:numId w:val="182"/>
              </w:numPr>
              <w:spacing w:after="72"/>
              <w:ind w:firstLineChars="0"/>
              <w:rPr>
                <w:rFonts w:ascii="Consolas" w:hAnsi="Consolas"/>
                <w:kern w:val="0"/>
                <w:sz w:val="21"/>
                <w:szCs w:val="21"/>
              </w:rPr>
            </w:pPr>
            <w:r w:rsidRPr="00A95334">
              <w:rPr>
                <w:rFonts w:ascii="Consolas" w:hAnsi="Consolas" w:hint="eastAsia"/>
                <w:kern w:val="0"/>
                <w:sz w:val="21"/>
                <w:szCs w:val="21"/>
              </w:rPr>
              <w:t>点击浮层中搜索结果。</w:t>
            </w:r>
          </w:p>
          <w:p w14:paraId="02D6B11B" w14:textId="77777777" w:rsidR="004440FC" w:rsidRPr="00A95334" w:rsidRDefault="004440FC" w:rsidP="00AC5C40">
            <w:pPr>
              <w:pStyle w:val="a4"/>
              <w:numPr>
                <w:ilvl w:val="1"/>
                <w:numId w:val="182"/>
              </w:numPr>
              <w:spacing w:after="72"/>
              <w:ind w:firstLineChars="0"/>
              <w:rPr>
                <w:rFonts w:ascii="Consolas" w:hAnsi="Consolas"/>
                <w:kern w:val="0"/>
                <w:sz w:val="21"/>
                <w:szCs w:val="21"/>
              </w:rPr>
            </w:pPr>
            <w:r w:rsidRPr="00A95334">
              <w:rPr>
                <w:rFonts w:ascii="Consolas" w:hAnsi="Consolas" w:hint="eastAsia"/>
                <w:kern w:val="0"/>
                <w:sz w:val="21"/>
                <w:szCs w:val="21"/>
              </w:rPr>
              <w:t>点击搜索框中【取消】图标，浮层关闭，搜索框回到初始状态，用例终止。</w:t>
            </w:r>
          </w:p>
          <w:p w14:paraId="0154F9A2" w14:textId="77777777" w:rsidR="004440FC" w:rsidRPr="00A95334" w:rsidRDefault="004440FC" w:rsidP="00AC5C40">
            <w:pPr>
              <w:pStyle w:val="a4"/>
              <w:numPr>
                <w:ilvl w:val="1"/>
                <w:numId w:val="182"/>
              </w:numPr>
              <w:spacing w:after="72"/>
              <w:ind w:firstLineChars="0"/>
              <w:rPr>
                <w:rFonts w:ascii="Consolas" w:hAnsi="Consolas"/>
                <w:kern w:val="0"/>
                <w:sz w:val="21"/>
                <w:szCs w:val="21"/>
              </w:rPr>
            </w:pPr>
            <w:r w:rsidRPr="00A95334">
              <w:rPr>
                <w:rFonts w:ascii="Consolas" w:hAnsi="Consolas" w:hint="eastAsia"/>
                <w:kern w:val="0"/>
                <w:sz w:val="21"/>
                <w:szCs w:val="21"/>
              </w:rPr>
              <w:t>点击搜索结果中的组。</w:t>
            </w:r>
          </w:p>
          <w:p w14:paraId="33F95E66" w14:textId="77777777" w:rsidR="004440FC" w:rsidRPr="00A95334" w:rsidRDefault="004440FC" w:rsidP="00AC5C40">
            <w:pPr>
              <w:pStyle w:val="a4"/>
              <w:numPr>
                <w:ilvl w:val="1"/>
                <w:numId w:val="182"/>
              </w:numPr>
              <w:spacing w:after="72"/>
              <w:ind w:firstLineChars="0"/>
              <w:rPr>
                <w:rFonts w:ascii="Consolas" w:hAnsi="Consolas"/>
                <w:kern w:val="0"/>
                <w:sz w:val="21"/>
                <w:szCs w:val="21"/>
              </w:rPr>
            </w:pPr>
            <w:r w:rsidRPr="00A95334">
              <w:rPr>
                <w:rFonts w:ascii="Consolas" w:hAnsi="Consolas" w:hint="eastAsia"/>
                <w:kern w:val="0"/>
                <w:sz w:val="21"/>
                <w:szCs w:val="21"/>
              </w:rPr>
              <w:t>点击搜索结果中的联系人。</w:t>
            </w:r>
          </w:p>
          <w:p w14:paraId="00A72F6B" w14:textId="77777777" w:rsidR="004440FC" w:rsidRPr="00A95334" w:rsidRDefault="004440FC" w:rsidP="00AC5C40">
            <w:pPr>
              <w:pStyle w:val="a4"/>
              <w:numPr>
                <w:ilvl w:val="0"/>
                <w:numId w:val="182"/>
              </w:numPr>
              <w:spacing w:after="72"/>
              <w:ind w:firstLineChars="0"/>
              <w:rPr>
                <w:rFonts w:ascii="Consolas" w:hAnsi="Consolas"/>
                <w:kern w:val="0"/>
                <w:sz w:val="21"/>
                <w:szCs w:val="21"/>
              </w:rPr>
            </w:pPr>
            <w:r w:rsidRPr="00A95334">
              <w:rPr>
                <w:rFonts w:ascii="Consolas" w:hAnsi="Consolas" w:hint="eastAsia"/>
                <w:kern w:val="0"/>
                <w:sz w:val="21"/>
                <w:szCs w:val="21"/>
              </w:rPr>
              <w:t>用例结束。</w:t>
            </w:r>
          </w:p>
        </w:tc>
      </w:tr>
      <w:tr w:rsidR="004440FC" w:rsidRPr="00A95334" w14:paraId="5DAE9F8C" w14:textId="77777777" w:rsidTr="003C4A16">
        <w:tc>
          <w:tcPr>
            <w:tcW w:w="5000" w:type="pct"/>
            <w:gridSpan w:val="3"/>
            <w:shd w:val="clear" w:color="auto" w:fill="auto"/>
          </w:tcPr>
          <w:p w14:paraId="37B60A1C"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可选事件流</w:t>
            </w:r>
          </w:p>
        </w:tc>
      </w:tr>
      <w:tr w:rsidR="004440FC" w:rsidRPr="00A95334" w14:paraId="7752693B" w14:textId="77777777" w:rsidTr="003C4A16">
        <w:trPr>
          <w:hidden/>
        </w:trPr>
        <w:tc>
          <w:tcPr>
            <w:tcW w:w="5000" w:type="pct"/>
            <w:gridSpan w:val="3"/>
            <w:shd w:val="clear" w:color="auto" w:fill="auto"/>
          </w:tcPr>
          <w:p w14:paraId="0F2BB3BA" w14:textId="77777777" w:rsidR="004440FC" w:rsidRPr="00A95334" w:rsidRDefault="004440FC" w:rsidP="00CD4D74">
            <w:pPr>
              <w:pStyle w:val="aff5"/>
              <w:numPr>
                <w:ilvl w:val="0"/>
                <w:numId w:val="131"/>
              </w:numPr>
              <w:spacing w:afterLines="30" w:after="72" w:line="288" w:lineRule="auto"/>
              <w:ind w:firstLineChars="0"/>
              <w:rPr>
                <w:rFonts w:ascii="Consolas" w:hAnsi="Consolas"/>
                <w:vanish/>
                <w:kern w:val="0"/>
                <w:szCs w:val="21"/>
              </w:rPr>
            </w:pPr>
          </w:p>
          <w:p w14:paraId="1A9A8F55" w14:textId="77777777" w:rsidR="004440FC" w:rsidRPr="00A95334" w:rsidRDefault="004440FC" w:rsidP="00CD4D74">
            <w:pPr>
              <w:pStyle w:val="aff5"/>
              <w:numPr>
                <w:ilvl w:val="0"/>
                <w:numId w:val="131"/>
              </w:numPr>
              <w:spacing w:afterLines="30" w:after="72" w:line="288" w:lineRule="auto"/>
              <w:ind w:firstLineChars="0"/>
              <w:rPr>
                <w:rFonts w:ascii="Consolas" w:hAnsi="Consolas"/>
                <w:vanish/>
                <w:kern w:val="0"/>
                <w:szCs w:val="21"/>
              </w:rPr>
            </w:pPr>
          </w:p>
          <w:p w14:paraId="36798287"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6E9135EE"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53CED0D7"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402E98CE"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56A8E25D"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2800E739"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45B33C97"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08284041" w14:textId="77777777" w:rsidR="004440FC" w:rsidRPr="00A95334" w:rsidRDefault="004440FC">
            <w:pPr>
              <w:pStyle w:val="aff5"/>
              <w:numPr>
                <w:ilvl w:val="1"/>
                <w:numId w:val="131"/>
              </w:numPr>
              <w:spacing w:afterLines="30" w:after="72" w:line="288" w:lineRule="auto"/>
              <w:ind w:firstLineChars="0"/>
              <w:rPr>
                <w:rFonts w:ascii="Consolas" w:hAnsi="Consolas"/>
                <w:vanish/>
                <w:kern w:val="0"/>
                <w:szCs w:val="21"/>
              </w:rPr>
            </w:pPr>
          </w:p>
          <w:p w14:paraId="0B35B776"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26CBE609"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7744BBA3"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22DF4A49"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6B31A5EA"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6AB6E237" w14:textId="77777777" w:rsidR="004440FC" w:rsidRPr="00A95334" w:rsidRDefault="004440FC">
            <w:pPr>
              <w:pStyle w:val="aff5"/>
              <w:numPr>
                <w:ilvl w:val="1"/>
                <w:numId w:val="131"/>
              </w:numPr>
              <w:spacing w:afterLines="30" w:after="72" w:line="288" w:lineRule="auto"/>
              <w:ind w:firstLineChars="0"/>
              <w:rPr>
                <w:rFonts w:ascii="Consolas" w:hAnsi="Consolas"/>
                <w:vanish/>
                <w:kern w:val="0"/>
                <w:szCs w:val="21"/>
              </w:rPr>
            </w:pPr>
          </w:p>
          <w:p w14:paraId="05113A84"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00FE87F7" w14:textId="77777777" w:rsidR="004440FC" w:rsidRPr="00A95334" w:rsidRDefault="004440FC">
            <w:pPr>
              <w:pStyle w:val="aff5"/>
              <w:numPr>
                <w:ilvl w:val="0"/>
                <w:numId w:val="131"/>
              </w:numPr>
              <w:spacing w:afterLines="30" w:after="72" w:line="288" w:lineRule="auto"/>
              <w:ind w:firstLineChars="0"/>
              <w:rPr>
                <w:rFonts w:ascii="Consolas" w:hAnsi="Consolas"/>
                <w:vanish/>
                <w:kern w:val="0"/>
                <w:szCs w:val="21"/>
              </w:rPr>
            </w:pPr>
          </w:p>
          <w:p w14:paraId="3FB2B013" w14:textId="77777777" w:rsidR="004440FC" w:rsidRPr="00A95334" w:rsidRDefault="004440FC">
            <w:pPr>
              <w:pStyle w:val="aff5"/>
              <w:numPr>
                <w:ilvl w:val="0"/>
                <w:numId w:val="132"/>
              </w:numPr>
              <w:spacing w:afterLines="30" w:after="72" w:line="288" w:lineRule="auto"/>
              <w:ind w:firstLineChars="0"/>
              <w:rPr>
                <w:rFonts w:ascii="Consolas" w:hAnsi="Consolas"/>
                <w:vanish/>
                <w:kern w:val="0"/>
                <w:szCs w:val="21"/>
              </w:rPr>
            </w:pPr>
          </w:p>
          <w:p w14:paraId="45199C39" w14:textId="77777777" w:rsidR="004440FC" w:rsidRPr="00A95334" w:rsidRDefault="004440FC">
            <w:pPr>
              <w:pStyle w:val="aff5"/>
              <w:numPr>
                <w:ilvl w:val="0"/>
                <w:numId w:val="132"/>
              </w:numPr>
              <w:spacing w:afterLines="30" w:after="72" w:line="288" w:lineRule="auto"/>
              <w:ind w:firstLineChars="0"/>
              <w:rPr>
                <w:rFonts w:ascii="Consolas" w:hAnsi="Consolas"/>
                <w:vanish/>
                <w:kern w:val="0"/>
                <w:szCs w:val="21"/>
              </w:rPr>
            </w:pPr>
          </w:p>
          <w:p w14:paraId="028B1B6A" w14:textId="77777777" w:rsidR="004440FC" w:rsidRPr="00A95334" w:rsidRDefault="004440FC">
            <w:pPr>
              <w:pStyle w:val="aff5"/>
              <w:numPr>
                <w:ilvl w:val="0"/>
                <w:numId w:val="132"/>
              </w:numPr>
              <w:spacing w:afterLines="30" w:after="72" w:line="288" w:lineRule="auto"/>
              <w:ind w:firstLineChars="0"/>
              <w:rPr>
                <w:rFonts w:ascii="Consolas" w:hAnsi="Consolas"/>
                <w:vanish/>
                <w:kern w:val="0"/>
                <w:szCs w:val="21"/>
              </w:rPr>
            </w:pPr>
          </w:p>
          <w:p w14:paraId="2DA769C8" w14:textId="77777777" w:rsidR="004440FC" w:rsidRPr="00A95334" w:rsidRDefault="004440FC">
            <w:pPr>
              <w:pStyle w:val="aff5"/>
              <w:numPr>
                <w:ilvl w:val="0"/>
                <w:numId w:val="132"/>
              </w:numPr>
              <w:spacing w:afterLines="30" w:after="72" w:line="288" w:lineRule="auto"/>
              <w:ind w:firstLineChars="0"/>
              <w:rPr>
                <w:rFonts w:ascii="Consolas" w:hAnsi="Consolas"/>
                <w:vanish/>
                <w:kern w:val="0"/>
                <w:szCs w:val="21"/>
              </w:rPr>
            </w:pPr>
          </w:p>
          <w:p w14:paraId="0A91E0F3" w14:textId="77777777" w:rsidR="004440FC" w:rsidRPr="00A95334" w:rsidRDefault="004440FC">
            <w:pPr>
              <w:pStyle w:val="aff5"/>
              <w:numPr>
                <w:ilvl w:val="0"/>
                <w:numId w:val="132"/>
              </w:numPr>
              <w:spacing w:afterLines="30" w:after="72" w:line="288" w:lineRule="auto"/>
              <w:ind w:firstLineChars="0"/>
              <w:rPr>
                <w:rFonts w:ascii="Consolas" w:hAnsi="Consolas"/>
                <w:vanish/>
                <w:kern w:val="0"/>
                <w:szCs w:val="21"/>
              </w:rPr>
            </w:pPr>
          </w:p>
          <w:p w14:paraId="196F72BE" w14:textId="77777777" w:rsidR="004440FC" w:rsidRPr="00A95334" w:rsidRDefault="004440FC">
            <w:pPr>
              <w:pStyle w:val="aff5"/>
              <w:numPr>
                <w:ilvl w:val="0"/>
                <w:numId w:val="132"/>
              </w:numPr>
              <w:spacing w:afterLines="30" w:after="72" w:line="288" w:lineRule="auto"/>
              <w:ind w:firstLineChars="0"/>
              <w:rPr>
                <w:rFonts w:ascii="Consolas" w:hAnsi="Consolas"/>
                <w:vanish/>
                <w:kern w:val="0"/>
                <w:szCs w:val="21"/>
              </w:rPr>
            </w:pPr>
          </w:p>
          <w:p w14:paraId="639199CB" w14:textId="77777777" w:rsidR="004440FC" w:rsidRPr="00A95334" w:rsidRDefault="004440FC">
            <w:pPr>
              <w:pStyle w:val="aff5"/>
              <w:numPr>
                <w:ilvl w:val="1"/>
                <w:numId w:val="132"/>
              </w:numPr>
              <w:spacing w:afterLines="30" w:after="72" w:line="288" w:lineRule="auto"/>
              <w:ind w:firstLineChars="0"/>
              <w:rPr>
                <w:rFonts w:ascii="Consolas" w:hAnsi="Consolas"/>
                <w:vanish/>
                <w:kern w:val="0"/>
                <w:szCs w:val="21"/>
              </w:rPr>
            </w:pPr>
          </w:p>
          <w:p w14:paraId="63C5F87B" w14:textId="77777777" w:rsidR="004440FC" w:rsidRDefault="004440FC" w:rsidP="00AC5C40">
            <w:pPr>
              <w:pStyle w:val="a4"/>
              <w:numPr>
                <w:ilvl w:val="1"/>
                <w:numId w:val="132"/>
              </w:numPr>
              <w:spacing w:after="72"/>
              <w:ind w:firstLineChars="0"/>
              <w:rPr>
                <w:rFonts w:ascii="Consolas" w:hAnsi="Consolas"/>
                <w:kern w:val="0"/>
                <w:sz w:val="21"/>
                <w:szCs w:val="21"/>
              </w:rPr>
            </w:pPr>
            <w:r w:rsidRPr="00A95334">
              <w:rPr>
                <w:rFonts w:ascii="Consolas" w:hAnsi="Consolas" w:hint="eastAsia"/>
                <w:kern w:val="0"/>
                <w:sz w:val="21"/>
                <w:szCs w:val="21"/>
              </w:rPr>
              <w:t>点击搜索结果中的组。</w:t>
            </w:r>
          </w:p>
          <w:p w14:paraId="3CDA6A90" w14:textId="77777777" w:rsidR="004440FC" w:rsidRPr="003B37D0" w:rsidRDefault="004440FC" w:rsidP="00AC5C40">
            <w:pPr>
              <w:pStyle w:val="a4"/>
              <w:numPr>
                <w:ilvl w:val="2"/>
                <w:numId w:val="132"/>
              </w:numPr>
              <w:spacing w:after="72"/>
              <w:ind w:firstLineChars="0"/>
              <w:rPr>
                <w:rFonts w:ascii="Consolas" w:hAnsi="Consolas"/>
                <w:kern w:val="0"/>
                <w:sz w:val="21"/>
                <w:szCs w:val="21"/>
              </w:rPr>
            </w:pPr>
            <w:r w:rsidRPr="003B37D0">
              <w:rPr>
                <w:rFonts w:ascii="Consolas" w:hAnsi="Consolas" w:hint="eastAsia"/>
                <w:kern w:val="0"/>
                <w:sz w:val="21"/>
                <w:szCs w:val="21"/>
              </w:rPr>
              <w:t>浮层关闭。</w:t>
            </w:r>
          </w:p>
          <w:p w14:paraId="2236F506" w14:textId="77777777" w:rsidR="004440FC" w:rsidRPr="00A95334" w:rsidRDefault="004440FC" w:rsidP="00AC5C40">
            <w:pPr>
              <w:pStyle w:val="a4"/>
              <w:numPr>
                <w:ilvl w:val="2"/>
                <w:numId w:val="132"/>
              </w:numPr>
              <w:spacing w:after="72"/>
              <w:ind w:firstLineChars="0"/>
              <w:rPr>
                <w:rFonts w:ascii="Consolas" w:hAnsi="Consolas"/>
                <w:kern w:val="0"/>
                <w:sz w:val="21"/>
                <w:szCs w:val="21"/>
              </w:rPr>
            </w:pPr>
            <w:r w:rsidRPr="00A95334">
              <w:rPr>
                <w:rFonts w:ascii="Consolas" w:hAnsi="Consolas" w:hint="eastAsia"/>
                <w:kern w:val="0"/>
                <w:sz w:val="21"/>
                <w:szCs w:val="21"/>
              </w:rPr>
              <w:t>搜索框回到初始状态。</w:t>
            </w:r>
          </w:p>
          <w:p w14:paraId="3162B16F" w14:textId="77777777" w:rsidR="004440FC" w:rsidRPr="00A95334" w:rsidRDefault="004440FC" w:rsidP="00AC5C40">
            <w:pPr>
              <w:pStyle w:val="a4"/>
              <w:numPr>
                <w:ilvl w:val="2"/>
                <w:numId w:val="132"/>
              </w:numPr>
              <w:spacing w:after="72"/>
              <w:ind w:firstLineChars="0"/>
              <w:rPr>
                <w:rFonts w:ascii="Consolas" w:hAnsi="Consolas"/>
                <w:kern w:val="0"/>
                <w:sz w:val="21"/>
                <w:szCs w:val="21"/>
              </w:rPr>
            </w:pPr>
            <w:r w:rsidRPr="00A95334">
              <w:rPr>
                <w:rFonts w:ascii="Consolas" w:hAnsi="Consolas" w:hint="eastAsia"/>
                <w:kern w:val="0"/>
                <w:sz w:val="21"/>
                <w:szCs w:val="21"/>
              </w:rPr>
              <w:t>联系人列表所有组处于合拢状态。</w:t>
            </w:r>
          </w:p>
          <w:p w14:paraId="323DC964" w14:textId="77777777" w:rsidR="004440FC" w:rsidRPr="00A95334" w:rsidRDefault="004440FC" w:rsidP="00AC5C40">
            <w:pPr>
              <w:pStyle w:val="a4"/>
              <w:numPr>
                <w:ilvl w:val="2"/>
                <w:numId w:val="132"/>
              </w:numPr>
              <w:spacing w:after="72"/>
              <w:ind w:firstLineChars="0"/>
              <w:rPr>
                <w:rFonts w:ascii="Consolas" w:hAnsi="Consolas"/>
                <w:kern w:val="0"/>
                <w:sz w:val="21"/>
                <w:szCs w:val="21"/>
              </w:rPr>
            </w:pPr>
            <w:r w:rsidRPr="00A95334">
              <w:rPr>
                <w:rFonts w:ascii="Consolas" w:hAnsi="Consolas" w:hint="eastAsia"/>
                <w:kern w:val="0"/>
                <w:sz w:val="21"/>
                <w:szCs w:val="21"/>
              </w:rPr>
              <w:t>被点选的组处于选中状态。</w:t>
            </w:r>
          </w:p>
          <w:p w14:paraId="0763C18C" w14:textId="77777777" w:rsidR="004440FC" w:rsidRPr="00A95334" w:rsidRDefault="004440FC" w:rsidP="00AC5C40">
            <w:pPr>
              <w:pStyle w:val="a4"/>
              <w:numPr>
                <w:ilvl w:val="2"/>
                <w:numId w:val="132"/>
              </w:numPr>
              <w:spacing w:after="72"/>
              <w:ind w:firstLineChars="0"/>
              <w:rPr>
                <w:rFonts w:ascii="Consolas" w:hAnsi="Consolas"/>
                <w:kern w:val="0"/>
                <w:sz w:val="21"/>
                <w:szCs w:val="21"/>
              </w:rPr>
            </w:pPr>
            <w:r w:rsidRPr="00A95334">
              <w:rPr>
                <w:rFonts w:ascii="Consolas" w:hAnsi="Consolas" w:hint="eastAsia"/>
                <w:kern w:val="0"/>
                <w:sz w:val="21"/>
                <w:szCs w:val="21"/>
              </w:rPr>
              <w:t>调转到主事件流</w:t>
            </w:r>
            <w:r w:rsidRPr="00A95334">
              <w:rPr>
                <w:rFonts w:ascii="Consolas" w:hAnsi="Consolas" w:hint="eastAsia"/>
                <w:kern w:val="0"/>
                <w:sz w:val="21"/>
                <w:szCs w:val="21"/>
              </w:rPr>
              <w:t>step7</w:t>
            </w:r>
            <w:r w:rsidRPr="00A95334">
              <w:rPr>
                <w:rFonts w:ascii="Consolas" w:hAnsi="Consolas" w:hint="eastAsia"/>
                <w:kern w:val="0"/>
                <w:sz w:val="21"/>
                <w:szCs w:val="21"/>
              </w:rPr>
              <w:t>。</w:t>
            </w:r>
          </w:p>
          <w:p w14:paraId="1904BE86" w14:textId="77777777" w:rsidR="004440FC" w:rsidRDefault="004440FC" w:rsidP="00AC5C40">
            <w:pPr>
              <w:pStyle w:val="a4"/>
              <w:numPr>
                <w:ilvl w:val="1"/>
                <w:numId w:val="132"/>
              </w:numPr>
              <w:spacing w:after="72"/>
              <w:ind w:firstLineChars="0"/>
              <w:rPr>
                <w:rFonts w:ascii="Consolas" w:hAnsi="Consolas"/>
                <w:kern w:val="0"/>
                <w:sz w:val="21"/>
                <w:szCs w:val="21"/>
              </w:rPr>
            </w:pPr>
            <w:r w:rsidRPr="00A95334">
              <w:rPr>
                <w:rFonts w:ascii="Consolas" w:hAnsi="Consolas" w:hint="eastAsia"/>
                <w:kern w:val="0"/>
                <w:sz w:val="21"/>
                <w:szCs w:val="21"/>
              </w:rPr>
              <w:t>点击搜索结果中的联系人。</w:t>
            </w:r>
          </w:p>
          <w:p w14:paraId="660DEA07" w14:textId="77777777" w:rsidR="004440FC" w:rsidRPr="003B37D0" w:rsidRDefault="004440FC" w:rsidP="00AC5C40">
            <w:pPr>
              <w:pStyle w:val="a4"/>
              <w:numPr>
                <w:ilvl w:val="2"/>
                <w:numId w:val="132"/>
              </w:numPr>
              <w:spacing w:after="72"/>
              <w:ind w:firstLineChars="0"/>
              <w:rPr>
                <w:rFonts w:ascii="Consolas" w:hAnsi="Consolas"/>
                <w:kern w:val="0"/>
                <w:sz w:val="21"/>
                <w:szCs w:val="21"/>
              </w:rPr>
            </w:pPr>
            <w:r w:rsidRPr="003B37D0">
              <w:rPr>
                <w:rFonts w:ascii="Consolas" w:hAnsi="Consolas" w:hint="eastAsia"/>
                <w:kern w:val="0"/>
                <w:sz w:val="21"/>
                <w:szCs w:val="21"/>
              </w:rPr>
              <w:t>浮层关闭。</w:t>
            </w:r>
          </w:p>
          <w:p w14:paraId="3ED7F618" w14:textId="77777777" w:rsidR="004440FC" w:rsidRPr="00A95334" w:rsidRDefault="004440FC" w:rsidP="00AC5C40">
            <w:pPr>
              <w:pStyle w:val="a4"/>
              <w:numPr>
                <w:ilvl w:val="2"/>
                <w:numId w:val="132"/>
              </w:numPr>
              <w:spacing w:after="72"/>
              <w:ind w:firstLineChars="0"/>
              <w:rPr>
                <w:rFonts w:ascii="Consolas" w:hAnsi="Consolas"/>
                <w:kern w:val="0"/>
                <w:sz w:val="21"/>
                <w:szCs w:val="21"/>
              </w:rPr>
            </w:pPr>
            <w:r w:rsidRPr="00A95334">
              <w:rPr>
                <w:rFonts w:ascii="Consolas" w:hAnsi="Consolas" w:hint="eastAsia"/>
                <w:kern w:val="0"/>
                <w:sz w:val="21"/>
                <w:szCs w:val="21"/>
              </w:rPr>
              <w:t>搜索框回到初始状态。</w:t>
            </w:r>
          </w:p>
          <w:p w14:paraId="7E08D19A" w14:textId="77777777" w:rsidR="004440FC" w:rsidRPr="00A95334" w:rsidRDefault="004440FC" w:rsidP="00AC5C40">
            <w:pPr>
              <w:pStyle w:val="a4"/>
              <w:numPr>
                <w:ilvl w:val="2"/>
                <w:numId w:val="132"/>
              </w:numPr>
              <w:spacing w:after="72"/>
              <w:ind w:firstLineChars="0"/>
              <w:rPr>
                <w:rFonts w:ascii="Consolas" w:hAnsi="Consolas"/>
                <w:kern w:val="0"/>
                <w:sz w:val="21"/>
                <w:szCs w:val="21"/>
              </w:rPr>
            </w:pPr>
            <w:r w:rsidRPr="00A95334">
              <w:rPr>
                <w:rFonts w:ascii="Consolas" w:hAnsi="Consolas" w:hint="eastAsia"/>
                <w:kern w:val="0"/>
                <w:sz w:val="21"/>
                <w:szCs w:val="21"/>
              </w:rPr>
              <w:t>被点选的联系人所在组处于展开状态。</w:t>
            </w:r>
          </w:p>
          <w:p w14:paraId="335E0DD0" w14:textId="77777777" w:rsidR="004440FC" w:rsidRPr="00A95334" w:rsidRDefault="004440FC" w:rsidP="00AC5C40">
            <w:pPr>
              <w:pStyle w:val="a4"/>
              <w:numPr>
                <w:ilvl w:val="2"/>
                <w:numId w:val="132"/>
              </w:numPr>
              <w:spacing w:after="72"/>
              <w:ind w:firstLineChars="0"/>
              <w:rPr>
                <w:rFonts w:ascii="Consolas" w:hAnsi="Consolas"/>
                <w:kern w:val="0"/>
                <w:sz w:val="21"/>
                <w:szCs w:val="21"/>
              </w:rPr>
            </w:pPr>
            <w:r w:rsidRPr="00A95334">
              <w:rPr>
                <w:rFonts w:ascii="Consolas" w:hAnsi="Consolas" w:hint="eastAsia"/>
                <w:kern w:val="0"/>
                <w:sz w:val="21"/>
                <w:szCs w:val="21"/>
              </w:rPr>
              <w:t>被点选的联系人处于选中状态，并显示在联系人列表顶端。</w:t>
            </w:r>
          </w:p>
          <w:p w14:paraId="3A44AA9F" w14:textId="77777777" w:rsidR="004440FC" w:rsidRPr="00A95334" w:rsidRDefault="004440FC" w:rsidP="00AC5C40">
            <w:pPr>
              <w:pStyle w:val="a4"/>
              <w:numPr>
                <w:ilvl w:val="2"/>
                <w:numId w:val="132"/>
              </w:numPr>
              <w:spacing w:after="72"/>
              <w:ind w:firstLineChars="0"/>
              <w:rPr>
                <w:rFonts w:ascii="Consolas" w:hAnsi="Consolas"/>
                <w:kern w:val="0"/>
                <w:sz w:val="21"/>
                <w:szCs w:val="21"/>
              </w:rPr>
            </w:pPr>
            <w:r w:rsidRPr="00A95334">
              <w:rPr>
                <w:rFonts w:ascii="Consolas" w:hAnsi="Consolas" w:hint="eastAsia"/>
                <w:kern w:val="0"/>
                <w:sz w:val="21"/>
                <w:szCs w:val="21"/>
              </w:rPr>
              <w:t>调转到主事件流</w:t>
            </w:r>
            <w:r w:rsidRPr="00A95334">
              <w:rPr>
                <w:rFonts w:ascii="Consolas" w:hAnsi="Consolas" w:hint="eastAsia"/>
                <w:kern w:val="0"/>
                <w:sz w:val="21"/>
                <w:szCs w:val="21"/>
              </w:rPr>
              <w:t>step7</w:t>
            </w:r>
            <w:r w:rsidRPr="00A95334">
              <w:rPr>
                <w:rFonts w:ascii="Consolas" w:hAnsi="Consolas" w:hint="eastAsia"/>
                <w:kern w:val="0"/>
                <w:sz w:val="21"/>
                <w:szCs w:val="21"/>
              </w:rPr>
              <w:t>。</w:t>
            </w:r>
          </w:p>
        </w:tc>
      </w:tr>
      <w:tr w:rsidR="004440FC" w:rsidRPr="00A95334" w14:paraId="2D93F83F" w14:textId="77777777" w:rsidTr="003C4A16">
        <w:tc>
          <w:tcPr>
            <w:tcW w:w="804" w:type="pct"/>
            <w:gridSpan w:val="2"/>
            <w:shd w:val="clear" w:color="auto" w:fill="auto"/>
          </w:tcPr>
          <w:p w14:paraId="2F9BE39C"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后置条件</w:t>
            </w:r>
          </w:p>
        </w:tc>
        <w:tc>
          <w:tcPr>
            <w:tcW w:w="4196" w:type="pct"/>
            <w:shd w:val="clear" w:color="auto" w:fill="auto"/>
          </w:tcPr>
          <w:p w14:paraId="0A77B629"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294C1887" w14:textId="77777777" w:rsidTr="003C4A16">
        <w:tc>
          <w:tcPr>
            <w:tcW w:w="804" w:type="pct"/>
            <w:gridSpan w:val="2"/>
            <w:shd w:val="clear" w:color="auto" w:fill="auto"/>
          </w:tcPr>
          <w:p w14:paraId="20A748F4"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业务规则</w:t>
            </w:r>
          </w:p>
        </w:tc>
        <w:tc>
          <w:tcPr>
            <w:tcW w:w="4196" w:type="pct"/>
            <w:shd w:val="clear" w:color="auto" w:fill="auto"/>
          </w:tcPr>
          <w:p w14:paraId="54F686C9" w14:textId="77777777" w:rsidR="004440FC" w:rsidRDefault="004440FC" w:rsidP="003C4A16">
            <w:pPr>
              <w:pStyle w:val="a4"/>
              <w:spacing w:after="72"/>
              <w:ind w:firstLineChars="0" w:firstLine="0"/>
              <w:rPr>
                <w:ins w:id="474" w:author="Yu Xu" w:date="2013-06-05T17:37:00Z"/>
                <w:rFonts w:ascii="Consolas" w:hAnsi="Consolas"/>
                <w:kern w:val="0"/>
                <w:sz w:val="21"/>
                <w:szCs w:val="21"/>
              </w:rPr>
            </w:pPr>
            <w:r w:rsidRPr="00A95334">
              <w:rPr>
                <w:rFonts w:ascii="Consolas" w:hAnsi="Consolas" w:hint="eastAsia"/>
                <w:kern w:val="0"/>
                <w:sz w:val="21"/>
                <w:szCs w:val="21"/>
              </w:rPr>
              <w:t>【业务规则</w:t>
            </w:r>
            <w:r w:rsidRPr="00A95334">
              <w:rPr>
                <w:rFonts w:ascii="Consolas" w:hAnsi="Consolas" w:hint="eastAsia"/>
                <w:kern w:val="0"/>
                <w:sz w:val="21"/>
                <w:szCs w:val="21"/>
              </w:rPr>
              <w:t>1</w:t>
            </w:r>
            <w:r w:rsidRPr="00A95334">
              <w:rPr>
                <w:rFonts w:ascii="Consolas" w:hAnsi="Consolas" w:hint="eastAsia"/>
                <w:kern w:val="0"/>
                <w:sz w:val="21"/>
                <w:szCs w:val="21"/>
              </w:rPr>
              <w:t>】：通信录搜索采用模糊搜索方式；非从头模糊搜索；</w:t>
            </w:r>
            <w:r>
              <w:rPr>
                <w:rFonts w:ascii="Consolas" w:hAnsi="Consolas" w:hint="eastAsia"/>
                <w:kern w:val="0"/>
                <w:sz w:val="21"/>
                <w:szCs w:val="21"/>
              </w:rPr>
              <w:t>数字、字母、汉字对应搜索（输入拼音无法搜索汉字）</w:t>
            </w:r>
            <w:r w:rsidRPr="00A95334">
              <w:rPr>
                <w:rFonts w:ascii="Consolas" w:hAnsi="Consolas" w:hint="eastAsia"/>
                <w:kern w:val="0"/>
                <w:sz w:val="21"/>
                <w:szCs w:val="21"/>
              </w:rPr>
              <w:t>。</w:t>
            </w:r>
          </w:p>
          <w:p w14:paraId="01CA961F" w14:textId="77777777" w:rsidR="00E14946" w:rsidRDefault="00E14946" w:rsidP="003C4A16">
            <w:pPr>
              <w:pStyle w:val="a4"/>
              <w:spacing w:after="72"/>
              <w:ind w:firstLineChars="0" w:firstLine="0"/>
              <w:rPr>
                <w:ins w:id="475" w:author="Yu Xu" w:date="2013-06-08T15:15:00Z"/>
                <w:rFonts w:ascii="Consolas" w:hAnsi="Consolas"/>
                <w:kern w:val="0"/>
                <w:sz w:val="21"/>
                <w:szCs w:val="21"/>
              </w:rPr>
            </w:pPr>
            <w:ins w:id="476" w:author="Yu Xu" w:date="2013-06-05T17:37:00Z">
              <w:r>
                <w:rPr>
                  <w:rFonts w:ascii="Consolas" w:hAnsi="Consolas" w:hint="eastAsia"/>
                  <w:kern w:val="0"/>
                  <w:sz w:val="21"/>
                  <w:szCs w:val="21"/>
                </w:rPr>
                <w:t>【</w:t>
              </w:r>
              <w:r>
                <w:rPr>
                  <w:rFonts w:ascii="Consolas" w:hAnsi="Consolas"/>
                  <w:kern w:val="0"/>
                  <w:sz w:val="21"/>
                  <w:szCs w:val="21"/>
                </w:rPr>
                <w:t>业务规则</w:t>
              </w:r>
              <w:r>
                <w:rPr>
                  <w:rFonts w:ascii="Consolas" w:hAnsi="Consolas" w:hint="eastAsia"/>
                  <w:kern w:val="0"/>
                  <w:sz w:val="21"/>
                  <w:szCs w:val="21"/>
                </w:rPr>
                <w:t>2</w:t>
              </w:r>
              <w:r>
                <w:rPr>
                  <w:rFonts w:ascii="Consolas" w:hAnsi="Consolas" w:hint="eastAsia"/>
                  <w:kern w:val="0"/>
                  <w:sz w:val="21"/>
                  <w:szCs w:val="21"/>
                </w:rPr>
                <w:t>】</w:t>
              </w:r>
              <w:r>
                <w:rPr>
                  <w:rFonts w:ascii="Consolas" w:hAnsi="Consolas"/>
                  <w:kern w:val="0"/>
                  <w:sz w:val="21"/>
                  <w:szCs w:val="21"/>
                </w:rPr>
                <w:t>：</w:t>
              </w:r>
              <w:r>
                <w:rPr>
                  <w:rFonts w:ascii="Consolas" w:hAnsi="Consolas" w:hint="eastAsia"/>
                  <w:kern w:val="0"/>
                  <w:sz w:val="21"/>
                  <w:szCs w:val="21"/>
                </w:rPr>
                <w:t>搜索</w:t>
              </w:r>
              <w:r>
                <w:rPr>
                  <w:rFonts w:ascii="Consolas" w:hAnsi="Consolas"/>
                  <w:kern w:val="0"/>
                  <w:sz w:val="21"/>
                  <w:szCs w:val="21"/>
                </w:rPr>
                <w:t>输入框最大可输入</w:t>
              </w:r>
              <w:r>
                <w:rPr>
                  <w:rFonts w:ascii="Consolas" w:hAnsi="Consolas" w:hint="eastAsia"/>
                  <w:kern w:val="0"/>
                  <w:sz w:val="21"/>
                  <w:szCs w:val="21"/>
                </w:rPr>
                <w:t>20</w:t>
              </w:r>
              <w:r>
                <w:rPr>
                  <w:rFonts w:ascii="Consolas" w:hAnsi="Consolas" w:hint="eastAsia"/>
                  <w:kern w:val="0"/>
                  <w:sz w:val="21"/>
                  <w:szCs w:val="21"/>
                </w:rPr>
                <w:t>个</w:t>
              </w:r>
              <w:r>
                <w:rPr>
                  <w:rFonts w:ascii="Consolas" w:hAnsi="Consolas"/>
                  <w:kern w:val="0"/>
                  <w:sz w:val="21"/>
                  <w:szCs w:val="21"/>
                </w:rPr>
                <w:t>字符</w:t>
              </w:r>
              <w:r>
                <w:rPr>
                  <w:rFonts w:ascii="Consolas" w:hAnsi="Consolas" w:hint="eastAsia"/>
                  <w:kern w:val="0"/>
                  <w:sz w:val="21"/>
                  <w:szCs w:val="21"/>
                </w:rPr>
                <w:t>。</w:t>
              </w:r>
              <w:r>
                <w:rPr>
                  <w:rFonts w:ascii="Consolas" w:hAnsi="Consolas"/>
                  <w:kern w:val="0"/>
                  <w:sz w:val="21"/>
                  <w:szCs w:val="21"/>
                </w:rPr>
                <w:t>拷贝</w:t>
              </w:r>
              <w:r>
                <w:rPr>
                  <w:rFonts w:ascii="Consolas" w:hAnsi="Consolas" w:hint="eastAsia"/>
                  <w:kern w:val="0"/>
                  <w:sz w:val="21"/>
                  <w:szCs w:val="21"/>
                </w:rPr>
                <w:t>粘贴</w:t>
              </w:r>
              <w:r>
                <w:rPr>
                  <w:rFonts w:ascii="Consolas" w:hAnsi="Consolas"/>
                  <w:kern w:val="0"/>
                  <w:sz w:val="21"/>
                  <w:szCs w:val="21"/>
                </w:rPr>
                <w:t>，超过部分将被自动截断。</w:t>
              </w:r>
            </w:ins>
          </w:p>
          <w:p w14:paraId="4CA677BB" w14:textId="5296F69A" w:rsidR="00F21B72" w:rsidRPr="009659CD" w:rsidRDefault="00F21B72" w:rsidP="003C4A16">
            <w:pPr>
              <w:pStyle w:val="a4"/>
              <w:spacing w:after="72"/>
              <w:ind w:firstLineChars="0" w:firstLine="0"/>
              <w:rPr>
                <w:rFonts w:ascii="Consolas" w:hAnsi="Consolas"/>
                <w:kern w:val="0"/>
                <w:sz w:val="21"/>
                <w:szCs w:val="21"/>
              </w:rPr>
            </w:pPr>
            <w:ins w:id="477" w:author="Yu Xu" w:date="2013-06-08T15:16:00Z">
              <w:r>
                <w:rPr>
                  <w:rFonts w:ascii="Consolas" w:hAnsi="Consolas" w:hint="eastAsia"/>
                  <w:kern w:val="0"/>
                  <w:sz w:val="21"/>
                  <w:szCs w:val="21"/>
                </w:rPr>
                <w:lastRenderedPageBreak/>
                <w:t>【</w:t>
              </w:r>
              <w:r>
                <w:rPr>
                  <w:rFonts w:ascii="Consolas" w:hAnsi="Consolas"/>
                  <w:kern w:val="0"/>
                  <w:sz w:val="21"/>
                  <w:szCs w:val="21"/>
                </w:rPr>
                <w:t>业务规则</w:t>
              </w:r>
              <w:r>
                <w:rPr>
                  <w:rFonts w:ascii="Consolas" w:hAnsi="Consolas" w:hint="eastAsia"/>
                  <w:kern w:val="0"/>
                  <w:sz w:val="21"/>
                  <w:szCs w:val="21"/>
                </w:rPr>
                <w:t>3</w:t>
              </w:r>
              <w:r>
                <w:rPr>
                  <w:rFonts w:ascii="Consolas" w:hAnsi="Consolas" w:hint="eastAsia"/>
                  <w:kern w:val="0"/>
                  <w:sz w:val="21"/>
                  <w:szCs w:val="21"/>
                </w:rPr>
                <w:t>】</w:t>
              </w:r>
              <w:r>
                <w:rPr>
                  <w:rFonts w:ascii="Consolas" w:hAnsi="Consolas"/>
                  <w:kern w:val="0"/>
                  <w:sz w:val="21"/>
                  <w:szCs w:val="21"/>
                </w:rPr>
                <w:t>：</w:t>
              </w:r>
            </w:ins>
            <w:ins w:id="478" w:author="Yu Xu" w:date="2013-06-08T15:28:00Z">
              <w:r w:rsidR="005857A5">
                <w:rPr>
                  <w:rFonts w:ascii="Consolas" w:hAnsi="Consolas" w:hint="eastAsia"/>
                  <w:kern w:val="0"/>
                  <w:sz w:val="21"/>
                  <w:szCs w:val="21"/>
                </w:rPr>
                <w:t>连续</w:t>
              </w:r>
              <w:r w:rsidR="005857A5">
                <w:rPr>
                  <w:rFonts w:ascii="Consolas" w:hAnsi="Consolas"/>
                  <w:kern w:val="0"/>
                  <w:sz w:val="21"/>
                  <w:szCs w:val="21"/>
                </w:rPr>
                <w:t>的首空格</w:t>
              </w:r>
              <w:r w:rsidR="005857A5">
                <w:rPr>
                  <w:rFonts w:ascii="Consolas" w:hAnsi="Consolas" w:hint="eastAsia"/>
                  <w:kern w:val="0"/>
                  <w:sz w:val="21"/>
                  <w:szCs w:val="21"/>
                </w:rPr>
                <w:t>禁止</w:t>
              </w:r>
              <w:r w:rsidR="005857A5">
                <w:rPr>
                  <w:rFonts w:ascii="Consolas" w:hAnsi="Consolas"/>
                  <w:kern w:val="0"/>
                  <w:sz w:val="21"/>
                  <w:szCs w:val="21"/>
                </w:rPr>
                <w:t>输入。</w:t>
              </w:r>
            </w:ins>
          </w:p>
        </w:tc>
      </w:tr>
      <w:tr w:rsidR="004440FC" w:rsidRPr="00A95334" w14:paraId="0FD50B63" w14:textId="77777777" w:rsidTr="003C4A16">
        <w:tc>
          <w:tcPr>
            <w:tcW w:w="804" w:type="pct"/>
            <w:gridSpan w:val="2"/>
            <w:shd w:val="clear" w:color="auto" w:fill="auto"/>
          </w:tcPr>
          <w:p w14:paraId="6755B37B"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设计约束</w:t>
            </w:r>
          </w:p>
        </w:tc>
        <w:tc>
          <w:tcPr>
            <w:tcW w:w="4196" w:type="pct"/>
            <w:shd w:val="clear" w:color="auto" w:fill="auto"/>
          </w:tcPr>
          <w:p w14:paraId="5DD3579D" w14:textId="77777777" w:rsidR="004440FC" w:rsidRPr="00A95334" w:rsidRDefault="004440FC" w:rsidP="003C4A16">
            <w:pPr>
              <w:rPr>
                <w:rFonts w:ascii="Consolas" w:hAnsi="Consolas"/>
                <w:szCs w:val="21"/>
              </w:rPr>
            </w:pPr>
            <w:r w:rsidRPr="00A95334">
              <w:rPr>
                <w:rFonts w:ascii="Consolas" w:hAnsi="Consolas" w:hint="eastAsia"/>
                <w:szCs w:val="21"/>
                <w:lang w:bidi="en-US"/>
              </w:rPr>
              <w:t>N/A</w:t>
            </w:r>
          </w:p>
        </w:tc>
      </w:tr>
      <w:tr w:rsidR="004440FC" w:rsidRPr="00A95334" w14:paraId="33313A62" w14:textId="77777777" w:rsidTr="003C4A16">
        <w:tc>
          <w:tcPr>
            <w:tcW w:w="804" w:type="pct"/>
            <w:gridSpan w:val="2"/>
            <w:shd w:val="clear" w:color="auto" w:fill="auto"/>
          </w:tcPr>
          <w:p w14:paraId="7B229746"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参数表</w:t>
            </w:r>
          </w:p>
        </w:tc>
        <w:tc>
          <w:tcPr>
            <w:tcW w:w="4196" w:type="pct"/>
            <w:shd w:val="clear" w:color="auto" w:fill="auto"/>
          </w:tcPr>
          <w:p w14:paraId="79124F1D" w14:textId="77777777" w:rsidR="004440FC" w:rsidRPr="00A95334" w:rsidRDefault="004440FC" w:rsidP="003C4A16">
            <w:pPr>
              <w:pStyle w:val="a4"/>
              <w:spacing w:after="72"/>
              <w:ind w:firstLineChars="0" w:firstLine="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4"/>
              <w:gridCol w:w="4881"/>
            </w:tblGrid>
            <w:tr w:rsidR="004440FC" w:rsidRPr="00A95334" w14:paraId="0B749CE3" w14:textId="77777777" w:rsidTr="003C4A16">
              <w:tc>
                <w:tcPr>
                  <w:tcW w:w="1791" w:type="pct"/>
                </w:tcPr>
                <w:p w14:paraId="4E7200F2" w14:textId="77777777" w:rsidR="004440FC" w:rsidRPr="00A95334" w:rsidRDefault="004440FC" w:rsidP="003C4A16">
                  <w:pPr>
                    <w:pStyle w:val="a4"/>
                    <w:spacing w:after="72"/>
                    <w:ind w:firstLineChars="0" w:firstLine="0"/>
                    <w:jc w:val="center"/>
                    <w:rPr>
                      <w:rFonts w:ascii="Consolas" w:hAnsi="Consolas"/>
                      <w:sz w:val="21"/>
                      <w:szCs w:val="21"/>
                    </w:rPr>
                  </w:pPr>
                  <w:r w:rsidRPr="00A95334">
                    <w:rPr>
                      <w:rFonts w:ascii="Consolas" w:hAnsi="Consolas" w:hint="eastAsia"/>
                      <w:sz w:val="21"/>
                      <w:szCs w:val="21"/>
                    </w:rPr>
                    <w:t>参数</w:t>
                  </w:r>
                </w:p>
              </w:tc>
              <w:tc>
                <w:tcPr>
                  <w:tcW w:w="3209" w:type="pct"/>
                </w:tcPr>
                <w:p w14:paraId="069B3609" w14:textId="77777777" w:rsidR="004440FC" w:rsidRPr="00A95334" w:rsidRDefault="004440FC" w:rsidP="003C4A16">
                  <w:pPr>
                    <w:pStyle w:val="a4"/>
                    <w:spacing w:after="72"/>
                    <w:ind w:firstLineChars="0" w:firstLine="0"/>
                    <w:jc w:val="center"/>
                    <w:rPr>
                      <w:rFonts w:ascii="Consolas" w:hAnsi="Consolas"/>
                      <w:sz w:val="21"/>
                      <w:szCs w:val="21"/>
                    </w:rPr>
                  </w:pPr>
                  <w:r w:rsidRPr="00A95334">
                    <w:rPr>
                      <w:rFonts w:ascii="Consolas" w:hAnsi="Consolas" w:hint="eastAsia"/>
                      <w:sz w:val="21"/>
                      <w:szCs w:val="21"/>
                    </w:rPr>
                    <w:t>说明</w:t>
                  </w:r>
                </w:p>
              </w:tc>
            </w:tr>
            <w:tr w:rsidR="004440FC" w:rsidRPr="00A95334" w14:paraId="0220D3D3" w14:textId="77777777" w:rsidTr="003C4A16">
              <w:tc>
                <w:tcPr>
                  <w:tcW w:w="1791" w:type="pct"/>
                </w:tcPr>
                <w:p w14:paraId="13B36AFD" w14:textId="77777777" w:rsidR="004440FC" w:rsidRPr="00A95334" w:rsidRDefault="004440FC" w:rsidP="003C4A16">
                  <w:pPr>
                    <w:rPr>
                      <w:rFonts w:ascii="Consolas" w:hAnsi="Consolas"/>
                      <w:szCs w:val="21"/>
                    </w:rPr>
                  </w:pPr>
                  <w:r w:rsidRPr="00A95334">
                    <w:rPr>
                      <w:rFonts w:ascii="Consolas" w:hAnsi="Consolas" w:hint="eastAsia"/>
                      <w:szCs w:val="21"/>
                      <w:shd w:val="clear" w:color="auto" w:fill="FFFFFF"/>
                    </w:rPr>
                    <w:t>searchText</w:t>
                  </w:r>
                </w:p>
              </w:tc>
              <w:tc>
                <w:tcPr>
                  <w:tcW w:w="3209" w:type="pct"/>
                </w:tcPr>
                <w:p w14:paraId="651C1A10" w14:textId="77777777" w:rsidR="004440FC" w:rsidRPr="00A95334" w:rsidRDefault="004440FC" w:rsidP="003C4A16">
                  <w:pPr>
                    <w:rPr>
                      <w:rFonts w:ascii="Consolas" w:hAnsi="Consolas"/>
                      <w:szCs w:val="21"/>
                    </w:rPr>
                  </w:pPr>
                  <w:r w:rsidRPr="00A95334">
                    <w:rPr>
                      <w:rFonts w:ascii="Consolas" w:hAnsi="Consolas" w:hint="eastAsia"/>
                      <w:kern w:val="0"/>
                      <w:szCs w:val="21"/>
                    </w:rPr>
                    <w:t>用户输入的搜索内容</w:t>
                  </w:r>
                </w:p>
              </w:tc>
            </w:tr>
            <w:tr w:rsidR="004440FC" w:rsidRPr="00A95334" w14:paraId="0C2F1F54" w14:textId="77777777" w:rsidTr="003C4A16">
              <w:tc>
                <w:tcPr>
                  <w:tcW w:w="1791" w:type="pct"/>
                </w:tcPr>
                <w:p w14:paraId="406AEA5E" w14:textId="77777777" w:rsidR="004440FC" w:rsidRPr="00A95334" w:rsidRDefault="004440FC" w:rsidP="003C4A16">
                  <w:pPr>
                    <w:rPr>
                      <w:rFonts w:ascii="Consolas" w:hAnsi="Consolas"/>
                      <w:szCs w:val="21"/>
                      <w:shd w:val="clear" w:color="auto" w:fill="FFFFFF"/>
                    </w:rPr>
                  </w:pPr>
                  <w:r w:rsidRPr="00A95334">
                    <w:rPr>
                      <w:rFonts w:ascii="Consolas" w:hAnsi="Consolas" w:hint="eastAsia"/>
                      <w:szCs w:val="21"/>
                      <w:shd w:val="clear" w:color="auto" w:fill="FFFFFF"/>
                    </w:rPr>
                    <w:t>searchResList</w:t>
                  </w:r>
                </w:p>
              </w:tc>
              <w:tc>
                <w:tcPr>
                  <w:tcW w:w="3209" w:type="pct"/>
                </w:tcPr>
                <w:p w14:paraId="60ADF223"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搜索结果列表</w:t>
                  </w:r>
                </w:p>
              </w:tc>
            </w:tr>
          </w:tbl>
          <w:p w14:paraId="06D1A19A" w14:textId="77777777" w:rsidR="004440FC" w:rsidRPr="00A95334" w:rsidRDefault="004440FC" w:rsidP="003C4A16">
            <w:pPr>
              <w:pStyle w:val="a4"/>
              <w:spacing w:after="72"/>
              <w:ind w:firstLineChars="0" w:firstLine="0"/>
              <w:rPr>
                <w:rFonts w:ascii="Consolas" w:hAnsi="Consolas"/>
                <w:iCs/>
                <w:kern w:val="0"/>
                <w:sz w:val="21"/>
                <w:szCs w:val="21"/>
                <w:lang w:bidi="en-US"/>
              </w:rPr>
            </w:pPr>
          </w:p>
        </w:tc>
      </w:tr>
      <w:tr w:rsidR="004440FC" w:rsidRPr="00A95334" w14:paraId="0EA9F68B" w14:textId="77777777" w:rsidTr="003C4A16">
        <w:tc>
          <w:tcPr>
            <w:tcW w:w="804" w:type="pct"/>
            <w:gridSpan w:val="2"/>
            <w:shd w:val="clear" w:color="auto" w:fill="auto"/>
          </w:tcPr>
          <w:p w14:paraId="0299863D"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非功能需求</w:t>
            </w:r>
          </w:p>
        </w:tc>
        <w:tc>
          <w:tcPr>
            <w:tcW w:w="4196" w:type="pct"/>
            <w:shd w:val="clear" w:color="auto" w:fill="auto"/>
          </w:tcPr>
          <w:p w14:paraId="56BF9452" w14:textId="77777777" w:rsidR="004440FC" w:rsidRPr="00A95334" w:rsidRDefault="004440FC" w:rsidP="003C4A16">
            <w:pPr>
              <w:pStyle w:val="a4"/>
              <w:keepNext/>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bl>
    <w:p w14:paraId="2963FA6E" w14:textId="77777777" w:rsidR="004440FC" w:rsidRPr="004F624E" w:rsidRDefault="004440FC" w:rsidP="004440FC">
      <w:pPr>
        <w:rPr>
          <w:rFonts w:ascii="Consolas" w:hAnsi="Consolas"/>
        </w:rPr>
      </w:pPr>
    </w:p>
    <w:p w14:paraId="7B8B0FD2"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79" w:name="_Toc354760222"/>
      <w:bookmarkStart w:id="480" w:name="_Toc355341039"/>
      <w:r w:rsidRPr="004F624E">
        <w:rPr>
          <w:rFonts w:ascii="Consolas" w:hAnsi="Consolas" w:hint="eastAsia"/>
        </w:rPr>
        <w:t>返回会议列表</w:t>
      </w:r>
      <w:bookmarkEnd w:id="479"/>
      <w:bookmarkEnd w:id="480"/>
    </w:p>
    <w:tbl>
      <w:tblPr>
        <w:tblW w:w="513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23"/>
        <w:gridCol w:w="278"/>
        <w:gridCol w:w="7831"/>
      </w:tblGrid>
      <w:tr w:rsidR="004440FC" w:rsidRPr="00A95334" w14:paraId="4195A976" w14:textId="77777777" w:rsidTr="003C4A16">
        <w:tc>
          <w:tcPr>
            <w:tcW w:w="655" w:type="pct"/>
            <w:shd w:val="clear" w:color="auto" w:fill="auto"/>
          </w:tcPr>
          <w:p w14:paraId="20EADE88"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用例名称</w:t>
            </w:r>
          </w:p>
        </w:tc>
        <w:tc>
          <w:tcPr>
            <w:tcW w:w="4345" w:type="pct"/>
            <w:gridSpan w:val="2"/>
            <w:shd w:val="clear" w:color="auto" w:fill="auto"/>
          </w:tcPr>
          <w:p w14:paraId="6D67C8F7"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返回会议列表</w:t>
            </w:r>
          </w:p>
        </w:tc>
      </w:tr>
      <w:tr w:rsidR="004440FC" w:rsidRPr="00A95334" w14:paraId="661FCC5B" w14:textId="77777777" w:rsidTr="003C4A16">
        <w:tc>
          <w:tcPr>
            <w:tcW w:w="655" w:type="pct"/>
            <w:shd w:val="clear" w:color="auto" w:fill="auto"/>
          </w:tcPr>
          <w:p w14:paraId="2592E5EA"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SRS ID</w:t>
            </w:r>
          </w:p>
        </w:tc>
        <w:tc>
          <w:tcPr>
            <w:tcW w:w="4345" w:type="pct"/>
            <w:gridSpan w:val="2"/>
            <w:shd w:val="clear" w:color="auto" w:fill="auto"/>
          </w:tcPr>
          <w:p w14:paraId="0F8B17E1"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MAX_Client_ADDRESSBOOK_SRS_00015</w:t>
            </w:r>
          </w:p>
        </w:tc>
      </w:tr>
      <w:tr w:rsidR="004440FC" w:rsidRPr="00A95334" w14:paraId="296DC361" w14:textId="77777777" w:rsidTr="003C4A16">
        <w:tc>
          <w:tcPr>
            <w:tcW w:w="655" w:type="pct"/>
            <w:shd w:val="clear" w:color="auto" w:fill="auto"/>
          </w:tcPr>
          <w:p w14:paraId="6CEFB30C"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角色</w:t>
            </w:r>
          </w:p>
        </w:tc>
        <w:tc>
          <w:tcPr>
            <w:tcW w:w="4345" w:type="pct"/>
            <w:gridSpan w:val="2"/>
            <w:shd w:val="clear" w:color="auto" w:fill="auto"/>
          </w:tcPr>
          <w:p w14:paraId="42B4B418"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注册用户</w:t>
            </w:r>
          </w:p>
        </w:tc>
      </w:tr>
      <w:tr w:rsidR="004440FC" w:rsidRPr="00A95334" w14:paraId="347EF090" w14:textId="77777777" w:rsidTr="003C4A16">
        <w:tc>
          <w:tcPr>
            <w:tcW w:w="655" w:type="pct"/>
            <w:shd w:val="clear" w:color="auto" w:fill="auto"/>
          </w:tcPr>
          <w:p w14:paraId="72ED1EBA"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简述</w:t>
            </w:r>
          </w:p>
        </w:tc>
        <w:tc>
          <w:tcPr>
            <w:tcW w:w="4345" w:type="pct"/>
            <w:gridSpan w:val="2"/>
            <w:shd w:val="clear" w:color="auto" w:fill="auto"/>
          </w:tcPr>
          <w:p w14:paraId="0DC0B225"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用户点击“通讯录面板”中的【返回会议列表】图标，“通讯录面板”关闭，弹出“会议列表面板”。</w:t>
            </w:r>
          </w:p>
        </w:tc>
      </w:tr>
      <w:tr w:rsidR="004440FC" w:rsidRPr="00A95334" w14:paraId="50B854DF" w14:textId="77777777" w:rsidTr="003C4A16">
        <w:tc>
          <w:tcPr>
            <w:tcW w:w="655" w:type="pct"/>
            <w:shd w:val="clear" w:color="auto" w:fill="auto"/>
          </w:tcPr>
          <w:p w14:paraId="04DF83DB"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优先级别</w:t>
            </w:r>
          </w:p>
        </w:tc>
        <w:tc>
          <w:tcPr>
            <w:tcW w:w="4345" w:type="pct"/>
            <w:gridSpan w:val="2"/>
            <w:shd w:val="clear" w:color="auto" w:fill="auto"/>
          </w:tcPr>
          <w:p w14:paraId="0DD21D3D"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高</w:t>
            </w:r>
          </w:p>
        </w:tc>
      </w:tr>
      <w:tr w:rsidR="004440FC" w:rsidRPr="00A95334" w14:paraId="39D246F3" w14:textId="77777777" w:rsidTr="003C4A16">
        <w:tc>
          <w:tcPr>
            <w:tcW w:w="655" w:type="pct"/>
            <w:shd w:val="clear" w:color="auto" w:fill="auto"/>
          </w:tcPr>
          <w:p w14:paraId="4A9CD331"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前置条件</w:t>
            </w:r>
          </w:p>
        </w:tc>
        <w:tc>
          <w:tcPr>
            <w:tcW w:w="4345" w:type="pct"/>
            <w:gridSpan w:val="2"/>
            <w:shd w:val="clear" w:color="auto" w:fill="auto"/>
          </w:tcPr>
          <w:p w14:paraId="7D5ED304"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用户登录</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客户端并进入到“通讯录</w:t>
            </w:r>
            <w:r w:rsidRPr="00A95334">
              <w:rPr>
                <w:rFonts w:ascii="Consolas" w:hAnsi="Consolas" w:hint="eastAsia"/>
                <w:caps/>
                <w:kern w:val="0"/>
                <w:sz w:val="21"/>
                <w:szCs w:val="21"/>
              </w:rPr>
              <w:t>面板</w:t>
            </w:r>
            <w:r w:rsidRPr="00A95334">
              <w:rPr>
                <w:rFonts w:ascii="Consolas" w:hAnsi="Consolas" w:hint="eastAsia"/>
                <w:iCs/>
                <w:kern w:val="0"/>
                <w:sz w:val="21"/>
                <w:szCs w:val="21"/>
                <w:lang w:bidi="en-US"/>
              </w:rPr>
              <w:t>”</w:t>
            </w:r>
          </w:p>
        </w:tc>
      </w:tr>
      <w:tr w:rsidR="004440FC" w:rsidRPr="00A95334" w14:paraId="2A1AF778" w14:textId="77777777" w:rsidTr="003C4A16">
        <w:tc>
          <w:tcPr>
            <w:tcW w:w="5000" w:type="pct"/>
            <w:gridSpan w:val="3"/>
            <w:shd w:val="clear" w:color="auto" w:fill="auto"/>
          </w:tcPr>
          <w:p w14:paraId="52F8B3EA"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b/>
                <w:kern w:val="0"/>
                <w:sz w:val="21"/>
                <w:szCs w:val="21"/>
              </w:rPr>
              <w:t>主事件流程</w:t>
            </w:r>
          </w:p>
        </w:tc>
      </w:tr>
      <w:tr w:rsidR="004440FC" w:rsidRPr="00A95334" w14:paraId="3A00E583" w14:textId="77777777" w:rsidTr="003C4A16">
        <w:tc>
          <w:tcPr>
            <w:tcW w:w="5000" w:type="pct"/>
            <w:gridSpan w:val="3"/>
            <w:shd w:val="clear" w:color="auto" w:fill="auto"/>
          </w:tcPr>
          <w:p w14:paraId="679479CD" w14:textId="77777777" w:rsidR="004440FC" w:rsidRPr="00A95334" w:rsidRDefault="004440FC" w:rsidP="00AC5C40">
            <w:pPr>
              <w:pStyle w:val="a4"/>
              <w:numPr>
                <w:ilvl w:val="0"/>
                <w:numId w:val="183"/>
              </w:numPr>
              <w:spacing w:after="72"/>
              <w:ind w:firstLineChars="0"/>
              <w:rPr>
                <w:rFonts w:ascii="Consolas" w:hAnsi="Consolas"/>
                <w:kern w:val="0"/>
                <w:sz w:val="21"/>
                <w:szCs w:val="21"/>
              </w:rPr>
            </w:pPr>
            <w:r w:rsidRPr="002B5E32">
              <w:rPr>
                <w:rFonts w:ascii="Consolas" w:hAnsi="Consolas" w:hint="eastAsia"/>
                <w:kern w:val="0"/>
                <w:sz w:val="21"/>
                <w:szCs w:val="21"/>
              </w:rPr>
              <w:t>用户点击“通讯录面板”中的【返回会议列表】图标</w:t>
            </w:r>
            <w:r w:rsidRPr="00A95334">
              <w:rPr>
                <w:rFonts w:ascii="Consolas" w:hAnsi="Consolas" w:hint="eastAsia"/>
                <w:kern w:val="0"/>
                <w:sz w:val="21"/>
                <w:szCs w:val="21"/>
              </w:rPr>
              <w:t>，见原型图</w:t>
            </w:r>
            <w:r w:rsidRPr="00A95334">
              <w:rPr>
                <w:rFonts w:ascii="Consolas" w:hAnsi="Consolas" w:hint="eastAsia"/>
                <w:kern w:val="0"/>
                <w:sz w:val="21"/>
                <w:szCs w:val="21"/>
              </w:rPr>
              <w:t>1-16</w:t>
            </w:r>
            <w:r w:rsidRPr="00A95334">
              <w:rPr>
                <w:rFonts w:ascii="Consolas" w:hAnsi="Consolas" w:hint="eastAsia"/>
                <w:kern w:val="0"/>
                <w:sz w:val="21"/>
                <w:szCs w:val="21"/>
              </w:rPr>
              <w:t>通讯录面板</w:t>
            </w:r>
            <w:r w:rsidRPr="00A95334">
              <w:rPr>
                <w:rFonts w:ascii="Consolas" w:hAnsi="Consolas" w:hint="eastAsia"/>
                <w:kern w:val="0"/>
                <w:sz w:val="21"/>
                <w:szCs w:val="21"/>
              </w:rPr>
              <w:t>--</w:t>
            </w:r>
            <w:r w:rsidRPr="00A95334">
              <w:rPr>
                <w:rFonts w:ascii="Consolas" w:hAnsi="Consolas" w:hint="eastAsia"/>
                <w:kern w:val="0"/>
                <w:sz w:val="21"/>
                <w:szCs w:val="21"/>
              </w:rPr>
              <w:t>返回会议列表，用例开始。</w:t>
            </w:r>
          </w:p>
          <w:p w14:paraId="4611AB0D" w14:textId="77777777" w:rsidR="004440FC" w:rsidRDefault="004440FC" w:rsidP="00AC5C40">
            <w:pPr>
              <w:pStyle w:val="a4"/>
              <w:numPr>
                <w:ilvl w:val="0"/>
                <w:numId w:val="183"/>
              </w:numPr>
              <w:spacing w:after="72"/>
              <w:ind w:firstLineChars="0"/>
              <w:rPr>
                <w:rFonts w:ascii="Consolas" w:hAnsi="Consolas"/>
                <w:kern w:val="0"/>
                <w:sz w:val="21"/>
                <w:szCs w:val="21"/>
              </w:rPr>
            </w:pPr>
            <w:r>
              <w:rPr>
                <w:rFonts w:ascii="Consolas" w:hAnsi="Consolas" w:hint="eastAsia"/>
                <w:kern w:val="0"/>
                <w:sz w:val="21"/>
                <w:szCs w:val="21"/>
              </w:rPr>
              <w:t>检查是否通讯录面板中，是否有添加组、重命名组操作尚未完成。</w:t>
            </w:r>
          </w:p>
          <w:p w14:paraId="2EDBFC0C" w14:textId="77777777" w:rsidR="004440FC" w:rsidRDefault="0089297D" w:rsidP="00AC5C40">
            <w:pPr>
              <w:pStyle w:val="a4"/>
              <w:numPr>
                <w:ilvl w:val="1"/>
                <w:numId w:val="183"/>
              </w:numPr>
              <w:spacing w:after="72"/>
              <w:ind w:firstLineChars="0"/>
              <w:rPr>
                <w:rFonts w:ascii="Consolas" w:hAnsi="Consolas"/>
                <w:kern w:val="0"/>
                <w:sz w:val="21"/>
                <w:szCs w:val="21"/>
              </w:rPr>
            </w:pPr>
            <w:r>
              <w:rPr>
                <w:rFonts w:ascii="Consolas" w:hAnsi="Consolas" w:hint="eastAsia"/>
                <w:kern w:val="0"/>
                <w:sz w:val="21"/>
                <w:szCs w:val="21"/>
              </w:rPr>
              <w:t>有添加组、重命名组操作尚未完成。</w:t>
            </w:r>
          </w:p>
          <w:p w14:paraId="48612888" w14:textId="77777777" w:rsidR="004440FC" w:rsidRDefault="004440FC" w:rsidP="00AC5C40">
            <w:pPr>
              <w:pStyle w:val="a4"/>
              <w:numPr>
                <w:ilvl w:val="1"/>
                <w:numId w:val="183"/>
              </w:numPr>
              <w:spacing w:after="72"/>
              <w:ind w:firstLineChars="0"/>
              <w:rPr>
                <w:rFonts w:ascii="Consolas" w:hAnsi="Consolas"/>
                <w:kern w:val="0"/>
                <w:sz w:val="21"/>
                <w:szCs w:val="21"/>
              </w:rPr>
            </w:pPr>
            <w:r>
              <w:rPr>
                <w:rFonts w:ascii="Consolas" w:hAnsi="Consolas" w:hint="eastAsia"/>
                <w:kern w:val="0"/>
                <w:sz w:val="21"/>
                <w:szCs w:val="21"/>
              </w:rPr>
              <w:t>无添加组、重名组操作时，跳转至主事件流</w:t>
            </w:r>
            <w:r>
              <w:rPr>
                <w:rFonts w:ascii="Consolas" w:hAnsi="Consolas" w:hint="eastAsia"/>
                <w:kern w:val="0"/>
                <w:sz w:val="21"/>
                <w:szCs w:val="21"/>
              </w:rPr>
              <w:t>3</w:t>
            </w:r>
            <w:r>
              <w:rPr>
                <w:rFonts w:ascii="Consolas" w:hAnsi="Consolas" w:hint="eastAsia"/>
                <w:kern w:val="0"/>
                <w:sz w:val="21"/>
                <w:szCs w:val="21"/>
              </w:rPr>
              <w:t>。</w:t>
            </w:r>
          </w:p>
          <w:p w14:paraId="525CD0E2" w14:textId="77777777" w:rsidR="004440FC" w:rsidRPr="00C615CC" w:rsidRDefault="004440FC" w:rsidP="00AC5C40">
            <w:pPr>
              <w:pStyle w:val="a4"/>
              <w:numPr>
                <w:ilvl w:val="0"/>
                <w:numId w:val="183"/>
              </w:numPr>
              <w:spacing w:after="72"/>
              <w:ind w:firstLineChars="0"/>
              <w:rPr>
                <w:rFonts w:ascii="Consolas" w:hAnsi="Consolas"/>
                <w:kern w:val="0"/>
                <w:sz w:val="21"/>
                <w:szCs w:val="21"/>
              </w:rPr>
            </w:pPr>
            <w:r w:rsidRPr="00C615CC">
              <w:rPr>
                <w:rFonts w:ascii="Consolas" w:hAnsi="Consolas" w:hint="eastAsia"/>
                <w:kern w:val="0"/>
                <w:sz w:val="21"/>
                <w:szCs w:val="21"/>
              </w:rPr>
              <w:t>关闭“通讯录面板”，弹出“会议列表面板”见用例【</w:t>
            </w:r>
            <w:r w:rsidRPr="002B5E32">
              <w:rPr>
                <w:rFonts w:ascii="Consolas" w:hAnsi="Consolas" w:hint="eastAsia"/>
                <w:kern w:val="0"/>
                <w:sz w:val="21"/>
                <w:szCs w:val="21"/>
              </w:rPr>
              <w:t>MAX1.0_CLIENT_CONFLIST_SRS_001</w:t>
            </w:r>
            <w:r w:rsidRPr="00C615CC">
              <w:rPr>
                <w:rFonts w:ascii="Consolas" w:hAnsi="Consolas" w:hint="eastAsia"/>
                <w:kern w:val="0"/>
                <w:sz w:val="21"/>
                <w:szCs w:val="21"/>
              </w:rPr>
              <w:t>】。</w:t>
            </w:r>
          </w:p>
          <w:p w14:paraId="4DC64205" w14:textId="77777777" w:rsidR="004440FC" w:rsidRPr="002B5E32" w:rsidRDefault="004440FC" w:rsidP="00AC5C40">
            <w:pPr>
              <w:pStyle w:val="a4"/>
              <w:numPr>
                <w:ilvl w:val="0"/>
                <w:numId w:val="183"/>
              </w:numPr>
              <w:spacing w:after="72"/>
              <w:ind w:firstLineChars="0"/>
              <w:rPr>
                <w:rFonts w:ascii="Consolas" w:hAnsi="Consolas"/>
                <w:kern w:val="0"/>
                <w:sz w:val="21"/>
                <w:szCs w:val="21"/>
              </w:rPr>
            </w:pPr>
            <w:r w:rsidRPr="002B5E32">
              <w:rPr>
                <w:rFonts w:ascii="Consolas" w:hAnsi="Consolas" w:hint="eastAsia"/>
                <w:kern w:val="0"/>
                <w:sz w:val="21"/>
                <w:szCs w:val="21"/>
              </w:rPr>
              <w:t>用例结束。</w:t>
            </w:r>
          </w:p>
          <w:p w14:paraId="49DFA470" w14:textId="77777777" w:rsidR="004440FC" w:rsidRPr="00A95334" w:rsidRDefault="004440FC" w:rsidP="003C4A16">
            <w:pPr>
              <w:pStyle w:val="af3"/>
              <w:rPr>
                <w:rFonts w:ascii="Consolas" w:hAnsi="Consolas"/>
                <w:sz w:val="21"/>
                <w:szCs w:val="21"/>
              </w:rPr>
            </w:pPr>
          </w:p>
          <w:p w14:paraId="23B448BC" w14:textId="77777777" w:rsidR="004440FC" w:rsidRPr="00A95334" w:rsidRDefault="004440FC" w:rsidP="003C4A16">
            <w:pPr>
              <w:keepNext/>
              <w:rPr>
                <w:rFonts w:ascii="Consolas" w:hAnsi="Consolas"/>
                <w:szCs w:val="21"/>
              </w:rPr>
            </w:pPr>
            <w:r w:rsidRPr="00A95334">
              <w:rPr>
                <w:rFonts w:ascii="Consolas" w:hAnsi="Consolas"/>
                <w:noProof/>
                <w:szCs w:val="21"/>
              </w:rPr>
              <w:lastRenderedPageBreak/>
              <w:drawing>
                <wp:inline distT="0" distB="0" distL="0" distR="0" wp14:anchorId="3EDA6122" wp14:editId="5ACD35DC">
                  <wp:extent cx="3057525" cy="56007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57525" cy="5600700"/>
                          </a:xfrm>
                          <a:prstGeom prst="rect">
                            <a:avLst/>
                          </a:prstGeom>
                        </pic:spPr>
                      </pic:pic>
                    </a:graphicData>
                  </a:graphic>
                </wp:inline>
              </w:drawing>
            </w:r>
          </w:p>
          <w:p w14:paraId="56572B4A" w14:textId="77777777" w:rsidR="004440FC" w:rsidRPr="00A95334" w:rsidRDefault="004440FC" w:rsidP="003C4A16">
            <w:pPr>
              <w:pStyle w:val="af3"/>
              <w:jc w:val="left"/>
              <w:rPr>
                <w:rFonts w:ascii="Consolas" w:hAnsi="Consolas"/>
                <w:sz w:val="21"/>
                <w:szCs w:val="21"/>
              </w:rPr>
            </w:pPr>
            <w:bookmarkStart w:id="481" w:name="_Toc354760380"/>
            <w:r w:rsidRPr="00A95334">
              <w:rPr>
                <w:rFonts w:ascii="Consolas" w:hAnsi="Consolas" w:hint="eastAsia"/>
                <w:sz w:val="21"/>
                <w:szCs w:val="21"/>
              </w:rPr>
              <w:t>原型图</w:t>
            </w:r>
            <w:r w:rsidRPr="00A95334">
              <w:rPr>
                <w:rFonts w:ascii="Consolas" w:hAnsi="Consolas" w:hint="eastAsia"/>
                <w:sz w:val="21"/>
                <w:szCs w:val="21"/>
              </w:rPr>
              <w:t xml:space="preserve">1- </w:t>
            </w:r>
            <w:r w:rsidR="004E1C5A" w:rsidRPr="00A95334">
              <w:rPr>
                <w:rFonts w:ascii="Consolas" w:hAnsi="Consolas"/>
                <w:sz w:val="21"/>
                <w:szCs w:val="21"/>
              </w:rPr>
              <w:fldChar w:fldCharType="begin"/>
            </w:r>
            <w:r w:rsidRPr="00A95334">
              <w:rPr>
                <w:rFonts w:ascii="Consolas" w:hAnsi="Consolas"/>
                <w:sz w:val="21"/>
                <w:szCs w:val="21"/>
              </w:rPr>
              <w:instrText xml:space="preserve"> </w:instrText>
            </w:r>
            <w:r w:rsidRPr="00A95334">
              <w:rPr>
                <w:rFonts w:ascii="Consolas" w:hAnsi="Consolas" w:hint="eastAsia"/>
                <w:sz w:val="21"/>
                <w:szCs w:val="21"/>
              </w:rPr>
              <w:instrText xml:space="preserve">SEQ </w:instrText>
            </w:r>
            <w:r w:rsidRPr="00A95334">
              <w:rPr>
                <w:rFonts w:ascii="Consolas" w:hAnsi="Consolas" w:hint="eastAsia"/>
                <w:sz w:val="21"/>
                <w:szCs w:val="21"/>
              </w:rPr>
              <w:instrText>原型图</w:instrText>
            </w:r>
            <w:r w:rsidRPr="00A95334">
              <w:rPr>
                <w:rFonts w:ascii="Consolas" w:hAnsi="Consolas" w:hint="eastAsia"/>
                <w:sz w:val="21"/>
                <w:szCs w:val="21"/>
              </w:rPr>
              <w:instrText>1- \* ARABIC</w:instrText>
            </w:r>
            <w:r w:rsidRPr="00A95334">
              <w:rPr>
                <w:rFonts w:ascii="Consolas" w:hAnsi="Consolas"/>
                <w:sz w:val="21"/>
                <w:szCs w:val="21"/>
              </w:rPr>
              <w:instrText xml:space="preserve"> </w:instrText>
            </w:r>
            <w:r w:rsidR="004E1C5A" w:rsidRPr="00A95334">
              <w:rPr>
                <w:rFonts w:ascii="Consolas" w:hAnsi="Consolas"/>
                <w:sz w:val="21"/>
                <w:szCs w:val="21"/>
              </w:rPr>
              <w:fldChar w:fldCharType="separate"/>
            </w:r>
            <w:r w:rsidRPr="00A95334">
              <w:rPr>
                <w:rFonts w:ascii="Consolas" w:hAnsi="Consolas"/>
                <w:noProof/>
                <w:sz w:val="21"/>
                <w:szCs w:val="21"/>
              </w:rPr>
              <w:t>16</w:t>
            </w:r>
            <w:r w:rsidR="004E1C5A" w:rsidRPr="00A95334">
              <w:rPr>
                <w:rFonts w:ascii="Consolas" w:hAnsi="Consolas"/>
                <w:sz w:val="21"/>
                <w:szCs w:val="21"/>
              </w:rPr>
              <w:fldChar w:fldCharType="end"/>
            </w:r>
            <w:r w:rsidRPr="00A95334">
              <w:rPr>
                <w:rFonts w:ascii="Consolas" w:hAnsi="Consolas" w:hint="eastAsia"/>
                <w:sz w:val="21"/>
                <w:szCs w:val="21"/>
              </w:rPr>
              <w:t>通讯录面板</w:t>
            </w:r>
            <w:r w:rsidRPr="00A95334">
              <w:rPr>
                <w:rFonts w:ascii="Consolas" w:hAnsi="Consolas" w:hint="eastAsia"/>
                <w:sz w:val="21"/>
                <w:szCs w:val="21"/>
              </w:rPr>
              <w:t>--</w:t>
            </w:r>
            <w:r w:rsidRPr="00A95334">
              <w:rPr>
                <w:rFonts w:ascii="Consolas" w:hAnsi="Consolas" w:hint="eastAsia"/>
                <w:sz w:val="21"/>
                <w:szCs w:val="21"/>
              </w:rPr>
              <w:t>返回会议列表</w:t>
            </w:r>
            <w:bookmarkEnd w:id="481"/>
          </w:p>
          <w:p w14:paraId="69248B4D" w14:textId="77777777" w:rsidR="004440FC" w:rsidRPr="00A95334" w:rsidRDefault="004440FC" w:rsidP="003C4A16">
            <w:pPr>
              <w:pStyle w:val="af3"/>
              <w:rPr>
                <w:rFonts w:ascii="Consolas" w:hAnsi="Consolas"/>
                <w:sz w:val="21"/>
                <w:szCs w:val="21"/>
              </w:rPr>
            </w:pPr>
          </w:p>
        </w:tc>
      </w:tr>
      <w:tr w:rsidR="004440FC" w:rsidRPr="00A95334" w14:paraId="53111640" w14:textId="77777777" w:rsidTr="003C4A16">
        <w:tc>
          <w:tcPr>
            <w:tcW w:w="5000" w:type="pct"/>
            <w:gridSpan w:val="3"/>
            <w:shd w:val="clear" w:color="auto" w:fill="auto"/>
          </w:tcPr>
          <w:p w14:paraId="4F719294"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可选事件流</w:t>
            </w:r>
          </w:p>
        </w:tc>
      </w:tr>
      <w:tr w:rsidR="004440FC" w:rsidRPr="00A95334" w14:paraId="74480156" w14:textId="77777777" w:rsidTr="003C4A16">
        <w:trPr>
          <w:hidden/>
        </w:trPr>
        <w:tc>
          <w:tcPr>
            <w:tcW w:w="5000" w:type="pct"/>
            <w:gridSpan w:val="3"/>
            <w:shd w:val="clear" w:color="auto" w:fill="auto"/>
          </w:tcPr>
          <w:p w14:paraId="518F70F6" w14:textId="77777777" w:rsidR="004440FC" w:rsidRPr="00A95334" w:rsidRDefault="004440FC" w:rsidP="00CD4D74">
            <w:pPr>
              <w:pStyle w:val="aff5"/>
              <w:numPr>
                <w:ilvl w:val="0"/>
                <w:numId w:val="146"/>
              </w:numPr>
              <w:spacing w:afterLines="30" w:after="72" w:line="288" w:lineRule="auto"/>
              <w:ind w:firstLineChars="0" w:firstLine="0"/>
              <w:rPr>
                <w:rFonts w:ascii="Consolas" w:hAnsi="Consolas"/>
                <w:vanish/>
                <w:kern w:val="0"/>
                <w:szCs w:val="21"/>
              </w:rPr>
            </w:pPr>
          </w:p>
          <w:p w14:paraId="06ED73CC" w14:textId="77777777" w:rsidR="004440FC" w:rsidRPr="00A95334" w:rsidRDefault="004440FC" w:rsidP="00CD4D74">
            <w:pPr>
              <w:pStyle w:val="aff5"/>
              <w:numPr>
                <w:ilvl w:val="0"/>
                <w:numId w:val="146"/>
              </w:numPr>
              <w:spacing w:afterLines="30" w:after="72" w:line="288" w:lineRule="auto"/>
              <w:ind w:firstLineChars="0" w:firstLine="0"/>
              <w:rPr>
                <w:rFonts w:ascii="Consolas" w:hAnsi="Consolas"/>
                <w:vanish/>
                <w:kern w:val="0"/>
                <w:szCs w:val="21"/>
              </w:rPr>
            </w:pPr>
          </w:p>
          <w:p w14:paraId="5E801833" w14:textId="77777777" w:rsidR="004440FC" w:rsidRPr="00A95334" w:rsidRDefault="004440FC">
            <w:pPr>
              <w:pStyle w:val="aff5"/>
              <w:numPr>
                <w:ilvl w:val="0"/>
                <w:numId w:val="146"/>
              </w:numPr>
              <w:spacing w:afterLines="30" w:after="72" w:line="288" w:lineRule="auto"/>
              <w:ind w:firstLineChars="0" w:firstLine="0"/>
              <w:rPr>
                <w:rFonts w:ascii="Consolas" w:hAnsi="Consolas"/>
                <w:vanish/>
                <w:kern w:val="0"/>
                <w:szCs w:val="21"/>
              </w:rPr>
            </w:pPr>
          </w:p>
          <w:p w14:paraId="732D341E" w14:textId="77777777" w:rsidR="004440FC" w:rsidRPr="00A95334" w:rsidRDefault="004440FC">
            <w:pPr>
              <w:pStyle w:val="aff5"/>
              <w:numPr>
                <w:ilvl w:val="0"/>
                <w:numId w:val="146"/>
              </w:numPr>
              <w:spacing w:afterLines="30" w:after="72" w:line="288" w:lineRule="auto"/>
              <w:ind w:firstLineChars="0" w:firstLine="0"/>
              <w:rPr>
                <w:rFonts w:ascii="Consolas" w:hAnsi="Consolas"/>
                <w:vanish/>
                <w:kern w:val="0"/>
                <w:szCs w:val="21"/>
              </w:rPr>
            </w:pPr>
          </w:p>
          <w:p w14:paraId="283549B4"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1F5939F6"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3D11555B"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5D04465E"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080C7AD7" w14:textId="77777777" w:rsidR="004440FC" w:rsidRPr="00A95334" w:rsidRDefault="004440FC">
            <w:pPr>
              <w:pStyle w:val="aff5"/>
              <w:numPr>
                <w:ilvl w:val="0"/>
                <w:numId w:val="124"/>
              </w:numPr>
              <w:spacing w:afterLines="30" w:after="72" w:line="288" w:lineRule="auto"/>
              <w:ind w:firstLineChars="0" w:firstLine="0"/>
              <w:rPr>
                <w:rFonts w:ascii="Consolas" w:hAnsi="Consolas"/>
                <w:vanish/>
                <w:kern w:val="0"/>
                <w:szCs w:val="21"/>
              </w:rPr>
            </w:pPr>
          </w:p>
          <w:p w14:paraId="61D132CA" w14:textId="77777777" w:rsidR="004440FC" w:rsidRPr="00A95334" w:rsidRDefault="004440FC">
            <w:pPr>
              <w:pStyle w:val="aff5"/>
              <w:numPr>
                <w:ilvl w:val="1"/>
                <w:numId w:val="124"/>
              </w:numPr>
              <w:spacing w:afterLines="30" w:after="72" w:line="288" w:lineRule="auto"/>
              <w:ind w:firstLineChars="0" w:firstLine="0"/>
              <w:rPr>
                <w:rFonts w:ascii="Consolas" w:hAnsi="Consolas"/>
                <w:vanish/>
                <w:kern w:val="0"/>
                <w:szCs w:val="21"/>
              </w:rPr>
            </w:pPr>
          </w:p>
          <w:p w14:paraId="3196616D"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7124579B"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1A41BA51"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66956334"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0C0BC16C" w14:textId="77777777" w:rsidR="004440FC" w:rsidRPr="00A95334" w:rsidRDefault="004440FC">
            <w:pPr>
              <w:pStyle w:val="aff5"/>
              <w:numPr>
                <w:ilvl w:val="0"/>
                <w:numId w:val="128"/>
              </w:numPr>
              <w:spacing w:afterLines="30" w:after="72" w:line="288" w:lineRule="auto"/>
              <w:ind w:firstLineChars="0" w:firstLine="0"/>
              <w:rPr>
                <w:rFonts w:ascii="Consolas" w:hAnsi="Consolas"/>
                <w:vanish/>
                <w:kern w:val="0"/>
                <w:szCs w:val="21"/>
              </w:rPr>
            </w:pPr>
          </w:p>
          <w:p w14:paraId="3A08058E" w14:textId="77777777" w:rsidR="004440FC" w:rsidRPr="00A95334" w:rsidRDefault="004440FC">
            <w:pPr>
              <w:pStyle w:val="aff5"/>
              <w:numPr>
                <w:ilvl w:val="1"/>
                <w:numId w:val="128"/>
              </w:numPr>
              <w:spacing w:afterLines="30" w:after="72" w:line="288" w:lineRule="auto"/>
              <w:ind w:firstLineChars="0" w:firstLine="0"/>
              <w:rPr>
                <w:rFonts w:ascii="Consolas" w:hAnsi="Consolas"/>
                <w:vanish/>
                <w:kern w:val="0"/>
                <w:szCs w:val="21"/>
              </w:rPr>
            </w:pPr>
          </w:p>
          <w:p w14:paraId="60C9F0B3" w14:textId="77777777" w:rsidR="00A76E24" w:rsidRPr="00A76E24" w:rsidRDefault="00A76E24">
            <w:pPr>
              <w:pStyle w:val="aff5"/>
              <w:numPr>
                <w:ilvl w:val="0"/>
                <w:numId w:val="197"/>
              </w:numPr>
              <w:spacing w:afterLines="30" w:after="72" w:line="288" w:lineRule="auto"/>
              <w:ind w:firstLineChars="0"/>
              <w:rPr>
                <w:rFonts w:ascii="Consolas" w:hAnsi="Consolas"/>
                <w:vanish/>
                <w:kern w:val="0"/>
                <w:szCs w:val="21"/>
              </w:rPr>
            </w:pPr>
          </w:p>
          <w:p w14:paraId="3E23F43F" w14:textId="77777777" w:rsidR="00A76E24" w:rsidRPr="00A76E24" w:rsidRDefault="00A76E24">
            <w:pPr>
              <w:pStyle w:val="aff5"/>
              <w:numPr>
                <w:ilvl w:val="0"/>
                <w:numId w:val="197"/>
              </w:numPr>
              <w:spacing w:afterLines="30" w:after="72" w:line="288" w:lineRule="auto"/>
              <w:ind w:firstLineChars="0"/>
              <w:rPr>
                <w:rFonts w:ascii="Consolas" w:hAnsi="Consolas"/>
                <w:vanish/>
                <w:kern w:val="0"/>
                <w:szCs w:val="21"/>
              </w:rPr>
            </w:pPr>
          </w:p>
          <w:p w14:paraId="045DD9F9" w14:textId="77777777" w:rsidR="00DF6999" w:rsidRDefault="00DF6999" w:rsidP="00AC5C40">
            <w:pPr>
              <w:pStyle w:val="a4"/>
              <w:numPr>
                <w:ilvl w:val="1"/>
                <w:numId w:val="197"/>
              </w:numPr>
              <w:spacing w:after="72"/>
              <w:ind w:firstLineChars="0"/>
              <w:rPr>
                <w:rFonts w:ascii="Consolas" w:hAnsi="Consolas"/>
                <w:kern w:val="0"/>
                <w:sz w:val="21"/>
                <w:szCs w:val="21"/>
              </w:rPr>
            </w:pPr>
            <w:r>
              <w:rPr>
                <w:rFonts w:ascii="Consolas" w:hAnsi="Consolas" w:hint="eastAsia"/>
                <w:kern w:val="0"/>
                <w:sz w:val="21"/>
                <w:szCs w:val="21"/>
              </w:rPr>
              <w:t>有添加组、重命名组操作未完成。</w:t>
            </w:r>
          </w:p>
          <w:p w14:paraId="1F7FEB11" w14:textId="77777777" w:rsidR="00DF6999" w:rsidRPr="00095966" w:rsidRDefault="00DF6999" w:rsidP="00AC5C40">
            <w:pPr>
              <w:pStyle w:val="a4"/>
              <w:numPr>
                <w:ilvl w:val="2"/>
                <w:numId w:val="197"/>
              </w:numPr>
              <w:spacing w:after="72"/>
              <w:ind w:firstLineChars="0"/>
              <w:rPr>
                <w:rFonts w:ascii="Consolas" w:hAnsi="Consolas"/>
                <w:kern w:val="0"/>
                <w:sz w:val="21"/>
                <w:szCs w:val="21"/>
              </w:rPr>
            </w:pPr>
            <w:r>
              <w:rPr>
                <w:rFonts w:ascii="Consolas" w:hAnsi="Consolas" w:hint="eastAsia"/>
                <w:kern w:val="0"/>
                <w:sz w:val="21"/>
                <w:szCs w:val="21"/>
              </w:rPr>
              <w:t>参考用例添加组：</w:t>
            </w:r>
            <w:r w:rsidRPr="00A95334">
              <w:rPr>
                <w:rFonts w:ascii="Consolas" w:hAnsi="Consolas" w:hint="eastAsia"/>
                <w:caps/>
                <w:kern w:val="0"/>
                <w:sz w:val="21"/>
                <w:szCs w:val="21"/>
              </w:rPr>
              <w:t>MAX_Client_ADDRESSBOOK_SRS_00015</w:t>
            </w:r>
            <w:r>
              <w:rPr>
                <w:rFonts w:ascii="Consolas" w:hAnsi="Consolas" w:hint="eastAsia"/>
                <w:kern w:val="0"/>
                <w:sz w:val="21"/>
                <w:szCs w:val="21"/>
              </w:rPr>
              <w:t>、用例重命名组：</w:t>
            </w:r>
            <w:r w:rsidRPr="00A95334">
              <w:rPr>
                <w:rFonts w:ascii="Consolas" w:hAnsi="Consolas" w:hint="eastAsia"/>
                <w:caps/>
                <w:kern w:val="0"/>
                <w:sz w:val="21"/>
                <w:szCs w:val="21"/>
              </w:rPr>
              <w:t>MAX_Client_ADDRESSBOOK_SRS_00015</w:t>
            </w:r>
            <w:r>
              <w:rPr>
                <w:rFonts w:ascii="Consolas" w:hAnsi="Consolas" w:hint="eastAsia"/>
                <w:caps/>
                <w:kern w:val="0"/>
                <w:sz w:val="21"/>
                <w:szCs w:val="21"/>
              </w:rPr>
              <w:t>。</w:t>
            </w:r>
          </w:p>
          <w:p w14:paraId="0969BB34" w14:textId="77777777" w:rsidR="00DF6999" w:rsidRDefault="00DF6999" w:rsidP="00AC5C40">
            <w:pPr>
              <w:pStyle w:val="a4"/>
              <w:numPr>
                <w:ilvl w:val="2"/>
                <w:numId w:val="197"/>
              </w:numPr>
              <w:spacing w:after="72"/>
              <w:ind w:firstLineChars="0"/>
              <w:rPr>
                <w:rFonts w:ascii="Consolas" w:hAnsi="Consolas"/>
                <w:kern w:val="0"/>
                <w:sz w:val="21"/>
                <w:szCs w:val="21"/>
              </w:rPr>
            </w:pPr>
            <w:r>
              <w:rPr>
                <w:rFonts w:ascii="Consolas" w:hAnsi="Consolas" w:hint="eastAsia"/>
                <w:kern w:val="0"/>
                <w:sz w:val="21"/>
                <w:szCs w:val="21"/>
              </w:rPr>
              <w:t>添加组、重命名组异常终止时，当前用例终止。</w:t>
            </w:r>
          </w:p>
          <w:p w14:paraId="383F6D11" w14:textId="77777777" w:rsidR="0067464D" w:rsidRPr="00A95334" w:rsidRDefault="00DF6999" w:rsidP="00AC5C40">
            <w:pPr>
              <w:pStyle w:val="a4"/>
              <w:numPr>
                <w:ilvl w:val="2"/>
                <w:numId w:val="197"/>
              </w:numPr>
              <w:spacing w:after="72"/>
              <w:ind w:firstLineChars="0"/>
              <w:rPr>
                <w:rFonts w:ascii="Consolas" w:hAnsi="Consolas"/>
                <w:kern w:val="0"/>
                <w:sz w:val="21"/>
                <w:szCs w:val="21"/>
              </w:rPr>
            </w:pPr>
            <w:r>
              <w:rPr>
                <w:rFonts w:ascii="Consolas" w:hAnsi="Consolas" w:hint="eastAsia"/>
                <w:kern w:val="0"/>
                <w:sz w:val="21"/>
                <w:szCs w:val="21"/>
              </w:rPr>
              <w:t>添加组、重命名组执行成功，调转至主事件流</w:t>
            </w:r>
            <w:r>
              <w:rPr>
                <w:rFonts w:ascii="Consolas" w:hAnsi="Consolas" w:hint="eastAsia"/>
                <w:kern w:val="0"/>
                <w:sz w:val="21"/>
                <w:szCs w:val="21"/>
              </w:rPr>
              <w:t>3</w:t>
            </w:r>
            <w:r>
              <w:rPr>
                <w:rFonts w:ascii="Consolas" w:hAnsi="Consolas" w:hint="eastAsia"/>
                <w:kern w:val="0"/>
                <w:sz w:val="21"/>
                <w:szCs w:val="21"/>
              </w:rPr>
              <w:t>。</w:t>
            </w:r>
          </w:p>
        </w:tc>
      </w:tr>
      <w:tr w:rsidR="004440FC" w:rsidRPr="00A95334" w14:paraId="215CECD6" w14:textId="77777777" w:rsidTr="003C4A16">
        <w:tc>
          <w:tcPr>
            <w:tcW w:w="804" w:type="pct"/>
            <w:gridSpan w:val="2"/>
            <w:shd w:val="clear" w:color="auto" w:fill="auto"/>
          </w:tcPr>
          <w:p w14:paraId="09682A1F"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后置条件</w:t>
            </w:r>
          </w:p>
        </w:tc>
        <w:tc>
          <w:tcPr>
            <w:tcW w:w="4196" w:type="pct"/>
            <w:shd w:val="clear" w:color="auto" w:fill="auto"/>
          </w:tcPr>
          <w:p w14:paraId="7C248DB2"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21464BCC" w14:textId="77777777" w:rsidTr="003C4A16">
        <w:tc>
          <w:tcPr>
            <w:tcW w:w="804" w:type="pct"/>
            <w:gridSpan w:val="2"/>
            <w:shd w:val="clear" w:color="auto" w:fill="auto"/>
          </w:tcPr>
          <w:p w14:paraId="04F69B4C"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业务规则</w:t>
            </w:r>
          </w:p>
        </w:tc>
        <w:tc>
          <w:tcPr>
            <w:tcW w:w="4196" w:type="pct"/>
            <w:shd w:val="clear" w:color="auto" w:fill="auto"/>
          </w:tcPr>
          <w:p w14:paraId="03B06604"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7389A949" w14:textId="77777777" w:rsidTr="003C4A16">
        <w:tc>
          <w:tcPr>
            <w:tcW w:w="804" w:type="pct"/>
            <w:gridSpan w:val="2"/>
            <w:shd w:val="clear" w:color="auto" w:fill="auto"/>
          </w:tcPr>
          <w:p w14:paraId="20D68842"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设计约束</w:t>
            </w:r>
          </w:p>
        </w:tc>
        <w:tc>
          <w:tcPr>
            <w:tcW w:w="4196" w:type="pct"/>
            <w:shd w:val="clear" w:color="auto" w:fill="auto"/>
          </w:tcPr>
          <w:p w14:paraId="613619D3" w14:textId="77777777" w:rsidR="004440FC" w:rsidRPr="00A95334" w:rsidRDefault="004440FC" w:rsidP="003C4A16">
            <w:pPr>
              <w:rPr>
                <w:rFonts w:ascii="Consolas" w:hAnsi="Consolas"/>
                <w:szCs w:val="21"/>
              </w:rPr>
            </w:pPr>
            <w:r w:rsidRPr="00A95334">
              <w:rPr>
                <w:rFonts w:ascii="Consolas" w:hAnsi="Consolas" w:hint="eastAsia"/>
                <w:szCs w:val="21"/>
                <w:lang w:bidi="en-US"/>
              </w:rPr>
              <w:t>N/A</w:t>
            </w:r>
          </w:p>
        </w:tc>
      </w:tr>
      <w:tr w:rsidR="004440FC" w:rsidRPr="00A95334" w14:paraId="5CDC8A29" w14:textId="77777777" w:rsidTr="003C4A16">
        <w:tc>
          <w:tcPr>
            <w:tcW w:w="804" w:type="pct"/>
            <w:gridSpan w:val="2"/>
            <w:shd w:val="clear" w:color="auto" w:fill="auto"/>
          </w:tcPr>
          <w:p w14:paraId="03305C78"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参数表</w:t>
            </w:r>
          </w:p>
        </w:tc>
        <w:tc>
          <w:tcPr>
            <w:tcW w:w="4196" w:type="pct"/>
            <w:shd w:val="clear" w:color="auto" w:fill="auto"/>
          </w:tcPr>
          <w:p w14:paraId="71582050"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3418F08C" w14:textId="77777777" w:rsidTr="003C4A16">
        <w:tc>
          <w:tcPr>
            <w:tcW w:w="804" w:type="pct"/>
            <w:gridSpan w:val="2"/>
            <w:shd w:val="clear" w:color="auto" w:fill="auto"/>
          </w:tcPr>
          <w:p w14:paraId="13AD236F"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非功能需求</w:t>
            </w:r>
          </w:p>
        </w:tc>
        <w:tc>
          <w:tcPr>
            <w:tcW w:w="4196" w:type="pct"/>
            <w:shd w:val="clear" w:color="auto" w:fill="auto"/>
          </w:tcPr>
          <w:p w14:paraId="7435194F" w14:textId="77777777" w:rsidR="004440FC" w:rsidRPr="00A95334" w:rsidRDefault="004440FC" w:rsidP="003C4A16">
            <w:pPr>
              <w:pStyle w:val="a4"/>
              <w:keepNext/>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bl>
    <w:p w14:paraId="3BD106A6" w14:textId="77777777" w:rsidR="004440FC" w:rsidRPr="004F624E" w:rsidRDefault="004440FC" w:rsidP="004440FC">
      <w:pPr>
        <w:rPr>
          <w:rFonts w:ascii="Consolas" w:hAnsi="Consolas"/>
        </w:rPr>
      </w:pPr>
    </w:p>
    <w:p w14:paraId="5CF8D556"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82" w:name="_Toc354760223"/>
      <w:bookmarkStart w:id="483" w:name="_Toc355341040"/>
      <w:r w:rsidRPr="004F624E">
        <w:rPr>
          <w:rFonts w:ascii="Consolas" w:hAnsi="Consolas" w:hint="eastAsia"/>
        </w:rPr>
        <w:t>注销帐号</w:t>
      </w:r>
      <w:bookmarkEnd w:id="482"/>
      <w:bookmarkEnd w:id="483"/>
    </w:p>
    <w:tbl>
      <w:tblPr>
        <w:tblW w:w="513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23"/>
        <w:gridCol w:w="278"/>
        <w:gridCol w:w="7831"/>
      </w:tblGrid>
      <w:tr w:rsidR="004440FC" w:rsidRPr="00A95334" w14:paraId="7313096D" w14:textId="77777777" w:rsidTr="003C4A16">
        <w:tc>
          <w:tcPr>
            <w:tcW w:w="655" w:type="pct"/>
            <w:shd w:val="clear" w:color="auto" w:fill="auto"/>
          </w:tcPr>
          <w:p w14:paraId="511D2593"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用例名称</w:t>
            </w:r>
          </w:p>
        </w:tc>
        <w:tc>
          <w:tcPr>
            <w:tcW w:w="4345" w:type="pct"/>
            <w:gridSpan w:val="2"/>
            <w:shd w:val="clear" w:color="auto" w:fill="auto"/>
          </w:tcPr>
          <w:p w14:paraId="6637505E"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注销帐号</w:t>
            </w:r>
          </w:p>
        </w:tc>
      </w:tr>
      <w:tr w:rsidR="004440FC" w:rsidRPr="00A95334" w14:paraId="66A05D17" w14:textId="77777777" w:rsidTr="003C4A16">
        <w:tc>
          <w:tcPr>
            <w:tcW w:w="655" w:type="pct"/>
            <w:shd w:val="clear" w:color="auto" w:fill="auto"/>
          </w:tcPr>
          <w:p w14:paraId="3C5D8E4A"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SRS ID</w:t>
            </w:r>
          </w:p>
        </w:tc>
        <w:tc>
          <w:tcPr>
            <w:tcW w:w="4345" w:type="pct"/>
            <w:gridSpan w:val="2"/>
            <w:shd w:val="clear" w:color="auto" w:fill="auto"/>
          </w:tcPr>
          <w:p w14:paraId="6C2871BD"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MAX_Client_ADDRESSBOOK_SRS_0016</w:t>
            </w:r>
          </w:p>
        </w:tc>
      </w:tr>
      <w:tr w:rsidR="004440FC" w:rsidRPr="00A95334" w14:paraId="63DFFF32" w14:textId="77777777" w:rsidTr="003C4A16">
        <w:tc>
          <w:tcPr>
            <w:tcW w:w="655" w:type="pct"/>
            <w:shd w:val="clear" w:color="auto" w:fill="auto"/>
          </w:tcPr>
          <w:p w14:paraId="312017E5"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角色</w:t>
            </w:r>
          </w:p>
        </w:tc>
        <w:tc>
          <w:tcPr>
            <w:tcW w:w="4345" w:type="pct"/>
            <w:gridSpan w:val="2"/>
            <w:shd w:val="clear" w:color="auto" w:fill="auto"/>
          </w:tcPr>
          <w:p w14:paraId="37416C2E"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注册用户</w:t>
            </w:r>
          </w:p>
        </w:tc>
      </w:tr>
      <w:tr w:rsidR="004440FC" w:rsidRPr="00A95334" w14:paraId="2FFDB4ED" w14:textId="77777777" w:rsidTr="003C4A16">
        <w:tc>
          <w:tcPr>
            <w:tcW w:w="655" w:type="pct"/>
            <w:shd w:val="clear" w:color="auto" w:fill="auto"/>
          </w:tcPr>
          <w:p w14:paraId="234DFCE1"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简述</w:t>
            </w:r>
          </w:p>
        </w:tc>
        <w:tc>
          <w:tcPr>
            <w:tcW w:w="4345" w:type="pct"/>
            <w:gridSpan w:val="2"/>
            <w:shd w:val="clear" w:color="auto" w:fill="auto"/>
          </w:tcPr>
          <w:p w14:paraId="01EB03CE"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用户点击“通讯录面板“右上角【设置】图标，弹出下拉菜单，点击”注销帐号“菜单项，“通讯录面板”消失，弹出“</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客户端登录框“。</w:t>
            </w:r>
          </w:p>
        </w:tc>
      </w:tr>
      <w:tr w:rsidR="004440FC" w:rsidRPr="00A95334" w14:paraId="41FF11E3" w14:textId="77777777" w:rsidTr="003C4A16">
        <w:tc>
          <w:tcPr>
            <w:tcW w:w="655" w:type="pct"/>
            <w:shd w:val="clear" w:color="auto" w:fill="auto"/>
          </w:tcPr>
          <w:p w14:paraId="3312BFB1"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优先级别</w:t>
            </w:r>
          </w:p>
        </w:tc>
        <w:tc>
          <w:tcPr>
            <w:tcW w:w="4345" w:type="pct"/>
            <w:gridSpan w:val="2"/>
            <w:shd w:val="clear" w:color="auto" w:fill="auto"/>
          </w:tcPr>
          <w:p w14:paraId="7150C0BD"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高</w:t>
            </w:r>
          </w:p>
        </w:tc>
      </w:tr>
      <w:tr w:rsidR="004440FC" w:rsidRPr="00A95334" w14:paraId="00B90337" w14:textId="77777777" w:rsidTr="003C4A16">
        <w:tc>
          <w:tcPr>
            <w:tcW w:w="655" w:type="pct"/>
            <w:shd w:val="clear" w:color="auto" w:fill="auto"/>
          </w:tcPr>
          <w:p w14:paraId="715E1BC9"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前置条件</w:t>
            </w:r>
          </w:p>
        </w:tc>
        <w:tc>
          <w:tcPr>
            <w:tcW w:w="4345" w:type="pct"/>
            <w:gridSpan w:val="2"/>
            <w:shd w:val="clear" w:color="auto" w:fill="auto"/>
          </w:tcPr>
          <w:p w14:paraId="425CE48E"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用户登录</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客户端并进入到“通讯录</w:t>
            </w:r>
            <w:r w:rsidRPr="00A95334">
              <w:rPr>
                <w:rFonts w:ascii="Consolas" w:hAnsi="Consolas" w:hint="eastAsia"/>
                <w:caps/>
                <w:kern w:val="0"/>
                <w:sz w:val="21"/>
                <w:szCs w:val="21"/>
              </w:rPr>
              <w:t>面板</w:t>
            </w:r>
            <w:r w:rsidRPr="00A95334">
              <w:rPr>
                <w:rFonts w:ascii="Consolas" w:hAnsi="Consolas" w:hint="eastAsia"/>
                <w:iCs/>
                <w:kern w:val="0"/>
                <w:sz w:val="21"/>
                <w:szCs w:val="21"/>
                <w:lang w:bidi="en-US"/>
              </w:rPr>
              <w:t>”</w:t>
            </w:r>
          </w:p>
        </w:tc>
      </w:tr>
      <w:tr w:rsidR="004440FC" w:rsidRPr="00A95334" w14:paraId="742DD456" w14:textId="77777777" w:rsidTr="003C4A16">
        <w:tc>
          <w:tcPr>
            <w:tcW w:w="5000" w:type="pct"/>
            <w:gridSpan w:val="3"/>
            <w:shd w:val="clear" w:color="auto" w:fill="auto"/>
          </w:tcPr>
          <w:p w14:paraId="54BD1079"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b/>
                <w:kern w:val="0"/>
                <w:sz w:val="21"/>
                <w:szCs w:val="21"/>
              </w:rPr>
              <w:t>主事件流程</w:t>
            </w:r>
          </w:p>
        </w:tc>
      </w:tr>
      <w:tr w:rsidR="004440FC" w:rsidRPr="00A95334" w14:paraId="72B60978" w14:textId="77777777" w:rsidTr="003C4A16">
        <w:tc>
          <w:tcPr>
            <w:tcW w:w="5000" w:type="pct"/>
            <w:gridSpan w:val="3"/>
            <w:shd w:val="clear" w:color="auto" w:fill="auto"/>
          </w:tcPr>
          <w:p w14:paraId="1D37DF81" w14:textId="77777777" w:rsidR="004440FC" w:rsidRPr="00A95334" w:rsidRDefault="004440FC" w:rsidP="00AC5C40">
            <w:pPr>
              <w:pStyle w:val="a4"/>
              <w:numPr>
                <w:ilvl w:val="0"/>
                <w:numId w:val="184"/>
              </w:numPr>
              <w:spacing w:after="72"/>
              <w:ind w:firstLineChars="0"/>
              <w:rPr>
                <w:rFonts w:ascii="Consolas" w:hAnsi="Consolas"/>
                <w:kern w:val="0"/>
                <w:sz w:val="21"/>
                <w:szCs w:val="21"/>
              </w:rPr>
            </w:pPr>
            <w:r w:rsidRPr="00C9144C">
              <w:rPr>
                <w:rFonts w:ascii="Consolas" w:hAnsi="Consolas" w:hint="eastAsia"/>
                <w:kern w:val="0"/>
                <w:sz w:val="21"/>
                <w:szCs w:val="21"/>
              </w:rPr>
              <w:t>用户点击“通讯录面板“右上角【设置】图标，弹出下拉菜单，点击”注销帐号“菜单项</w:t>
            </w:r>
            <w:r w:rsidRPr="00A95334">
              <w:rPr>
                <w:rFonts w:ascii="Consolas" w:hAnsi="Consolas" w:hint="eastAsia"/>
                <w:kern w:val="0"/>
                <w:sz w:val="21"/>
                <w:szCs w:val="21"/>
              </w:rPr>
              <w:t>，见原型图</w:t>
            </w:r>
            <w:r w:rsidRPr="00A95334">
              <w:rPr>
                <w:rFonts w:ascii="Consolas" w:hAnsi="Consolas" w:hint="eastAsia"/>
                <w:kern w:val="0"/>
                <w:sz w:val="21"/>
                <w:szCs w:val="21"/>
              </w:rPr>
              <w:t>1-17</w:t>
            </w:r>
            <w:r w:rsidRPr="00A95334">
              <w:rPr>
                <w:rFonts w:ascii="Consolas" w:hAnsi="Consolas" w:hint="eastAsia"/>
                <w:kern w:val="0"/>
                <w:sz w:val="21"/>
                <w:szCs w:val="21"/>
              </w:rPr>
              <w:t>通讯录面板—注销帐号，用例开始。</w:t>
            </w:r>
          </w:p>
          <w:p w14:paraId="03861FE0" w14:textId="77777777" w:rsidR="004440FC" w:rsidRPr="00055FB5" w:rsidRDefault="004440FC" w:rsidP="00AC5C40">
            <w:pPr>
              <w:pStyle w:val="a4"/>
              <w:numPr>
                <w:ilvl w:val="0"/>
                <w:numId w:val="184"/>
              </w:numPr>
              <w:spacing w:after="72"/>
              <w:ind w:firstLineChars="0"/>
              <w:rPr>
                <w:rFonts w:ascii="Consolas" w:hAnsi="Consolas"/>
                <w:kern w:val="0"/>
                <w:sz w:val="21"/>
                <w:szCs w:val="21"/>
              </w:rPr>
            </w:pPr>
            <w:r w:rsidRPr="00A95334">
              <w:rPr>
                <w:rFonts w:ascii="Consolas" w:hAnsi="Consolas" w:hint="eastAsia"/>
                <w:kern w:val="0"/>
                <w:sz w:val="21"/>
                <w:szCs w:val="21"/>
              </w:rPr>
              <w:t>MAXClient</w:t>
            </w:r>
            <w:r w:rsidRPr="00A95334">
              <w:rPr>
                <w:rFonts w:ascii="Consolas" w:hAnsi="Consolas" w:hint="eastAsia"/>
                <w:kern w:val="0"/>
                <w:sz w:val="21"/>
                <w:szCs w:val="21"/>
              </w:rPr>
              <w:t>通过</w:t>
            </w:r>
            <w:r w:rsidRPr="00A95334">
              <w:rPr>
                <w:rFonts w:ascii="Consolas" w:hAnsi="Consolas" w:hint="eastAsia"/>
                <w:kern w:val="0"/>
                <w:sz w:val="21"/>
                <w:szCs w:val="21"/>
              </w:rPr>
              <w:t>Ajax</w:t>
            </w:r>
            <w:r w:rsidRPr="00A95334">
              <w:rPr>
                <w:rFonts w:ascii="Consolas" w:hAnsi="Consolas" w:hint="eastAsia"/>
                <w:kern w:val="0"/>
                <w:sz w:val="21"/>
                <w:szCs w:val="21"/>
              </w:rPr>
              <w:t>，向</w:t>
            </w:r>
            <w:r w:rsidRPr="00A91235">
              <w:rPr>
                <w:rFonts w:ascii="Consolas" w:hAnsi="Consolas" w:hint="eastAsia"/>
                <w:kern w:val="0"/>
                <w:sz w:val="21"/>
                <w:szCs w:val="21"/>
              </w:rPr>
              <w:t>MAXUniform</w:t>
            </w:r>
            <w:r w:rsidRPr="00A91235">
              <w:rPr>
                <w:rFonts w:ascii="Consolas" w:hAnsi="Consolas" w:hint="eastAsia"/>
                <w:kern w:val="0"/>
                <w:sz w:val="21"/>
                <w:szCs w:val="21"/>
              </w:rPr>
              <w:t>发送注销帐号（</w:t>
            </w:r>
            <w:r w:rsidRPr="00C9144C">
              <w:rPr>
                <w:rFonts w:ascii="Consolas" w:hAnsi="Consolas" w:hint="eastAsia"/>
                <w:kern w:val="0"/>
                <w:sz w:val="21"/>
                <w:szCs w:val="21"/>
              </w:rPr>
              <w:t>用例：</w:t>
            </w:r>
            <w:r w:rsidRPr="00A91235">
              <w:rPr>
                <w:rFonts w:ascii="Consolas" w:hAnsi="Consolas" w:hint="eastAsia"/>
                <w:kern w:val="0"/>
                <w:sz w:val="21"/>
                <w:szCs w:val="21"/>
              </w:rPr>
              <w:t>MAX_Uniform_ADDRESSBOOK_SRS_00012</w:t>
            </w:r>
            <w:r w:rsidRPr="00A91235">
              <w:rPr>
                <w:rFonts w:ascii="Consolas" w:hAnsi="Consolas" w:hint="eastAsia"/>
                <w:kern w:val="0"/>
                <w:sz w:val="21"/>
                <w:szCs w:val="21"/>
              </w:rPr>
              <w:t>）请求。</w:t>
            </w:r>
          </w:p>
          <w:p w14:paraId="4B8176D7" w14:textId="77777777" w:rsidR="004440FC" w:rsidRPr="00EA23EE" w:rsidRDefault="004440FC" w:rsidP="00AC5C40">
            <w:pPr>
              <w:pStyle w:val="a4"/>
              <w:numPr>
                <w:ilvl w:val="0"/>
                <w:numId w:val="184"/>
              </w:numPr>
              <w:spacing w:after="72"/>
              <w:ind w:firstLineChars="0"/>
              <w:rPr>
                <w:rFonts w:ascii="Consolas" w:hAnsi="Consolas"/>
                <w:kern w:val="0"/>
                <w:sz w:val="21"/>
                <w:szCs w:val="21"/>
              </w:rPr>
            </w:pPr>
            <w:r>
              <w:rPr>
                <w:rFonts w:ascii="Consolas" w:hAnsi="Consolas" w:hint="eastAsia"/>
                <w:kern w:val="0"/>
                <w:sz w:val="21"/>
                <w:szCs w:val="21"/>
              </w:rPr>
              <w:t>不管</w:t>
            </w:r>
            <w:r>
              <w:rPr>
                <w:rFonts w:ascii="Consolas" w:hAnsi="Consolas" w:hint="eastAsia"/>
                <w:kern w:val="0"/>
                <w:sz w:val="21"/>
                <w:szCs w:val="21"/>
              </w:rPr>
              <w:t>MAXUniform</w:t>
            </w:r>
            <w:r>
              <w:rPr>
                <w:rFonts w:ascii="Consolas" w:hAnsi="Consolas" w:hint="eastAsia"/>
                <w:kern w:val="0"/>
                <w:sz w:val="21"/>
                <w:szCs w:val="21"/>
              </w:rPr>
              <w:t>返回什么结果，</w:t>
            </w:r>
            <w:r w:rsidRPr="00EA23EE">
              <w:rPr>
                <w:rFonts w:ascii="Consolas" w:hAnsi="Consolas" w:hint="eastAsia"/>
                <w:kern w:val="0"/>
                <w:sz w:val="21"/>
                <w:szCs w:val="21"/>
              </w:rPr>
              <w:t>关闭“通讯录面板”，弹出</w:t>
            </w:r>
            <w:r w:rsidRPr="00EA23EE">
              <w:rPr>
                <w:rFonts w:ascii="Consolas" w:hAnsi="Consolas" w:hint="eastAsia"/>
                <w:kern w:val="0"/>
                <w:sz w:val="21"/>
                <w:szCs w:val="21"/>
              </w:rPr>
              <w:t>MAX</w:t>
            </w:r>
            <w:r w:rsidRPr="00EA23EE">
              <w:rPr>
                <w:rFonts w:ascii="Consolas" w:hAnsi="Consolas" w:hint="eastAsia"/>
                <w:kern w:val="0"/>
                <w:sz w:val="21"/>
                <w:szCs w:val="21"/>
              </w:rPr>
              <w:t>客户端登录框，参考用例【</w:t>
            </w:r>
            <w:r w:rsidRPr="00C9144C">
              <w:rPr>
                <w:rFonts w:ascii="Consolas" w:hAnsi="Consolas" w:hint="eastAsia"/>
                <w:kern w:val="0"/>
                <w:sz w:val="21"/>
                <w:szCs w:val="21"/>
              </w:rPr>
              <w:t>MAX1.0_CLIENT_LOGIN_SRS_001</w:t>
            </w:r>
            <w:r w:rsidRPr="00EA23EE">
              <w:rPr>
                <w:rFonts w:ascii="Consolas" w:hAnsi="Consolas" w:hint="eastAsia"/>
                <w:kern w:val="0"/>
                <w:sz w:val="21"/>
                <w:szCs w:val="21"/>
              </w:rPr>
              <w:t>】。</w:t>
            </w:r>
          </w:p>
          <w:p w14:paraId="40B90539" w14:textId="77777777" w:rsidR="004440FC" w:rsidRPr="00A95334" w:rsidRDefault="004440FC" w:rsidP="00AC5C40">
            <w:pPr>
              <w:pStyle w:val="a4"/>
              <w:numPr>
                <w:ilvl w:val="0"/>
                <w:numId w:val="184"/>
              </w:numPr>
              <w:spacing w:after="72"/>
              <w:ind w:firstLineChars="0"/>
              <w:rPr>
                <w:rFonts w:ascii="Consolas" w:hAnsi="Consolas"/>
                <w:kern w:val="0"/>
                <w:sz w:val="21"/>
                <w:szCs w:val="21"/>
              </w:rPr>
            </w:pPr>
            <w:r w:rsidRPr="00A95334">
              <w:rPr>
                <w:rFonts w:ascii="Consolas" w:hAnsi="Consolas" w:hint="eastAsia"/>
                <w:kern w:val="0"/>
                <w:sz w:val="21"/>
                <w:szCs w:val="21"/>
              </w:rPr>
              <w:t>用例结束。</w:t>
            </w:r>
          </w:p>
          <w:p w14:paraId="150A43DC" w14:textId="77777777" w:rsidR="004440FC" w:rsidRPr="00A95334" w:rsidRDefault="004440FC" w:rsidP="003C4A16">
            <w:pPr>
              <w:pStyle w:val="af3"/>
              <w:rPr>
                <w:rFonts w:ascii="Consolas" w:hAnsi="Consolas"/>
                <w:sz w:val="21"/>
                <w:szCs w:val="21"/>
              </w:rPr>
            </w:pPr>
          </w:p>
          <w:p w14:paraId="45DA14D4" w14:textId="77777777" w:rsidR="004440FC" w:rsidRPr="00A95334" w:rsidRDefault="004440FC" w:rsidP="003C4A16">
            <w:pPr>
              <w:keepNext/>
              <w:rPr>
                <w:rFonts w:ascii="Consolas" w:hAnsi="Consolas"/>
                <w:szCs w:val="21"/>
              </w:rPr>
            </w:pPr>
            <w:r w:rsidRPr="00A95334">
              <w:rPr>
                <w:rFonts w:ascii="Consolas" w:hAnsi="Consolas"/>
                <w:noProof/>
                <w:szCs w:val="21"/>
              </w:rPr>
              <w:lastRenderedPageBreak/>
              <w:drawing>
                <wp:inline distT="0" distB="0" distL="0" distR="0" wp14:anchorId="0D9810F7" wp14:editId="1DCF979E">
                  <wp:extent cx="2962275" cy="32670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62275" cy="3267075"/>
                          </a:xfrm>
                          <a:prstGeom prst="rect">
                            <a:avLst/>
                          </a:prstGeom>
                        </pic:spPr>
                      </pic:pic>
                    </a:graphicData>
                  </a:graphic>
                </wp:inline>
              </w:drawing>
            </w:r>
          </w:p>
          <w:p w14:paraId="5A5DF4E9" w14:textId="77777777" w:rsidR="004440FC" w:rsidRPr="00A95334" w:rsidRDefault="004440FC" w:rsidP="003C4A16">
            <w:pPr>
              <w:pStyle w:val="af3"/>
              <w:jc w:val="both"/>
              <w:rPr>
                <w:rFonts w:ascii="Consolas" w:hAnsi="Consolas"/>
                <w:sz w:val="21"/>
                <w:szCs w:val="21"/>
              </w:rPr>
            </w:pPr>
            <w:bookmarkStart w:id="484" w:name="_Toc354760381"/>
            <w:r w:rsidRPr="00A95334">
              <w:rPr>
                <w:rFonts w:ascii="Consolas" w:hAnsi="Consolas" w:hint="eastAsia"/>
                <w:sz w:val="21"/>
                <w:szCs w:val="21"/>
              </w:rPr>
              <w:t>原型图</w:t>
            </w:r>
            <w:r w:rsidRPr="00A95334">
              <w:rPr>
                <w:rFonts w:ascii="Consolas" w:hAnsi="Consolas" w:hint="eastAsia"/>
                <w:sz w:val="21"/>
                <w:szCs w:val="21"/>
              </w:rPr>
              <w:t xml:space="preserve">1- </w:t>
            </w:r>
            <w:r w:rsidR="004E1C5A" w:rsidRPr="00A95334">
              <w:rPr>
                <w:rFonts w:ascii="Consolas" w:hAnsi="Consolas"/>
                <w:sz w:val="21"/>
                <w:szCs w:val="21"/>
              </w:rPr>
              <w:fldChar w:fldCharType="begin"/>
            </w:r>
            <w:r w:rsidRPr="00A95334">
              <w:rPr>
                <w:rFonts w:ascii="Consolas" w:hAnsi="Consolas"/>
                <w:sz w:val="21"/>
                <w:szCs w:val="21"/>
              </w:rPr>
              <w:instrText xml:space="preserve"> </w:instrText>
            </w:r>
            <w:r w:rsidRPr="00A95334">
              <w:rPr>
                <w:rFonts w:ascii="Consolas" w:hAnsi="Consolas" w:hint="eastAsia"/>
                <w:sz w:val="21"/>
                <w:szCs w:val="21"/>
              </w:rPr>
              <w:instrText xml:space="preserve">SEQ </w:instrText>
            </w:r>
            <w:r w:rsidRPr="00A95334">
              <w:rPr>
                <w:rFonts w:ascii="Consolas" w:hAnsi="Consolas" w:hint="eastAsia"/>
                <w:sz w:val="21"/>
                <w:szCs w:val="21"/>
              </w:rPr>
              <w:instrText>原型图</w:instrText>
            </w:r>
            <w:r w:rsidRPr="00A95334">
              <w:rPr>
                <w:rFonts w:ascii="Consolas" w:hAnsi="Consolas" w:hint="eastAsia"/>
                <w:sz w:val="21"/>
                <w:szCs w:val="21"/>
              </w:rPr>
              <w:instrText>1- \* ARABIC</w:instrText>
            </w:r>
            <w:r w:rsidRPr="00A95334">
              <w:rPr>
                <w:rFonts w:ascii="Consolas" w:hAnsi="Consolas"/>
                <w:sz w:val="21"/>
                <w:szCs w:val="21"/>
              </w:rPr>
              <w:instrText xml:space="preserve"> </w:instrText>
            </w:r>
            <w:r w:rsidR="004E1C5A" w:rsidRPr="00A95334">
              <w:rPr>
                <w:rFonts w:ascii="Consolas" w:hAnsi="Consolas"/>
                <w:sz w:val="21"/>
                <w:szCs w:val="21"/>
              </w:rPr>
              <w:fldChar w:fldCharType="separate"/>
            </w:r>
            <w:r w:rsidRPr="00A95334">
              <w:rPr>
                <w:rFonts w:ascii="Consolas" w:hAnsi="Consolas"/>
                <w:noProof/>
                <w:sz w:val="21"/>
                <w:szCs w:val="21"/>
              </w:rPr>
              <w:t>17</w:t>
            </w:r>
            <w:r w:rsidR="004E1C5A" w:rsidRPr="00A95334">
              <w:rPr>
                <w:rFonts w:ascii="Consolas" w:hAnsi="Consolas"/>
                <w:sz w:val="21"/>
                <w:szCs w:val="21"/>
              </w:rPr>
              <w:fldChar w:fldCharType="end"/>
            </w:r>
            <w:r w:rsidRPr="00A95334">
              <w:rPr>
                <w:rFonts w:ascii="Consolas" w:hAnsi="Consolas" w:hint="eastAsia"/>
                <w:sz w:val="21"/>
                <w:szCs w:val="21"/>
              </w:rPr>
              <w:t>通讯录面板—注销帐号</w:t>
            </w:r>
            <w:bookmarkEnd w:id="484"/>
          </w:p>
          <w:p w14:paraId="61897E10" w14:textId="77777777" w:rsidR="004440FC" w:rsidRPr="00A95334" w:rsidRDefault="004440FC" w:rsidP="003C4A16">
            <w:pPr>
              <w:pStyle w:val="af3"/>
              <w:rPr>
                <w:rFonts w:ascii="Consolas" w:hAnsi="Consolas"/>
                <w:sz w:val="21"/>
                <w:szCs w:val="21"/>
              </w:rPr>
            </w:pPr>
          </w:p>
        </w:tc>
      </w:tr>
      <w:tr w:rsidR="004440FC" w:rsidRPr="00A95334" w14:paraId="3B8B607F" w14:textId="77777777" w:rsidTr="003C4A16">
        <w:tc>
          <w:tcPr>
            <w:tcW w:w="5000" w:type="pct"/>
            <w:gridSpan w:val="3"/>
            <w:shd w:val="clear" w:color="auto" w:fill="auto"/>
          </w:tcPr>
          <w:p w14:paraId="4C9642BE"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可选事件流</w:t>
            </w:r>
          </w:p>
        </w:tc>
      </w:tr>
      <w:tr w:rsidR="004440FC" w:rsidRPr="00A95334" w14:paraId="5DA921B0" w14:textId="77777777" w:rsidTr="003C4A16">
        <w:trPr>
          <w:hidden/>
        </w:trPr>
        <w:tc>
          <w:tcPr>
            <w:tcW w:w="5000" w:type="pct"/>
            <w:gridSpan w:val="3"/>
            <w:shd w:val="clear" w:color="auto" w:fill="auto"/>
          </w:tcPr>
          <w:p w14:paraId="6D01AA12" w14:textId="77777777" w:rsidR="004440FC" w:rsidRPr="00A95334" w:rsidRDefault="004440FC" w:rsidP="00CD4D74">
            <w:pPr>
              <w:pStyle w:val="aff5"/>
              <w:numPr>
                <w:ilvl w:val="0"/>
                <w:numId w:val="146"/>
              </w:numPr>
              <w:spacing w:afterLines="30" w:after="72" w:line="288" w:lineRule="auto"/>
              <w:ind w:firstLineChars="0"/>
              <w:rPr>
                <w:rFonts w:ascii="Consolas" w:hAnsi="Consolas"/>
                <w:vanish/>
                <w:kern w:val="0"/>
                <w:szCs w:val="21"/>
              </w:rPr>
            </w:pPr>
          </w:p>
          <w:p w14:paraId="73E66EBF" w14:textId="77777777" w:rsidR="004440FC" w:rsidRPr="00A95334" w:rsidRDefault="004440FC" w:rsidP="00CD4D74">
            <w:pPr>
              <w:pStyle w:val="aff5"/>
              <w:numPr>
                <w:ilvl w:val="0"/>
                <w:numId w:val="146"/>
              </w:numPr>
              <w:spacing w:afterLines="30" w:after="72" w:line="288" w:lineRule="auto"/>
              <w:ind w:firstLineChars="0"/>
              <w:rPr>
                <w:rFonts w:ascii="Consolas" w:hAnsi="Consolas"/>
                <w:vanish/>
                <w:kern w:val="0"/>
                <w:szCs w:val="21"/>
              </w:rPr>
            </w:pPr>
          </w:p>
          <w:p w14:paraId="6A33791D" w14:textId="77777777" w:rsidR="004440FC" w:rsidRPr="00A95334" w:rsidRDefault="004440FC">
            <w:pPr>
              <w:pStyle w:val="aff5"/>
              <w:numPr>
                <w:ilvl w:val="0"/>
                <w:numId w:val="146"/>
              </w:numPr>
              <w:spacing w:afterLines="30" w:after="72" w:line="288" w:lineRule="auto"/>
              <w:ind w:firstLineChars="0"/>
              <w:rPr>
                <w:rFonts w:ascii="Consolas" w:hAnsi="Consolas"/>
                <w:vanish/>
                <w:kern w:val="0"/>
                <w:szCs w:val="21"/>
              </w:rPr>
            </w:pPr>
          </w:p>
          <w:p w14:paraId="53BA44BF" w14:textId="77777777" w:rsidR="004440FC" w:rsidRPr="00A95334" w:rsidRDefault="004440FC">
            <w:pPr>
              <w:pStyle w:val="aff5"/>
              <w:numPr>
                <w:ilvl w:val="0"/>
                <w:numId w:val="146"/>
              </w:numPr>
              <w:spacing w:afterLines="30" w:after="72" w:line="288" w:lineRule="auto"/>
              <w:ind w:firstLineChars="0"/>
              <w:rPr>
                <w:rFonts w:ascii="Consolas" w:hAnsi="Consolas"/>
                <w:vanish/>
                <w:kern w:val="0"/>
                <w:szCs w:val="21"/>
              </w:rPr>
            </w:pPr>
          </w:p>
          <w:p w14:paraId="2BEC2CDA" w14:textId="77777777" w:rsidR="004440FC" w:rsidRPr="00A95334" w:rsidRDefault="004440FC">
            <w:pPr>
              <w:pStyle w:val="aff5"/>
              <w:numPr>
                <w:ilvl w:val="0"/>
                <w:numId w:val="124"/>
              </w:numPr>
              <w:spacing w:afterLines="30" w:after="72" w:line="288" w:lineRule="auto"/>
              <w:ind w:firstLineChars="0"/>
              <w:rPr>
                <w:rFonts w:ascii="Consolas" w:hAnsi="Consolas"/>
                <w:vanish/>
                <w:kern w:val="0"/>
                <w:szCs w:val="21"/>
              </w:rPr>
            </w:pPr>
          </w:p>
          <w:p w14:paraId="1E817C64" w14:textId="77777777" w:rsidR="004440FC" w:rsidRPr="00A95334" w:rsidRDefault="004440FC">
            <w:pPr>
              <w:pStyle w:val="aff5"/>
              <w:numPr>
                <w:ilvl w:val="0"/>
                <w:numId w:val="124"/>
              </w:numPr>
              <w:spacing w:afterLines="30" w:after="72" w:line="288" w:lineRule="auto"/>
              <w:ind w:firstLineChars="0"/>
              <w:rPr>
                <w:rFonts w:ascii="Consolas" w:hAnsi="Consolas"/>
                <w:vanish/>
                <w:kern w:val="0"/>
                <w:szCs w:val="21"/>
              </w:rPr>
            </w:pPr>
          </w:p>
          <w:p w14:paraId="688DCFF5" w14:textId="77777777" w:rsidR="004440FC" w:rsidRPr="00A95334" w:rsidRDefault="004440FC">
            <w:pPr>
              <w:pStyle w:val="aff5"/>
              <w:numPr>
                <w:ilvl w:val="0"/>
                <w:numId w:val="124"/>
              </w:numPr>
              <w:spacing w:afterLines="30" w:after="72" w:line="288" w:lineRule="auto"/>
              <w:ind w:firstLineChars="0"/>
              <w:rPr>
                <w:rFonts w:ascii="Consolas" w:hAnsi="Consolas"/>
                <w:vanish/>
                <w:kern w:val="0"/>
                <w:szCs w:val="21"/>
              </w:rPr>
            </w:pPr>
          </w:p>
          <w:p w14:paraId="236FDCB9" w14:textId="77777777" w:rsidR="004440FC" w:rsidRPr="00A95334" w:rsidRDefault="004440FC">
            <w:pPr>
              <w:pStyle w:val="aff5"/>
              <w:numPr>
                <w:ilvl w:val="0"/>
                <w:numId w:val="124"/>
              </w:numPr>
              <w:spacing w:afterLines="30" w:after="72" w:line="288" w:lineRule="auto"/>
              <w:ind w:firstLineChars="0"/>
              <w:rPr>
                <w:rFonts w:ascii="Consolas" w:hAnsi="Consolas"/>
                <w:vanish/>
                <w:kern w:val="0"/>
                <w:szCs w:val="21"/>
              </w:rPr>
            </w:pPr>
          </w:p>
          <w:p w14:paraId="15735C35" w14:textId="77777777" w:rsidR="004440FC" w:rsidRPr="00A95334" w:rsidRDefault="004440FC">
            <w:pPr>
              <w:pStyle w:val="aff5"/>
              <w:numPr>
                <w:ilvl w:val="0"/>
                <w:numId w:val="124"/>
              </w:numPr>
              <w:spacing w:afterLines="30" w:after="72" w:line="288" w:lineRule="auto"/>
              <w:ind w:firstLineChars="0"/>
              <w:rPr>
                <w:rFonts w:ascii="Consolas" w:hAnsi="Consolas"/>
                <w:vanish/>
                <w:kern w:val="0"/>
                <w:szCs w:val="21"/>
              </w:rPr>
            </w:pPr>
          </w:p>
          <w:p w14:paraId="05A51D2C" w14:textId="77777777" w:rsidR="004440FC" w:rsidRPr="00A95334" w:rsidRDefault="004440FC">
            <w:pPr>
              <w:pStyle w:val="aff5"/>
              <w:numPr>
                <w:ilvl w:val="1"/>
                <w:numId w:val="124"/>
              </w:numPr>
              <w:spacing w:afterLines="30" w:after="72" w:line="288" w:lineRule="auto"/>
              <w:ind w:firstLineChars="0"/>
              <w:rPr>
                <w:rFonts w:ascii="Consolas" w:hAnsi="Consolas"/>
                <w:vanish/>
                <w:kern w:val="0"/>
                <w:szCs w:val="21"/>
              </w:rPr>
            </w:pPr>
          </w:p>
          <w:p w14:paraId="2A5CD224"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45F6688C"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1915A8EA"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6EFDDB9E"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1BDF2899"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5B253425" w14:textId="77777777" w:rsidR="004440FC" w:rsidRPr="00A95334" w:rsidRDefault="004440FC">
            <w:pPr>
              <w:pStyle w:val="aff5"/>
              <w:numPr>
                <w:ilvl w:val="1"/>
                <w:numId w:val="128"/>
              </w:numPr>
              <w:spacing w:afterLines="30" w:after="72" w:line="288" w:lineRule="auto"/>
              <w:ind w:firstLineChars="0"/>
              <w:rPr>
                <w:rFonts w:ascii="Consolas" w:hAnsi="Consolas"/>
                <w:vanish/>
                <w:kern w:val="0"/>
                <w:szCs w:val="21"/>
              </w:rPr>
            </w:pPr>
          </w:p>
          <w:p w14:paraId="3D4E62FB" w14:textId="77777777" w:rsidR="004440FC" w:rsidRPr="00A95334" w:rsidRDefault="004440FC">
            <w:pPr>
              <w:pStyle w:val="aff5"/>
              <w:numPr>
                <w:ilvl w:val="0"/>
                <w:numId w:val="133"/>
              </w:numPr>
              <w:spacing w:afterLines="30" w:after="72" w:line="288" w:lineRule="auto"/>
              <w:ind w:firstLineChars="0"/>
              <w:rPr>
                <w:rFonts w:ascii="Consolas" w:hAnsi="Consolas"/>
                <w:vanish/>
                <w:kern w:val="0"/>
                <w:szCs w:val="21"/>
              </w:rPr>
            </w:pPr>
          </w:p>
          <w:p w14:paraId="03381479" w14:textId="77777777" w:rsidR="004440FC" w:rsidRPr="00A95334" w:rsidRDefault="004440FC">
            <w:pPr>
              <w:pStyle w:val="aff5"/>
              <w:numPr>
                <w:ilvl w:val="0"/>
                <w:numId w:val="133"/>
              </w:numPr>
              <w:spacing w:afterLines="30" w:after="72" w:line="288" w:lineRule="auto"/>
              <w:ind w:firstLineChars="0"/>
              <w:rPr>
                <w:rFonts w:ascii="Consolas" w:hAnsi="Consolas"/>
                <w:vanish/>
                <w:kern w:val="0"/>
                <w:szCs w:val="21"/>
              </w:rPr>
            </w:pPr>
          </w:p>
          <w:p w14:paraId="19761EE8" w14:textId="77777777" w:rsidR="004440FC" w:rsidRPr="00A95334" w:rsidRDefault="004440FC">
            <w:pPr>
              <w:pStyle w:val="aff5"/>
              <w:numPr>
                <w:ilvl w:val="0"/>
                <w:numId w:val="133"/>
              </w:numPr>
              <w:spacing w:afterLines="30" w:after="72" w:line="288" w:lineRule="auto"/>
              <w:ind w:firstLineChars="0"/>
              <w:rPr>
                <w:rFonts w:ascii="Consolas" w:hAnsi="Consolas"/>
                <w:vanish/>
                <w:kern w:val="0"/>
                <w:szCs w:val="21"/>
              </w:rPr>
            </w:pPr>
          </w:p>
          <w:p w14:paraId="638C5F8E" w14:textId="77777777" w:rsidR="004440FC" w:rsidRPr="00A95334" w:rsidRDefault="004440FC">
            <w:pPr>
              <w:pStyle w:val="aff5"/>
              <w:numPr>
                <w:ilvl w:val="1"/>
                <w:numId w:val="133"/>
              </w:numPr>
              <w:spacing w:afterLines="30" w:after="72" w:line="288" w:lineRule="auto"/>
              <w:ind w:firstLineChars="0"/>
              <w:rPr>
                <w:rFonts w:ascii="Consolas" w:hAnsi="Consolas"/>
                <w:vanish/>
                <w:kern w:val="0"/>
                <w:szCs w:val="21"/>
              </w:rPr>
            </w:pPr>
          </w:p>
          <w:p w14:paraId="1B3AC10D" w14:textId="77777777" w:rsidR="004440FC" w:rsidRPr="00A95334" w:rsidRDefault="004440FC">
            <w:pPr>
              <w:pStyle w:val="aff5"/>
              <w:numPr>
                <w:ilvl w:val="1"/>
                <w:numId w:val="133"/>
              </w:numPr>
              <w:spacing w:afterLines="30" w:after="72" w:line="288" w:lineRule="auto"/>
              <w:ind w:firstLineChars="0"/>
              <w:rPr>
                <w:rFonts w:ascii="Consolas" w:hAnsi="Consolas"/>
                <w:vanish/>
                <w:kern w:val="0"/>
                <w:szCs w:val="21"/>
              </w:rPr>
            </w:pPr>
          </w:p>
          <w:p w14:paraId="380CC9DE" w14:textId="77777777" w:rsidR="004440FC" w:rsidRPr="00A95334" w:rsidRDefault="004440FC" w:rsidP="003C4A16">
            <w:pPr>
              <w:pStyle w:val="a4"/>
              <w:spacing w:after="72"/>
              <w:ind w:firstLineChars="0" w:firstLine="0"/>
              <w:rPr>
                <w:rFonts w:ascii="Consolas" w:hAnsi="Consolas"/>
                <w:kern w:val="0"/>
                <w:sz w:val="21"/>
                <w:szCs w:val="21"/>
              </w:rPr>
            </w:pPr>
            <w:r>
              <w:rPr>
                <w:rFonts w:ascii="Consolas" w:hAnsi="Consolas" w:hint="eastAsia"/>
                <w:kern w:val="0"/>
                <w:sz w:val="21"/>
                <w:szCs w:val="21"/>
              </w:rPr>
              <w:t>N/A</w:t>
            </w:r>
          </w:p>
        </w:tc>
      </w:tr>
      <w:tr w:rsidR="004440FC" w:rsidRPr="00A95334" w14:paraId="1B14102D" w14:textId="77777777" w:rsidTr="003C4A16">
        <w:tc>
          <w:tcPr>
            <w:tcW w:w="804" w:type="pct"/>
            <w:gridSpan w:val="2"/>
            <w:shd w:val="clear" w:color="auto" w:fill="auto"/>
          </w:tcPr>
          <w:p w14:paraId="3C7E4730"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后置条件</w:t>
            </w:r>
          </w:p>
        </w:tc>
        <w:tc>
          <w:tcPr>
            <w:tcW w:w="4196" w:type="pct"/>
            <w:shd w:val="clear" w:color="auto" w:fill="auto"/>
          </w:tcPr>
          <w:p w14:paraId="537DC5A4" w14:textId="77777777" w:rsidR="004440FC" w:rsidRPr="00A95334" w:rsidRDefault="004440FC" w:rsidP="00AC5C40">
            <w:pPr>
              <w:pStyle w:val="a4"/>
              <w:numPr>
                <w:ilvl w:val="0"/>
                <w:numId w:val="161"/>
              </w:numPr>
              <w:spacing w:after="72"/>
              <w:ind w:firstLineChars="0"/>
              <w:rPr>
                <w:rFonts w:ascii="Consolas" w:hAnsi="Consolas"/>
                <w:iCs/>
                <w:kern w:val="0"/>
                <w:sz w:val="21"/>
                <w:szCs w:val="21"/>
                <w:lang w:bidi="en-US"/>
              </w:rPr>
            </w:pPr>
            <w:r>
              <w:rPr>
                <w:rFonts w:ascii="Consolas" w:hAnsi="Consolas" w:hint="eastAsia"/>
                <w:iCs/>
                <w:kern w:val="0"/>
                <w:sz w:val="21"/>
                <w:szCs w:val="21"/>
                <w:lang w:bidi="en-US"/>
              </w:rPr>
              <w:t>允许用户出现</w:t>
            </w:r>
            <w:r>
              <w:rPr>
                <w:rFonts w:ascii="Consolas" w:hAnsi="Consolas" w:hint="eastAsia"/>
                <w:iCs/>
                <w:kern w:val="0"/>
                <w:sz w:val="21"/>
                <w:szCs w:val="21"/>
                <w:lang w:bidi="en-US"/>
              </w:rPr>
              <w:t>5</w:t>
            </w:r>
            <w:r>
              <w:rPr>
                <w:rFonts w:ascii="Consolas" w:hAnsi="Consolas" w:hint="eastAsia"/>
                <w:iCs/>
                <w:kern w:val="0"/>
                <w:sz w:val="21"/>
                <w:szCs w:val="21"/>
                <w:lang w:bidi="en-US"/>
              </w:rPr>
              <w:t>分钟无法登录情况（注销帐号失败的情况下会出现）</w:t>
            </w:r>
          </w:p>
        </w:tc>
      </w:tr>
      <w:tr w:rsidR="004440FC" w:rsidRPr="00A95334" w14:paraId="402C0BE5" w14:textId="77777777" w:rsidTr="003C4A16">
        <w:tc>
          <w:tcPr>
            <w:tcW w:w="804" w:type="pct"/>
            <w:gridSpan w:val="2"/>
            <w:shd w:val="clear" w:color="auto" w:fill="auto"/>
          </w:tcPr>
          <w:p w14:paraId="6BBD61E4"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业务规则</w:t>
            </w:r>
          </w:p>
        </w:tc>
        <w:tc>
          <w:tcPr>
            <w:tcW w:w="4196" w:type="pct"/>
            <w:shd w:val="clear" w:color="auto" w:fill="auto"/>
          </w:tcPr>
          <w:p w14:paraId="5B6155F9"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79E355C7" w14:textId="77777777" w:rsidTr="003C4A16">
        <w:tc>
          <w:tcPr>
            <w:tcW w:w="804" w:type="pct"/>
            <w:gridSpan w:val="2"/>
            <w:shd w:val="clear" w:color="auto" w:fill="auto"/>
          </w:tcPr>
          <w:p w14:paraId="74D1333E"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设计约束</w:t>
            </w:r>
          </w:p>
        </w:tc>
        <w:tc>
          <w:tcPr>
            <w:tcW w:w="4196" w:type="pct"/>
            <w:shd w:val="clear" w:color="auto" w:fill="auto"/>
          </w:tcPr>
          <w:p w14:paraId="18A7D6AC" w14:textId="77777777" w:rsidR="004440FC" w:rsidRPr="00A95334" w:rsidRDefault="004440FC" w:rsidP="003C4A16">
            <w:pPr>
              <w:rPr>
                <w:rFonts w:ascii="Consolas" w:hAnsi="Consolas"/>
                <w:szCs w:val="21"/>
              </w:rPr>
            </w:pPr>
            <w:r w:rsidRPr="00A95334">
              <w:rPr>
                <w:rFonts w:ascii="Consolas" w:hAnsi="Consolas" w:hint="eastAsia"/>
                <w:szCs w:val="21"/>
                <w:lang w:bidi="en-US"/>
              </w:rPr>
              <w:t>N/A</w:t>
            </w:r>
          </w:p>
        </w:tc>
      </w:tr>
      <w:tr w:rsidR="004440FC" w:rsidRPr="00A95334" w14:paraId="0E8F86A7" w14:textId="77777777" w:rsidTr="003C4A16">
        <w:tc>
          <w:tcPr>
            <w:tcW w:w="804" w:type="pct"/>
            <w:gridSpan w:val="2"/>
            <w:shd w:val="clear" w:color="auto" w:fill="auto"/>
          </w:tcPr>
          <w:p w14:paraId="215EB692"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参数表</w:t>
            </w:r>
          </w:p>
        </w:tc>
        <w:tc>
          <w:tcPr>
            <w:tcW w:w="4196" w:type="pct"/>
            <w:shd w:val="clear" w:color="auto" w:fill="auto"/>
          </w:tcPr>
          <w:p w14:paraId="498EBB82" w14:textId="77777777" w:rsidR="004440FC" w:rsidRPr="00A95334" w:rsidRDefault="004440FC" w:rsidP="003C4A16">
            <w:pPr>
              <w:pStyle w:val="a4"/>
              <w:spacing w:after="72"/>
              <w:ind w:firstLineChars="0" w:firstLine="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4"/>
              <w:gridCol w:w="4881"/>
            </w:tblGrid>
            <w:tr w:rsidR="004440FC" w:rsidRPr="00A95334" w14:paraId="1FFF7083" w14:textId="77777777" w:rsidTr="003C4A16">
              <w:tc>
                <w:tcPr>
                  <w:tcW w:w="1791" w:type="pct"/>
                </w:tcPr>
                <w:p w14:paraId="03BC341C" w14:textId="77777777" w:rsidR="004440FC" w:rsidRPr="00A95334" w:rsidRDefault="004440FC" w:rsidP="003C4A16">
                  <w:pPr>
                    <w:pStyle w:val="a4"/>
                    <w:spacing w:after="72"/>
                    <w:ind w:firstLineChars="0" w:firstLine="0"/>
                    <w:jc w:val="center"/>
                    <w:rPr>
                      <w:rFonts w:ascii="Consolas" w:hAnsi="Consolas"/>
                      <w:sz w:val="21"/>
                      <w:szCs w:val="21"/>
                    </w:rPr>
                  </w:pPr>
                  <w:r w:rsidRPr="00A95334">
                    <w:rPr>
                      <w:rFonts w:ascii="Consolas" w:hAnsi="Consolas" w:hint="eastAsia"/>
                      <w:sz w:val="21"/>
                      <w:szCs w:val="21"/>
                    </w:rPr>
                    <w:t>参数</w:t>
                  </w:r>
                </w:p>
              </w:tc>
              <w:tc>
                <w:tcPr>
                  <w:tcW w:w="3209" w:type="pct"/>
                </w:tcPr>
                <w:p w14:paraId="6627CD64" w14:textId="77777777" w:rsidR="004440FC" w:rsidRPr="00A95334" w:rsidRDefault="004440FC" w:rsidP="003C4A16">
                  <w:pPr>
                    <w:pStyle w:val="a4"/>
                    <w:spacing w:after="72"/>
                    <w:ind w:firstLineChars="0" w:firstLine="0"/>
                    <w:jc w:val="center"/>
                    <w:rPr>
                      <w:rFonts w:ascii="Consolas" w:hAnsi="Consolas"/>
                      <w:sz w:val="21"/>
                      <w:szCs w:val="21"/>
                    </w:rPr>
                  </w:pPr>
                  <w:r w:rsidRPr="00A95334">
                    <w:rPr>
                      <w:rFonts w:ascii="Consolas" w:hAnsi="Consolas" w:hint="eastAsia"/>
                      <w:sz w:val="21"/>
                      <w:szCs w:val="21"/>
                    </w:rPr>
                    <w:t>说明</w:t>
                  </w:r>
                </w:p>
              </w:tc>
            </w:tr>
            <w:tr w:rsidR="004440FC" w:rsidRPr="00A95334" w14:paraId="6C1BC9AB" w14:textId="77777777" w:rsidTr="003C4A16">
              <w:tc>
                <w:tcPr>
                  <w:tcW w:w="1791" w:type="pct"/>
                </w:tcPr>
                <w:p w14:paraId="258C1CBF" w14:textId="77777777" w:rsidR="004440FC" w:rsidRPr="00A95334" w:rsidRDefault="004440FC" w:rsidP="003C4A16">
                  <w:pPr>
                    <w:rPr>
                      <w:rFonts w:ascii="Consolas" w:hAnsi="Consolas"/>
                      <w:szCs w:val="21"/>
                    </w:rPr>
                  </w:pPr>
                  <w:r w:rsidRPr="00A95334">
                    <w:rPr>
                      <w:rFonts w:ascii="Consolas" w:hAnsi="Consolas" w:hint="eastAsia"/>
                      <w:szCs w:val="21"/>
                      <w:shd w:val="clear" w:color="auto" w:fill="FFFFFF"/>
                    </w:rPr>
                    <w:t>email</w:t>
                  </w:r>
                </w:p>
              </w:tc>
              <w:tc>
                <w:tcPr>
                  <w:tcW w:w="3209" w:type="pct"/>
                </w:tcPr>
                <w:p w14:paraId="0B3785FC" w14:textId="77777777" w:rsidR="004440FC" w:rsidRPr="00A95334" w:rsidRDefault="004440FC" w:rsidP="003C4A16">
                  <w:pPr>
                    <w:rPr>
                      <w:rFonts w:ascii="Consolas" w:hAnsi="Consolas"/>
                      <w:szCs w:val="21"/>
                    </w:rPr>
                  </w:pPr>
                  <w:r w:rsidRPr="00A95334">
                    <w:rPr>
                      <w:rFonts w:ascii="Consolas" w:hAnsi="Consolas" w:hint="eastAsia"/>
                      <w:kern w:val="0"/>
                      <w:szCs w:val="21"/>
                    </w:rPr>
                    <w:t>帐号对应邮箱地址</w:t>
                  </w:r>
                </w:p>
              </w:tc>
            </w:tr>
            <w:tr w:rsidR="004440FC" w:rsidRPr="00A95334" w14:paraId="147DB82F" w14:textId="77777777" w:rsidTr="003C4A16">
              <w:tc>
                <w:tcPr>
                  <w:tcW w:w="1791" w:type="pct"/>
                </w:tcPr>
                <w:p w14:paraId="01149D03" w14:textId="77777777" w:rsidR="004440FC" w:rsidRPr="00A95334" w:rsidRDefault="004440FC" w:rsidP="003C4A16">
                  <w:pPr>
                    <w:rPr>
                      <w:rFonts w:ascii="Consolas" w:hAnsi="Consolas"/>
                      <w:szCs w:val="21"/>
                      <w:shd w:val="clear" w:color="auto" w:fill="FFFFFF"/>
                    </w:rPr>
                  </w:pPr>
                  <w:r w:rsidRPr="00A95334">
                    <w:rPr>
                      <w:rFonts w:ascii="Consolas" w:hAnsi="Consolas"/>
                      <w:szCs w:val="21"/>
                      <w:shd w:val="clear" w:color="auto" w:fill="FFFFFF"/>
                    </w:rPr>
                    <w:t>Result</w:t>
                  </w:r>
                </w:p>
              </w:tc>
              <w:tc>
                <w:tcPr>
                  <w:tcW w:w="3209" w:type="pct"/>
                </w:tcPr>
                <w:p w14:paraId="0ED8212F"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注销帐号</w:t>
                  </w:r>
                  <w:r w:rsidRPr="00A95334">
                    <w:rPr>
                      <w:rFonts w:ascii="Consolas" w:hAnsi="Consolas" w:hint="eastAsia"/>
                      <w:kern w:val="0"/>
                      <w:szCs w:val="21"/>
                    </w:rPr>
                    <w:t>MAXUniform</w:t>
                  </w:r>
                  <w:r w:rsidRPr="00A95334">
                    <w:rPr>
                      <w:rFonts w:ascii="Consolas" w:hAnsi="Consolas" w:hint="eastAsia"/>
                      <w:kern w:val="0"/>
                      <w:szCs w:val="21"/>
                    </w:rPr>
                    <w:t>返回结果</w:t>
                  </w:r>
                </w:p>
              </w:tc>
            </w:tr>
          </w:tbl>
          <w:p w14:paraId="360F9337" w14:textId="77777777" w:rsidR="004440FC" w:rsidRPr="00A95334" w:rsidRDefault="004440FC" w:rsidP="003C4A16">
            <w:pPr>
              <w:pStyle w:val="a4"/>
              <w:spacing w:after="72"/>
              <w:ind w:firstLineChars="0" w:firstLine="0"/>
              <w:rPr>
                <w:rFonts w:ascii="Consolas" w:hAnsi="Consolas"/>
                <w:iCs/>
                <w:kern w:val="0"/>
                <w:sz w:val="21"/>
                <w:szCs w:val="21"/>
                <w:lang w:bidi="en-US"/>
              </w:rPr>
            </w:pPr>
          </w:p>
        </w:tc>
      </w:tr>
      <w:tr w:rsidR="004440FC" w:rsidRPr="00A95334" w14:paraId="7AA84DF1" w14:textId="77777777" w:rsidTr="003C4A16">
        <w:tc>
          <w:tcPr>
            <w:tcW w:w="804" w:type="pct"/>
            <w:gridSpan w:val="2"/>
            <w:shd w:val="clear" w:color="auto" w:fill="auto"/>
          </w:tcPr>
          <w:p w14:paraId="332D7269"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非功能需求</w:t>
            </w:r>
          </w:p>
        </w:tc>
        <w:tc>
          <w:tcPr>
            <w:tcW w:w="4196" w:type="pct"/>
            <w:shd w:val="clear" w:color="auto" w:fill="auto"/>
          </w:tcPr>
          <w:p w14:paraId="718AF365" w14:textId="77777777" w:rsidR="004440FC" w:rsidRPr="00A95334" w:rsidRDefault="004440FC" w:rsidP="003C4A16">
            <w:pPr>
              <w:pStyle w:val="a4"/>
              <w:keepNext/>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bl>
    <w:p w14:paraId="25C31841" w14:textId="77777777" w:rsidR="004440FC" w:rsidRPr="004F624E" w:rsidRDefault="004440FC" w:rsidP="004440FC">
      <w:pPr>
        <w:rPr>
          <w:rFonts w:ascii="Consolas" w:hAnsi="Consolas"/>
        </w:rPr>
      </w:pPr>
    </w:p>
    <w:p w14:paraId="48863946"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85" w:name="_Toc354760224"/>
      <w:bookmarkStart w:id="486" w:name="_Toc355341041"/>
      <w:r w:rsidRPr="004F624E">
        <w:rPr>
          <w:rFonts w:ascii="Consolas" w:hAnsi="Consolas" w:hint="eastAsia"/>
        </w:rPr>
        <w:t>最小化客户端</w:t>
      </w:r>
      <w:bookmarkEnd w:id="485"/>
      <w:bookmarkEnd w:id="486"/>
    </w:p>
    <w:tbl>
      <w:tblPr>
        <w:tblW w:w="513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23"/>
        <w:gridCol w:w="278"/>
        <w:gridCol w:w="7831"/>
      </w:tblGrid>
      <w:tr w:rsidR="004440FC" w:rsidRPr="00A95334" w14:paraId="4B3EACD9" w14:textId="77777777" w:rsidTr="003C4A16">
        <w:tc>
          <w:tcPr>
            <w:tcW w:w="655" w:type="pct"/>
            <w:shd w:val="clear" w:color="auto" w:fill="auto"/>
          </w:tcPr>
          <w:p w14:paraId="60500D17"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用例名称</w:t>
            </w:r>
          </w:p>
        </w:tc>
        <w:tc>
          <w:tcPr>
            <w:tcW w:w="4345" w:type="pct"/>
            <w:gridSpan w:val="2"/>
            <w:shd w:val="clear" w:color="auto" w:fill="auto"/>
          </w:tcPr>
          <w:p w14:paraId="7A132350"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最小化客户端</w:t>
            </w:r>
          </w:p>
        </w:tc>
      </w:tr>
      <w:tr w:rsidR="004440FC" w:rsidRPr="00A95334" w14:paraId="48C4DCDB" w14:textId="77777777" w:rsidTr="003C4A16">
        <w:tc>
          <w:tcPr>
            <w:tcW w:w="655" w:type="pct"/>
            <w:shd w:val="clear" w:color="auto" w:fill="auto"/>
          </w:tcPr>
          <w:p w14:paraId="3E79D32E"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SRS ID</w:t>
            </w:r>
          </w:p>
        </w:tc>
        <w:tc>
          <w:tcPr>
            <w:tcW w:w="4345" w:type="pct"/>
            <w:gridSpan w:val="2"/>
            <w:shd w:val="clear" w:color="auto" w:fill="auto"/>
          </w:tcPr>
          <w:p w14:paraId="62A75716"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MAX_Client_ADDRESSBOOK_SRS_0017</w:t>
            </w:r>
          </w:p>
        </w:tc>
      </w:tr>
      <w:tr w:rsidR="004440FC" w:rsidRPr="00A95334" w14:paraId="35B79399" w14:textId="77777777" w:rsidTr="003C4A16">
        <w:tc>
          <w:tcPr>
            <w:tcW w:w="655" w:type="pct"/>
            <w:shd w:val="clear" w:color="auto" w:fill="auto"/>
          </w:tcPr>
          <w:p w14:paraId="43598CAF"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角色</w:t>
            </w:r>
          </w:p>
        </w:tc>
        <w:tc>
          <w:tcPr>
            <w:tcW w:w="4345" w:type="pct"/>
            <w:gridSpan w:val="2"/>
            <w:shd w:val="clear" w:color="auto" w:fill="auto"/>
          </w:tcPr>
          <w:p w14:paraId="5D76E838"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注册用户</w:t>
            </w:r>
          </w:p>
        </w:tc>
      </w:tr>
      <w:tr w:rsidR="004440FC" w:rsidRPr="00A95334" w14:paraId="5EB0A6D0" w14:textId="77777777" w:rsidTr="003C4A16">
        <w:tc>
          <w:tcPr>
            <w:tcW w:w="655" w:type="pct"/>
            <w:shd w:val="clear" w:color="auto" w:fill="auto"/>
          </w:tcPr>
          <w:p w14:paraId="5EA61398"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简述</w:t>
            </w:r>
          </w:p>
        </w:tc>
        <w:tc>
          <w:tcPr>
            <w:tcW w:w="4345" w:type="pct"/>
            <w:gridSpan w:val="2"/>
            <w:shd w:val="clear" w:color="auto" w:fill="auto"/>
          </w:tcPr>
          <w:p w14:paraId="244AA535"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用户点击“通讯录面板“右上角【最小化】图标，“通讯录面板”消失，在任务栏中显</w:t>
            </w:r>
            <w:r w:rsidRPr="00A95334">
              <w:rPr>
                <w:rFonts w:ascii="Consolas" w:hAnsi="Consolas" w:hint="eastAsia"/>
                <w:iCs/>
                <w:kern w:val="0"/>
                <w:sz w:val="21"/>
                <w:szCs w:val="21"/>
                <w:lang w:bidi="en-US"/>
              </w:rPr>
              <w:lastRenderedPageBreak/>
              <w:t>示</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客户端图标。</w:t>
            </w:r>
          </w:p>
        </w:tc>
      </w:tr>
      <w:tr w:rsidR="004440FC" w:rsidRPr="00A95334" w14:paraId="41B2AE7C" w14:textId="77777777" w:rsidTr="003C4A16">
        <w:tc>
          <w:tcPr>
            <w:tcW w:w="655" w:type="pct"/>
            <w:shd w:val="clear" w:color="auto" w:fill="auto"/>
          </w:tcPr>
          <w:p w14:paraId="39FC5B1F"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优先级别</w:t>
            </w:r>
          </w:p>
        </w:tc>
        <w:tc>
          <w:tcPr>
            <w:tcW w:w="4345" w:type="pct"/>
            <w:gridSpan w:val="2"/>
            <w:shd w:val="clear" w:color="auto" w:fill="auto"/>
          </w:tcPr>
          <w:p w14:paraId="21407AC5"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高</w:t>
            </w:r>
          </w:p>
        </w:tc>
      </w:tr>
      <w:tr w:rsidR="004440FC" w:rsidRPr="00A95334" w14:paraId="515BBADF" w14:textId="77777777" w:rsidTr="003C4A16">
        <w:tc>
          <w:tcPr>
            <w:tcW w:w="655" w:type="pct"/>
            <w:shd w:val="clear" w:color="auto" w:fill="auto"/>
          </w:tcPr>
          <w:p w14:paraId="7EDC997E"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前置条件</w:t>
            </w:r>
          </w:p>
        </w:tc>
        <w:tc>
          <w:tcPr>
            <w:tcW w:w="4345" w:type="pct"/>
            <w:gridSpan w:val="2"/>
            <w:shd w:val="clear" w:color="auto" w:fill="auto"/>
          </w:tcPr>
          <w:p w14:paraId="6FF97DCB"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用户登录</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客户端并进入到“通讯录</w:t>
            </w:r>
            <w:r w:rsidRPr="00A95334">
              <w:rPr>
                <w:rFonts w:ascii="Consolas" w:hAnsi="Consolas" w:hint="eastAsia"/>
                <w:caps/>
                <w:kern w:val="0"/>
                <w:sz w:val="21"/>
                <w:szCs w:val="21"/>
              </w:rPr>
              <w:t>面板</w:t>
            </w:r>
            <w:r w:rsidRPr="00A95334">
              <w:rPr>
                <w:rFonts w:ascii="Consolas" w:hAnsi="Consolas" w:hint="eastAsia"/>
                <w:iCs/>
                <w:kern w:val="0"/>
                <w:sz w:val="21"/>
                <w:szCs w:val="21"/>
                <w:lang w:bidi="en-US"/>
              </w:rPr>
              <w:t>”</w:t>
            </w:r>
          </w:p>
        </w:tc>
      </w:tr>
      <w:tr w:rsidR="004440FC" w:rsidRPr="00A95334" w14:paraId="3BBE1496" w14:textId="77777777" w:rsidTr="003C4A16">
        <w:tc>
          <w:tcPr>
            <w:tcW w:w="5000" w:type="pct"/>
            <w:gridSpan w:val="3"/>
            <w:shd w:val="clear" w:color="auto" w:fill="auto"/>
          </w:tcPr>
          <w:p w14:paraId="471CED08"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b/>
                <w:kern w:val="0"/>
                <w:sz w:val="21"/>
                <w:szCs w:val="21"/>
              </w:rPr>
              <w:t>主事件流程</w:t>
            </w:r>
          </w:p>
        </w:tc>
      </w:tr>
      <w:tr w:rsidR="004440FC" w:rsidRPr="00A95334" w14:paraId="79405121" w14:textId="77777777" w:rsidTr="003C4A16">
        <w:tc>
          <w:tcPr>
            <w:tcW w:w="5000" w:type="pct"/>
            <w:gridSpan w:val="3"/>
            <w:shd w:val="clear" w:color="auto" w:fill="auto"/>
          </w:tcPr>
          <w:p w14:paraId="06289FAE" w14:textId="77777777" w:rsidR="004440FC" w:rsidRPr="00A95334" w:rsidRDefault="004440FC" w:rsidP="00AC5C40">
            <w:pPr>
              <w:pStyle w:val="a4"/>
              <w:numPr>
                <w:ilvl w:val="0"/>
                <w:numId w:val="185"/>
              </w:numPr>
              <w:spacing w:after="72"/>
              <w:ind w:firstLineChars="0"/>
              <w:rPr>
                <w:rFonts w:ascii="Consolas" w:hAnsi="Consolas"/>
                <w:kern w:val="0"/>
                <w:sz w:val="21"/>
                <w:szCs w:val="21"/>
              </w:rPr>
            </w:pPr>
            <w:r w:rsidRPr="00D15380">
              <w:rPr>
                <w:rFonts w:ascii="Consolas" w:hAnsi="Consolas" w:hint="eastAsia"/>
                <w:kern w:val="0"/>
                <w:sz w:val="21"/>
                <w:szCs w:val="21"/>
              </w:rPr>
              <w:t>用户点击“通讯录面板“右上角【最小化】图标</w:t>
            </w:r>
            <w:r w:rsidRPr="00A95334">
              <w:rPr>
                <w:rFonts w:ascii="Consolas" w:hAnsi="Consolas" w:hint="eastAsia"/>
                <w:kern w:val="0"/>
                <w:sz w:val="21"/>
                <w:szCs w:val="21"/>
              </w:rPr>
              <w:t>，用例开始。</w:t>
            </w:r>
          </w:p>
          <w:p w14:paraId="5F8279E0" w14:textId="77777777" w:rsidR="004440FC" w:rsidRPr="00A95334" w:rsidRDefault="004440FC" w:rsidP="00AC5C40">
            <w:pPr>
              <w:pStyle w:val="a4"/>
              <w:numPr>
                <w:ilvl w:val="0"/>
                <w:numId w:val="185"/>
              </w:numPr>
              <w:spacing w:after="72"/>
              <w:ind w:firstLineChars="0"/>
              <w:rPr>
                <w:rFonts w:ascii="Consolas" w:hAnsi="Consolas"/>
                <w:kern w:val="0"/>
                <w:sz w:val="21"/>
                <w:szCs w:val="21"/>
              </w:rPr>
            </w:pPr>
            <w:r w:rsidRPr="00D15380">
              <w:rPr>
                <w:rFonts w:ascii="Consolas" w:hAnsi="Consolas" w:hint="eastAsia"/>
                <w:kern w:val="0"/>
                <w:sz w:val="21"/>
                <w:szCs w:val="21"/>
              </w:rPr>
              <w:t>“通讯录面板”消失，在任务栏中显示</w:t>
            </w:r>
            <w:r w:rsidRPr="00D15380">
              <w:rPr>
                <w:rFonts w:ascii="Consolas" w:hAnsi="Consolas" w:hint="eastAsia"/>
                <w:kern w:val="0"/>
                <w:sz w:val="21"/>
                <w:szCs w:val="21"/>
              </w:rPr>
              <w:t>MAX</w:t>
            </w:r>
            <w:r w:rsidRPr="00D15380">
              <w:rPr>
                <w:rFonts w:ascii="Consolas" w:hAnsi="Consolas" w:hint="eastAsia"/>
                <w:kern w:val="0"/>
                <w:sz w:val="21"/>
                <w:szCs w:val="21"/>
              </w:rPr>
              <w:t>客户端图标。</w:t>
            </w:r>
          </w:p>
          <w:p w14:paraId="2B8A71E6" w14:textId="77777777" w:rsidR="004440FC" w:rsidRPr="00A95334" w:rsidRDefault="004440FC" w:rsidP="00AC5C40">
            <w:pPr>
              <w:pStyle w:val="a4"/>
              <w:numPr>
                <w:ilvl w:val="0"/>
                <w:numId w:val="185"/>
              </w:numPr>
              <w:spacing w:after="72"/>
              <w:ind w:firstLineChars="0"/>
              <w:rPr>
                <w:rFonts w:ascii="Consolas" w:hAnsi="Consolas"/>
                <w:kern w:val="0"/>
                <w:sz w:val="21"/>
                <w:szCs w:val="21"/>
              </w:rPr>
            </w:pPr>
            <w:r w:rsidRPr="00D15380">
              <w:rPr>
                <w:rFonts w:ascii="Consolas" w:hAnsi="Consolas" w:hint="eastAsia"/>
                <w:kern w:val="0"/>
                <w:sz w:val="21"/>
                <w:szCs w:val="21"/>
              </w:rPr>
              <w:t>用例结束。</w:t>
            </w:r>
          </w:p>
        </w:tc>
      </w:tr>
      <w:tr w:rsidR="004440FC" w:rsidRPr="00A95334" w14:paraId="36BB049A" w14:textId="77777777" w:rsidTr="003C4A16">
        <w:tc>
          <w:tcPr>
            <w:tcW w:w="5000" w:type="pct"/>
            <w:gridSpan w:val="3"/>
            <w:shd w:val="clear" w:color="auto" w:fill="auto"/>
          </w:tcPr>
          <w:p w14:paraId="33755141"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可选事件流</w:t>
            </w:r>
          </w:p>
        </w:tc>
      </w:tr>
      <w:tr w:rsidR="004440FC" w:rsidRPr="00A95334" w14:paraId="4B42F0D4" w14:textId="77777777" w:rsidTr="003C4A16">
        <w:trPr>
          <w:hidden/>
        </w:trPr>
        <w:tc>
          <w:tcPr>
            <w:tcW w:w="5000" w:type="pct"/>
            <w:gridSpan w:val="3"/>
            <w:shd w:val="clear" w:color="auto" w:fill="auto"/>
          </w:tcPr>
          <w:p w14:paraId="3FAC678E" w14:textId="77777777" w:rsidR="004440FC" w:rsidRPr="00A95334" w:rsidRDefault="004440FC" w:rsidP="00CD4D74">
            <w:pPr>
              <w:pStyle w:val="aff5"/>
              <w:numPr>
                <w:ilvl w:val="0"/>
                <w:numId w:val="146"/>
              </w:numPr>
              <w:spacing w:afterLines="30" w:after="72" w:line="288" w:lineRule="auto"/>
              <w:ind w:firstLineChars="0"/>
              <w:rPr>
                <w:rFonts w:ascii="Consolas" w:hAnsi="Consolas"/>
                <w:vanish/>
                <w:kern w:val="0"/>
                <w:szCs w:val="21"/>
              </w:rPr>
            </w:pPr>
          </w:p>
          <w:p w14:paraId="540D83BB" w14:textId="77777777" w:rsidR="004440FC" w:rsidRPr="00A95334" w:rsidRDefault="004440FC" w:rsidP="00CD4D74">
            <w:pPr>
              <w:pStyle w:val="aff5"/>
              <w:numPr>
                <w:ilvl w:val="0"/>
                <w:numId w:val="146"/>
              </w:numPr>
              <w:spacing w:afterLines="30" w:after="72" w:line="288" w:lineRule="auto"/>
              <w:ind w:firstLineChars="0"/>
              <w:rPr>
                <w:rFonts w:ascii="Consolas" w:hAnsi="Consolas"/>
                <w:vanish/>
                <w:kern w:val="0"/>
                <w:szCs w:val="21"/>
              </w:rPr>
            </w:pPr>
          </w:p>
          <w:p w14:paraId="25839246" w14:textId="77777777" w:rsidR="004440FC" w:rsidRPr="00A95334" w:rsidRDefault="004440FC">
            <w:pPr>
              <w:pStyle w:val="aff5"/>
              <w:numPr>
                <w:ilvl w:val="0"/>
                <w:numId w:val="146"/>
              </w:numPr>
              <w:spacing w:afterLines="30" w:after="72" w:line="288" w:lineRule="auto"/>
              <w:ind w:firstLineChars="0"/>
              <w:rPr>
                <w:rFonts w:ascii="Consolas" w:hAnsi="Consolas"/>
                <w:vanish/>
                <w:kern w:val="0"/>
                <w:szCs w:val="21"/>
              </w:rPr>
            </w:pPr>
          </w:p>
          <w:p w14:paraId="438F4C24" w14:textId="77777777" w:rsidR="004440FC" w:rsidRPr="00A95334" w:rsidRDefault="004440FC">
            <w:pPr>
              <w:pStyle w:val="aff5"/>
              <w:numPr>
                <w:ilvl w:val="0"/>
                <w:numId w:val="146"/>
              </w:numPr>
              <w:spacing w:afterLines="30" w:after="72" w:line="288" w:lineRule="auto"/>
              <w:ind w:firstLineChars="0"/>
              <w:rPr>
                <w:rFonts w:ascii="Consolas" w:hAnsi="Consolas"/>
                <w:vanish/>
                <w:kern w:val="0"/>
                <w:szCs w:val="21"/>
              </w:rPr>
            </w:pPr>
          </w:p>
          <w:p w14:paraId="6B68CA35" w14:textId="77777777" w:rsidR="004440FC" w:rsidRPr="00A95334" w:rsidRDefault="004440FC">
            <w:pPr>
              <w:pStyle w:val="aff5"/>
              <w:numPr>
                <w:ilvl w:val="0"/>
                <w:numId w:val="124"/>
              </w:numPr>
              <w:spacing w:afterLines="30" w:after="72" w:line="288" w:lineRule="auto"/>
              <w:ind w:firstLineChars="0"/>
              <w:rPr>
                <w:rFonts w:ascii="Consolas" w:hAnsi="Consolas"/>
                <w:vanish/>
                <w:kern w:val="0"/>
                <w:szCs w:val="21"/>
              </w:rPr>
            </w:pPr>
          </w:p>
          <w:p w14:paraId="2E2237E2" w14:textId="77777777" w:rsidR="004440FC" w:rsidRPr="00A95334" w:rsidRDefault="004440FC">
            <w:pPr>
              <w:pStyle w:val="aff5"/>
              <w:numPr>
                <w:ilvl w:val="0"/>
                <w:numId w:val="124"/>
              </w:numPr>
              <w:spacing w:afterLines="30" w:after="72" w:line="288" w:lineRule="auto"/>
              <w:ind w:firstLineChars="0"/>
              <w:rPr>
                <w:rFonts w:ascii="Consolas" w:hAnsi="Consolas"/>
                <w:vanish/>
                <w:kern w:val="0"/>
                <w:szCs w:val="21"/>
              </w:rPr>
            </w:pPr>
          </w:p>
          <w:p w14:paraId="71C6B0D7" w14:textId="77777777" w:rsidR="004440FC" w:rsidRPr="00A95334" w:rsidRDefault="004440FC">
            <w:pPr>
              <w:pStyle w:val="aff5"/>
              <w:numPr>
                <w:ilvl w:val="0"/>
                <w:numId w:val="124"/>
              </w:numPr>
              <w:spacing w:afterLines="30" w:after="72" w:line="288" w:lineRule="auto"/>
              <w:ind w:firstLineChars="0"/>
              <w:rPr>
                <w:rFonts w:ascii="Consolas" w:hAnsi="Consolas"/>
                <w:vanish/>
                <w:kern w:val="0"/>
                <w:szCs w:val="21"/>
              </w:rPr>
            </w:pPr>
          </w:p>
          <w:p w14:paraId="6E7B1CD7" w14:textId="77777777" w:rsidR="004440FC" w:rsidRPr="00A95334" w:rsidRDefault="004440FC">
            <w:pPr>
              <w:pStyle w:val="aff5"/>
              <w:numPr>
                <w:ilvl w:val="0"/>
                <w:numId w:val="124"/>
              </w:numPr>
              <w:spacing w:afterLines="30" w:after="72" w:line="288" w:lineRule="auto"/>
              <w:ind w:firstLineChars="0"/>
              <w:rPr>
                <w:rFonts w:ascii="Consolas" w:hAnsi="Consolas"/>
                <w:vanish/>
                <w:kern w:val="0"/>
                <w:szCs w:val="21"/>
              </w:rPr>
            </w:pPr>
          </w:p>
          <w:p w14:paraId="040E6450" w14:textId="77777777" w:rsidR="004440FC" w:rsidRPr="00A95334" w:rsidRDefault="004440FC">
            <w:pPr>
              <w:pStyle w:val="aff5"/>
              <w:numPr>
                <w:ilvl w:val="0"/>
                <w:numId w:val="124"/>
              </w:numPr>
              <w:spacing w:afterLines="30" w:after="72" w:line="288" w:lineRule="auto"/>
              <w:ind w:firstLineChars="0"/>
              <w:rPr>
                <w:rFonts w:ascii="Consolas" w:hAnsi="Consolas"/>
                <w:vanish/>
                <w:kern w:val="0"/>
                <w:szCs w:val="21"/>
              </w:rPr>
            </w:pPr>
          </w:p>
          <w:p w14:paraId="372AFC72" w14:textId="77777777" w:rsidR="004440FC" w:rsidRPr="00A95334" w:rsidRDefault="004440FC">
            <w:pPr>
              <w:pStyle w:val="aff5"/>
              <w:numPr>
                <w:ilvl w:val="1"/>
                <w:numId w:val="124"/>
              </w:numPr>
              <w:spacing w:afterLines="30" w:after="72" w:line="288" w:lineRule="auto"/>
              <w:ind w:firstLineChars="0"/>
              <w:rPr>
                <w:rFonts w:ascii="Consolas" w:hAnsi="Consolas"/>
                <w:vanish/>
                <w:kern w:val="0"/>
                <w:szCs w:val="21"/>
              </w:rPr>
            </w:pPr>
          </w:p>
          <w:p w14:paraId="072381C7"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78365308"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571C4C65"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73ABAD82"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1C2C46DF"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69A78930" w14:textId="77777777" w:rsidR="004440FC" w:rsidRPr="00A95334" w:rsidRDefault="004440FC">
            <w:pPr>
              <w:pStyle w:val="aff5"/>
              <w:numPr>
                <w:ilvl w:val="1"/>
                <w:numId w:val="128"/>
              </w:numPr>
              <w:spacing w:afterLines="30" w:after="72" w:line="288" w:lineRule="auto"/>
              <w:ind w:firstLineChars="0"/>
              <w:rPr>
                <w:rFonts w:ascii="Consolas" w:hAnsi="Consolas"/>
                <w:vanish/>
                <w:kern w:val="0"/>
                <w:szCs w:val="21"/>
              </w:rPr>
            </w:pPr>
          </w:p>
          <w:p w14:paraId="5B46EEC5"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kern w:val="0"/>
                <w:sz w:val="21"/>
                <w:szCs w:val="21"/>
              </w:rPr>
              <w:t>N/A</w:t>
            </w:r>
          </w:p>
        </w:tc>
      </w:tr>
      <w:tr w:rsidR="004440FC" w:rsidRPr="00A95334" w14:paraId="010750D9" w14:textId="77777777" w:rsidTr="003C4A16">
        <w:tc>
          <w:tcPr>
            <w:tcW w:w="804" w:type="pct"/>
            <w:gridSpan w:val="2"/>
            <w:shd w:val="clear" w:color="auto" w:fill="auto"/>
          </w:tcPr>
          <w:p w14:paraId="621DD91E"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后置条件</w:t>
            </w:r>
          </w:p>
        </w:tc>
        <w:tc>
          <w:tcPr>
            <w:tcW w:w="4196" w:type="pct"/>
            <w:shd w:val="clear" w:color="auto" w:fill="auto"/>
          </w:tcPr>
          <w:p w14:paraId="2E1F4784"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09712370" w14:textId="77777777" w:rsidTr="003C4A16">
        <w:tc>
          <w:tcPr>
            <w:tcW w:w="804" w:type="pct"/>
            <w:gridSpan w:val="2"/>
            <w:shd w:val="clear" w:color="auto" w:fill="auto"/>
          </w:tcPr>
          <w:p w14:paraId="10B549A9"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业务规则</w:t>
            </w:r>
          </w:p>
        </w:tc>
        <w:tc>
          <w:tcPr>
            <w:tcW w:w="4196" w:type="pct"/>
            <w:shd w:val="clear" w:color="auto" w:fill="auto"/>
          </w:tcPr>
          <w:p w14:paraId="15D78E0C"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7C6EB59E" w14:textId="77777777" w:rsidTr="003C4A16">
        <w:tc>
          <w:tcPr>
            <w:tcW w:w="804" w:type="pct"/>
            <w:gridSpan w:val="2"/>
            <w:shd w:val="clear" w:color="auto" w:fill="auto"/>
          </w:tcPr>
          <w:p w14:paraId="54693CF1"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设计约束</w:t>
            </w:r>
          </w:p>
        </w:tc>
        <w:tc>
          <w:tcPr>
            <w:tcW w:w="4196" w:type="pct"/>
            <w:shd w:val="clear" w:color="auto" w:fill="auto"/>
          </w:tcPr>
          <w:p w14:paraId="6453C30D" w14:textId="77777777" w:rsidR="004440FC" w:rsidRPr="00A95334" w:rsidRDefault="004440FC" w:rsidP="003C4A16">
            <w:pPr>
              <w:rPr>
                <w:rFonts w:ascii="Consolas" w:hAnsi="Consolas"/>
                <w:szCs w:val="21"/>
              </w:rPr>
            </w:pPr>
            <w:r w:rsidRPr="00A95334">
              <w:rPr>
                <w:rFonts w:ascii="Consolas" w:hAnsi="Consolas" w:hint="eastAsia"/>
                <w:szCs w:val="21"/>
                <w:lang w:bidi="en-US"/>
              </w:rPr>
              <w:t>N/A</w:t>
            </w:r>
          </w:p>
        </w:tc>
      </w:tr>
      <w:tr w:rsidR="004440FC" w:rsidRPr="00A95334" w14:paraId="5EA94E26" w14:textId="77777777" w:rsidTr="003C4A16">
        <w:tc>
          <w:tcPr>
            <w:tcW w:w="804" w:type="pct"/>
            <w:gridSpan w:val="2"/>
            <w:shd w:val="clear" w:color="auto" w:fill="auto"/>
          </w:tcPr>
          <w:p w14:paraId="3E3A5DD1"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参数表</w:t>
            </w:r>
          </w:p>
        </w:tc>
        <w:tc>
          <w:tcPr>
            <w:tcW w:w="4196" w:type="pct"/>
            <w:shd w:val="clear" w:color="auto" w:fill="auto"/>
          </w:tcPr>
          <w:p w14:paraId="602DF8A9"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567FBDE6" w14:textId="77777777" w:rsidTr="003C4A16">
        <w:tc>
          <w:tcPr>
            <w:tcW w:w="804" w:type="pct"/>
            <w:gridSpan w:val="2"/>
            <w:shd w:val="clear" w:color="auto" w:fill="auto"/>
          </w:tcPr>
          <w:p w14:paraId="2027F115"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非功能需求</w:t>
            </w:r>
          </w:p>
        </w:tc>
        <w:tc>
          <w:tcPr>
            <w:tcW w:w="4196" w:type="pct"/>
            <w:shd w:val="clear" w:color="auto" w:fill="auto"/>
          </w:tcPr>
          <w:p w14:paraId="37586DF9" w14:textId="77777777" w:rsidR="004440FC" w:rsidRPr="00A95334" w:rsidRDefault="004440FC" w:rsidP="003C4A16">
            <w:pPr>
              <w:pStyle w:val="a4"/>
              <w:keepNext/>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bl>
    <w:p w14:paraId="7DA51597" w14:textId="77777777" w:rsidR="004440FC" w:rsidRPr="004F624E" w:rsidRDefault="004440FC" w:rsidP="004440FC">
      <w:pPr>
        <w:rPr>
          <w:rFonts w:ascii="Consolas" w:hAnsi="Consolas"/>
        </w:rPr>
      </w:pPr>
    </w:p>
    <w:p w14:paraId="413A376B" w14:textId="77777777" w:rsidR="004440FC" w:rsidRPr="004F624E" w:rsidRDefault="004440FC" w:rsidP="004440FC">
      <w:pPr>
        <w:pStyle w:val="2"/>
        <w:numPr>
          <w:ilvl w:val="1"/>
          <w:numId w:val="14"/>
        </w:numPr>
        <w:spacing w:before="48" w:after="48" w:line="360" w:lineRule="auto"/>
        <w:ind w:right="210"/>
        <w:rPr>
          <w:rFonts w:ascii="Consolas" w:hAnsi="Consolas"/>
        </w:rPr>
      </w:pPr>
      <w:bookmarkStart w:id="487" w:name="_Toc354760225"/>
      <w:bookmarkStart w:id="488" w:name="_Toc355341042"/>
      <w:r w:rsidRPr="004F624E">
        <w:rPr>
          <w:rFonts w:ascii="Consolas" w:hAnsi="Consolas" w:hint="eastAsia"/>
        </w:rPr>
        <w:t>关闭客户端</w:t>
      </w:r>
      <w:bookmarkEnd w:id="487"/>
      <w:bookmarkEnd w:id="488"/>
    </w:p>
    <w:tbl>
      <w:tblPr>
        <w:tblW w:w="513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23"/>
        <w:gridCol w:w="278"/>
        <w:gridCol w:w="7831"/>
      </w:tblGrid>
      <w:tr w:rsidR="004440FC" w:rsidRPr="00A95334" w14:paraId="603B2AFD" w14:textId="77777777" w:rsidTr="003C4A16">
        <w:tc>
          <w:tcPr>
            <w:tcW w:w="655" w:type="pct"/>
            <w:shd w:val="clear" w:color="auto" w:fill="auto"/>
          </w:tcPr>
          <w:p w14:paraId="716CDD8F"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用例名称</w:t>
            </w:r>
          </w:p>
        </w:tc>
        <w:tc>
          <w:tcPr>
            <w:tcW w:w="4345" w:type="pct"/>
            <w:gridSpan w:val="2"/>
            <w:shd w:val="clear" w:color="auto" w:fill="auto"/>
          </w:tcPr>
          <w:p w14:paraId="787CA10B"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关闭客户端</w:t>
            </w:r>
          </w:p>
        </w:tc>
      </w:tr>
      <w:tr w:rsidR="004440FC" w:rsidRPr="00A95334" w14:paraId="1724C294" w14:textId="77777777" w:rsidTr="003C4A16">
        <w:tc>
          <w:tcPr>
            <w:tcW w:w="655" w:type="pct"/>
            <w:shd w:val="clear" w:color="auto" w:fill="auto"/>
          </w:tcPr>
          <w:p w14:paraId="58ED1FD3" w14:textId="77777777" w:rsidR="004440FC" w:rsidRPr="00A95334" w:rsidRDefault="004440FC" w:rsidP="003C4A16">
            <w:pPr>
              <w:pStyle w:val="a4"/>
              <w:spacing w:after="72"/>
              <w:ind w:firstLineChars="0" w:firstLine="0"/>
              <w:rPr>
                <w:rFonts w:ascii="Consolas" w:hAnsi="Consolas"/>
                <w:b/>
                <w:caps/>
                <w:kern w:val="0"/>
                <w:sz w:val="21"/>
                <w:szCs w:val="21"/>
              </w:rPr>
            </w:pPr>
            <w:r w:rsidRPr="00A95334">
              <w:rPr>
                <w:rFonts w:ascii="Consolas" w:hAnsi="Consolas" w:hint="eastAsia"/>
                <w:b/>
                <w:caps/>
                <w:kern w:val="0"/>
                <w:sz w:val="21"/>
                <w:szCs w:val="21"/>
              </w:rPr>
              <w:t>SRS ID</w:t>
            </w:r>
          </w:p>
        </w:tc>
        <w:tc>
          <w:tcPr>
            <w:tcW w:w="4345" w:type="pct"/>
            <w:gridSpan w:val="2"/>
            <w:shd w:val="clear" w:color="auto" w:fill="auto"/>
          </w:tcPr>
          <w:p w14:paraId="1BEABB6B" w14:textId="77777777" w:rsidR="004440FC" w:rsidRPr="00A95334" w:rsidRDefault="004440FC" w:rsidP="003C4A16">
            <w:pPr>
              <w:pStyle w:val="a4"/>
              <w:spacing w:after="72"/>
              <w:ind w:firstLineChars="0" w:firstLine="0"/>
              <w:rPr>
                <w:rFonts w:ascii="Consolas" w:hAnsi="Consolas"/>
                <w:caps/>
                <w:kern w:val="0"/>
                <w:sz w:val="21"/>
                <w:szCs w:val="21"/>
              </w:rPr>
            </w:pPr>
            <w:r w:rsidRPr="00A95334">
              <w:rPr>
                <w:rFonts w:ascii="Consolas" w:hAnsi="Consolas" w:hint="eastAsia"/>
                <w:caps/>
                <w:kern w:val="0"/>
                <w:sz w:val="21"/>
                <w:szCs w:val="21"/>
              </w:rPr>
              <w:t>MAX_Client_ADDRESSBOOK_SRS_0018</w:t>
            </w:r>
          </w:p>
        </w:tc>
      </w:tr>
      <w:tr w:rsidR="004440FC" w:rsidRPr="00A95334" w14:paraId="54863B45" w14:textId="77777777" w:rsidTr="003C4A16">
        <w:tc>
          <w:tcPr>
            <w:tcW w:w="655" w:type="pct"/>
            <w:shd w:val="clear" w:color="auto" w:fill="auto"/>
          </w:tcPr>
          <w:p w14:paraId="78495EE9"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角色</w:t>
            </w:r>
          </w:p>
        </w:tc>
        <w:tc>
          <w:tcPr>
            <w:tcW w:w="4345" w:type="pct"/>
            <w:gridSpan w:val="2"/>
            <w:shd w:val="clear" w:color="auto" w:fill="auto"/>
          </w:tcPr>
          <w:p w14:paraId="31CB04DC"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注册用户</w:t>
            </w:r>
          </w:p>
        </w:tc>
      </w:tr>
      <w:tr w:rsidR="004440FC" w:rsidRPr="00A95334" w14:paraId="394A1406" w14:textId="77777777" w:rsidTr="003C4A16">
        <w:tc>
          <w:tcPr>
            <w:tcW w:w="655" w:type="pct"/>
            <w:shd w:val="clear" w:color="auto" w:fill="auto"/>
          </w:tcPr>
          <w:p w14:paraId="3C9CAD9E"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简述</w:t>
            </w:r>
          </w:p>
        </w:tc>
        <w:tc>
          <w:tcPr>
            <w:tcW w:w="4345" w:type="pct"/>
            <w:gridSpan w:val="2"/>
            <w:shd w:val="clear" w:color="auto" w:fill="auto"/>
          </w:tcPr>
          <w:p w14:paraId="61BD6149"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用户点击“通讯录面板“右上角【关闭】图标，注销</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客户端登录状态，“通讯录面板”关闭。</w:t>
            </w:r>
          </w:p>
        </w:tc>
      </w:tr>
      <w:tr w:rsidR="004440FC" w:rsidRPr="00A95334" w14:paraId="589432AA" w14:textId="77777777" w:rsidTr="003C4A16">
        <w:tc>
          <w:tcPr>
            <w:tcW w:w="655" w:type="pct"/>
            <w:shd w:val="clear" w:color="auto" w:fill="auto"/>
          </w:tcPr>
          <w:p w14:paraId="69EEF03C"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优先级别</w:t>
            </w:r>
          </w:p>
        </w:tc>
        <w:tc>
          <w:tcPr>
            <w:tcW w:w="4345" w:type="pct"/>
            <w:gridSpan w:val="2"/>
            <w:shd w:val="clear" w:color="auto" w:fill="auto"/>
          </w:tcPr>
          <w:p w14:paraId="0E8327A2"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高</w:t>
            </w:r>
          </w:p>
        </w:tc>
      </w:tr>
      <w:tr w:rsidR="004440FC" w:rsidRPr="00A95334" w14:paraId="4D875A55" w14:textId="77777777" w:rsidTr="003C4A16">
        <w:tc>
          <w:tcPr>
            <w:tcW w:w="655" w:type="pct"/>
            <w:shd w:val="clear" w:color="auto" w:fill="auto"/>
          </w:tcPr>
          <w:p w14:paraId="4868822B"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前置条件</w:t>
            </w:r>
          </w:p>
        </w:tc>
        <w:tc>
          <w:tcPr>
            <w:tcW w:w="4345" w:type="pct"/>
            <w:gridSpan w:val="2"/>
            <w:shd w:val="clear" w:color="auto" w:fill="auto"/>
          </w:tcPr>
          <w:p w14:paraId="6C56805D"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用户登录</w:t>
            </w:r>
            <w:r w:rsidRPr="00A95334">
              <w:rPr>
                <w:rFonts w:ascii="Consolas" w:hAnsi="Consolas" w:hint="eastAsia"/>
                <w:iCs/>
                <w:kern w:val="0"/>
                <w:sz w:val="21"/>
                <w:szCs w:val="21"/>
                <w:lang w:bidi="en-US"/>
              </w:rPr>
              <w:t>MAX</w:t>
            </w:r>
            <w:r w:rsidRPr="00A95334">
              <w:rPr>
                <w:rFonts w:ascii="Consolas" w:hAnsi="Consolas" w:hint="eastAsia"/>
                <w:iCs/>
                <w:kern w:val="0"/>
                <w:sz w:val="21"/>
                <w:szCs w:val="21"/>
                <w:lang w:bidi="en-US"/>
              </w:rPr>
              <w:t>客户端并进入到“通讯录</w:t>
            </w:r>
            <w:r w:rsidRPr="00A95334">
              <w:rPr>
                <w:rFonts w:ascii="Consolas" w:hAnsi="Consolas" w:hint="eastAsia"/>
                <w:caps/>
                <w:kern w:val="0"/>
                <w:sz w:val="21"/>
                <w:szCs w:val="21"/>
              </w:rPr>
              <w:t>面板</w:t>
            </w:r>
            <w:r w:rsidRPr="00A95334">
              <w:rPr>
                <w:rFonts w:ascii="Consolas" w:hAnsi="Consolas" w:hint="eastAsia"/>
                <w:iCs/>
                <w:kern w:val="0"/>
                <w:sz w:val="21"/>
                <w:szCs w:val="21"/>
                <w:lang w:bidi="en-US"/>
              </w:rPr>
              <w:t>”</w:t>
            </w:r>
          </w:p>
        </w:tc>
      </w:tr>
      <w:tr w:rsidR="004440FC" w:rsidRPr="00A95334" w14:paraId="342478DC" w14:textId="77777777" w:rsidTr="003C4A16">
        <w:tc>
          <w:tcPr>
            <w:tcW w:w="5000" w:type="pct"/>
            <w:gridSpan w:val="3"/>
            <w:shd w:val="clear" w:color="auto" w:fill="auto"/>
          </w:tcPr>
          <w:p w14:paraId="5CA1541B" w14:textId="77777777" w:rsidR="004440FC" w:rsidRPr="00A95334" w:rsidRDefault="004440FC" w:rsidP="003C4A16">
            <w:pPr>
              <w:pStyle w:val="a4"/>
              <w:spacing w:after="72"/>
              <w:ind w:firstLineChars="0" w:firstLine="0"/>
              <w:rPr>
                <w:rFonts w:ascii="Consolas" w:hAnsi="Consolas"/>
                <w:kern w:val="0"/>
                <w:sz w:val="21"/>
                <w:szCs w:val="21"/>
              </w:rPr>
            </w:pPr>
            <w:r w:rsidRPr="00A95334">
              <w:rPr>
                <w:rFonts w:ascii="Consolas" w:hAnsi="Consolas" w:hint="eastAsia"/>
                <w:b/>
                <w:kern w:val="0"/>
                <w:sz w:val="21"/>
                <w:szCs w:val="21"/>
              </w:rPr>
              <w:t>主事件流程</w:t>
            </w:r>
          </w:p>
        </w:tc>
      </w:tr>
      <w:tr w:rsidR="004440FC" w:rsidRPr="00A95334" w14:paraId="1DEA98D0" w14:textId="77777777" w:rsidTr="003C4A16">
        <w:tc>
          <w:tcPr>
            <w:tcW w:w="5000" w:type="pct"/>
            <w:gridSpan w:val="3"/>
            <w:shd w:val="clear" w:color="auto" w:fill="auto"/>
          </w:tcPr>
          <w:p w14:paraId="763D5CB8" w14:textId="77777777" w:rsidR="004440FC" w:rsidRPr="00A95334" w:rsidRDefault="004440FC" w:rsidP="00AC5C40">
            <w:pPr>
              <w:pStyle w:val="a4"/>
              <w:numPr>
                <w:ilvl w:val="0"/>
                <w:numId w:val="186"/>
              </w:numPr>
              <w:spacing w:after="72"/>
              <w:ind w:firstLineChars="0"/>
              <w:rPr>
                <w:rFonts w:ascii="Consolas" w:hAnsi="Consolas"/>
                <w:kern w:val="0"/>
                <w:sz w:val="21"/>
                <w:szCs w:val="21"/>
              </w:rPr>
            </w:pPr>
            <w:r w:rsidRPr="000A05DB">
              <w:rPr>
                <w:rFonts w:ascii="Consolas" w:hAnsi="Consolas" w:hint="eastAsia"/>
                <w:kern w:val="0"/>
                <w:sz w:val="21"/>
                <w:szCs w:val="21"/>
              </w:rPr>
              <w:t>用户点击“通讯录面板“右上角【关闭】图标</w:t>
            </w:r>
            <w:r w:rsidRPr="00A95334">
              <w:rPr>
                <w:rFonts w:ascii="Consolas" w:hAnsi="Consolas" w:hint="eastAsia"/>
                <w:kern w:val="0"/>
                <w:sz w:val="21"/>
                <w:szCs w:val="21"/>
              </w:rPr>
              <w:t>，用例开始。</w:t>
            </w:r>
          </w:p>
          <w:p w14:paraId="2B1B0604" w14:textId="77777777" w:rsidR="004440FC" w:rsidRPr="00C116D2" w:rsidRDefault="004440FC" w:rsidP="00AC5C40">
            <w:pPr>
              <w:pStyle w:val="a4"/>
              <w:numPr>
                <w:ilvl w:val="0"/>
                <w:numId w:val="186"/>
              </w:numPr>
              <w:spacing w:after="72"/>
              <w:ind w:firstLineChars="0"/>
              <w:rPr>
                <w:rFonts w:ascii="Consolas" w:hAnsi="Consolas"/>
                <w:kern w:val="0"/>
                <w:sz w:val="21"/>
                <w:szCs w:val="21"/>
              </w:rPr>
            </w:pPr>
            <w:r w:rsidRPr="00A95334">
              <w:rPr>
                <w:rFonts w:ascii="Consolas" w:hAnsi="Consolas" w:hint="eastAsia"/>
                <w:kern w:val="0"/>
                <w:sz w:val="21"/>
                <w:szCs w:val="21"/>
              </w:rPr>
              <w:t>MAXClient</w:t>
            </w:r>
            <w:r w:rsidRPr="00A95334">
              <w:rPr>
                <w:rFonts w:ascii="Consolas" w:hAnsi="Consolas" w:hint="eastAsia"/>
                <w:kern w:val="0"/>
                <w:sz w:val="21"/>
                <w:szCs w:val="21"/>
              </w:rPr>
              <w:t>通过</w:t>
            </w:r>
            <w:r w:rsidRPr="00A95334">
              <w:rPr>
                <w:rFonts w:ascii="Consolas" w:hAnsi="Consolas" w:hint="eastAsia"/>
                <w:kern w:val="0"/>
                <w:sz w:val="21"/>
                <w:szCs w:val="21"/>
              </w:rPr>
              <w:t>Ajax</w:t>
            </w:r>
            <w:r w:rsidRPr="00A95334">
              <w:rPr>
                <w:rFonts w:ascii="Consolas" w:hAnsi="Consolas" w:hint="eastAsia"/>
                <w:kern w:val="0"/>
                <w:sz w:val="21"/>
                <w:szCs w:val="21"/>
              </w:rPr>
              <w:t>方式，向</w:t>
            </w:r>
            <w:r w:rsidRPr="00A95334">
              <w:rPr>
                <w:rFonts w:ascii="Consolas" w:hAnsi="Consolas" w:hint="eastAsia"/>
                <w:kern w:val="0"/>
                <w:sz w:val="21"/>
                <w:szCs w:val="21"/>
              </w:rPr>
              <w:t>MA</w:t>
            </w:r>
            <w:r w:rsidRPr="00EA23EE">
              <w:rPr>
                <w:rFonts w:ascii="Consolas" w:hAnsi="Consolas" w:hint="eastAsia"/>
                <w:kern w:val="0"/>
                <w:sz w:val="21"/>
                <w:szCs w:val="21"/>
              </w:rPr>
              <w:t>XUniform</w:t>
            </w:r>
            <w:r w:rsidRPr="00EA23EE">
              <w:rPr>
                <w:rFonts w:ascii="Consolas" w:hAnsi="Consolas" w:hint="eastAsia"/>
                <w:kern w:val="0"/>
                <w:sz w:val="21"/>
                <w:szCs w:val="21"/>
              </w:rPr>
              <w:t>发送注销帐号（</w:t>
            </w:r>
            <w:r w:rsidRPr="000A05DB">
              <w:rPr>
                <w:rFonts w:ascii="Consolas" w:hAnsi="Consolas" w:hint="eastAsia"/>
                <w:kern w:val="0"/>
                <w:sz w:val="21"/>
                <w:szCs w:val="21"/>
              </w:rPr>
              <w:t>用例：</w:t>
            </w:r>
            <w:r w:rsidRPr="00EA23EE">
              <w:rPr>
                <w:rFonts w:ascii="Consolas" w:hAnsi="Consolas" w:hint="eastAsia"/>
                <w:kern w:val="0"/>
                <w:sz w:val="21"/>
                <w:szCs w:val="21"/>
              </w:rPr>
              <w:t>MAX_Uniform_ADDRESSBOOK_SRS_00012</w:t>
            </w:r>
            <w:r w:rsidRPr="00EA23EE">
              <w:rPr>
                <w:rFonts w:ascii="Consolas" w:hAnsi="Consolas" w:hint="eastAsia"/>
                <w:kern w:val="0"/>
                <w:sz w:val="21"/>
                <w:szCs w:val="21"/>
              </w:rPr>
              <w:t>）请求。</w:t>
            </w:r>
          </w:p>
          <w:p w14:paraId="46C29501" w14:textId="77777777" w:rsidR="004440FC" w:rsidRPr="00C116D2" w:rsidRDefault="004440FC" w:rsidP="00AC5C40">
            <w:pPr>
              <w:pStyle w:val="a4"/>
              <w:numPr>
                <w:ilvl w:val="0"/>
                <w:numId w:val="186"/>
              </w:numPr>
              <w:spacing w:after="72"/>
              <w:ind w:firstLineChars="0"/>
              <w:rPr>
                <w:rFonts w:ascii="Consolas" w:hAnsi="Consolas"/>
                <w:kern w:val="0"/>
                <w:sz w:val="21"/>
                <w:szCs w:val="21"/>
              </w:rPr>
            </w:pPr>
            <w:r w:rsidRPr="00C116D2">
              <w:rPr>
                <w:rFonts w:ascii="Consolas" w:hAnsi="Consolas" w:hint="eastAsia"/>
                <w:kern w:val="0"/>
                <w:sz w:val="21"/>
                <w:szCs w:val="21"/>
              </w:rPr>
              <w:t>不管</w:t>
            </w:r>
            <w:r w:rsidRPr="00C116D2">
              <w:rPr>
                <w:rFonts w:ascii="Consolas" w:hAnsi="Consolas" w:hint="eastAsia"/>
                <w:kern w:val="0"/>
                <w:sz w:val="21"/>
                <w:szCs w:val="21"/>
              </w:rPr>
              <w:t>MAXUniform</w:t>
            </w:r>
            <w:r w:rsidRPr="00C116D2">
              <w:rPr>
                <w:rFonts w:ascii="Consolas" w:hAnsi="Consolas" w:hint="eastAsia"/>
                <w:kern w:val="0"/>
                <w:sz w:val="21"/>
                <w:szCs w:val="21"/>
              </w:rPr>
              <w:t>返回什么结果，关闭客户端。</w:t>
            </w:r>
          </w:p>
          <w:p w14:paraId="31DB2121" w14:textId="77777777" w:rsidR="004440FC" w:rsidRPr="00A95334" w:rsidRDefault="004440FC" w:rsidP="00AC5C40">
            <w:pPr>
              <w:pStyle w:val="a4"/>
              <w:numPr>
                <w:ilvl w:val="0"/>
                <w:numId w:val="186"/>
              </w:numPr>
              <w:spacing w:after="72"/>
              <w:ind w:firstLineChars="0"/>
              <w:rPr>
                <w:rFonts w:ascii="Consolas" w:hAnsi="Consolas"/>
                <w:kern w:val="0"/>
                <w:sz w:val="21"/>
                <w:szCs w:val="21"/>
              </w:rPr>
            </w:pPr>
            <w:r w:rsidRPr="00A95334">
              <w:rPr>
                <w:rFonts w:ascii="Consolas" w:hAnsi="Consolas" w:hint="eastAsia"/>
                <w:kern w:val="0"/>
                <w:sz w:val="21"/>
                <w:szCs w:val="21"/>
              </w:rPr>
              <w:t>用例结束。</w:t>
            </w:r>
          </w:p>
          <w:p w14:paraId="3E92B9B1" w14:textId="77777777" w:rsidR="004440FC" w:rsidRPr="00A95334" w:rsidRDefault="004440FC" w:rsidP="003C4A16">
            <w:pPr>
              <w:pStyle w:val="af3"/>
              <w:rPr>
                <w:rFonts w:ascii="Consolas" w:hAnsi="Consolas"/>
                <w:sz w:val="21"/>
                <w:szCs w:val="21"/>
              </w:rPr>
            </w:pPr>
          </w:p>
        </w:tc>
      </w:tr>
      <w:tr w:rsidR="004440FC" w:rsidRPr="00A95334" w14:paraId="18757EC9" w14:textId="77777777" w:rsidTr="003C4A16">
        <w:tc>
          <w:tcPr>
            <w:tcW w:w="5000" w:type="pct"/>
            <w:gridSpan w:val="3"/>
            <w:shd w:val="clear" w:color="auto" w:fill="auto"/>
          </w:tcPr>
          <w:p w14:paraId="4BF5316A"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lastRenderedPageBreak/>
              <w:t>可选事件流</w:t>
            </w:r>
          </w:p>
        </w:tc>
      </w:tr>
      <w:tr w:rsidR="004440FC" w:rsidRPr="00A95334" w14:paraId="361A368B" w14:textId="77777777" w:rsidTr="003C4A16">
        <w:trPr>
          <w:hidden/>
        </w:trPr>
        <w:tc>
          <w:tcPr>
            <w:tcW w:w="5000" w:type="pct"/>
            <w:gridSpan w:val="3"/>
            <w:shd w:val="clear" w:color="auto" w:fill="auto"/>
          </w:tcPr>
          <w:p w14:paraId="6E8D9F3C" w14:textId="77777777" w:rsidR="004440FC" w:rsidRPr="00A95334" w:rsidRDefault="004440FC" w:rsidP="00CD4D74">
            <w:pPr>
              <w:pStyle w:val="aff5"/>
              <w:numPr>
                <w:ilvl w:val="0"/>
                <w:numId w:val="128"/>
              </w:numPr>
              <w:spacing w:afterLines="30" w:after="72" w:line="288" w:lineRule="auto"/>
              <w:ind w:firstLineChars="0"/>
              <w:rPr>
                <w:rFonts w:ascii="Consolas" w:hAnsi="Consolas"/>
                <w:vanish/>
                <w:kern w:val="0"/>
                <w:szCs w:val="21"/>
              </w:rPr>
            </w:pPr>
          </w:p>
          <w:p w14:paraId="4A22C62B" w14:textId="77777777" w:rsidR="004440FC" w:rsidRPr="00A95334" w:rsidRDefault="004440FC" w:rsidP="00CD4D74">
            <w:pPr>
              <w:pStyle w:val="aff5"/>
              <w:numPr>
                <w:ilvl w:val="0"/>
                <w:numId w:val="128"/>
              </w:numPr>
              <w:spacing w:afterLines="30" w:after="72" w:line="288" w:lineRule="auto"/>
              <w:ind w:firstLineChars="0"/>
              <w:rPr>
                <w:rFonts w:ascii="Consolas" w:hAnsi="Consolas"/>
                <w:vanish/>
                <w:kern w:val="0"/>
                <w:szCs w:val="21"/>
              </w:rPr>
            </w:pPr>
          </w:p>
          <w:p w14:paraId="331945C0"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6B95A054"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66349E97"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0BB4EC3D"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36D78A6C"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05E615CC"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66DEEE4D"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1168ECD9" w14:textId="77777777" w:rsidR="004440FC" w:rsidRPr="00A95334" w:rsidRDefault="004440FC">
            <w:pPr>
              <w:pStyle w:val="aff5"/>
              <w:numPr>
                <w:ilvl w:val="1"/>
                <w:numId w:val="128"/>
              </w:numPr>
              <w:spacing w:afterLines="30" w:after="72" w:line="288" w:lineRule="auto"/>
              <w:ind w:firstLineChars="0"/>
              <w:rPr>
                <w:rFonts w:ascii="Consolas" w:hAnsi="Consolas"/>
                <w:vanish/>
                <w:kern w:val="0"/>
                <w:szCs w:val="21"/>
              </w:rPr>
            </w:pPr>
          </w:p>
          <w:p w14:paraId="0152F164"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6603316A"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238B902B"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3C268CB3"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2DF08905" w14:textId="77777777" w:rsidR="004440FC" w:rsidRPr="00A95334" w:rsidRDefault="004440FC">
            <w:pPr>
              <w:pStyle w:val="aff5"/>
              <w:numPr>
                <w:ilvl w:val="0"/>
                <w:numId w:val="128"/>
              </w:numPr>
              <w:spacing w:afterLines="30" w:after="72" w:line="288" w:lineRule="auto"/>
              <w:ind w:firstLineChars="0"/>
              <w:rPr>
                <w:rFonts w:ascii="Consolas" w:hAnsi="Consolas"/>
                <w:vanish/>
                <w:kern w:val="0"/>
                <w:szCs w:val="21"/>
              </w:rPr>
            </w:pPr>
          </w:p>
          <w:p w14:paraId="7FC53E0F" w14:textId="77777777" w:rsidR="004440FC" w:rsidRPr="00A95334" w:rsidRDefault="004440FC">
            <w:pPr>
              <w:pStyle w:val="aff5"/>
              <w:numPr>
                <w:ilvl w:val="1"/>
                <w:numId w:val="128"/>
              </w:numPr>
              <w:spacing w:afterLines="30" w:after="72" w:line="288" w:lineRule="auto"/>
              <w:ind w:firstLineChars="0"/>
              <w:rPr>
                <w:rFonts w:ascii="Consolas" w:hAnsi="Consolas"/>
                <w:vanish/>
                <w:kern w:val="0"/>
                <w:szCs w:val="21"/>
              </w:rPr>
            </w:pPr>
          </w:p>
          <w:p w14:paraId="4CEABCF6" w14:textId="77777777" w:rsidR="004440FC" w:rsidRPr="00A95334" w:rsidRDefault="004440FC">
            <w:pPr>
              <w:pStyle w:val="aff5"/>
              <w:numPr>
                <w:ilvl w:val="0"/>
                <w:numId w:val="134"/>
              </w:numPr>
              <w:spacing w:afterLines="30" w:after="72" w:line="288" w:lineRule="auto"/>
              <w:ind w:firstLineChars="0"/>
              <w:rPr>
                <w:rFonts w:ascii="Consolas" w:hAnsi="Consolas"/>
                <w:vanish/>
                <w:kern w:val="0"/>
                <w:szCs w:val="21"/>
              </w:rPr>
            </w:pPr>
          </w:p>
          <w:p w14:paraId="645FF86A" w14:textId="77777777" w:rsidR="004440FC" w:rsidRPr="00A95334" w:rsidRDefault="004440FC">
            <w:pPr>
              <w:pStyle w:val="aff5"/>
              <w:numPr>
                <w:ilvl w:val="0"/>
                <w:numId w:val="134"/>
              </w:numPr>
              <w:spacing w:afterLines="30" w:after="72" w:line="288" w:lineRule="auto"/>
              <w:ind w:firstLineChars="0"/>
              <w:rPr>
                <w:rFonts w:ascii="Consolas" w:hAnsi="Consolas"/>
                <w:vanish/>
                <w:kern w:val="0"/>
                <w:szCs w:val="21"/>
              </w:rPr>
            </w:pPr>
          </w:p>
          <w:p w14:paraId="50C9EC8C" w14:textId="77777777" w:rsidR="004440FC" w:rsidRPr="00A95334" w:rsidRDefault="004440FC">
            <w:pPr>
              <w:pStyle w:val="aff5"/>
              <w:numPr>
                <w:ilvl w:val="0"/>
                <w:numId w:val="134"/>
              </w:numPr>
              <w:spacing w:afterLines="30" w:after="72" w:line="288" w:lineRule="auto"/>
              <w:ind w:firstLineChars="0"/>
              <w:rPr>
                <w:rFonts w:ascii="Consolas" w:hAnsi="Consolas"/>
                <w:vanish/>
                <w:kern w:val="0"/>
                <w:szCs w:val="21"/>
              </w:rPr>
            </w:pPr>
          </w:p>
          <w:p w14:paraId="6D84A23B" w14:textId="77777777" w:rsidR="004440FC" w:rsidRPr="00A95334" w:rsidRDefault="004440FC">
            <w:pPr>
              <w:pStyle w:val="aff5"/>
              <w:numPr>
                <w:ilvl w:val="1"/>
                <w:numId w:val="134"/>
              </w:numPr>
              <w:spacing w:afterLines="30" w:after="72" w:line="288" w:lineRule="auto"/>
              <w:ind w:firstLineChars="0"/>
              <w:rPr>
                <w:rFonts w:ascii="Consolas" w:hAnsi="Consolas"/>
                <w:vanish/>
                <w:kern w:val="0"/>
                <w:szCs w:val="21"/>
              </w:rPr>
            </w:pPr>
          </w:p>
          <w:p w14:paraId="14509671" w14:textId="77777777" w:rsidR="004440FC" w:rsidRPr="00A95334" w:rsidRDefault="004440FC">
            <w:pPr>
              <w:pStyle w:val="aff5"/>
              <w:numPr>
                <w:ilvl w:val="1"/>
                <w:numId w:val="134"/>
              </w:numPr>
              <w:spacing w:afterLines="30" w:after="72" w:line="288" w:lineRule="auto"/>
              <w:ind w:firstLineChars="0"/>
              <w:rPr>
                <w:rFonts w:ascii="Consolas" w:hAnsi="Consolas"/>
                <w:vanish/>
                <w:kern w:val="0"/>
                <w:szCs w:val="21"/>
              </w:rPr>
            </w:pPr>
          </w:p>
          <w:p w14:paraId="72A81AD4" w14:textId="77777777" w:rsidR="004440FC" w:rsidRPr="00A95334" w:rsidRDefault="004440FC" w:rsidP="003C4A16">
            <w:pPr>
              <w:pStyle w:val="a4"/>
              <w:spacing w:after="72"/>
              <w:ind w:firstLineChars="0" w:firstLine="0"/>
              <w:rPr>
                <w:rFonts w:ascii="Consolas" w:hAnsi="Consolas"/>
                <w:kern w:val="0"/>
                <w:sz w:val="21"/>
                <w:szCs w:val="21"/>
              </w:rPr>
            </w:pPr>
            <w:r>
              <w:rPr>
                <w:rFonts w:ascii="Consolas" w:hAnsi="Consolas" w:hint="eastAsia"/>
                <w:kern w:val="0"/>
                <w:sz w:val="21"/>
                <w:szCs w:val="21"/>
              </w:rPr>
              <w:t>N/A</w:t>
            </w:r>
          </w:p>
        </w:tc>
      </w:tr>
      <w:tr w:rsidR="004440FC" w:rsidRPr="00A95334" w14:paraId="41DA11A7" w14:textId="77777777" w:rsidTr="003C4A16">
        <w:tc>
          <w:tcPr>
            <w:tcW w:w="804" w:type="pct"/>
            <w:gridSpan w:val="2"/>
            <w:shd w:val="clear" w:color="auto" w:fill="auto"/>
          </w:tcPr>
          <w:p w14:paraId="26AB5255"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后置条件</w:t>
            </w:r>
          </w:p>
        </w:tc>
        <w:tc>
          <w:tcPr>
            <w:tcW w:w="4196" w:type="pct"/>
            <w:shd w:val="clear" w:color="auto" w:fill="auto"/>
          </w:tcPr>
          <w:p w14:paraId="15824692" w14:textId="77777777" w:rsidR="004440FC" w:rsidRPr="00A95334" w:rsidRDefault="004440FC" w:rsidP="00AC5C40">
            <w:pPr>
              <w:pStyle w:val="a4"/>
              <w:numPr>
                <w:ilvl w:val="0"/>
                <w:numId w:val="160"/>
              </w:numPr>
              <w:spacing w:after="72"/>
              <w:ind w:firstLineChars="0"/>
              <w:rPr>
                <w:rFonts w:ascii="Consolas" w:hAnsi="Consolas"/>
                <w:iCs/>
                <w:kern w:val="0"/>
                <w:sz w:val="21"/>
                <w:szCs w:val="21"/>
                <w:lang w:bidi="en-US"/>
              </w:rPr>
            </w:pPr>
            <w:r>
              <w:rPr>
                <w:rFonts w:ascii="Consolas" w:hAnsi="Consolas" w:hint="eastAsia"/>
                <w:iCs/>
                <w:kern w:val="0"/>
                <w:sz w:val="21"/>
                <w:szCs w:val="21"/>
                <w:lang w:bidi="en-US"/>
              </w:rPr>
              <w:t>允许用户出现</w:t>
            </w:r>
            <w:r>
              <w:rPr>
                <w:rFonts w:ascii="Consolas" w:hAnsi="Consolas" w:hint="eastAsia"/>
                <w:iCs/>
                <w:kern w:val="0"/>
                <w:sz w:val="21"/>
                <w:szCs w:val="21"/>
                <w:lang w:bidi="en-US"/>
              </w:rPr>
              <w:t>5</w:t>
            </w:r>
            <w:r>
              <w:rPr>
                <w:rFonts w:ascii="Consolas" w:hAnsi="Consolas" w:hint="eastAsia"/>
                <w:iCs/>
                <w:kern w:val="0"/>
                <w:sz w:val="21"/>
                <w:szCs w:val="21"/>
                <w:lang w:bidi="en-US"/>
              </w:rPr>
              <w:t>分钟无法登录情况（注销帐号失败的情况下会出现）</w:t>
            </w:r>
          </w:p>
        </w:tc>
      </w:tr>
      <w:tr w:rsidR="004440FC" w:rsidRPr="00A95334" w14:paraId="4E69B123" w14:textId="77777777" w:rsidTr="003C4A16">
        <w:tc>
          <w:tcPr>
            <w:tcW w:w="804" w:type="pct"/>
            <w:gridSpan w:val="2"/>
            <w:shd w:val="clear" w:color="auto" w:fill="auto"/>
          </w:tcPr>
          <w:p w14:paraId="65E3F980"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业务规则</w:t>
            </w:r>
          </w:p>
        </w:tc>
        <w:tc>
          <w:tcPr>
            <w:tcW w:w="4196" w:type="pct"/>
            <w:shd w:val="clear" w:color="auto" w:fill="auto"/>
          </w:tcPr>
          <w:p w14:paraId="75E7886D" w14:textId="77777777" w:rsidR="004440FC" w:rsidRPr="00A95334" w:rsidRDefault="004440FC" w:rsidP="003C4A16">
            <w:pPr>
              <w:pStyle w:val="a4"/>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r w:rsidR="004440FC" w:rsidRPr="00A95334" w14:paraId="35A8FA1E" w14:textId="77777777" w:rsidTr="003C4A16">
        <w:tc>
          <w:tcPr>
            <w:tcW w:w="804" w:type="pct"/>
            <w:gridSpan w:val="2"/>
            <w:shd w:val="clear" w:color="auto" w:fill="auto"/>
          </w:tcPr>
          <w:p w14:paraId="47BD6926" w14:textId="77777777" w:rsidR="004440FC" w:rsidRPr="00A95334" w:rsidRDefault="004440FC" w:rsidP="003C4A16">
            <w:pPr>
              <w:pStyle w:val="a4"/>
              <w:spacing w:after="72"/>
              <w:ind w:firstLineChars="0" w:firstLine="0"/>
              <w:rPr>
                <w:rFonts w:ascii="Consolas" w:hAnsi="Consolas"/>
                <w:b/>
                <w:kern w:val="0"/>
                <w:sz w:val="21"/>
                <w:szCs w:val="21"/>
              </w:rPr>
            </w:pPr>
            <w:r w:rsidRPr="00A95334">
              <w:rPr>
                <w:rFonts w:ascii="Consolas" w:hAnsi="Consolas" w:hint="eastAsia"/>
                <w:b/>
                <w:kern w:val="0"/>
                <w:sz w:val="21"/>
                <w:szCs w:val="21"/>
              </w:rPr>
              <w:t>设计约束</w:t>
            </w:r>
          </w:p>
        </w:tc>
        <w:tc>
          <w:tcPr>
            <w:tcW w:w="4196" w:type="pct"/>
            <w:shd w:val="clear" w:color="auto" w:fill="auto"/>
          </w:tcPr>
          <w:p w14:paraId="4877C40D" w14:textId="77777777" w:rsidR="004440FC" w:rsidRPr="00A95334" w:rsidRDefault="004440FC" w:rsidP="003C4A16">
            <w:pPr>
              <w:rPr>
                <w:rFonts w:ascii="Consolas" w:hAnsi="Consolas"/>
                <w:szCs w:val="21"/>
              </w:rPr>
            </w:pPr>
            <w:r w:rsidRPr="00A95334">
              <w:rPr>
                <w:rFonts w:ascii="Consolas" w:hAnsi="Consolas" w:hint="eastAsia"/>
                <w:szCs w:val="21"/>
                <w:lang w:bidi="en-US"/>
              </w:rPr>
              <w:t>N/A</w:t>
            </w:r>
          </w:p>
        </w:tc>
      </w:tr>
      <w:tr w:rsidR="004440FC" w:rsidRPr="00A95334" w14:paraId="17CE091A" w14:textId="77777777" w:rsidTr="003C4A16">
        <w:tc>
          <w:tcPr>
            <w:tcW w:w="804" w:type="pct"/>
            <w:gridSpan w:val="2"/>
            <w:shd w:val="clear" w:color="auto" w:fill="auto"/>
          </w:tcPr>
          <w:p w14:paraId="2E90311C"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参数表</w:t>
            </w:r>
          </w:p>
        </w:tc>
        <w:tc>
          <w:tcPr>
            <w:tcW w:w="4196" w:type="pct"/>
            <w:shd w:val="clear" w:color="auto" w:fill="auto"/>
          </w:tcPr>
          <w:p w14:paraId="6CB8BB56" w14:textId="77777777" w:rsidR="004440FC" w:rsidRPr="00A95334" w:rsidRDefault="004440FC" w:rsidP="003C4A16">
            <w:pPr>
              <w:pStyle w:val="a4"/>
              <w:spacing w:after="72"/>
              <w:ind w:firstLineChars="0" w:firstLine="0"/>
              <w:rPr>
                <w:rFonts w:ascii="Consolas" w:hAnsi="Consolas"/>
                <w:iCs/>
                <w:kern w:val="0"/>
                <w:sz w:val="21"/>
                <w:szCs w:val="21"/>
                <w:lang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4"/>
              <w:gridCol w:w="4881"/>
            </w:tblGrid>
            <w:tr w:rsidR="004440FC" w:rsidRPr="00A95334" w14:paraId="46C6801B" w14:textId="77777777" w:rsidTr="003C4A16">
              <w:tc>
                <w:tcPr>
                  <w:tcW w:w="1791" w:type="pct"/>
                </w:tcPr>
                <w:p w14:paraId="05F7CCFB" w14:textId="77777777" w:rsidR="004440FC" w:rsidRPr="00A95334" w:rsidRDefault="004440FC" w:rsidP="003C4A16">
                  <w:pPr>
                    <w:pStyle w:val="a4"/>
                    <w:spacing w:after="72"/>
                    <w:ind w:firstLineChars="0" w:firstLine="0"/>
                    <w:jc w:val="center"/>
                    <w:rPr>
                      <w:rFonts w:ascii="Consolas" w:hAnsi="Consolas"/>
                      <w:sz w:val="21"/>
                      <w:szCs w:val="21"/>
                    </w:rPr>
                  </w:pPr>
                  <w:r w:rsidRPr="00A95334">
                    <w:rPr>
                      <w:rFonts w:ascii="Consolas" w:hAnsi="Consolas" w:hint="eastAsia"/>
                      <w:sz w:val="21"/>
                      <w:szCs w:val="21"/>
                    </w:rPr>
                    <w:t>参数</w:t>
                  </w:r>
                </w:p>
              </w:tc>
              <w:tc>
                <w:tcPr>
                  <w:tcW w:w="3209" w:type="pct"/>
                </w:tcPr>
                <w:p w14:paraId="0E7F5AAE" w14:textId="77777777" w:rsidR="004440FC" w:rsidRPr="00A95334" w:rsidRDefault="004440FC" w:rsidP="003C4A16">
                  <w:pPr>
                    <w:pStyle w:val="a4"/>
                    <w:spacing w:after="72"/>
                    <w:ind w:firstLineChars="0" w:firstLine="0"/>
                    <w:jc w:val="center"/>
                    <w:rPr>
                      <w:rFonts w:ascii="Consolas" w:hAnsi="Consolas"/>
                      <w:sz w:val="21"/>
                      <w:szCs w:val="21"/>
                    </w:rPr>
                  </w:pPr>
                  <w:r w:rsidRPr="00A95334">
                    <w:rPr>
                      <w:rFonts w:ascii="Consolas" w:hAnsi="Consolas" w:hint="eastAsia"/>
                      <w:sz w:val="21"/>
                      <w:szCs w:val="21"/>
                    </w:rPr>
                    <w:t>说明</w:t>
                  </w:r>
                </w:p>
              </w:tc>
            </w:tr>
            <w:tr w:rsidR="004440FC" w:rsidRPr="00A95334" w14:paraId="45EA1B1D" w14:textId="77777777" w:rsidTr="003C4A16">
              <w:tc>
                <w:tcPr>
                  <w:tcW w:w="1791" w:type="pct"/>
                </w:tcPr>
                <w:p w14:paraId="482D5CCE" w14:textId="77777777" w:rsidR="004440FC" w:rsidRPr="00A95334" w:rsidRDefault="004440FC" w:rsidP="003C4A16">
                  <w:pPr>
                    <w:rPr>
                      <w:rFonts w:ascii="Consolas" w:hAnsi="Consolas"/>
                      <w:szCs w:val="21"/>
                    </w:rPr>
                  </w:pPr>
                  <w:r w:rsidRPr="00A95334">
                    <w:rPr>
                      <w:rFonts w:ascii="Consolas" w:hAnsi="Consolas" w:hint="eastAsia"/>
                      <w:szCs w:val="21"/>
                      <w:shd w:val="clear" w:color="auto" w:fill="FFFFFF"/>
                    </w:rPr>
                    <w:t>email</w:t>
                  </w:r>
                </w:p>
              </w:tc>
              <w:tc>
                <w:tcPr>
                  <w:tcW w:w="3209" w:type="pct"/>
                </w:tcPr>
                <w:p w14:paraId="0F4E323E" w14:textId="77777777" w:rsidR="004440FC" w:rsidRPr="00A95334" w:rsidRDefault="004440FC" w:rsidP="003C4A16">
                  <w:pPr>
                    <w:rPr>
                      <w:rFonts w:ascii="Consolas" w:hAnsi="Consolas"/>
                      <w:szCs w:val="21"/>
                    </w:rPr>
                  </w:pPr>
                  <w:r w:rsidRPr="00A95334">
                    <w:rPr>
                      <w:rFonts w:ascii="Consolas" w:hAnsi="Consolas" w:hint="eastAsia"/>
                      <w:kern w:val="0"/>
                      <w:szCs w:val="21"/>
                    </w:rPr>
                    <w:t>帐号对应邮箱地址</w:t>
                  </w:r>
                </w:p>
              </w:tc>
            </w:tr>
            <w:tr w:rsidR="004440FC" w:rsidRPr="00A95334" w14:paraId="63BA20B9" w14:textId="77777777" w:rsidTr="003C4A16">
              <w:tc>
                <w:tcPr>
                  <w:tcW w:w="1791" w:type="pct"/>
                </w:tcPr>
                <w:p w14:paraId="411EEFEB" w14:textId="77777777" w:rsidR="004440FC" w:rsidRPr="00A95334" w:rsidRDefault="004440FC" w:rsidP="003C4A16">
                  <w:pPr>
                    <w:rPr>
                      <w:rFonts w:ascii="Consolas" w:hAnsi="Consolas"/>
                      <w:szCs w:val="21"/>
                      <w:shd w:val="clear" w:color="auto" w:fill="FFFFFF"/>
                    </w:rPr>
                  </w:pPr>
                  <w:r w:rsidRPr="00A95334">
                    <w:rPr>
                      <w:rFonts w:ascii="Consolas" w:hAnsi="Consolas"/>
                      <w:szCs w:val="21"/>
                      <w:shd w:val="clear" w:color="auto" w:fill="FFFFFF"/>
                    </w:rPr>
                    <w:t>Result</w:t>
                  </w:r>
                </w:p>
              </w:tc>
              <w:tc>
                <w:tcPr>
                  <w:tcW w:w="3209" w:type="pct"/>
                </w:tcPr>
                <w:p w14:paraId="5AE6CFAE" w14:textId="77777777" w:rsidR="004440FC" w:rsidRPr="00A95334" w:rsidRDefault="004440FC" w:rsidP="003C4A16">
                  <w:pPr>
                    <w:rPr>
                      <w:rFonts w:ascii="Consolas" w:hAnsi="Consolas"/>
                      <w:kern w:val="0"/>
                      <w:szCs w:val="21"/>
                    </w:rPr>
                  </w:pPr>
                  <w:r w:rsidRPr="00A95334">
                    <w:rPr>
                      <w:rFonts w:ascii="Consolas" w:hAnsi="Consolas" w:hint="eastAsia"/>
                      <w:kern w:val="0"/>
                      <w:szCs w:val="21"/>
                    </w:rPr>
                    <w:t>注销帐号</w:t>
                  </w:r>
                  <w:r w:rsidRPr="00A95334">
                    <w:rPr>
                      <w:rFonts w:ascii="Consolas" w:hAnsi="Consolas" w:hint="eastAsia"/>
                      <w:kern w:val="0"/>
                      <w:szCs w:val="21"/>
                    </w:rPr>
                    <w:t>MAXUniform</w:t>
                  </w:r>
                  <w:r w:rsidRPr="00A95334">
                    <w:rPr>
                      <w:rFonts w:ascii="Consolas" w:hAnsi="Consolas" w:hint="eastAsia"/>
                      <w:kern w:val="0"/>
                      <w:szCs w:val="21"/>
                    </w:rPr>
                    <w:t>返回结果</w:t>
                  </w:r>
                </w:p>
              </w:tc>
            </w:tr>
          </w:tbl>
          <w:p w14:paraId="7686433A" w14:textId="77777777" w:rsidR="004440FC" w:rsidRPr="00A95334" w:rsidRDefault="004440FC" w:rsidP="003C4A16">
            <w:pPr>
              <w:pStyle w:val="a4"/>
              <w:spacing w:after="72"/>
              <w:ind w:firstLineChars="0" w:firstLine="0"/>
              <w:rPr>
                <w:rFonts w:ascii="Consolas" w:hAnsi="Consolas"/>
                <w:iCs/>
                <w:kern w:val="0"/>
                <w:sz w:val="21"/>
                <w:szCs w:val="21"/>
                <w:lang w:bidi="en-US"/>
              </w:rPr>
            </w:pPr>
          </w:p>
        </w:tc>
      </w:tr>
      <w:tr w:rsidR="004440FC" w:rsidRPr="00A95334" w14:paraId="5E305AFA" w14:textId="77777777" w:rsidTr="003C4A16">
        <w:tc>
          <w:tcPr>
            <w:tcW w:w="804" w:type="pct"/>
            <w:gridSpan w:val="2"/>
            <w:shd w:val="clear" w:color="auto" w:fill="auto"/>
          </w:tcPr>
          <w:p w14:paraId="563FD5D4" w14:textId="77777777" w:rsidR="004440FC" w:rsidRPr="00A95334" w:rsidRDefault="004440FC" w:rsidP="003C4A16">
            <w:pPr>
              <w:pStyle w:val="a4"/>
              <w:spacing w:after="72"/>
              <w:ind w:firstLineChars="0" w:firstLine="0"/>
              <w:rPr>
                <w:rFonts w:ascii="Consolas" w:hAnsi="Consolas"/>
                <w:b/>
                <w:iCs/>
                <w:kern w:val="0"/>
                <w:sz w:val="21"/>
                <w:szCs w:val="21"/>
                <w:lang w:bidi="en-US"/>
              </w:rPr>
            </w:pPr>
            <w:r w:rsidRPr="00A95334">
              <w:rPr>
                <w:rFonts w:ascii="Consolas" w:hAnsi="Consolas" w:hint="eastAsia"/>
                <w:b/>
                <w:iCs/>
                <w:kern w:val="0"/>
                <w:sz w:val="21"/>
                <w:szCs w:val="21"/>
                <w:lang w:bidi="en-US"/>
              </w:rPr>
              <w:t>非功能需求</w:t>
            </w:r>
          </w:p>
        </w:tc>
        <w:tc>
          <w:tcPr>
            <w:tcW w:w="4196" w:type="pct"/>
            <w:shd w:val="clear" w:color="auto" w:fill="auto"/>
          </w:tcPr>
          <w:p w14:paraId="69FB065F" w14:textId="77777777" w:rsidR="004440FC" w:rsidRPr="00A95334" w:rsidRDefault="004440FC" w:rsidP="003C4A16">
            <w:pPr>
              <w:pStyle w:val="a4"/>
              <w:keepNext/>
              <w:spacing w:after="72"/>
              <w:ind w:firstLineChars="0" w:firstLine="0"/>
              <w:rPr>
                <w:rFonts w:ascii="Consolas" w:hAnsi="Consolas"/>
                <w:iCs/>
                <w:kern w:val="0"/>
                <w:sz w:val="21"/>
                <w:szCs w:val="21"/>
                <w:lang w:bidi="en-US"/>
              </w:rPr>
            </w:pPr>
            <w:r w:rsidRPr="00A95334">
              <w:rPr>
                <w:rFonts w:ascii="Consolas" w:hAnsi="Consolas" w:hint="eastAsia"/>
                <w:iCs/>
                <w:kern w:val="0"/>
                <w:sz w:val="21"/>
                <w:szCs w:val="21"/>
                <w:lang w:bidi="en-US"/>
              </w:rPr>
              <w:t>N/A</w:t>
            </w:r>
          </w:p>
        </w:tc>
      </w:tr>
    </w:tbl>
    <w:p w14:paraId="001F1B51" w14:textId="77777777" w:rsidR="004440FC" w:rsidRPr="004F624E" w:rsidRDefault="004440FC" w:rsidP="004440FC">
      <w:pPr>
        <w:rPr>
          <w:rFonts w:ascii="Consolas" w:hAnsi="Consolas"/>
        </w:rPr>
      </w:pPr>
    </w:p>
    <w:p w14:paraId="44679485" w14:textId="77777777" w:rsidR="004440FC" w:rsidRPr="004F624E" w:rsidRDefault="004440FC" w:rsidP="004440FC">
      <w:pPr>
        <w:pStyle w:val="a4"/>
        <w:spacing w:after="72"/>
        <w:ind w:firstLine="480"/>
        <w:rPr>
          <w:rFonts w:ascii="Consolas" w:hAnsi="Consolas"/>
        </w:rPr>
      </w:pPr>
    </w:p>
    <w:p w14:paraId="54B97E98" w14:textId="77777777" w:rsidR="003407E2" w:rsidRPr="004F624E" w:rsidRDefault="003407E2" w:rsidP="003407E2">
      <w:pPr>
        <w:pStyle w:val="1"/>
        <w:spacing w:before="48" w:after="48"/>
        <w:rPr>
          <w:rFonts w:ascii="Consolas" w:hAnsi="Consolas"/>
          <w:color w:val="000000"/>
        </w:rPr>
      </w:pPr>
      <w:r w:rsidRPr="004F624E">
        <w:rPr>
          <w:rFonts w:ascii="Consolas" w:hAnsi="Consolas" w:hint="eastAsia"/>
          <w:color w:val="000000"/>
        </w:rPr>
        <w:lastRenderedPageBreak/>
        <w:t>会议遥控器</w:t>
      </w:r>
      <w:r w:rsidR="009B566F" w:rsidRPr="004F624E">
        <w:rPr>
          <w:rFonts w:ascii="Consolas" w:hAnsi="Consolas" w:hint="eastAsia"/>
          <w:color w:val="000000"/>
        </w:rPr>
        <w:t>与数据视图</w:t>
      </w:r>
      <w:bookmarkEnd w:id="422"/>
    </w:p>
    <w:p w14:paraId="6B3A71FF" w14:textId="77777777" w:rsidR="00040439" w:rsidRPr="00040439" w:rsidRDefault="00040439" w:rsidP="00CD4D74">
      <w:pPr>
        <w:pStyle w:val="aff5"/>
        <w:keepNext/>
        <w:widowControl/>
        <w:numPr>
          <w:ilvl w:val="0"/>
          <w:numId w:val="14"/>
        </w:numPr>
        <w:spacing w:beforeLines="20" w:before="48" w:afterLines="20" w:after="48" w:line="360" w:lineRule="auto"/>
        <w:ind w:right="210" w:firstLineChars="0"/>
        <w:outlineLvl w:val="1"/>
        <w:rPr>
          <w:rFonts w:ascii="Consolas" w:hAnsi="Consolas"/>
          <w:b/>
          <w:bCs/>
          <w:vanish/>
          <w:sz w:val="32"/>
          <w:szCs w:val="32"/>
        </w:rPr>
      </w:pPr>
      <w:bookmarkStart w:id="489" w:name="_Toc353401378"/>
      <w:bookmarkStart w:id="490" w:name="_Toc353401503"/>
      <w:bookmarkStart w:id="491" w:name="_Toc353804849"/>
      <w:bookmarkStart w:id="492" w:name="_Toc354567221"/>
      <w:bookmarkStart w:id="493" w:name="_Toc354669731"/>
      <w:bookmarkStart w:id="494" w:name="_Toc354857274"/>
      <w:bookmarkStart w:id="495" w:name="_Toc354938279"/>
      <w:bookmarkStart w:id="496" w:name="_Toc355341044"/>
      <w:bookmarkStart w:id="497" w:name="_Toc355341046"/>
      <w:bookmarkEnd w:id="489"/>
      <w:bookmarkEnd w:id="490"/>
      <w:bookmarkEnd w:id="491"/>
      <w:bookmarkEnd w:id="492"/>
      <w:bookmarkEnd w:id="493"/>
      <w:bookmarkEnd w:id="494"/>
      <w:bookmarkEnd w:id="495"/>
      <w:bookmarkEnd w:id="496"/>
    </w:p>
    <w:p w14:paraId="3C34293D" w14:textId="77777777" w:rsidR="001E1154" w:rsidRPr="004F624E" w:rsidRDefault="001E1154" w:rsidP="00EB0FE1">
      <w:pPr>
        <w:pStyle w:val="2"/>
        <w:numPr>
          <w:ilvl w:val="1"/>
          <w:numId w:val="14"/>
        </w:numPr>
        <w:spacing w:before="48" w:after="48" w:line="360" w:lineRule="auto"/>
        <w:ind w:right="210"/>
        <w:rPr>
          <w:rFonts w:ascii="Consolas" w:hAnsi="Consolas"/>
        </w:rPr>
      </w:pPr>
      <w:r w:rsidRPr="004F624E">
        <w:rPr>
          <w:rFonts w:ascii="Consolas" w:hAnsi="Consolas" w:hint="eastAsia"/>
        </w:rPr>
        <w:t>遥控器窗口</w:t>
      </w:r>
      <w:bookmarkEnd w:id="497"/>
    </w:p>
    <w:p w14:paraId="381EEEB0" w14:textId="77777777" w:rsidR="002D3D28" w:rsidRPr="004F624E" w:rsidRDefault="009B566F" w:rsidP="00EB0FE1">
      <w:pPr>
        <w:pStyle w:val="30"/>
        <w:numPr>
          <w:ilvl w:val="2"/>
          <w:numId w:val="14"/>
        </w:numPr>
        <w:rPr>
          <w:rFonts w:ascii="Consolas" w:hAnsi="Consolas"/>
        </w:rPr>
      </w:pPr>
      <w:bookmarkStart w:id="498" w:name="_Toc355341047"/>
      <w:r w:rsidRPr="004F624E">
        <w:rPr>
          <w:rFonts w:ascii="Consolas" w:hAnsi="Consolas" w:hint="eastAsia"/>
        </w:rPr>
        <w:t>基础操作</w:t>
      </w:r>
      <w:bookmarkEnd w:id="498"/>
    </w:p>
    <w:p w14:paraId="15B7B480" w14:textId="77777777" w:rsidR="002D3D28" w:rsidRPr="004F624E" w:rsidRDefault="002D3D28" w:rsidP="002D3D28">
      <w:pPr>
        <w:pStyle w:val="a4"/>
        <w:spacing w:after="72"/>
        <w:ind w:firstLine="480"/>
        <w:rPr>
          <w:rFonts w:ascii="Consolas" w:hAnsi="Consolas"/>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2D3D28" w:rsidRPr="004F624E" w14:paraId="48E3DF43" w14:textId="77777777" w:rsidTr="00102CE0">
        <w:tc>
          <w:tcPr>
            <w:tcW w:w="2235" w:type="dxa"/>
            <w:shd w:val="clear" w:color="auto" w:fill="auto"/>
          </w:tcPr>
          <w:p w14:paraId="43944ED1" w14:textId="77777777" w:rsidR="002D3D28" w:rsidRPr="004F624E" w:rsidRDefault="002D3D28" w:rsidP="00102CE0">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2BA08A3C" w14:textId="77777777" w:rsidR="002D3D28" w:rsidRPr="004F624E" w:rsidRDefault="009B566F"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基础操作</w:t>
            </w:r>
          </w:p>
        </w:tc>
      </w:tr>
      <w:tr w:rsidR="002D3D28" w:rsidRPr="004F624E" w14:paraId="3A132C69" w14:textId="77777777" w:rsidTr="00102CE0">
        <w:tc>
          <w:tcPr>
            <w:tcW w:w="2235" w:type="dxa"/>
            <w:shd w:val="clear" w:color="auto" w:fill="auto"/>
          </w:tcPr>
          <w:p w14:paraId="68F8E168" w14:textId="77777777" w:rsidR="002D3D28" w:rsidRPr="004F624E" w:rsidRDefault="002D3D28" w:rsidP="00102CE0">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2EEC4B58" w14:textId="77777777" w:rsidR="002D3D28" w:rsidRPr="004F624E" w:rsidRDefault="002D3D28" w:rsidP="009B566F">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w:t>
            </w:r>
            <w:r w:rsidR="009B566F" w:rsidRPr="004F624E">
              <w:rPr>
                <w:rFonts w:ascii="Consolas" w:hAnsi="Consolas" w:hint="eastAsia"/>
                <w:caps/>
                <w:sz w:val="21"/>
                <w:szCs w:val="21"/>
              </w:rPr>
              <w:t>CONTROLLERWINDOW</w:t>
            </w:r>
            <w:r w:rsidRPr="004F624E">
              <w:rPr>
                <w:rFonts w:ascii="Consolas" w:hAnsi="Consolas" w:hint="eastAsia"/>
                <w:caps/>
                <w:sz w:val="21"/>
                <w:szCs w:val="21"/>
              </w:rPr>
              <w:t>_SRS_001</w:t>
            </w:r>
          </w:p>
        </w:tc>
      </w:tr>
      <w:tr w:rsidR="002D3D28" w:rsidRPr="004F624E" w14:paraId="5E11A2CB" w14:textId="77777777" w:rsidTr="00102CE0">
        <w:tc>
          <w:tcPr>
            <w:tcW w:w="2235" w:type="dxa"/>
            <w:shd w:val="clear" w:color="auto" w:fill="auto"/>
          </w:tcPr>
          <w:p w14:paraId="0C9B8FE4" w14:textId="77777777" w:rsidR="002D3D28" w:rsidRPr="004F624E" w:rsidRDefault="002D3D28" w:rsidP="00102CE0">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46EBC5D7" w14:textId="77777777" w:rsidR="002D3D28" w:rsidRPr="004F624E" w:rsidRDefault="002D3D28"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2D3D28" w:rsidRPr="004F624E" w14:paraId="12AFD9ED" w14:textId="77777777" w:rsidTr="00102CE0">
        <w:tc>
          <w:tcPr>
            <w:tcW w:w="2235" w:type="dxa"/>
            <w:shd w:val="clear" w:color="auto" w:fill="auto"/>
          </w:tcPr>
          <w:p w14:paraId="659F2FD8" w14:textId="77777777" w:rsidR="002D3D28" w:rsidRPr="004F624E" w:rsidRDefault="002D3D28" w:rsidP="00102CE0">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26FB531A" w14:textId="77777777" w:rsidR="002D3D28" w:rsidRPr="004F624E" w:rsidRDefault="009B566F"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基础操作包括：移动窗口位置、最小化、收缩停靠、展开等。</w:t>
            </w:r>
          </w:p>
        </w:tc>
      </w:tr>
      <w:tr w:rsidR="002D3D28" w:rsidRPr="004F624E" w14:paraId="39811192" w14:textId="77777777" w:rsidTr="00102CE0">
        <w:tc>
          <w:tcPr>
            <w:tcW w:w="2235" w:type="dxa"/>
            <w:shd w:val="clear" w:color="auto" w:fill="auto"/>
          </w:tcPr>
          <w:p w14:paraId="7F480587" w14:textId="77777777" w:rsidR="002D3D28" w:rsidRPr="004F624E" w:rsidRDefault="002D3D28" w:rsidP="00102CE0">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0909013C" w14:textId="77777777" w:rsidR="002D3D28" w:rsidRPr="004F624E" w:rsidRDefault="002D3D28"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2D3D28" w:rsidRPr="004F624E" w14:paraId="65A8FBE3" w14:textId="77777777" w:rsidTr="00102CE0">
        <w:tc>
          <w:tcPr>
            <w:tcW w:w="2235" w:type="dxa"/>
            <w:shd w:val="clear" w:color="auto" w:fill="auto"/>
          </w:tcPr>
          <w:p w14:paraId="278BDF6A" w14:textId="77777777" w:rsidR="002D3D28" w:rsidRPr="004F624E" w:rsidRDefault="002D3D28"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3C06A306" w14:textId="77777777" w:rsidR="002D3D28" w:rsidRPr="004F624E" w:rsidRDefault="002D3D28"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2D3D28" w:rsidRPr="004F624E" w14:paraId="4B7913B1" w14:textId="77777777" w:rsidTr="00102CE0">
        <w:tc>
          <w:tcPr>
            <w:tcW w:w="9096" w:type="dxa"/>
            <w:gridSpan w:val="2"/>
            <w:shd w:val="clear" w:color="auto" w:fill="auto"/>
          </w:tcPr>
          <w:p w14:paraId="1ED42416" w14:textId="77777777" w:rsidR="002D3D28" w:rsidRPr="004F624E" w:rsidRDefault="002D3D28" w:rsidP="00102CE0">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2D3D28" w:rsidRPr="004F624E" w14:paraId="12421172" w14:textId="77777777" w:rsidTr="00102CE0">
        <w:tc>
          <w:tcPr>
            <w:tcW w:w="9096" w:type="dxa"/>
            <w:gridSpan w:val="2"/>
            <w:shd w:val="clear" w:color="auto" w:fill="auto"/>
          </w:tcPr>
          <w:p w14:paraId="7EF553E0" w14:textId="77777777" w:rsidR="002D3D28" w:rsidRPr="004F624E" w:rsidRDefault="002D3D28" w:rsidP="00AC5C40">
            <w:pPr>
              <w:pStyle w:val="srs"/>
              <w:numPr>
                <w:ilvl w:val="0"/>
                <w:numId w:val="58"/>
              </w:numPr>
              <w:rPr>
                <w:rFonts w:ascii="Consolas" w:hAnsi="Consolas"/>
                <w:szCs w:val="21"/>
              </w:rPr>
            </w:pPr>
            <w:r w:rsidRPr="004F624E">
              <w:rPr>
                <w:rFonts w:ascii="Consolas" w:hAnsi="Consolas" w:hint="eastAsia"/>
                <w:szCs w:val="21"/>
              </w:rPr>
              <w:t>参会者进入会议</w:t>
            </w:r>
          </w:p>
          <w:p w14:paraId="249FABC4" w14:textId="77777777" w:rsidR="002D3D28" w:rsidRPr="004F624E" w:rsidRDefault="009B566F" w:rsidP="00AC5C40">
            <w:pPr>
              <w:pStyle w:val="srs"/>
              <w:numPr>
                <w:ilvl w:val="0"/>
                <w:numId w:val="58"/>
              </w:numPr>
              <w:rPr>
                <w:rFonts w:ascii="Consolas" w:hAnsi="Consolas"/>
                <w:szCs w:val="21"/>
              </w:rPr>
            </w:pPr>
            <w:r w:rsidRPr="004F624E">
              <w:rPr>
                <w:rFonts w:ascii="Consolas" w:hAnsi="Consolas" w:hint="eastAsia"/>
                <w:szCs w:val="21"/>
              </w:rPr>
              <w:t>遥控器窗口默认显示在屏幕右侧，宽度固定。</w:t>
            </w:r>
          </w:p>
          <w:p w14:paraId="1C8D4D8E" w14:textId="77777777" w:rsidR="009B566F" w:rsidRPr="004F624E" w:rsidRDefault="009B566F" w:rsidP="00AC5C40">
            <w:pPr>
              <w:pStyle w:val="srs"/>
              <w:numPr>
                <w:ilvl w:val="0"/>
                <w:numId w:val="58"/>
              </w:numPr>
              <w:rPr>
                <w:rFonts w:ascii="Consolas" w:hAnsi="Consolas"/>
                <w:szCs w:val="21"/>
              </w:rPr>
            </w:pPr>
            <w:r w:rsidRPr="004F624E">
              <w:rPr>
                <w:rFonts w:ascii="Consolas" w:hAnsi="Consolas" w:hint="eastAsia"/>
                <w:szCs w:val="21"/>
              </w:rPr>
              <w:t>参会人对遥控器进行基础操作，包括：</w:t>
            </w:r>
          </w:p>
          <w:p w14:paraId="73E501C5" w14:textId="77777777" w:rsidR="009B566F" w:rsidRPr="004F624E" w:rsidRDefault="009B566F" w:rsidP="00AC5C40">
            <w:pPr>
              <w:pStyle w:val="srs"/>
              <w:numPr>
                <w:ilvl w:val="1"/>
                <w:numId w:val="58"/>
              </w:numPr>
              <w:rPr>
                <w:rFonts w:ascii="Consolas" w:hAnsi="Consolas"/>
                <w:szCs w:val="21"/>
              </w:rPr>
            </w:pPr>
            <w:r w:rsidRPr="004F624E">
              <w:rPr>
                <w:rFonts w:ascii="Consolas" w:hAnsi="Consolas" w:hint="eastAsia"/>
                <w:szCs w:val="21"/>
              </w:rPr>
              <w:t>移动窗口位置</w:t>
            </w:r>
          </w:p>
          <w:p w14:paraId="3381E3D2" w14:textId="77777777" w:rsidR="009B566F" w:rsidRPr="004F624E" w:rsidRDefault="009B566F" w:rsidP="00AC5C40">
            <w:pPr>
              <w:pStyle w:val="srs"/>
              <w:numPr>
                <w:ilvl w:val="1"/>
                <w:numId w:val="58"/>
              </w:numPr>
              <w:rPr>
                <w:rFonts w:ascii="Consolas" w:hAnsi="Consolas"/>
                <w:szCs w:val="21"/>
              </w:rPr>
            </w:pPr>
            <w:r w:rsidRPr="004F624E">
              <w:rPr>
                <w:rFonts w:ascii="Consolas" w:hAnsi="Consolas" w:hint="eastAsia"/>
                <w:szCs w:val="21"/>
              </w:rPr>
              <w:t>最小化窗口到任务栏</w:t>
            </w:r>
          </w:p>
          <w:p w14:paraId="190DAF81" w14:textId="77777777" w:rsidR="009B566F" w:rsidRPr="004F624E" w:rsidRDefault="009B566F" w:rsidP="00AC5C40">
            <w:pPr>
              <w:pStyle w:val="srs"/>
              <w:numPr>
                <w:ilvl w:val="1"/>
                <w:numId w:val="58"/>
              </w:numPr>
              <w:rPr>
                <w:rFonts w:ascii="Consolas" w:hAnsi="Consolas"/>
                <w:szCs w:val="21"/>
              </w:rPr>
            </w:pPr>
            <w:r w:rsidRPr="004F624E">
              <w:rPr>
                <w:rFonts w:ascii="Consolas" w:hAnsi="Consolas" w:hint="eastAsia"/>
                <w:szCs w:val="21"/>
              </w:rPr>
              <w:t>收起窗口，使其隐藏（移至屏幕右侧可见区域外），仅保留</w:t>
            </w:r>
            <w:hyperlink w:anchor="_吸附操作栏" w:history="1">
              <w:r w:rsidRPr="004F624E">
                <w:rPr>
                  <w:rStyle w:val="af2"/>
                  <w:rFonts w:ascii="Consolas" w:hAnsi="Consolas" w:hint="eastAsia"/>
                  <w:szCs w:val="21"/>
                </w:rPr>
                <w:t>吸附操作栏</w:t>
              </w:r>
            </w:hyperlink>
          </w:p>
          <w:p w14:paraId="3D12B4E4" w14:textId="77777777" w:rsidR="009B566F" w:rsidRPr="004F624E" w:rsidRDefault="009B566F" w:rsidP="00AC5C40">
            <w:pPr>
              <w:pStyle w:val="srs"/>
              <w:numPr>
                <w:ilvl w:val="1"/>
                <w:numId w:val="58"/>
              </w:numPr>
              <w:rPr>
                <w:rFonts w:ascii="Consolas" w:hAnsi="Consolas"/>
                <w:szCs w:val="21"/>
              </w:rPr>
            </w:pPr>
            <w:r w:rsidRPr="004F624E">
              <w:rPr>
                <w:rFonts w:ascii="Consolas" w:hAnsi="Consolas" w:hint="eastAsia"/>
                <w:szCs w:val="21"/>
              </w:rPr>
              <w:t>展开窗口，使其从隐藏状态恢复显示在屏幕右侧</w:t>
            </w:r>
          </w:p>
          <w:p w14:paraId="11B25E2E" w14:textId="77777777" w:rsidR="009B566F" w:rsidRPr="004F624E" w:rsidRDefault="009B566F" w:rsidP="00AC5C40">
            <w:pPr>
              <w:pStyle w:val="srs"/>
              <w:numPr>
                <w:ilvl w:val="1"/>
                <w:numId w:val="58"/>
              </w:numPr>
              <w:rPr>
                <w:rFonts w:ascii="Consolas" w:hAnsi="Consolas"/>
                <w:szCs w:val="21"/>
              </w:rPr>
            </w:pPr>
            <w:r w:rsidRPr="004F624E">
              <w:rPr>
                <w:rFonts w:ascii="Consolas" w:hAnsi="Consolas" w:hint="eastAsia"/>
                <w:szCs w:val="21"/>
              </w:rPr>
              <w:t>改变窗口高度</w:t>
            </w:r>
            <w:r w:rsidR="00FB2312" w:rsidRPr="004F624E">
              <w:rPr>
                <w:rFonts w:ascii="Consolas" w:hAnsi="Consolas" w:hint="eastAsia"/>
                <w:szCs w:val="21"/>
              </w:rPr>
              <w:t>（拖动窗口下边缘）</w:t>
            </w:r>
          </w:p>
          <w:p w14:paraId="02D3CBE7" w14:textId="77777777" w:rsidR="002D3D28" w:rsidRPr="004F624E" w:rsidRDefault="002D3D28" w:rsidP="00AC5C40">
            <w:pPr>
              <w:pStyle w:val="srs"/>
              <w:numPr>
                <w:ilvl w:val="0"/>
                <w:numId w:val="58"/>
              </w:numPr>
              <w:rPr>
                <w:rFonts w:ascii="Consolas" w:hAnsi="Consolas"/>
                <w:szCs w:val="21"/>
              </w:rPr>
            </w:pPr>
            <w:r w:rsidRPr="004F624E">
              <w:rPr>
                <w:rFonts w:ascii="Consolas" w:hAnsi="Consolas" w:hint="eastAsia"/>
                <w:szCs w:val="21"/>
              </w:rPr>
              <w:t>用例结束。</w:t>
            </w:r>
          </w:p>
        </w:tc>
      </w:tr>
      <w:tr w:rsidR="002D3D28" w:rsidRPr="004F624E" w14:paraId="2E02DEA6" w14:textId="77777777" w:rsidTr="00102CE0">
        <w:tc>
          <w:tcPr>
            <w:tcW w:w="9096" w:type="dxa"/>
            <w:gridSpan w:val="2"/>
            <w:shd w:val="clear" w:color="auto" w:fill="auto"/>
          </w:tcPr>
          <w:p w14:paraId="0BA4028F" w14:textId="77777777" w:rsidR="002D3D28" w:rsidRPr="004F624E" w:rsidRDefault="002D3D28"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2D3D28" w:rsidRPr="004F624E" w14:paraId="6F3917C0" w14:textId="77777777" w:rsidTr="00102CE0">
        <w:tc>
          <w:tcPr>
            <w:tcW w:w="9096" w:type="dxa"/>
            <w:gridSpan w:val="2"/>
            <w:shd w:val="clear" w:color="auto" w:fill="auto"/>
          </w:tcPr>
          <w:p w14:paraId="3F2450B5" w14:textId="77777777" w:rsidR="002D3D28" w:rsidRPr="004F624E" w:rsidRDefault="00102CE0" w:rsidP="00FB2312">
            <w:pPr>
              <w:spacing w:line="360" w:lineRule="auto"/>
              <w:rPr>
                <w:rFonts w:ascii="Consolas" w:hAnsi="Consolas"/>
              </w:rPr>
            </w:pPr>
            <w:r w:rsidRPr="004F624E">
              <w:rPr>
                <w:rFonts w:ascii="Consolas" w:hAnsi="Consolas" w:hint="eastAsia"/>
              </w:rPr>
              <w:t>N/A</w:t>
            </w:r>
          </w:p>
        </w:tc>
      </w:tr>
      <w:tr w:rsidR="002D3D28" w:rsidRPr="004F624E" w14:paraId="096B41D7" w14:textId="77777777" w:rsidTr="00102CE0">
        <w:tc>
          <w:tcPr>
            <w:tcW w:w="2235" w:type="dxa"/>
            <w:shd w:val="clear" w:color="auto" w:fill="auto"/>
          </w:tcPr>
          <w:p w14:paraId="7C512572" w14:textId="77777777" w:rsidR="002D3D28" w:rsidRPr="004F624E" w:rsidRDefault="002D3D28"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50167AA1" w14:textId="77777777" w:rsidR="002D3D28" w:rsidRPr="004F624E" w:rsidRDefault="00B069D9" w:rsidP="00102CE0">
            <w:pPr>
              <w:pStyle w:val="a4"/>
              <w:spacing w:after="72"/>
              <w:ind w:firstLineChars="0" w:firstLine="0"/>
              <w:rPr>
                <w:rFonts w:ascii="Consolas" w:hAnsi="Consolas"/>
                <w:sz w:val="21"/>
                <w:szCs w:val="21"/>
              </w:rPr>
            </w:pPr>
            <w:r w:rsidRPr="004F624E">
              <w:rPr>
                <w:rFonts w:ascii="Consolas" w:hAnsi="Consolas" w:hint="eastAsia"/>
                <w:sz w:val="21"/>
                <w:szCs w:val="21"/>
              </w:rPr>
              <w:t>所有基础操作均正常可用</w:t>
            </w:r>
          </w:p>
        </w:tc>
      </w:tr>
      <w:tr w:rsidR="002D3D28" w:rsidRPr="004F624E" w14:paraId="55E17D00" w14:textId="77777777" w:rsidTr="00102CE0">
        <w:tc>
          <w:tcPr>
            <w:tcW w:w="2235" w:type="dxa"/>
            <w:shd w:val="clear" w:color="auto" w:fill="auto"/>
          </w:tcPr>
          <w:p w14:paraId="72C9964A" w14:textId="77777777" w:rsidR="002D3D28" w:rsidRPr="004F624E" w:rsidRDefault="002D3D28" w:rsidP="00102CE0">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3A979623" w14:textId="77777777" w:rsidR="002D3D28" w:rsidRPr="004F624E" w:rsidRDefault="00B069D9" w:rsidP="00AC5C40">
            <w:pPr>
              <w:pStyle w:val="a4"/>
              <w:numPr>
                <w:ilvl w:val="0"/>
                <w:numId w:val="80"/>
              </w:numPr>
              <w:spacing w:after="72"/>
              <w:ind w:firstLineChars="0"/>
              <w:rPr>
                <w:rFonts w:ascii="Consolas" w:hAnsi="Consolas"/>
                <w:sz w:val="21"/>
                <w:szCs w:val="21"/>
              </w:rPr>
            </w:pPr>
            <w:r w:rsidRPr="004F624E">
              <w:rPr>
                <w:rFonts w:ascii="Consolas" w:hAnsi="Consolas" w:hint="eastAsia"/>
                <w:sz w:val="21"/>
                <w:szCs w:val="21"/>
              </w:rPr>
              <w:t>遥控器宽度固定不可改变。</w:t>
            </w:r>
          </w:p>
          <w:p w14:paraId="64677CED" w14:textId="77777777" w:rsidR="00B069D9" w:rsidRPr="004F624E" w:rsidRDefault="00B069D9" w:rsidP="00AC5C40">
            <w:pPr>
              <w:pStyle w:val="a4"/>
              <w:numPr>
                <w:ilvl w:val="0"/>
                <w:numId w:val="80"/>
              </w:numPr>
              <w:spacing w:after="72"/>
              <w:ind w:firstLineChars="0"/>
              <w:rPr>
                <w:rFonts w:ascii="Consolas" w:hAnsi="Consolas"/>
                <w:sz w:val="21"/>
                <w:szCs w:val="21"/>
              </w:rPr>
            </w:pPr>
            <w:r w:rsidRPr="004F624E">
              <w:rPr>
                <w:rFonts w:ascii="Consolas" w:hAnsi="Consolas" w:hint="eastAsia"/>
                <w:sz w:val="21"/>
                <w:szCs w:val="21"/>
              </w:rPr>
              <w:t>移动窗口仅支持在遥控器窗口标题栏区域按下鼠标不松开进行移动。</w:t>
            </w:r>
          </w:p>
          <w:p w14:paraId="7130837C" w14:textId="77777777" w:rsidR="00B069D9" w:rsidRPr="004F624E" w:rsidRDefault="00B069D9" w:rsidP="00AC5C40">
            <w:pPr>
              <w:pStyle w:val="a4"/>
              <w:numPr>
                <w:ilvl w:val="0"/>
                <w:numId w:val="80"/>
              </w:numPr>
              <w:spacing w:after="72"/>
              <w:ind w:firstLineChars="0"/>
              <w:rPr>
                <w:rFonts w:ascii="Consolas" w:hAnsi="Consolas"/>
                <w:sz w:val="21"/>
                <w:szCs w:val="21"/>
              </w:rPr>
            </w:pPr>
            <w:r w:rsidRPr="004F624E">
              <w:rPr>
                <w:rFonts w:ascii="Consolas" w:hAnsi="Consolas" w:hint="eastAsia"/>
                <w:sz w:val="21"/>
                <w:szCs w:val="21"/>
              </w:rPr>
              <w:t>窗口大小仅支持在窗口下边缘按下鼠标不松开拖动来改变。</w:t>
            </w:r>
          </w:p>
          <w:p w14:paraId="6D3121C2" w14:textId="77777777" w:rsidR="00B069D9" w:rsidRPr="004F624E" w:rsidRDefault="00B069D9" w:rsidP="00AC5C40">
            <w:pPr>
              <w:pStyle w:val="a4"/>
              <w:numPr>
                <w:ilvl w:val="0"/>
                <w:numId w:val="80"/>
              </w:numPr>
              <w:spacing w:after="72"/>
              <w:ind w:firstLineChars="0"/>
              <w:rPr>
                <w:rFonts w:ascii="Consolas" w:hAnsi="Consolas"/>
              </w:rPr>
            </w:pPr>
            <w:r w:rsidRPr="004F624E">
              <w:rPr>
                <w:rFonts w:ascii="Consolas" w:hAnsi="Consolas" w:hint="eastAsia"/>
                <w:sz w:val="21"/>
                <w:szCs w:val="21"/>
              </w:rPr>
              <w:t>遥控器窗口的收起和展开，是通过</w:t>
            </w:r>
            <w:hyperlink w:anchor="_吸附操作栏" w:history="1">
              <w:r w:rsidRPr="004F624E">
                <w:rPr>
                  <w:rStyle w:val="af2"/>
                  <w:rFonts w:ascii="Consolas" w:hAnsi="Consolas" w:hint="eastAsia"/>
                  <w:sz w:val="21"/>
                  <w:szCs w:val="21"/>
                </w:rPr>
                <w:t>吸附操作栏</w:t>
              </w:r>
            </w:hyperlink>
            <w:r w:rsidRPr="004F624E">
              <w:rPr>
                <w:rFonts w:ascii="Consolas" w:hAnsi="Consolas" w:hint="eastAsia"/>
                <w:sz w:val="21"/>
                <w:szCs w:val="21"/>
              </w:rPr>
              <w:t>上的按钮来完成的。</w:t>
            </w:r>
          </w:p>
          <w:p w14:paraId="10E8F71B" w14:textId="6A7FA71E" w:rsidR="00682A13" w:rsidRPr="004F624E" w:rsidRDefault="00682A13" w:rsidP="00AC5C40">
            <w:pPr>
              <w:pStyle w:val="a4"/>
              <w:numPr>
                <w:ilvl w:val="0"/>
                <w:numId w:val="80"/>
              </w:numPr>
              <w:spacing w:after="72"/>
              <w:ind w:firstLineChars="0"/>
              <w:rPr>
                <w:rFonts w:ascii="Consolas" w:hAnsi="Consolas"/>
              </w:rPr>
            </w:pPr>
            <w:r w:rsidRPr="004F624E">
              <w:rPr>
                <w:rFonts w:ascii="Consolas" w:hAnsi="Consolas" w:hint="eastAsia"/>
                <w:sz w:val="21"/>
                <w:szCs w:val="21"/>
              </w:rPr>
              <w:t>无论遥控器是从屏幕上哪个位置被收起的，再次展开后，仍然恢复至屏幕右侧。</w:t>
            </w:r>
          </w:p>
          <w:p w14:paraId="545C8260" w14:textId="77777777" w:rsidR="00682A13" w:rsidRPr="004F624E" w:rsidRDefault="00682A13" w:rsidP="00AC5C40">
            <w:pPr>
              <w:pStyle w:val="a4"/>
              <w:numPr>
                <w:ilvl w:val="0"/>
                <w:numId w:val="80"/>
              </w:numPr>
              <w:spacing w:after="72"/>
              <w:ind w:firstLineChars="0"/>
              <w:rPr>
                <w:rFonts w:ascii="Consolas" w:hAnsi="Consolas"/>
              </w:rPr>
            </w:pPr>
            <w:r w:rsidRPr="004F624E">
              <w:rPr>
                <w:rFonts w:ascii="Consolas" w:hAnsi="Consolas" w:hint="eastAsia"/>
                <w:sz w:val="21"/>
                <w:szCs w:val="21"/>
              </w:rPr>
              <w:t>遥控器窗口可移动至屏幕可见区域之外。</w:t>
            </w:r>
          </w:p>
          <w:p w14:paraId="7C028639" w14:textId="77777777" w:rsidR="00682A13" w:rsidRPr="004F624E" w:rsidRDefault="00682A13" w:rsidP="00AC5C40">
            <w:pPr>
              <w:pStyle w:val="a4"/>
              <w:numPr>
                <w:ilvl w:val="0"/>
                <w:numId w:val="80"/>
              </w:numPr>
              <w:spacing w:after="72"/>
              <w:ind w:firstLineChars="0"/>
              <w:rPr>
                <w:rFonts w:ascii="Consolas" w:hAnsi="Consolas"/>
              </w:rPr>
            </w:pPr>
            <w:r w:rsidRPr="004F624E">
              <w:rPr>
                <w:rFonts w:ascii="Consolas" w:hAnsi="Consolas" w:hint="eastAsia"/>
                <w:sz w:val="21"/>
                <w:szCs w:val="21"/>
              </w:rPr>
              <w:lastRenderedPageBreak/>
              <w:t>当</w:t>
            </w:r>
            <w:hyperlink w:anchor="_数据视图" w:history="1">
              <w:r w:rsidRPr="004F624E">
                <w:rPr>
                  <w:rStyle w:val="af2"/>
                  <w:rFonts w:ascii="Consolas" w:hAnsi="Consolas" w:hint="eastAsia"/>
                  <w:sz w:val="21"/>
                  <w:szCs w:val="21"/>
                </w:rPr>
                <w:t>数据视图</w:t>
              </w:r>
            </w:hyperlink>
            <w:r w:rsidRPr="004F624E">
              <w:rPr>
                <w:rFonts w:ascii="Consolas" w:hAnsi="Consolas" w:hint="eastAsia"/>
                <w:sz w:val="21"/>
                <w:szCs w:val="21"/>
              </w:rPr>
              <w:t>出现时，遥控器窗口</w:t>
            </w:r>
            <w:r w:rsidR="003F59CB" w:rsidRPr="004F624E">
              <w:rPr>
                <w:rFonts w:ascii="Consolas" w:hAnsi="Consolas" w:hint="eastAsia"/>
                <w:sz w:val="21"/>
                <w:szCs w:val="21"/>
              </w:rPr>
              <w:t>将</w:t>
            </w:r>
            <w:r w:rsidRPr="004F624E">
              <w:rPr>
                <w:rFonts w:ascii="Consolas" w:hAnsi="Consolas" w:hint="eastAsia"/>
                <w:sz w:val="21"/>
                <w:szCs w:val="21"/>
              </w:rPr>
              <w:t>自动收起。</w:t>
            </w:r>
          </w:p>
          <w:p w14:paraId="07E42163" w14:textId="77777777" w:rsidR="00102CE0" w:rsidRPr="004F624E" w:rsidRDefault="00102CE0" w:rsidP="00AC5C40">
            <w:pPr>
              <w:pStyle w:val="a4"/>
              <w:numPr>
                <w:ilvl w:val="0"/>
                <w:numId w:val="80"/>
              </w:numPr>
              <w:spacing w:after="72"/>
              <w:ind w:firstLineChars="0"/>
              <w:rPr>
                <w:rFonts w:ascii="Consolas" w:hAnsi="Consolas"/>
              </w:rPr>
            </w:pPr>
            <w:r w:rsidRPr="004F624E">
              <w:rPr>
                <w:rFonts w:ascii="Consolas" w:hAnsi="Consolas" w:hint="eastAsia"/>
                <w:sz w:val="21"/>
                <w:szCs w:val="21"/>
              </w:rPr>
              <w:t>移动遥控器窗口时，</w:t>
            </w:r>
            <w:hyperlink w:anchor="_吸附操作栏" w:history="1">
              <w:r w:rsidRPr="004F624E">
                <w:rPr>
                  <w:rStyle w:val="af2"/>
                  <w:rFonts w:ascii="Consolas" w:hAnsi="Consolas" w:hint="eastAsia"/>
                  <w:sz w:val="21"/>
                  <w:szCs w:val="21"/>
                </w:rPr>
                <w:t>吸附操作栏</w:t>
              </w:r>
            </w:hyperlink>
            <w:r w:rsidRPr="004F624E">
              <w:rPr>
                <w:rFonts w:ascii="Consolas" w:hAnsi="Consolas" w:hint="eastAsia"/>
                <w:sz w:val="21"/>
                <w:szCs w:val="21"/>
              </w:rPr>
              <w:t>也跟随一起移动（相对位置保持固定）</w:t>
            </w:r>
          </w:p>
        </w:tc>
      </w:tr>
      <w:tr w:rsidR="002D3D28" w:rsidRPr="004F624E" w14:paraId="3030AA43" w14:textId="77777777" w:rsidTr="00102CE0">
        <w:tc>
          <w:tcPr>
            <w:tcW w:w="2235" w:type="dxa"/>
            <w:shd w:val="clear" w:color="auto" w:fill="auto"/>
          </w:tcPr>
          <w:p w14:paraId="46853F05" w14:textId="77777777" w:rsidR="002D3D28" w:rsidRPr="004F624E" w:rsidRDefault="002D3D28" w:rsidP="00102CE0">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00CF6A61" w14:textId="77777777" w:rsidR="002D3D28" w:rsidRPr="004F624E" w:rsidRDefault="002D3D28"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D3D28" w:rsidRPr="004F624E" w14:paraId="1E4CA1EF" w14:textId="77777777" w:rsidTr="00102CE0">
        <w:tc>
          <w:tcPr>
            <w:tcW w:w="2235" w:type="dxa"/>
            <w:shd w:val="clear" w:color="auto" w:fill="auto"/>
          </w:tcPr>
          <w:p w14:paraId="56008775" w14:textId="77777777" w:rsidR="002D3D28" w:rsidRPr="004F624E" w:rsidRDefault="002D3D28"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6D5984E8" w14:textId="77777777" w:rsidR="002D3D28" w:rsidRPr="004F624E" w:rsidRDefault="002D3D28"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D3D28" w:rsidRPr="004F624E" w14:paraId="37D43CEC" w14:textId="77777777" w:rsidTr="00102CE0">
        <w:tc>
          <w:tcPr>
            <w:tcW w:w="2235" w:type="dxa"/>
            <w:shd w:val="clear" w:color="auto" w:fill="auto"/>
          </w:tcPr>
          <w:p w14:paraId="7CED05CB" w14:textId="77777777" w:rsidR="002D3D28" w:rsidRPr="004F624E" w:rsidRDefault="002D3D28" w:rsidP="00102CE0">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2C0430E3" w14:textId="77777777" w:rsidR="002D3D28" w:rsidRPr="004F624E" w:rsidRDefault="002D3D28"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6431F602" w14:textId="77777777" w:rsidR="00B069D9" w:rsidRPr="004F624E" w:rsidRDefault="00B069D9" w:rsidP="00EB0FE1">
      <w:pPr>
        <w:pStyle w:val="30"/>
        <w:numPr>
          <w:ilvl w:val="2"/>
          <w:numId w:val="14"/>
        </w:numPr>
        <w:rPr>
          <w:rFonts w:ascii="Consolas" w:hAnsi="Consolas"/>
        </w:rPr>
      </w:pPr>
      <w:bookmarkStart w:id="499" w:name="_吸附操作栏"/>
      <w:bookmarkStart w:id="500" w:name="_Toc355341048"/>
      <w:bookmarkEnd w:id="499"/>
      <w:r w:rsidRPr="004F624E">
        <w:rPr>
          <w:rFonts w:ascii="Consolas" w:hAnsi="Consolas" w:hint="eastAsia"/>
        </w:rPr>
        <w:t>吸附操作栏</w:t>
      </w:r>
      <w:bookmarkEnd w:id="500"/>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102CE0" w:rsidRPr="004F624E" w14:paraId="5F2670C5" w14:textId="77777777" w:rsidTr="00102CE0">
        <w:tc>
          <w:tcPr>
            <w:tcW w:w="2235" w:type="dxa"/>
            <w:shd w:val="clear" w:color="auto" w:fill="auto"/>
          </w:tcPr>
          <w:p w14:paraId="6BB7A77B" w14:textId="77777777" w:rsidR="00102CE0" w:rsidRPr="004F624E" w:rsidRDefault="00102CE0" w:rsidP="00102CE0">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7FA10414" w14:textId="77777777" w:rsidR="00102CE0" w:rsidRPr="004F624E" w:rsidRDefault="00102CE0"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吸附操作栏</w:t>
            </w:r>
          </w:p>
        </w:tc>
      </w:tr>
      <w:tr w:rsidR="00102CE0" w:rsidRPr="004F624E" w14:paraId="7F965F88" w14:textId="77777777" w:rsidTr="00102CE0">
        <w:tc>
          <w:tcPr>
            <w:tcW w:w="2235" w:type="dxa"/>
            <w:shd w:val="clear" w:color="auto" w:fill="auto"/>
          </w:tcPr>
          <w:p w14:paraId="60C118FF" w14:textId="77777777" w:rsidR="00102CE0" w:rsidRPr="004F624E" w:rsidRDefault="00102CE0" w:rsidP="00102CE0">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6AE8C9E6" w14:textId="77777777" w:rsidR="00102CE0" w:rsidRPr="004F624E" w:rsidRDefault="00102CE0"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MAX1.0_CLIENT_CONTROLLERWINDOW_SRS_002</w:t>
            </w:r>
          </w:p>
        </w:tc>
      </w:tr>
      <w:tr w:rsidR="00102CE0" w:rsidRPr="004F624E" w14:paraId="39825613" w14:textId="77777777" w:rsidTr="00102CE0">
        <w:tc>
          <w:tcPr>
            <w:tcW w:w="2235" w:type="dxa"/>
            <w:shd w:val="clear" w:color="auto" w:fill="auto"/>
          </w:tcPr>
          <w:p w14:paraId="46DBE2A9" w14:textId="77777777" w:rsidR="00102CE0" w:rsidRPr="004F624E" w:rsidRDefault="00102CE0" w:rsidP="00102CE0">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7C9349C7" w14:textId="77777777" w:rsidR="00102CE0" w:rsidRPr="004F624E" w:rsidRDefault="00102CE0"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102CE0" w:rsidRPr="004F624E" w14:paraId="1D17353B" w14:textId="77777777" w:rsidTr="00102CE0">
        <w:tc>
          <w:tcPr>
            <w:tcW w:w="2235" w:type="dxa"/>
            <w:shd w:val="clear" w:color="auto" w:fill="auto"/>
          </w:tcPr>
          <w:p w14:paraId="582CD744" w14:textId="77777777" w:rsidR="00102CE0" w:rsidRPr="004F624E" w:rsidRDefault="00102CE0" w:rsidP="00102CE0">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4B4B26AA" w14:textId="77777777" w:rsidR="00102CE0" w:rsidRPr="004F624E" w:rsidRDefault="00102CE0"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吸附操作栏是指吸附在遥控器窗口左侧的小窗口。在遥控器展开和收起时，吸附操作栏的内容将有所变化。不同角色的吸附操作栏也有所不同。</w:t>
            </w:r>
          </w:p>
        </w:tc>
      </w:tr>
      <w:tr w:rsidR="00102CE0" w:rsidRPr="004F624E" w14:paraId="371580B7" w14:textId="77777777" w:rsidTr="00102CE0">
        <w:tc>
          <w:tcPr>
            <w:tcW w:w="2235" w:type="dxa"/>
            <w:shd w:val="clear" w:color="auto" w:fill="auto"/>
          </w:tcPr>
          <w:p w14:paraId="1E61DA5F" w14:textId="77777777" w:rsidR="00102CE0" w:rsidRPr="004F624E" w:rsidRDefault="00102CE0" w:rsidP="00102CE0">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2B03425C" w14:textId="77777777" w:rsidR="00102CE0" w:rsidRPr="004F624E" w:rsidRDefault="00102CE0"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102CE0" w:rsidRPr="004F624E" w14:paraId="261B48A8" w14:textId="77777777" w:rsidTr="00102CE0">
        <w:tc>
          <w:tcPr>
            <w:tcW w:w="2235" w:type="dxa"/>
            <w:shd w:val="clear" w:color="auto" w:fill="auto"/>
          </w:tcPr>
          <w:p w14:paraId="4EF7B649" w14:textId="77777777" w:rsidR="00102CE0" w:rsidRPr="004F624E" w:rsidRDefault="00102CE0"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1018E524" w14:textId="77777777" w:rsidR="00102CE0" w:rsidRPr="004F624E" w:rsidRDefault="00102CE0"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102CE0" w:rsidRPr="004F624E" w14:paraId="62342CAD" w14:textId="77777777" w:rsidTr="00102CE0">
        <w:tc>
          <w:tcPr>
            <w:tcW w:w="9096" w:type="dxa"/>
            <w:gridSpan w:val="2"/>
            <w:shd w:val="clear" w:color="auto" w:fill="auto"/>
          </w:tcPr>
          <w:p w14:paraId="7FBF1FCE" w14:textId="77777777" w:rsidR="00102CE0" w:rsidRPr="004F624E" w:rsidRDefault="00102CE0" w:rsidP="00102CE0">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102CE0" w:rsidRPr="004F624E" w14:paraId="079DC0EF" w14:textId="77777777" w:rsidTr="00102CE0">
        <w:tc>
          <w:tcPr>
            <w:tcW w:w="9096" w:type="dxa"/>
            <w:gridSpan w:val="2"/>
            <w:shd w:val="clear" w:color="auto" w:fill="auto"/>
          </w:tcPr>
          <w:p w14:paraId="06A2D905" w14:textId="77777777" w:rsidR="00102CE0" w:rsidRPr="004F624E" w:rsidRDefault="00102CE0" w:rsidP="00AC5C40">
            <w:pPr>
              <w:pStyle w:val="srs"/>
              <w:numPr>
                <w:ilvl w:val="0"/>
                <w:numId w:val="81"/>
              </w:numPr>
              <w:rPr>
                <w:rFonts w:ascii="Consolas" w:hAnsi="Consolas"/>
                <w:szCs w:val="21"/>
              </w:rPr>
            </w:pPr>
            <w:r w:rsidRPr="004F624E">
              <w:rPr>
                <w:rFonts w:ascii="Consolas" w:hAnsi="Consolas" w:hint="eastAsia"/>
                <w:szCs w:val="21"/>
              </w:rPr>
              <w:t>参会者进入会议，遥控器窗口默认处于显示状态。用例开始。</w:t>
            </w:r>
          </w:p>
          <w:p w14:paraId="306C4512" w14:textId="77777777" w:rsidR="00102CE0" w:rsidRPr="004F624E" w:rsidRDefault="00102CE0" w:rsidP="00AC5C40">
            <w:pPr>
              <w:pStyle w:val="srs"/>
              <w:numPr>
                <w:ilvl w:val="0"/>
                <w:numId w:val="81"/>
              </w:numPr>
              <w:rPr>
                <w:rFonts w:ascii="Consolas" w:hAnsi="Consolas"/>
                <w:szCs w:val="21"/>
              </w:rPr>
            </w:pPr>
            <w:r w:rsidRPr="004F624E">
              <w:rPr>
                <w:rFonts w:ascii="Consolas" w:hAnsi="Consolas" w:hint="eastAsia"/>
                <w:szCs w:val="21"/>
              </w:rPr>
              <w:t>观察遥控器窗口左侧靠近上方的</w:t>
            </w:r>
            <w:r w:rsidR="005B4696" w:rsidRPr="004F624E">
              <w:rPr>
                <w:rFonts w:ascii="Consolas" w:hAnsi="Consolas" w:hint="eastAsia"/>
                <w:caps/>
                <w:szCs w:val="21"/>
              </w:rPr>
              <w:t>吸附操作栏</w:t>
            </w:r>
            <w:r w:rsidRPr="004F624E">
              <w:rPr>
                <w:rFonts w:ascii="Consolas" w:hAnsi="Consolas" w:hint="eastAsia"/>
                <w:szCs w:val="21"/>
              </w:rPr>
              <w:t>，包含以下操作按钮：</w:t>
            </w:r>
          </w:p>
          <w:p w14:paraId="44A29C7B" w14:textId="77777777" w:rsidR="00102CE0" w:rsidRPr="004F624E" w:rsidRDefault="00102CE0" w:rsidP="00AC5C40">
            <w:pPr>
              <w:pStyle w:val="srs"/>
              <w:numPr>
                <w:ilvl w:val="1"/>
                <w:numId w:val="81"/>
              </w:numPr>
              <w:rPr>
                <w:rFonts w:ascii="Consolas" w:hAnsi="Consolas"/>
                <w:szCs w:val="21"/>
              </w:rPr>
            </w:pPr>
            <w:r w:rsidRPr="004F624E">
              <w:rPr>
                <w:rFonts w:ascii="Consolas" w:hAnsi="Consolas" w:hint="eastAsia"/>
                <w:szCs w:val="21"/>
              </w:rPr>
              <w:t>收起（向右箭头，闪烁效果）</w:t>
            </w:r>
          </w:p>
          <w:p w14:paraId="2D59E577" w14:textId="77777777" w:rsidR="00102CE0" w:rsidRPr="004F624E" w:rsidRDefault="00F952B9" w:rsidP="00AC5C40">
            <w:pPr>
              <w:pStyle w:val="srs"/>
              <w:numPr>
                <w:ilvl w:val="1"/>
                <w:numId w:val="81"/>
              </w:numPr>
              <w:rPr>
                <w:rFonts w:ascii="Consolas" w:hAnsi="Consolas"/>
                <w:szCs w:val="21"/>
              </w:rPr>
            </w:pPr>
            <w:hyperlink w:anchor="_会议信息窗口" w:history="1">
              <w:r w:rsidR="00102CE0" w:rsidRPr="004F624E">
                <w:rPr>
                  <w:rStyle w:val="af2"/>
                  <w:rFonts w:ascii="Consolas" w:hAnsi="Consolas" w:hint="eastAsia"/>
                  <w:szCs w:val="21"/>
                </w:rPr>
                <w:t>会议信息</w:t>
              </w:r>
            </w:hyperlink>
          </w:p>
          <w:p w14:paraId="6CC4C458" w14:textId="3101E7D0" w:rsidR="00102CE0" w:rsidRPr="004F624E" w:rsidRDefault="00102CE0" w:rsidP="00AC5C40">
            <w:pPr>
              <w:pStyle w:val="srs"/>
              <w:numPr>
                <w:ilvl w:val="1"/>
                <w:numId w:val="81"/>
              </w:numPr>
              <w:rPr>
                <w:rFonts w:ascii="Consolas" w:hAnsi="Consolas"/>
                <w:szCs w:val="21"/>
              </w:rPr>
            </w:pPr>
            <w:r w:rsidRPr="004F624E">
              <w:rPr>
                <w:rFonts w:ascii="Consolas" w:hAnsi="Consolas" w:hint="eastAsia"/>
                <w:szCs w:val="21"/>
              </w:rPr>
              <w:t>视频模式</w:t>
            </w:r>
            <w:del w:id="501" w:author="Yu Xu" w:date="2013-06-05T14:30:00Z">
              <w:r w:rsidRPr="004F624E" w:rsidDel="00BA7873">
                <w:rPr>
                  <w:rFonts w:ascii="Consolas" w:hAnsi="Consolas" w:hint="eastAsia"/>
                  <w:szCs w:val="21"/>
                </w:rPr>
                <w:delText>（</w:delText>
              </w:r>
            </w:del>
            <w:del w:id="502" w:author="Yu Xu" w:date="2013-06-05T11:19:00Z">
              <w:r w:rsidRPr="004F624E" w:rsidDel="002E0F11">
                <w:rPr>
                  <w:rFonts w:ascii="Consolas" w:hAnsi="Consolas" w:hint="eastAsia"/>
                  <w:szCs w:val="21"/>
                </w:rPr>
                <w:delText>仅主持人可见</w:delText>
              </w:r>
            </w:del>
            <w:del w:id="503" w:author="Yu Xu" w:date="2013-06-05T14:30:00Z">
              <w:r w:rsidRPr="004F624E" w:rsidDel="00BA7873">
                <w:rPr>
                  <w:rFonts w:ascii="Consolas" w:hAnsi="Consolas" w:hint="eastAsia"/>
                  <w:szCs w:val="21"/>
                </w:rPr>
                <w:delText>）</w:delText>
              </w:r>
            </w:del>
            <w:ins w:id="504" w:author="Yu Xu" w:date="2013-06-05T14:30:00Z">
              <w:r w:rsidR="00BA7873">
                <w:rPr>
                  <w:rFonts w:ascii="Consolas" w:hAnsi="Consolas" w:hint="eastAsia"/>
                  <w:szCs w:val="21"/>
                </w:rPr>
                <w:t>（</w:t>
              </w:r>
              <w:r w:rsidR="009830E5">
                <w:rPr>
                  <w:rFonts w:ascii="Consolas" w:hAnsi="Consolas" w:hint="eastAsia"/>
                  <w:szCs w:val="21"/>
                </w:rPr>
                <w:t>此按钮</w:t>
              </w:r>
              <w:r w:rsidR="00BA7873">
                <w:rPr>
                  <w:rFonts w:ascii="Consolas" w:hAnsi="Consolas"/>
                  <w:szCs w:val="21"/>
                </w:rPr>
                <w:t>逻辑同云会议</w:t>
              </w:r>
              <w:r w:rsidR="00BA7873">
                <w:rPr>
                  <w:rFonts w:ascii="Consolas" w:hAnsi="Consolas" w:hint="eastAsia"/>
                  <w:szCs w:val="21"/>
                </w:rPr>
                <w:t>2.0</w:t>
              </w:r>
              <w:r w:rsidR="00BA7873">
                <w:rPr>
                  <w:rFonts w:ascii="Consolas" w:hAnsi="Consolas" w:hint="eastAsia"/>
                  <w:szCs w:val="21"/>
                </w:rPr>
                <w:t>）</w:t>
              </w:r>
            </w:ins>
          </w:p>
          <w:p w14:paraId="53AD5410" w14:textId="77777777" w:rsidR="00102CE0" w:rsidRPr="004F624E" w:rsidRDefault="00102CE0" w:rsidP="00AC5C40">
            <w:pPr>
              <w:pStyle w:val="srs"/>
              <w:numPr>
                <w:ilvl w:val="0"/>
                <w:numId w:val="81"/>
              </w:numPr>
              <w:rPr>
                <w:rFonts w:ascii="Consolas" w:hAnsi="Consolas"/>
                <w:szCs w:val="21"/>
              </w:rPr>
            </w:pPr>
            <w:r w:rsidRPr="004F624E">
              <w:rPr>
                <w:rFonts w:ascii="Consolas" w:hAnsi="Consolas" w:hint="eastAsia"/>
                <w:szCs w:val="21"/>
              </w:rPr>
              <w:t>参会者点击某个操作按钮执行其对应功能。</w:t>
            </w:r>
          </w:p>
          <w:p w14:paraId="3B7EB976" w14:textId="77777777" w:rsidR="00102CE0" w:rsidRPr="004F624E" w:rsidRDefault="00102CE0" w:rsidP="00AC5C40">
            <w:pPr>
              <w:pStyle w:val="srs"/>
              <w:numPr>
                <w:ilvl w:val="0"/>
                <w:numId w:val="81"/>
              </w:numPr>
              <w:rPr>
                <w:rFonts w:ascii="Consolas" w:hAnsi="Consolas"/>
                <w:szCs w:val="21"/>
              </w:rPr>
            </w:pPr>
            <w:r w:rsidRPr="004F624E">
              <w:rPr>
                <w:rFonts w:ascii="Consolas" w:hAnsi="Consolas" w:hint="eastAsia"/>
                <w:szCs w:val="21"/>
              </w:rPr>
              <w:t>用例结束。</w:t>
            </w:r>
          </w:p>
        </w:tc>
      </w:tr>
      <w:tr w:rsidR="00102CE0" w:rsidRPr="004F624E" w14:paraId="5E9BEA49" w14:textId="77777777" w:rsidTr="00102CE0">
        <w:tc>
          <w:tcPr>
            <w:tcW w:w="9096" w:type="dxa"/>
            <w:gridSpan w:val="2"/>
            <w:shd w:val="clear" w:color="auto" w:fill="auto"/>
          </w:tcPr>
          <w:p w14:paraId="49FF34DD" w14:textId="77777777" w:rsidR="00102CE0" w:rsidRPr="004F624E" w:rsidRDefault="00102CE0"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102CE0" w:rsidRPr="004F624E" w14:paraId="70ED4698" w14:textId="77777777" w:rsidTr="00102CE0">
        <w:tc>
          <w:tcPr>
            <w:tcW w:w="9096" w:type="dxa"/>
            <w:gridSpan w:val="2"/>
            <w:shd w:val="clear" w:color="auto" w:fill="auto"/>
          </w:tcPr>
          <w:p w14:paraId="38A7688B" w14:textId="77777777" w:rsidR="007E45FA" w:rsidRPr="004F624E" w:rsidRDefault="007E45FA" w:rsidP="00AC5C40">
            <w:pPr>
              <w:numPr>
                <w:ilvl w:val="0"/>
                <w:numId w:val="82"/>
              </w:numPr>
              <w:spacing w:line="360" w:lineRule="auto"/>
              <w:rPr>
                <w:rFonts w:ascii="Consolas" w:hAnsi="Consolas"/>
              </w:rPr>
            </w:pPr>
            <w:r w:rsidRPr="004F624E">
              <w:rPr>
                <w:rFonts w:ascii="Consolas" w:hAnsi="Consolas" w:hint="eastAsia"/>
              </w:rPr>
              <w:t>按钮图标的角标显示：针对于聊天和举手两个按钮，当存在有新的未处理数据时，将以角标的形式显示在按钮上方。</w:t>
            </w:r>
            <w:r w:rsidR="005C3A18" w:rsidRPr="004F624E">
              <w:rPr>
                <w:rFonts w:ascii="Consolas" w:hAnsi="Consolas" w:hint="eastAsia"/>
              </w:rPr>
              <w:t>角标数字显示范围为：</w:t>
            </w:r>
            <w:r w:rsidR="005C3A18" w:rsidRPr="004F624E">
              <w:rPr>
                <w:rFonts w:ascii="Consolas" w:hAnsi="Consolas" w:hint="eastAsia"/>
              </w:rPr>
              <w:t>1~99</w:t>
            </w:r>
            <w:r w:rsidR="005C3A18" w:rsidRPr="004F624E">
              <w:rPr>
                <w:rFonts w:ascii="Consolas" w:hAnsi="Consolas" w:hint="eastAsia"/>
              </w:rPr>
              <w:t>，到达</w:t>
            </w:r>
            <w:r w:rsidR="005C3A18" w:rsidRPr="004F624E">
              <w:rPr>
                <w:rFonts w:ascii="Consolas" w:hAnsi="Consolas" w:hint="eastAsia"/>
              </w:rPr>
              <w:t>100</w:t>
            </w:r>
            <w:r w:rsidR="005C3A18" w:rsidRPr="004F624E">
              <w:rPr>
                <w:rFonts w:ascii="Consolas" w:hAnsi="Consolas" w:hint="eastAsia"/>
              </w:rPr>
              <w:t>后，显示英文字母</w:t>
            </w:r>
            <w:r w:rsidR="005C3A18" w:rsidRPr="004F624E">
              <w:rPr>
                <w:rFonts w:ascii="Consolas" w:hAnsi="Consolas" w:hint="eastAsia"/>
              </w:rPr>
              <w:t>N</w:t>
            </w:r>
            <w:r w:rsidR="005C3A18" w:rsidRPr="004F624E">
              <w:rPr>
                <w:rFonts w:ascii="Consolas" w:hAnsi="Consolas" w:hint="eastAsia"/>
              </w:rPr>
              <w:t>。</w:t>
            </w:r>
          </w:p>
          <w:p w14:paraId="09627630" w14:textId="77777777" w:rsidR="005C3A18" w:rsidRPr="004F624E" w:rsidRDefault="005C3A18" w:rsidP="00AC5C40">
            <w:pPr>
              <w:numPr>
                <w:ilvl w:val="1"/>
                <w:numId w:val="82"/>
              </w:numPr>
              <w:spacing w:line="360" w:lineRule="auto"/>
              <w:rPr>
                <w:rFonts w:ascii="Consolas" w:hAnsi="Consolas"/>
              </w:rPr>
            </w:pPr>
            <w:r w:rsidRPr="004F624E">
              <w:rPr>
                <w:rFonts w:ascii="Consolas" w:hAnsi="Consolas" w:hint="eastAsia"/>
              </w:rPr>
              <w:t>将遥控器收缩起来，吸附工具栏处于屏幕右侧，用例开始。</w:t>
            </w:r>
          </w:p>
          <w:p w14:paraId="215CD32D" w14:textId="77777777" w:rsidR="00965CB0" w:rsidRPr="004F624E" w:rsidRDefault="00965CB0" w:rsidP="00AC5C40">
            <w:pPr>
              <w:numPr>
                <w:ilvl w:val="1"/>
                <w:numId w:val="82"/>
              </w:numPr>
              <w:spacing w:line="360" w:lineRule="auto"/>
              <w:rPr>
                <w:rFonts w:ascii="Consolas" w:hAnsi="Consolas"/>
              </w:rPr>
            </w:pPr>
            <w:r w:rsidRPr="004F624E">
              <w:rPr>
                <w:rFonts w:ascii="Consolas" w:hAnsi="Consolas" w:hint="eastAsia"/>
              </w:rPr>
              <w:t>针对聊天功能：</w:t>
            </w:r>
          </w:p>
          <w:p w14:paraId="011E209F" w14:textId="77777777" w:rsidR="005C3A18" w:rsidRPr="004F624E" w:rsidRDefault="005C3A18" w:rsidP="00AC5C40">
            <w:pPr>
              <w:numPr>
                <w:ilvl w:val="2"/>
                <w:numId w:val="82"/>
              </w:numPr>
              <w:spacing w:line="360" w:lineRule="auto"/>
              <w:rPr>
                <w:rFonts w:ascii="Consolas" w:hAnsi="Consolas"/>
              </w:rPr>
            </w:pPr>
            <w:r w:rsidRPr="004F624E">
              <w:rPr>
                <w:rFonts w:ascii="Consolas" w:hAnsi="Consolas" w:hint="eastAsia"/>
              </w:rPr>
              <w:t>会中某个参会者发出</w:t>
            </w:r>
            <w:r w:rsidR="00965CB0" w:rsidRPr="004F624E">
              <w:rPr>
                <w:rFonts w:ascii="Consolas" w:hAnsi="Consolas" w:hint="eastAsia"/>
              </w:rPr>
              <w:t>聊天消息后，观察自己的吸附操作栏上的聊天按钮，应自动出现角标显示新产生的聊天记录数量。</w:t>
            </w:r>
            <w:r w:rsidR="000631FC" w:rsidRPr="004F624E">
              <w:rPr>
                <w:rFonts w:ascii="Consolas" w:hAnsi="Consolas" w:hint="eastAsia"/>
              </w:rPr>
              <w:t>（</w:t>
            </w:r>
            <w:r w:rsidR="000631FC" w:rsidRPr="004F624E">
              <w:rPr>
                <w:rFonts w:ascii="Consolas" w:hAnsi="Consolas" w:hint="eastAsia"/>
                <w:sz w:val="20"/>
              </w:rPr>
              <w:t>注：如果聊天窗口已经开启，则不出现角标</w:t>
            </w:r>
            <w:r w:rsidR="000631FC" w:rsidRPr="004F624E">
              <w:rPr>
                <w:rFonts w:ascii="Consolas" w:hAnsi="Consolas" w:hint="eastAsia"/>
              </w:rPr>
              <w:t>）</w:t>
            </w:r>
          </w:p>
          <w:p w14:paraId="7BD61ADF" w14:textId="77777777" w:rsidR="00965CB0" w:rsidRPr="004F624E" w:rsidRDefault="000631FC" w:rsidP="00AC5C40">
            <w:pPr>
              <w:numPr>
                <w:ilvl w:val="2"/>
                <w:numId w:val="82"/>
              </w:numPr>
              <w:spacing w:line="360" w:lineRule="auto"/>
              <w:rPr>
                <w:rFonts w:ascii="Consolas" w:hAnsi="Consolas"/>
              </w:rPr>
            </w:pPr>
            <w:r w:rsidRPr="004F624E">
              <w:rPr>
                <w:rFonts w:ascii="Consolas" w:hAnsi="Consolas" w:hint="eastAsia"/>
              </w:rPr>
              <w:t>点击聊天按钮，角标消失，同时弹出聊天窗口。</w:t>
            </w:r>
          </w:p>
          <w:p w14:paraId="5FD1D62C" w14:textId="77777777" w:rsidR="000631FC" w:rsidRPr="004F624E" w:rsidRDefault="000631FC" w:rsidP="00AC5C40">
            <w:pPr>
              <w:numPr>
                <w:ilvl w:val="2"/>
                <w:numId w:val="82"/>
              </w:numPr>
              <w:spacing w:line="360" w:lineRule="auto"/>
              <w:rPr>
                <w:rFonts w:ascii="Consolas" w:hAnsi="Consolas"/>
              </w:rPr>
            </w:pPr>
            <w:r w:rsidRPr="004F624E">
              <w:rPr>
                <w:rFonts w:ascii="Consolas" w:hAnsi="Consolas" w:hint="eastAsia"/>
              </w:rPr>
              <w:t>用例结束。</w:t>
            </w:r>
          </w:p>
          <w:p w14:paraId="1012306D" w14:textId="77777777" w:rsidR="000631FC" w:rsidRPr="004F624E" w:rsidRDefault="000631FC" w:rsidP="00AC5C40">
            <w:pPr>
              <w:numPr>
                <w:ilvl w:val="1"/>
                <w:numId w:val="82"/>
              </w:numPr>
              <w:spacing w:line="360" w:lineRule="auto"/>
              <w:rPr>
                <w:rFonts w:ascii="Consolas" w:hAnsi="Consolas"/>
              </w:rPr>
            </w:pPr>
            <w:r w:rsidRPr="004F624E">
              <w:rPr>
                <w:rFonts w:ascii="Consolas" w:hAnsi="Consolas" w:hint="eastAsia"/>
              </w:rPr>
              <w:t>针对举手功能：</w:t>
            </w:r>
          </w:p>
          <w:p w14:paraId="24D8824B" w14:textId="77777777" w:rsidR="00965CB0" w:rsidRPr="004F624E" w:rsidRDefault="00965CB0" w:rsidP="00AC5C40">
            <w:pPr>
              <w:numPr>
                <w:ilvl w:val="2"/>
                <w:numId w:val="82"/>
              </w:numPr>
              <w:spacing w:line="360" w:lineRule="auto"/>
              <w:rPr>
                <w:rFonts w:ascii="Consolas" w:hAnsi="Consolas"/>
              </w:rPr>
            </w:pPr>
            <w:r w:rsidRPr="004F624E">
              <w:rPr>
                <w:rFonts w:ascii="Consolas" w:hAnsi="Consolas" w:hint="eastAsia"/>
              </w:rPr>
              <w:lastRenderedPageBreak/>
              <w:t>当会中有人举手申请发言时，主持人观察吸附操作栏上的发言按钮，应自动出现角标显示举手发言的人数。</w:t>
            </w:r>
          </w:p>
          <w:p w14:paraId="210B2FAB" w14:textId="77777777" w:rsidR="000631FC" w:rsidRPr="004F624E" w:rsidRDefault="000631FC" w:rsidP="00AC5C40">
            <w:pPr>
              <w:numPr>
                <w:ilvl w:val="2"/>
                <w:numId w:val="82"/>
              </w:numPr>
              <w:spacing w:line="360" w:lineRule="auto"/>
              <w:rPr>
                <w:rFonts w:ascii="Consolas" w:hAnsi="Consolas"/>
              </w:rPr>
            </w:pPr>
            <w:r w:rsidRPr="004F624E">
              <w:rPr>
                <w:rFonts w:ascii="Consolas" w:hAnsi="Consolas" w:hint="eastAsia"/>
              </w:rPr>
              <w:t>点击举手按钮，角标消失，同时自动展开遥控器窗口。</w:t>
            </w:r>
          </w:p>
          <w:p w14:paraId="45308458" w14:textId="1493D4C9" w:rsidR="000631FC" w:rsidRPr="004F624E" w:rsidRDefault="00E577C2" w:rsidP="00AC5C40">
            <w:pPr>
              <w:numPr>
                <w:ilvl w:val="2"/>
                <w:numId w:val="82"/>
              </w:numPr>
              <w:spacing w:line="360" w:lineRule="auto"/>
              <w:rPr>
                <w:rFonts w:ascii="Consolas" w:hAnsi="Consolas"/>
              </w:rPr>
            </w:pPr>
            <w:ins w:id="505" w:author="Yu Xu" w:date="2013-06-05T15:32:00Z">
              <w:r>
                <w:rPr>
                  <w:rFonts w:ascii="Consolas" w:hAnsi="Consolas"/>
                  <w:noProof/>
                  <w:rPrChange w:id="506" w:author="Unknown">
                    <w:rPr>
                      <w:noProof/>
                      <w:sz w:val="24"/>
                    </w:rPr>
                  </w:rPrChange>
                </w:rPr>
                <w:drawing>
                  <wp:inline distT="0" distB="0" distL="0" distR="0" wp14:anchorId="71D33E47" wp14:editId="1EAAABF7">
                    <wp:extent cx="190500" cy="190500"/>
                    <wp:effectExtent l="0" t="0" r="0" b="0"/>
                    <wp:docPr id="29" name="图片 29" descr="C:\Users\Administrator\AppData\Roaming\Tencent\QQ\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QQ\Temp\%W@GJ$ACOF(TYDYECOKVDY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ins>
            <w:r w:rsidR="000631FC" w:rsidRPr="004F624E">
              <w:rPr>
                <w:rFonts w:ascii="Consolas" w:hAnsi="Consolas" w:hint="eastAsia"/>
              </w:rPr>
              <w:t>遥控器窗口中的参会者列表中，自动显示并展开举手发言抽屉列表。</w:t>
            </w:r>
          </w:p>
          <w:p w14:paraId="7151F9E9" w14:textId="77777777" w:rsidR="00965CB0" w:rsidRPr="004F624E" w:rsidRDefault="000631FC" w:rsidP="00AC5C40">
            <w:pPr>
              <w:numPr>
                <w:ilvl w:val="2"/>
                <w:numId w:val="82"/>
              </w:numPr>
              <w:spacing w:line="360" w:lineRule="auto"/>
              <w:rPr>
                <w:rFonts w:ascii="Consolas" w:hAnsi="Consolas"/>
              </w:rPr>
            </w:pPr>
            <w:r w:rsidRPr="004F624E">
              <w:rPr>
                <w:rFonts w:ascii="Consolas" w:hAnsi="Consolas" w:hint="eastAsia"/>
              </w:rPr>
              <w:t>用例结束。</w:t>
            </w:r>
          </w:p>
        </w:tc>
      </w:tr>
      <w:tr w:rsidR="00102CE0" w:rsidRPr="004F624E" w14:paraId="2EA6C229" w14:textId="77777777" w:rsidTr="00102CE0">
        <w:tc>
          <w:tcPr>
            <w:tcW w:w="2235" w:type="dxa"/>
            <w:shd w:val="clear" w:color="auto" w:fill="auto"/>
          </w:tcPr>
          <w:p w14:paraId="59BA253C" w14:textId="77777777" w:rsidR="00102CE0" w:rsidRPr="004F624E" w:rsidRDefault="00102CE0" w:rsidP="00102CE0">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后置条件</w:t>
            </w:r>
          </w:p>
        </w:tc>
        <w:tc>
          <w:tcPr>
            <w:tcW w:w="6861" w:type="dxa"/>
            <w:shd w:val="clear" w:color="auto" w:fill="auto"/>
          </w:tcPr>
          <w:p w14:paraId="55335DEA" w14:textId="77777777" w:rsidR="00102CE0" w:rsidRPr="004F624E" w:rsidRDefault="00F6610C" w:rsidP="00102CE0">
            <w:pPr>
              <w:pStyle w:val="a4"/>
              <w:spacing w:after="72"/>
              <w:ind w:firstLineChars="0" w:firstLine="0"/>
              <w:rPr>
                <w:rFonts w:ascii="Consolas" w:hAnsi="Consolas"/>
                <w:sz w:val="21"/>
                <w:szCs w:val="21"/>
              </w:rPr>
            </w:pPr>
            <w:r w:rsidRPr="004F624E">
              <w:rPr>
                <w:rFonts w:ascii="Consolas" w:hAnsi="Consolas" w:hint="eastAsia"/>
                <w:sz w:val="21"/>
                <w:szCs w:val="21"/>
              </w:rPr>
              <w:t>吸附操作栏内容显示正确，功能按钮符合预期。</w:t>
            </w:r>
          </w:p>
        </w:tc>
      </w:tr>
      <w:tr w:rsidR="00102CE0" w:rsidRPr="004F624E" w14:paraId="1373686A" w14:textId="77777777" w:rsidTr="00102CE0">
        <w:tc>
          <w:tcPr>
            <w:tcW w:w="2235" w:type="dxa"/>
            <w:shd w:val="clear" w:color="auto" w:fill="auto"/>
          </w:tcPr>
          <w:p w14:paraId="4E7364CD" w14:textId="77777777" w:rsidR="00102CE0" w:rsidRPr="004F624E" w:rsidRDefault="00102CE0" w:rsidP="00102CE0">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3BEEF85F" w14:textId="1597D24D" w:rsidR="00102CE0" w:rsidRPr="004F624E" w:rsidDel="002E0F11" w:rsidRDefault="00F6610C" w:rsidP="00AC5C40">
            <w:pPr>
              <w:pStyle w:val="a4"/>
              <w:numPr>
                <w:ilvl w:val="0"/>
                <w:numId w:val="83"/>
              </w:numPr>
              <w:spacing w:after="72"/>
              <w:ind w:firstLineChars="0"/>
              <w:rPr>
                <w:del w:id="507" w:author="Yu Xu" w:date="2013-06-05T11:21:00Z"/>
                <w:rFonts w:ascii="Consolas" w:hAnsi="Consolas"/>
                <w:sz w:val="21"/>
                <w:szCs w:val="21"/>
              </w:rPr>
            </w:pPr>
            <w:del w:id="508" w:author="Yu Xu" w:date="2013-06-05T11:21:00Z">
              <w:r w:rsidRPr="004F624E" w:rsidDel="002E0F11">
                <w:rPr>
                  <w:rFonts w:ascii="Consolas" w:hAnsi="Consolas" w:hint="eastAsia"/>
                  <w:sz w:val="21"/>
                  <w:szCs w:val="21"/>
                </w:rPr>
                <w:delText>当获得了相应权限时，吸附操作栏上的按钮会由禁用变为可用，包括：屏幕共享、文档共享、白板共享。</w:delText>
              </w:r>
            </w:del>
          </w:p>
          <w:p w14:paraId="59BB1D91" w14:textId="77777777" w:rsidR="00F6610C" w:rsidRPr="004F624E" w:rsidRDefault="00F6610C" w:rsidP="00AC5C40">
            <w:pPr>
              <w:pStyle w:val="a4"/>
              <w:numPr>
                <w:ilvl w:val="0"/>
                <w:numId w:val="83"/>
              </w:numPr>
              <w:spacing w:after="72"/>
              <w:ind w:firstLineChars="0"/>
              <w:rPr>
                <w:rFonts w:ascii="Consolas" w:hAnsi="Consolas"/>
                <w:sz w:val="21"/>
                <w:szCs w:val="21"/>
              </w:rPr>
            </w:pPr>
            <w:r w:rsidRPr="004F624E">
              <w:rPr>
                <w:rFonts w:ascii="Consolas" w:hAnsi="Consolas" w:hint="eastAsia"/>
                <w:sz w:val="21"/>
                <w:szCs w:val="21"/>
              </w:rPr>
              <w:t>最小化遥控器窗口时，吸附操作栏不可见。</w:t>
            </w:r>
          </w:p>
          <w:p w14:paraId="7A6A2155" w14:textId="77777777" w:rsidR="00F6610C" w:rsidRDefault="00F6610C" w:rsidP="00AC5C40">
            <w:pPr>
              <w:pStyle w:val="a4"/>
              <w:numPr>
                <w:ilvl w:val="0"/>
                <w:numId w:val="83"/>
              </w:numPr>
              <w:spacing w:after="72"/>
              <w:ind w:firstLineChars="0"/>
              <w:rPr>
                <w:rFonts w:ascii="Consolas" w:hAnsi="Consolas"/>
                <w:sz w:val="21"/>
                <w:szCs w:val="21"/>
              </w:rPr>
            </w:pPr>
            <w:r w:rsidRPr="004F624E">
              <w:rPr>
                <w:rFonts w:ascii="Consolas" w:hAnsi="Consolas" w:hint="eastAsia"/>
                <w:sz w:val="21"/>
                <w:szCs w:val="21"/>
              </w:rPr>
              <w:t>当遥控器窗口收缩后，吸附操作栏处于屏幕右边缘，此时可按下</w:t>
            </w:r>
            <w:r w:rsidR="00272089" w:rsidRPr="004F624E">
              <w:rPr>
                <w:rFonts w:ascii="Consolas" w:hAnsi="Consolas" w:hint="eastAsia"/>
                <w:sz w:val="21"/>
                <w:szCs w:val="21"/>
              </w:rPr>
              <w:t>吸附操作栏上方不松开，在屏幕右侧边缘，上下移动操作栏位置，但不可左右移动。</w:t>
            </w:r>
          </w:p>
          <w:p w14:paraId="548DBC07" w14:textId="77777777" w:rsidR="005E5948" w:rsidRDefault="005E5948" w:rsidP="00AC5C40">
            <w:pPr>
              <w:pStyle w:val="a4"/>
              <w:numPr>
                <w:ilvl w:val="0"/>
                <w:numId w:val="83"/>
              </w:numPr>
              <w:spacing w:after="72"/>
              <w:ind w:firstLineChars="0"/>
              <w:rPr>
                <w:rFonts w:ascii="Consolas" w:hAnsi="Consolas"/>
                <w:sz w:val="21"/>
                <w:szCs w:val="21"/>
              </w:rPr>
            </w:pPr>
            <w:r>
              <w:rPr>
                <w:rFonts w:ascii="Consolas" w:hAnsi="Consolas" w:hint="eastAsia"/>
                <w:sz w:val="21"/>
                <w:szCs w:val="21"/>
              </w:rPr>
              <w:t>不同</w:t>
            </w:r>
            <w:r>
              <w:rPr>
                <w:rFonts w:ascii="Consolas" w:hAnsi="Consolas"/>
                <w:sz w:val="21"/>
                <w:szCs w:val="21"/>
              </w:rPr>
              <w:t>角色在不同场景下，吸附操作栏</w:t>
            </w:r>
            <w:r>
              <w:rPr>
                <w:rFonts w:ascii="Consolas" w:hAnsi="Consolas" w:hint="eastAsia"/>
                <w:sz w:val="21"/>
                <w:szCs w:val="21"/>
              </w:rPr>
              <w:t>在</w:t>
            </w:r>
            <w:r>
              <w:rPr>
                <w:rFonts w:ascii="Consolas" w:hAnsi="Consolas"/>
                <w:sz w:val="21"/>
                <w:szCs w:val="21"/>
              </w:rPr>
              <w:t>处于收起状态时，上</w:t>
            </w:r>
            <w:r>
              <w:rPr>
                <w:rFonts w:ascii="Consolas" w:hAnsi="Consolas" w:hint="eastAsia"/>
                <w:sz w:val="21"/>
                <w:szCs w:val="21"/>
              </w:rPr>
              <w:t>面</w:t>
            </w:r>
            <w:r>
              <w:rPr>
                <w:rFonts w:ascii="Consolas" w:hAnsi="Consolas"/>
                <w:sz w:val="21"/>
                <w:szCs w:val="21"/>
              </w:rPr>
              <w:t>的按钮数量有所不同。</w:t>
            </w:r>
            <w:r>
              <w:rPr>
                <w:rFonts w:ascii="Consolas" w:hAnsi="Consolas" w:hint="eastAsia"/>
                <w:sz w:val="21"/>
                <w:szCs w:val="21"/>
              </w:rPr>
              <w:t>列举</w:t>
            </w:r>
            <w:r>
              <w:rPr>
                <w:rFonts w:ascii="Consolas" w:hAnsi="Consolas"/>
                <w:sz w:val="21"/>
                <w:szCs w:val="21"/>
              </w:rPr>
              <w:t>如下：</w:t>
            </w:r>
          </w:p>
          <w:p w14:paraId="5C734603" w14:textId="25F0DFF0" w:rsidR="00274A78" w:rsidRDefault="005E5948" w:rsidP="00196994">
            <w:pPr>
              <w:pStyle w:val="a4"/>
              <w:numPr>
                <w:ilvl w:val="1"/>
                <w:numId w:val="83"/>
              </w:numPr>
              <w:spacing w:after="72"/>
              <w:ind w:firstLineChars="0"/>
              <w:rPr>
                <w:ins w:id="509" w:author="Yu Xu" w:date="2013-06-05T11:22:00Z"/>
                <w:rFonts w:ascii="Consolas" w:hAnsi="Consolas"/>
                <w:sz w:val="21"/>
                <w:szCs w:val="21"/>
              </w:rPr>
            </w:pPr>
            <w:r>
              <w:rPr>
                <w:rFonts w:ascii="Consolas" w:hAnsi="Consolas" w:hint="eastAsia"/>
                <w:sz w:val="21"/>
                <w:szCs w:val="21"/>
              </w:rPr>
              <w:t>主持人端</w:t>
            </w:r>
            <w:del w:id="510" w:author="Yu Xu" w:date="2013-06-05T11:22:00Z">
              <w:r w:rsidDel="002E0F11">
                <w:rPr>
                  <w:rFonts w:ascii="Consolas" w:hAnsi="Consolas" w:hint="eastAsia"/>
                  <w:sz w:val="21"/>
                  <w:szCs w:val="21"/>
                </w:rPr>
                <w:delText>包括</w:delText>
              </w:r>
            </w:del>
            <w:r w:rsidR="00885DB7">
              <w:rPr>
                <w:rFonts w:ascii="Consolas" w:hAnsi="Consolas" w:hint="eastAsia"/>
                <w:sz w:val="21"/>
                <w:szCs w:val="21"/>
              </w:rPr>
              <w:t>（</w:t>
            </w:r>
            <w:r w:rsidR="00885DB7">
              <w:rPr>
                <w:rFonts w:ascii="Consolas" w:hAnsi="Consolas"/>
                <w:sz w:val="21"/>
                <w:szCs w:val="21"/>
              </w:rPr>
              <w:t>可用逻辑同云会议</w:t>
            </w:r>
            <w:r w:rsidR="00885DB7">
              <w:rPr>
                <w:rFonts w:ascii="Consolas" w:hAnsi="Consolas" w:hint="eastAsia"/>
                <w:sz w:val="21"/>
                <w:szCs w:val="21"/>
              </w:rPr>
              <w:t>2.0</w:t>
            </w:r>
            <w:r w:rsidR="00885DB7">
              <w:rPr>
                <w:rFonts w:ascii="Consolas" w:hAnsi="Consolas" w:hint="eastAsia"/>
                <w:sz w:val="21"/>
                <w:szCs w:val="21"/>
              </w:rPr>
              <w:t>）</w:t>
            </w:r>
            <w:ins w:id="511" w:author="Yu Xu" w:date="2013-06-05T11:22:00Z">
              <w:r w:rsidR="002E0F11">
                <w:rPr>
                  <w:rFonts w:ascii="Consolas" w:hAnsi="Consolas" w:hint="eastAsia"/>
                  <w:sz w:val="21"/>
                  <w:szCs w:val="21"/>
                </w:rPr>
                <w:t>，</w:t>
              </w:r>
              <w:r w:rsidR="002E0F11">
                <w:rPr>
                  <w:rFonts w:ascii="Consolas" w:hAnsi="Consolas"/>
                  <w:sz w:val="21"/>
                  <w:szCs w:val="21"/>
                </w:rPr>
                <w:t>当遥控器收起后</w:t>
              </w:r>
            </w:ins>
            <w:r>
              <w:rPr>
                <w:rFonts w:ascii="Consolas" w:hAnsi="Consolas"/>
                <w:sz w:val="21"/>
                <w:szCs w:val="21"/>
              </w:rPr>
              <w:t>：</w:t>
            </w:r>
          </w:p>
          <w:p w14:paraId="24CBC9D7" w14:textId="390AF3CE" w:rsidR="002E0F11" w:rsidRDefault="002E0F11">
            <w:pPr>
              <w:pStyle w:val="a4"/>
              <w:numPr>
                <w:ilvl w:val="2"/>
                <w:numId w:val="83"/>
              </w:numPr>
              <w:spacing w:after="72"/>
              <w:ind w:firstLineChars="0"/>
              <w:rPr>
                <w:rFonts w:ascii="Consolas" w:hAnsi="Consolas"/>
                <w:color w:val="000000"/>
                <w:sz w:val="21"/>
                <w:szCs w:val="21"/>
              </w:rPr>
              <w:pPrChange w:id="512" w:author="Yu Xu" w:date="2013-06-05T11:22:00Z">
                <w:pPr>
                  <w:pStyle w:val="a4"/>
                  <w:numPr>
                    <w:ilvl w:val="1"/>
                    <w:numId w:val="83"/>
                  </w:numPr>
                  <w:spacing w:before="100" w:beforeAutospacing="1" w:after="72" w:afterAutospacing="1"/>
                  <w:ind w:left="840" w:firstLineChars="0" w:hanging="420"/>
                </w:pPr>
              </w:pPrChange>
            </w:pPr>
            <w:ins w:id="513" w:author="Yu Xu" w:date="2013-06-05T11:22:00Z">
              <w:r>
                <w:rPr>
                  <w:rFonts w:ascii="Consolas" w:hAnsi="Consolas" w:hint="eastAsia"/>
                  <w:sz w:val="21"/>
                  <w:szCs w:val="21"/>
                </w:rPr>
                <w:t>展开</w:t>
              </w:r>
            </w:ins>
          </w:p>
          <w:p w14:paraId="4D51C964" w14:textId="77777777" w:rsidR="00274A78" w:rsidRDefault="005E5948" w:rsidP="00196994">
            <w:pPr>
              <w:pStyle w:val="a4"/>
              <w:numPr>
                <w:ilvl w:val="2"/>
                <w:numId w:val="83"/>
              </w:numPr>
              <w:spacing w:after="72"/>
              <w:ind w:firstLineChars="0"/>
              <w:rPr>
                <w:rFonts w:ascii="Consolas" w:hAnsi="Consolas"/>
                <w:sz w:val="21"/>
                <w:szCs w:val="21"/>
              </w:rPr>
            </w:pPr>
            <w:r>
              <w:rPr>
                <w:rFonts w:ascii="Consolas" w:hAnsi="Consolas" w:hint="eastAsia"/>
                <w:sz w:val="21"/>
                <w:szCs w:val="21"/>
              </w:rPr>
              <w:t>共享屏幕</w:t>
            </w:r>
          </w:p>
          <w:p w14:paraId="55A7D52C" w14:textId="77777777" w:rsidR="00274A78" w:rsidRDefault="005E5948" w:rsidP="00196994">
            <w:pPr>
              <w:pStyle w:val="a4"/>
              <w:numPr>
                <w:ilvl w:val="2"/>
                <w:numId w:val="83"/>
              </w:numPr>
              <w:spacing w:after="72"/>
              <w:ind w:firstLineChars="0"/>
              <w:rPr>
                <w:rFonts w:ascii="Consolas" w:hAnsi="Consolas"/>
                <w:sz w:val="21"/>
                <w:szCs w:val="21"/>
              </w:rPr>
            </w:pPr>
            <w:r>
              <w:rPr>
                <w:rFonts w:ascii="Consolas" w:hAnsi="Consolas" w:hint="eastAsia"/>
                <w:sz w:val="21"/>
                <w:szCs w:val="21"/>
              </w:rPr>
              <w:t>共享</w:t>
            </w:r>
            <w:r>
              <w:rPr>
                <w:rFonts w:ascii="Consolas" w:hAnsi="Consolas"/>
                <w:sz w:val="21"/>
                <w:szCs w:val="21"/>
              </w:rPr>
              <w:t>文档</w:t>
            </w:r>
          </w:p>
          <w:p w14:paraId="22A9DCA4" w14:textId="77777777" w:rsidR="00274A78" w:rsidRDefault="005E5948" w:rsidP="00196994">
            <w:pPr>
              <w:pStyle w:val="a4"/>
              <w:numPr>
                <w:ilvl w:val="2"/>
                <w:numId w:val="83"/>
              </w:numPr>
              <w:spacing w:after="72"/>
              <w:ind w:firstLineChars="0"/>
              <w:rPr>
                <w:rFonts w:ascii="Consolas" w:hAnsi="Consolas"/>
                <w:sz w:val="21"/>
                <w:szCs w:val="21"/>
              </w:rPr>
            </w:pPr>
            <w:r>
              <w:rPr>
                <w:rFonts w:ascii="Consolas" w:hAnsi="Consolas" w:hint="eastAsia"/>
                <w:sz w:val="21"/>
                <w:szCs w:val="21"/>
              </w:rPr>
              <w:t>共享</w:t>
            </w:r>
            <w:r>
              <w:rPr>
                <w:rFonts w:ascii="Consolas" w:hAnsi="Consolas"/>
                <w:sz w:val="21"/>
                <w:szCs w:val="21"/>
              </w:rPr>
              <w:t>白板</w:t>
            </w:r>
          </w:p>
          <w:p w14:paraId="69824961" w14:textId="77777777" w:rsidR="00274A78" w:rsidRDefault="005E5948" w:rsidP="00196994">
            <w:pPr>
              <w:pStyle w:val="a4"/>
              <w:numPr>
                <w:ilvl w:val="2"/>
                <w:numId w:val="83"/>
              </w:numPr>
              <w:spacing w:after="72"/>
              <w:ind w:firstLineChars="0"/>
              <w:rPr>
                <w:rFonts w:ascii="Consolas" w:hAnsi="Consolas"/>
                <w:sz w:val="21"/>
                <w:szCs w:val="21"/>
              </w:rPr>
            </w:pPr>
            <w:r>
              <w:rPr>
                <w:rFonts w:ascii="Consolas" w:hAnsi="Consolas" w:hint="eastAsia"/>
                <w:sz w:val="21"/>
                <w:szCs w:val="21"/>
              </w:rPr>
              <w:t>会议</w:t>
            </w:r>
            <w:r>
              <w:rPr>
                <w:rFonts w:ascii="Consolas" w:hAnsi="Consolas"/>
                <w:sz w:val="21"/>
                <w:szCs w:val="21"/>
              </w:rPr>
              <w:t>信息</w:t>
            </w:r>
          </w:p>
          <w:p w14:paraId="46460B38" w14:textId="68D76800" w:rsidR="00274A78" w:rsidDel="002E0F11" w:rsidRDefault="005E5948" w:rsidP="00196994">
            <w:pPr>
              <w:pStyle w:val="a4"/>
              <w:numPr>
                <w:ilvl w:val="2"/>
                <w:numId w:val="83"/>
              </w:numPr>
              <w:spacing w:after="72"/>
              <w:ind w:firstLineChars="0"/>
              <w:rPr>
                <w:del w:id="514" w:author="Yu Xu" w:date="2013-06-05T11:23:00Z"/>
                <w:rFonts w:ascii="Consolas" w:hAnsi="Consolas"/>
                <w:sz w:val="21"/>
                <w:szCs w:val="21"/>
              </w:rPr>
            </w:pPr>
            <w:del w:id="515" w:author="Yu Xu" w:date="2013-06-05T11:23:00Z">
              <w:r w:rsidDel="002E0F11">
                <w:rPr>
                  <w:rFonts w:ascii="Consolas" w:hAnsi="Consolas" w:hint="eastAsia"/>
                  <w:sz w:val="21"/>
                  <w:szCs w:val="21"/>
                </w:rPr>
                <w:delText>聊天</w:delText>
              </w:r>
            </w:del>
          </w:p>
          <w:p w14:paraId="49A6B4BA" w14:textId="0C6BC1CC" w:rsidR="002E0F11" w:rsidRDefault="005E5948" w:rsidP="002E0F11">
            <w:pPr>
              <w:pStyle w:val="a4"/>
              <w:numPr>
                <w:ilvl w:val="2"/>
                <w:numId w:val="83"/>
              </w:numPr>
              <w:spacing w:after="72"/>
              <w:ind w:firstLineChars="0"/>
              <w:rPr>
                <w:ins w:id="516" w:author="Yu Xu" w:date="2013-06-05T11:23:00Z"/>
                <w:rFonts w:ascii="Consolas" w:hAnsi="Consolas"/>
                <w:sz w:val="21"/>
                <w:szCs w:val="21"/>
              </w:rPr>
            </w:pPr>
            <w:r>
              <w:rPr>
                <w:rFonts w:ascii="Consolas" w:hAnsi="Consolas" w:hint="eastAsia"/>
                <w:sz w:val="21"/>
                <w:szCs w:val="21"/>
              </w:rPr>
              <w:t>视频模式</w:t>
            </w:r>
            <w:ins w:id="517" w:author="Yu Xu" w:date="2013-06-05T11:23:00Z">
              <w:r w:rsidR="002E0F11">
                <w:rPr>
                  <w:rFonts w:ascii="Consolas" w:hAnsi="Consolas" w:hint="eastAsia"/>
                  <w:sz w:val="21"/>
                  <w:szCs w:val="21"/>
                </w:rPr>
                <w:t>/</w:t>
              </w:r>
              <w:r w:rsidR="002E0F11">
                <w:rPr>
                  <w:rFonts w:ascii="Consolas" w:hAnsi="Consolas" w:hint="eastAsia"/>
                  <w:sz w:val="21"/>
                  <w:szCs w:val="21"/>
                </w:rPr>
                <w:t>数据</w:t>
              </w:r>
              <w:r w:rsidR="002E0F11">
                <w:rPr>
                  <w:rFonts w:ascii="Consolas" w:hAnsi="Consolas"/>
                  <w:sz w:val="21"/>
                  <w:szCs w:val="21"/>
                </w:rPr>
                <w:t>模式（</w:t>
              </w:r>
            </w:ins>
            <w:ins w:id="518" w:author="Yu Xu" w:date="2013-06-05T14:33:00Z">
              <w:r w:rsidR="00696796">
                <w:rPr>
                  <w:rFonts w:ascii="Consolas" w:hAnsi="Consolas" w:hint="eastAsia"/>
                  <w:sz w:val="21"/>
                  <w:szCs w:val="21"/>
                </w:rPr>
                <w:t>非</w:t>
              </w:r>
              <w:r w:rsidR="00696796">
                <w:rPr>
                  <w:rFonts w:ascii="Consolas" w:hAnsi="Consolas"/>
                  <w:sz w:val="21"/>
                  <w:szCs w:val="21"/>
                </w:rPr>
                <w:t>大方数</w:t>
              </w:r>
              <w:r w:rsidR="00696796">
                <w:rPr>
                  <w:rFonts w:ascii="Consolas" w:hAnsi="Consolas" w:hint="eastAsia"/>
                  <w:sz w:val="21"/>
                  <w:szCs w:val="21"/>
                </w:rPr>
                <w:t>，有</w:t>
              </w:r>
              <w:r w:rsidR="00696796">
                <w:rPr>
                  <w:rFonts w:ascii="Consolas" w:hAnsi="Consolas"/>
                  <w:sz w:val="21"/>
                  <w:szCs w:val="21"/>
                </w:rPr>
                <w:t>共享视频时可见</w:t>
              </w:r>
            </w:ins>
            <w:ins w:id="519" w:author="Yu Xu" w:date="2013-06-05T11:23:00Z">
              <w:del w:id="520" w:author="Yu Xu" w:date="2013-06-05T14:33:00Z">
                <w:r w:rsidR="002E0F11" w:rsidDel="00696796">
                  <w:rPr>
                    <w:rFonts w:ascii="Consolas" w:hAnsi="Consolas" w:hint="eastAsia"/>
                    <w:sz w:val="21"/>
                    <w:szCs w:val="21"/>
                  </w:rPr>
                  <w:delText>当</w:delText>
                </w:r>
                <w:r w:rsidR="002E0F11" w:rsidDel="00696796">
                  <w:rPr>
                    <w:rFonts w:ascii="Consolas" w:hAnsi="Consolas"/>
                    <w:sz w:val="21"/>
                    <w:szCs w:val="21"/>
                  </w:rPr>
                  <w:delText>有数据视图时且当前处于视频视图下出现</w:delText>
                </w:r>
              </w:del>
              <w:r w:rsidR="002E0F11">
                <w:rPr>
                  <w:rFonts w:ascii="Consolas" w:hAnsi="Consolas"/>
                  <w:sz w:val="21"/>
                  <w:szCs w:val="21"/>
                </w:rPr>
                <w:t>）</w:t>
              </w:r>
            </w:ins>
          </w:p>
          <w:p w14:paraId="08293C4A" w14:textId="38BD4474" w:rsidR="00274A78" w:rsidDel="002E0F11" w:rsidRDefault="00274A78" w:rsidP="00196994">
            <w:pPr>
              <w:pStyle w:val="a4"/>
              <w:numPr>
                <w:ilvl w:val="2"/>
                <w:numId w:val="83"/>
              </w:numPr>
              <w:spacing w:after="72"/>
              <w:ind w:firstLineChars="0"/>
              <w:rPr>
                <w:del w:id="521" w:author="Yu Xu" w:date="2013-06-05T11:23:00Z"/>
                <w:rFonts w:ascii="Consolas" w:hAnsi="Consolas"/>
                <w:sz w:val="21"/>
                <w:szCs w:val="21"/>
              </w:rPr>
            </w:pPr>
          </w:p>
          <w:p w14:paraId="30FA874D" w14:textId="5FD6AC8E" w:rsidR="00274A78" w:rsidDel="002E0F11" w:rsidRDefault="005E5948" w:rsidP="00196994">
            <w:pPr>
              <w:pStyle w:val="a4"/>
              <w:numPr>
                <w:ilvl w:val="2"/>
                <w:numId w:val="83"/>
              </w:numPr>
              <w:spacing w:after="72"/>
              <w:ind w:firstLineChars="0"/>
              <w:rPr>
                <w:del w:id="522" w:author="Yu Xu" w:date="2013-06-05T11:23:00Z"/>
                <w:rFonts w:ascii="Consolas" w:hAnsi="Consolas"/>
                <w:sz w:val="21"/>
                <w:szCs w:val="21"/>
              </w:rPr>
            </w:pPr>
            <w:del w:id="523" w:author="Yu Xu" w:date="2013-06-05T11:23:00Z">
              <w:r w:rsidDel="002E0F11">
                <w:rPr>
                  <w:rFonts w:ascii="Consolas" w:hAnsi="Consolas" w:hint="eastAsia"/>
                  <w:sz w:val="21"/>
                  <w:szCs w:val="21"/>
                </w:rPr>
                <w:delText>数据</w:delText>
              </w:r>
              <w:r w:rsidDel="002E0F11">
                <w:rPr>
                  <w:rFonts w:ascii="Consolas" w:hAnsi="Consolas"/>
                  <w:sz w:val="21"/>
                  <w:szCs w:val="21"/>
                </w:rPr>
                <w:delText>模式（</w:delText>
              </w:r>
              <w:r w:rsidDel="002E0F11">
                <w:rPr>
                  <w:rFonts w:ascii="Consolas" w:hAnsi="Consolas" w:hint="eastAsia"/>
                  <w:sz w:val="21"/>
                  <w:szCs w:val="21"/>
                </w:rPr>
                <w:delText>当</w:delText>
              </w:r>
              <w:r w:rsidDel="002E0F11">
                <w:rPr>
                  <w:rFonts w:ascii="Consolas" w:hAnsi="Consolas"/>
                  <w:sz w:val="21"/>
                  <w:szCs w:val="21"/>
                </w:rPr>
                <w:delText>有数据视图时且当前处于视频视图下出现）</w:delText>
              </w:r>
            </w:del>
          </w:p>
          <w:p w14:paraId="16255317" w14:textId="77777777" w:rsidR="00274A78" w:rsidRDefault="005E5948" w:rsidP="00196994">
            <w:pPr>
              <w:pStyle w:val="a4"/>
              <w:numPr>
                <w:ilvl w:val="2"/>
                <w:numId w:val="83"/>
              </w:numPr>
              <w:spacing w:after="72"/>
              <w:ind w:firstLineChars="0"/>
              <w:rPr>
                <w:ins w:id="524" w:author="Yu Xu" w:date="2013-06-05T11:23:00Z"/>
                <w:rFonts w:ascii="Consolas" w:hAnsi="Consolas"/>
                <w:sz w:val="21"/>
                <w:szCs w:val="21"/>
              </w:rPr>
            </w:pPr>
            <w:r>
              <w:rPr>
                <w:rFonts w:ascii="Consolas" w:hAnsi="Consolas" w:hint="eastAsia"/>
                <w:sz w:val="21"/>
                <w:szCs w:val="21"/>
              </w:rPr>
              <w:t>举手</w:t>
            </w:r>
            <w:r w:rsidR="00164810">
              <w:rPr>
                <w:rFonts w:ascii="Consolas" w:hAnsi="Consolas" w:hint="eastAsia"/>
                <w:sz w:val="21"/>
                <w:szCs w:val="21"/>
              </w:rPr>
              <w:t>（</w:t>
            </w:r>
            <w:r w:rsidR="00164810">
              <w:rPr>
                <w:rFonts w:ascii="Consolas" w:hAnsi="Consolas"/>
                <w:sz w:val="21"/>
                <w:szCs w:val="21"/>
              </w:rPr>
              <w:t>全体静音时可用）</w:t>
            </w:r>
          </w:p>
          <w:p w14:paraId="39301353" w14:textId="09ED1FF3" w:rsidR="002E0F11" w:rsidRPr="002E0F11" w:rsidRDefault="002E0F11">
            <w:pPr>
              <w:pStyle w:val="a4"/>
              <w:numPr>
                <w:ilvl w:val="2"/>
                <w:numId w:val="83"/>
              </w:numPr>
              <w:spacing w:after="72"/>
              <w:ind w:firstLineChars="0"/>
              <w:rPr>
                <w:rFonts w:ascii="Consolas" w:hAnsi="Consolas"/>
                <w:sz w:val="21"/>
                <w:szCs w:val="21"/>
              </w:rPr>
            </w:pPr>
            <w:ins w:id="525" w:author="Yu Xu" w:date="2013-06-05T11:23:00Z">
              <w:r w:rsidRPr="002E0F11">
                <w:rPr>
                  <w:rFonts w:ascii="Consolas" w:hAnsi="Consolas" w:hint="eastAsia"/>
                  <w:sz w:val="21"/>
                  <w:szCs w:val="21"/>
                </w:rPr>
                <w:t>聊天</w:t>
              </w:r>
            </w:ins>
          </w:p>
          <w:p w14:paraId="30F16316" w14:textId="41FE1507" w:rsidR="00274A78" w:rsidDel="002E0F11" w:rsidRDefault="005E5948" w:rsidP="00196994">
            <w:pPr>
              <w:pStyle w:val="a4"/>
              <w:numPr>
                <w:ilvl w:val="2"/>
                <w:numId w:val="83"/>
              </w:numPr>
              <w:spacing w:after="72"/>
              <w:ind w:firstLineChars="0"/>
              <w:rPr>
                <w:del w:id="526" w:author="Yu Xu" w:date="2013-06-05T11:18:00Z"/>
                <w:rFonts w:ascii="Consolas" w:hAnsi="Consolas"/>
                <w:sz w:val="21"/>
                <w:szCs w:val="21"/>
              </w:rPr>
            </w:pPr>
            <w:del w:id="527" w:author="Yu Xu" w:date="2013-06-05T11:18:00Z">
              <w:r w:rsidDel="002E0F11">
                <w:rPr>
                  <w:rFonts w:ascii="Consolas" w:hAnsi="Consolas" w:hint="eastAsia"/>
                  <w:sz w:val="21"/>
                  <w:szCs w:val="21"/>
                </w:rPr>
                <w:delText>点名</w:delText>
              </w:r>
              <w:r w:rsidR="00164810" w:rsidDel="002E0F11">
                <w:rPr>
                  <w:rFonts w:ascii="Consolas" w:hAnsi="Consolas" w:hint="eastAsia"/>
                  <w:sz w:val="21"/>
                  <w:szCs w:val="21"/>
                </w:rPr>
                <w:delText>（</w:delText>
              </w:r>
              <w:r w:rsidR="00164810" w:rsidDel="002E0F11">
                <w:rPr>
                  <w:rFonts w:ascii="Consolas" w:hAnsi="Consolas"/>
                  <w:sz w:val="21"/>
                  <w:szCs w:val="21"/>
                </w:rPr>
                <w:delText>全体静音时可用）</w:delText>
              </w:r>
            </w:del>
          </w:p>
          <w:p w14:paraId="377312A4" w14:textId="115C1B15" w:rsidR="00274A78" w:rsidRDefault="005E5948" w:rsidP="00196994">
            <w:pPr>
              <w:pStyle w:val="a4"/>
              <w:numPr>
                <w:ilvl w:val="1"/>
                <w:numId w:val="83"/>
              </w:numPr>
              <w:spacing w:after="72"/>
              <w:ind w:firstLineChars="0"/>
              <w:rPr>
                <w:ins w:id="528" w:author="Yu Xu" w:date="2013-06-05T11:24:00Z"/>
                <w:rFonts w:ascii="Consolas" w:hAnsi="Consolas"/>
                <w:sz w:val="21"/>
                <w:szCs w:val="21"/>
              </w:rPr>
            </w:pPr>
            <w:r>
              <w:rPr>
                <w:rFonts w:ascii="Consolas" w:hAnsi="Consolas" w:hint="eastAsia"/>
                <w:sz w:val="21"/>
                <w:szCs w:val="21"/>
              </w:rPr>
              <w:t>主讲人</w:t>
            </w:r>
            <w:del w:id="529" w:author="Yu Xu" w:date="2013-06-05T11:24:00Z">
              <w:r w:rsidR="00164810" w:rsidDel="002E0F11">
                <w:rPr>
                  <w:rFonts w:ascii="Consolas" w:hAnsi="Consolas" w:hint="eastAsia"/>
                  <w:sz w:val="21"/>
                  <w:szCs w:val="21"/>
                </w:rPr>
                <w:delText>及</w:delText>
              </w:r>
              <w:r w:rsidR="00164810" w:rsidDel="002E0F11">
                <w:rPr>
                  <w:rFonts w:ascii="Consolas" w:hAnsi="Consolas"/>
                  <w:sz w:val="21"/>
                  <w:szCs w:val="21"/>
                </w:rPr>
                <w:delText>其他参会人</w:delText>
              </w:r>
              <w:r w:rsidDel="002E0F11">
                <w:rPr>
                  <w:rFonts w:ascii="Consolas" w:hAnsi="Consolas"/>
                  <w:sz w:val="21"/>
                  <w:szCs w:val="21"/>
                </w:rPr>
                <w:delText>端包括</w:delText>
              </w:r>
            </w:del>
            <w:r w:rsidR="00885DB7">
              <w:rPr>
                <w:rFonts w:ascii="Consolas" w:hAnsi="Consolas" w:hint="eastAsia"/>
                <w:sz w:val="21"/>
                <w:szCs w:val="21"/>
              </w:rPr>
              <w:t>（</w:t>
            </w:r>
            <w:r w:rsidR="00885DB7">
              <w:rPr>
                <w:rFonts w:ascii="Consolas" w:hAnsi="Consolas"/>
                <w:sz w:val="21"/>
                <w:szCs w:val="21"/>
              </w:rPr>
              <w:t>可用逻辑同云会议</w:t>
            </w:r>
            <w:r w:rsidR="00885DB7">
              <w:rPr>
                <w:rFonts w:ascii="Consolas" w:hAnsi="Consolas" w:hint="eastAsia"/>
                <w:sz w:val="21"/>
                <w:szCs w:val="21"/>
              </w:rPr>
              <w:t>2.0</w:t>
            </w:r>
            <w:r w:rsidR="00885DB7">
              <w:rPr>
                <w:rFonts w:ascii="Consolas" w:hAnsi="Consolas" w:hint="eastAsia"/>
                <w:sz w:val="21"/>
                <w:szCs w:val="21"/>
              </w:rPr>
              <w:t>）</w:t>
            </w:r>
            <w:ins w:id="530" w:author="Yu Xu" w:date="2013-06-05T11:24:00Z">
              <w:r w:rsidR="002E0F11">
                <w:rPr>
                  <w:rFonts w:ascii="Consolas" w:hAnsi="Consolas" w:hint="eastAsia"/>
                  <w:sz w:val="21"/>
                  <w:szCs w:val="21"/>
                </w:rPr>
                <w:t>，</w:t>
              </w:r>
              <w:r w:rsidR="002E0F11">
                <w:rPr>
                  <w:rFonts w:ascii="Consolas" w:hAnsi="Consolas"/>
                  <w:sz w:val="21"/>
                  <w:szCs w:val="21"/>
                </w:rPr>
                <w:t>当遥控器收起后</w:t>
              </w:r>
            </w:ins>
            <w:r>
              <w:rPr>
                <w:rFonts w:ascii="Consolas" w:hAnsi="Consolas"/>
                <w:sz w:val="21"/>
                <w:szCs w:val="21"/>
              </w:rPr>
              <w:t>：</w:t>
            </w:r>
          </w:p>
          <w:p w14:paraId="1587A9FB" w14:textId="1090C240" w:rsidR="002E0F11" w:rsidRDefault="002E0F11">
            <w:pPr>
              <w:pStyle w:val="a4"/>
              <w:numPr>
                <w:ilvl w:val="2"/>
                <w:numId w:val="83"/>
              </w:numPr>
              <w:spacing w:after="72"/>
              <w:ind w:firstLineChars="0"/>
              <w:rPr>
                <w:rFonts w:ascii="Consolas" w:hAnsi="Consolas"/>
                <w:color w:val="000000"/>
                <w:sz w:val="21"/>
                <w:szCs w:val="21"/>
              </w:rPr>
              <w:pPrChange w:id="531" w:author="Yu Xu" w:date="2013-06-05T11:24:00Z">
                <w:pPr>
                  <w:pStyle w:val="a4"/>
                  <w:numPr>
                    <w:ilvl w:val="1"/>
                    <w:numId w:val="83"/>
                  </w:numPr>
                  <w:spacing w:before="100" w:beforeAutospacing="1" w:after="72" w:afterAutospacing="1"/>
                  <w:ind w:left="840" w:firstLineChars="0" w:hanging="420"/>
                </w:pPr>
              </w:pPrChange>
            </w:pPr>
            <w:ins w:id="532" w:author="Yu Xu" w:date="2013-06-05T11:24:00Z">
              <w:r>
                <w:rPr>
                  <w:rFonts w:ascii="Consolas" w:hAnsi="Consolas" w:hint="eastAsia"/>
                  <w:sz w:val="21"/>
                  <w:szCs w:val="21"/>
                </w:rPr>
                <w:t>展开</w:t>
              </w:r>
            </w:ins>
          </w:p>
          <w:p w14:paraId="549EFAA3" w14:textId="77777777" w:rsidR="00274A78" w:rsidRDefault="005E5948" w:rsidP="00196994">
            <w:pPr>
              <w:pStyle w:val="a4"/>
              <w:numPr>
                <w:ilvl w:val="2"/>
                <w:numId w:val="83"/>
              </w:numPr>
              <w:spacing w:after="72"/>
              <w:ind w:firstLineChars="0"/>
              <w:rPr>
                <w:rFonts w:ascii="Consolas" w:hAnsi="Consolas"/>
                <w:sz w:val="21"/>
                <w:szCs w:val="21"/>
              </w:rPr>
            </w:pPr>
            <w:r>
              <w:rPr>
                <w:rFonts w:ascii="Consolas" w:hAnsi="Consolas" w:hint="eastAsia"/>
                <w:sz w:val="21"/>
                <w:szCs w:val="21"/>
              </w:rPr>
              <w:t>共享</w:t>
            </w:r>
            <w:r>
              <w:rPr>
                <w:rFonts w:ascii="Consolas" w:hAnsi="Consolas"/>
                <w:sz w:val="21"/>
                <w:szCs w:val="21"/>
              </w:rPr>
              <w:t>屏幕</w:t>
            </w:r>
          </w:p>
          <w:p w14:paraId="72022FFB" w14:textId="77777777" w:rsidR="00274A78" w:rsidRDefault="005E5948" w:rsidP="00196994">
            <w:pPr>
              <w:pStyle w:val="a4"/>
              <w:numPr>
                <w:ilvl w:val="2"/>
                <w:numId w:val="83"/>
              </w:numPr>
              <w:spacing w:after="72"/>
              <w:ind w:firstLineChars="0"/>
              <w:rPr>
                <w:rFonts w:ascii="Consolas" w:hAnsi="Consolas"/>
                <w:sz w:val="21"/>
                <w:szCs w:val="21"/>
              </w:rPr>
            </w:pPr>
            <w:r>
              <w:rPr>
                <w:rFonts w:ascii="Consolas" w:hAnsi="Consolas" w:hint="eastAsia"/>
                <w:sz w:val="21"/>
                <w:szCs w:val="21"/>
              </w:rPr>
              <w:t>共享</w:t>
            </w:r>
            <w:r>
              <w:rPr>
                <w:rFonts w:ascii="Consolas" w:hAnsi="Consolas"/>
                <w:sz w:val="21"/>
                <w:szCs w:val="21"/>
              </w:rPr>
              <w:t>文档</w:t>
            </w:r>
          </w:p>
          <w:p w14:paraId="58F7982F" w14:textId="77777777" w:rsidR="00274A78" w:rsidRDefault="005E5948" w:rsidP="00196994">
            <w:pPr>
              <w:pStyle w:val="a4"/>
              <w:numPr>
                <w:ilvl w:val="2"/>
                <w:numId w:val="83"/>
              </w:numPr>
              <w:spacing w:after="72"/>
              <w:ind w:firstLineChars="0"/>
              <w:rPr>
                <w:rFonts w:ascii="Consolas" w:hAnsi="Consolas"/>
                <w:sz w:val="21"/>
                <w:szCs w:val="21"/>
              </w:rPr>
            </w:pPr>
            <w:r>
              <w:rPr>
                <w:rFonts w:ascii="Consolas" w:hAnsi="Consolas" w:hint="eastAsia"/>
                <w:sz w:val="21"/>
                <w:szCs w:val="21"/>
              </w:rPr>
              <w:t>共享</w:t>
            </w:r>
            <w:r>
              <w:rPr>
                <w:rFonts w:ascii="Consolas" w:hAnsi="Consolas"/>
                <w:sz w:val="21"/>
                <w:szCs w:val="21"/>
              </w:rPr>
              <w:t>白板</w:t>
            </w:r>
          </w:p>
          <w:p w14:paraId="2D962169" w14:textId="77777777" w:rsidR="00274A78" w:rsidRDefault="005E5948" w:rsidP="00196994">
            <w:pPr>
              <w:pStyle w:val="a4"/>
              <w:numPr>
                <w:ilvl w:val="2"/>
                <w:numId w:val="83"/>
              </w:numPr>
              <w:spacing w:after="72"/>
              <w:ind w:firstLineChars="0"/>
              <w:rPr>
                <w:ins w:id="533" w:author="Yu Xu" w:date="2013-06-05T11:25:00Z"/>
                <w:rFonts w:ascii="Consolas" w:hAnsi="Consolas"/>
                <w:sz w:val="21"/>
                <w:szCs w:val="21"/>
              </w:rPr>
            </w:pPr>
            <w:r>
              <w:rPr>
                <w:rFonts w:ascii="Consolas" w:hAnsi="Consolas" w:hint="eastAsia"/>
                <w:sz w:val="21"/>
                <w:szCs w:val="21"/>
              </w:rPr>
              <w:t>会议</w:t>
            </w:r>
            <w:r>
              <w:rPr>
                <w:rFonts w:ascii="Consolas" w:hAnsi="Consolas"/>
                <w:sz w:val="21"/>
                <w:szCs w:val="21"/>
              </w:rPr>
              <w:t>信息</w:t>
            </w:r>
          </w:p>
          <w:p w14:paraId="2F1FA4C2" w14:textId="76FD7470" w:rsidR="002E0F11" w:rsidRPr="002E0F11" w:rsidRDefault="002E0F11">
            <w:pPr>
              <w:pStyle w:val="a4"/>
              <w:numPr>
                <w:ilvl w:val="2"/>
                <w:numId w:val="83"/>
              </w:numPr>
              <w:spacing w:after="72"/>
              <w:ind w:firstLineChars="0"/>
              <w:rPr>
                <w:rFonts w:ascii="Consolas" w:hAnsi="Consolas"/>
                <w:sz w:val="21"/>
                <w:szCs w:val="21"/>
              </w:rPr>
            </w:pPr>
            <w:ins w:id="534" w:author="Yu Xu" w:date="2013-06-05T11:25:00Z">
              <w:r w:rsidRPr="002E0F11">
                <w:rPr>
                  <w:rFonts w:ascii="Consolas" w:hAnsi="Consolas" w:hint="eastAsia"/>
                  <w:sz w:val="21"/>
                  <w:szCs w:val="21"/>
                </w:rPr>
                <w:t>视频模式</w:t>
              </w:r>
              <w:r w:rsidRPr="002E0F11">
                <w:rPr>
                  <w:rFonts w:ascii="Consolas" w:hAnsi="Consolas"/>
                  <w:sz w:val="21"/>
                  <w:szCs w:val="21"/>
                </w:rPr>
                <w:t>/</w:t>
              </w:r>
              <w:r w:rsidRPr="002E0F11">
                <w:rPr>
                  <w:rFonts w:ascii="Consolas" w:hAnsi="Consolas" w:hint="eastAsia"/>
                  <w:sz w:val="21"/>
                  <w:szCs w:val="21"/>
                </w:rPr>
                <w:t>数据模式（当有数据视图时且当前处于视频视图下出现）</w:t>
              </w:r>
            </w:ins>
          </w:p>
          <w:p w14:paraId="738C86EB" w14:textId="074C71F8" w:rsidR="00274A78" w:rsidDel="002E0F11" w:rsidRDefault="005E5948" w:rsidP="00196994">
            <w:pPr>
              <w:pStyle w:val="a4"/>
              <w:numPr>
                <w:ilvl w:val="2"/>
                <w:numId w:val="83"/>
              </w:numPr>
              <w:spacing w:after="72"/>
              <w:ind w:firstLineChars="0"/>
              <w:rPr>
                <w:del w:id="535" w:author="Yu Xu" w:date="2013-06-05T11:25:00Z"/>
                <w:rFonts w:ascii="Consolas" w:hAnsi="Consolas"/>
                <w:sz w:val="21"/>
                <w:szCs w:val="21"/>
              </w:rPr>
            </w:pPr>
            <w:del w:id="536" w:author="Yu Xu" w:date="2013-06-05T11:25:00Z">
              <w:r w:rsidDel="002E0F11">
                <w:rPr>
                  <w:rFonts w:ascii="Consolas" w:hAnsi="Consolas" w:hint="eastAsia"/>
                  <w:sz w:val="21"/>
                  <w:szCs w:val="21"/>
                </w:rPr>
                <w:delText>聊天</w:delText>
              </w:r>
            </w:del>
          </w:p>
          <w:p w14:paraId="6F76E2CB" w14:textId="78D6E300" w:rsidR="002E0F11" w:rsidRDefault="00164810">
            <w:pPr>
              <w:pStyle w:val="a4"/>
              <w:numPr>
                <w:ilvl w:val="2"/>
                <w:numId w:val="83"/>
              </w:numPr>
              <w:spacing w:after="72"/>
              <w:ind w:firstLineChars="0"/>
              <w:rPr>
                <w:ins w:id="537" w:author="Yu Xu" w:date="2013-06-05T11:25:00Z"/>
                <w:rFonts w:ascii="Consolas" w:hAnsi="Consolas"/>
                <w:sz w:val="21"/>
                <w:szCs w:val="21"/>
              </w:rPr>
            </w:pPr>
            <w:del w:id="538" w:author="Yu Xu" w:date="2013-06-05T14:27:00Z">
              <w:r w:rsidDel="00BA7873">
                <w:rPr>
                  <w:rFonts w:ascii="Consolas" w:hAnsi="Consolas" w:hint="eastAsia"/>
                  <w:sz w:val="21"/>
                  <w:szCs w:val="21"/>
                </w:rPr>
                <w:delText>自我静音</w:delText>
              </w:r>
              <w:r w:rsidDel="00BA7873">
                <w:rPr>
                  <w:rFonts w:ascii="Consolas" w:hAnsi="Consolas" w:hint="eastAsia"/>
                  <w:sz w:val="21"/>
                  <w:szCs w:val="21"/>
                </w:rPr>
                <w:delText>/</w:delText>
              </w:r>
              <w:r w:rsidDel="00BA7873">
                <w:rPr>
                  <w:rFonts w:ascii="Consolas" w:hAnsi="Consolas" w:hint="eastAsia"/>
                  <w:sz w:val="21"/>
                  <w:szCs w:val="21"/>
                </w:rPr>
                <w:delText>取消自我</w:delText>
              </w:r>
              <w:r w:rsidDel="00BA7873">
                <w:rPr>
                  <w:rFonts w:ascii="Consolas" w:hAnsi="Consolas"/>
                  <w:sz w:val="21"/>
                  <w:szCs w:val="21"/>
                </w:rPr>
                <w:delText>静音</w:delText>
              </w:r>
              <w:r w:rsidR="00885DB7" w:rsidDel="00BA7873">
                <w:rPr>
                  <w:rFonts w:ascii="Consolas" w:hAnsi="Consolas" w:hint="eastAsia"/>
                  <w:sz w:val="21"/>
                  <w:szCs w:val="21"/>
                </w:rPr>
                <w:delText>（</w:delText>
              </w:r>
              <w:r w:rsidR="00885DB7" w:rsidDel="00BA7873">
                <w:rPr>
                  <w:rFonts w:ascii="Consolas" w:hAnsi="Consolas"/>
                  <w:sz w:val="21"/>
                  <w:szCs w:val="21"/>
                </w:rPr>
                <w:delText>接入语音时可用）</w:delText>
              </w:r>
            </w:del>
            <w:ins w:id="539" w:author="Yu Xu" w:date="2013-06-05T11:25:00Z">
              <w:r w:rsidR="002E0F11">
                <w:rPr>
                  <w:rFonts w:ascii="Consolas" w:hAnsi="Consolas" w:hint="eastAsia"/>
                  <w:sz w:val="21"/>
                  <w:szCs w:val="21"/>
                </w:rPr>
                <w:t>聊天</w:t>
              </w:r>
            </w:ins>
          </w:p>
          <w:p w14:paraId="18418349" w14:textId="77777777" w:rsidR="002E0F11" w:rsidRDefault="002E0F11">
            <w:pPr>
              <w:pStyle w:val="a4"/>
              <w:numPr>
                <w:ilvl w:val="1"/>
                <w:numId w:val="83"/>
              </w:numPr>
              <w:spacing w:after="72"/>
              <w:ind w:firstLineChars="0"/>
              <w:rPr>
                <w:ins w:id="540" w:author="Yu Xu" w:date="2013-06-05T11:25:00Z"/>
                <w:rFonts w:ascii="Consolas" w:hAnsi="Consolas"/>
                <w:color w:val="000000"/>
                <w:sz w:val="21"/>
                <w:szCs w:val="21"/>
              </w:rPr>
              <w:pPrChange w:id="541" w:author="Yu Xu" w:date="2013-06-05T11:25:00Z">
                <w:pPr>
                  <w:pStyle w:val="a4"/>
                  <w:numPr>
                    <w:ilvl w:val="2"/>
                    <w:numId w:val="83"/>
                  </w:numPr>
                  <w:spacing w:before="100" w:beforeAutospacing="1" w:after="72" w:afterAutospacing="1"/>
                  <w:ind w:left="1260" w:firstLineChars="0" w:hanging="420"/>
                </w:pPr>
              </w:pPrChange>
            </w:pPr>
            <w:ins w:id="542" w:author="Yu Xu" w:date="2013-06-05T11:25:00Z">
              <w:r>
                <w:rPr>
                  <w:rFonts w:ascii="Consolas" w:hAnsi="Consolas" w:hint="eastAsia"/>
                  <w:sz w:val="21"/>
                  <w:szCs w:val="21"/>
                </w:rPr>
                <w:t>参会人</w:t>
              </w:r>
              <w:r>
                <w:rPr>
                  <w:rFonts w:ascii="Consolas" w:hAnsi="Consolas"/>
                  <w:sz w:val="21"/>
                  <w:szCs w:val="21"/>
                </w:rPr>
                <w:t>（可用逻辑同云会议</w:t>
              </w:r>
              <w:r>
                <w:rPr>
                  <w:rFonts w:ascii="Consolas" w:hAnsi="Consolas" w:hint="eastAsia"/>
                  <w:sz w:val="21"/>
                  <w:szCs w:val="21"/>
                </w:rPr>
                <w:t>2.0</w:t>
              </w:r>
              <w:r>
                <w:rPr>
                  <w:rFonts w:ascii="Consolas" w:hAnsi="Consolas" w:hint="eastAsia"/>
                  <w:sz w:val="21"/>
                  <w:szCs w:val="21"/>
                </w:rPr>
                <w:t>）</w:t>
              </w:r>
              <w:r>
                <w:rPr>
                  <w:rFonts w:ascii="Consolas" w:hAnsi="Consolas"/>
                  <w:sz w:val="21"/>
                  <w:szCs w:val="21"/>
                </w:rPr>
                <w:t>，当遥控器收起后：</w:t>
              </w:r>
            </w:ins>
          </w:p>
          <w:p w14:paraId="1E583553" w14:textId="77777777" w:rsidR="002E0F11" w:rsidRDefault="002E0F11">
            <w:pPr>
              <w:pStyle w:val="a4"/>
              <w:numPr>
                <w:ilvl w:val="2"/>
                <w:numId w:val="83"/>
              </w:numPr>
              <w:spacing w:after="72"/>
              <w:ind w:firstLineChars="0"/>
              <w:rPr>
                <w:ins w:id="543" w:author="Yu Xu" w:date="2013-06-05T11:25:00Z"/>
                <w:rFonts w:ascii="Consolas" w:hAnsi="Consolas"/>
                <w:sz w:val="21"/>
                <w:szCs w:val="21"/>
              </w:rPr>
            </w:pPr>
            <w:ins w:id="544" w:author="Yu Xu" w:date="2013-06-05T11:25:00Z">
              <w:r>
                <w:rPr>
                  <w:rFonts w:ascii="Consolas" w:hAnsi="Consolas" w:hint="eastAsia"/>
                  <w:sz w:val="21"/>
                  <w:szCs w:val="21"/>
                </w:rPr>
                <w:t>展开</w:t>
              </w:r>
            </w:ins>
          </w:p>
          <w:p w14:paraId="5F4B8C6B" w14:textId="00AA4245" w:rsidR="002E0F11" w:rsidRDefault="002E0F11" w:rsidP="002E0F11">
            <w:pPr>
              <w:pStyle w:val="a4"/>
              <w:numPr>
                <w:ilvl w:val="2"/>
                <w:numId w:val="83"/>
              </w:numPr>
              <w:spacing w:after="72"/>
              <w:ind w:firstLineChars="0"/>
              <w:rPr>
                <w:ins w:id="545" w:author="Yu Xu" w:date="2013-06-05T11:25:00Z"/>
                <w:rFonts w:ascii="Consolas" w:hAnsi="Consolas"/>
                <w:sz w:val="21"/>
                <w:szCs w:val="21"/>
              </w:rPr>
            </w:pPr>
            <w:ins w:id="546" w:author="Yu Xu" w:date="2013-06-05T11:25:00Z">
              <w:r>
                <w:rPr>
                  <w:rFonts w:ascii="Consolas" w:hAnsi="Consolas" w:hint="eastAsia"/>
                  <w:sz w:val="21"/>
                  <w:szCs w:val="21"/>
                </w:rPr>
                <w:lastRenderedPageBreak/>
                <w:t>自我静音</w:t>
              </w:r>
              <w:r>
                <w:rPr>
                  <w:rFonts w:ascii="Consolas" w:hAnsi="Consolas" w:hint="eastAsia"/>
                  <w:sz w:val="21"/>
                  <w:szCs w:val="21"/>
                </w:rPr>
                <w:t>/</w:t>
              </w:r>
              <w:r>
                <w:rPr>
                  <w:rFonts w:ascii="Consolas" w:hAnsi="Consolas" w:hint="eastAsia"/>
                  <w:sz w:val="21"/>
                  <w:szCs w:val="21"/>
                </w:rPr>
                <w:t>取消自我</w:t>
              </w:r>
              <w:r>
                <w:rPr>
                  <w:rFonts w:ascii="Consolas" w:hAnsi="Consolas"/>
                  <w:sz w:val="21"/>
                  <w:szCs w:val="21"/>
                </w:rPr>
                <w:t>静音</w:t>
              </w:r>
              <w:r>
                <w:rPr>
                  <w:rFonts w:ascii="Consolas" w:hAnsi="Consolas" w:hint="eastAsia"/>
                  <w:sz w:val="21"/>
                  <w:szCs w:val="21"/>
                </w:rPr>
                <w:t>（</w:t>
              </w:r>
              <w:r>
                <w:rPr>
                  <w:rFonts w:ascii="Consolas" w:hAnsi="Consolas"/>
                  <w:sz w:val="21"/>
                  <w:szCs w:val="21"/>
                </w:rPr>
                <w:t>接入语音时可</w:t>
              </w:r>
              <w:del w:id="547" w:author="Yu Xu" w:date="2013-06-05T14:32:00Z">
                <w:r w:rsidDel="00696796">
                  <w:rPr>
                    <w:rFonts w:ascii="Consolas" w:hAnsi="Consolas"/>
                    <w:sz w:val="21"/>
                    <w:szCs w:val="21"/>
                  </w:rPr>
                  <w:delText>用</w:delText>
                </w:r>
              </w:del>
            </w:ins>
            <w:ins w:id="548" w:author="Yu Xu" w:date="2013-06-05T14:32:00Z">
              <w:r w:rsidR="00696796">
                <w:rPr>
                  <w:rFonts w:ascii="Consolas" w:hAnsi="Consolas" w:hint="eastAsia"/>
                  <w:sz w:val="21"/>
                  <w:szCs w:val="21"/>
                </w:rPr>
                <w:t>见</w:t>
              </w:r>
            </w:ins>
            <w:ins w:id="549" w:author="Yu Xu" w:date="2013-06-05T11:25:00Z">
              <w:r>
                <w:rPr>
                  <w:rFonts w:ascii="Consolas" w:hAnsi="Consolas"/>
                  <w:sz w:val="21"/>
                  <w:szCs w:val="21"/>
                </w:rPr>
                <w:t>）</w:t>
              </w:r>
            </w:ins>
          </w:p>
          <w:p w14:paraId="039792C2" w14:textId="77777777" w:rsidR="002E0F11" w:rsidRDefault="002E0F11">
            <w:pPr>
              <w:pStyle w:val="a4"/>
              <w:numPr>
                <w:ilvl w:val="2"/>
                <w:numId w:val="83"/>
              </w:numPr>
              <w:spacing w:after="72"/>
              <w:ind w:firstLineChars="0"/>
              <w:rPr>
                <w:ins w:id="550" w:author="Yu Xu" w:date="2013-06-05T11:26:00Z"/>
                <w:rFonts w:ascii="Consolas" w:hAnsi="Consolas"/>
                <w:sz w:val="21"/>
                <w:szCs w:val="21"/>
              </w:rPr>
            </w:pPr>
            <w:ins w:id="551" w:author="Yu Xu" w:date="2013-06-05T11:26:00Z">
              <w:r>
                <w:rPr>
                  <w:rFonts w:ascii="Consolas" w:hAnsi="Consolas" w:hint="eastAsia"/>
                  <w:sz w:val="21"/>
                  <w:szCs w:val="21"/>
                </w:rPr>
                <w:t>会议</w:t>
              </w:r>
              <w:r>
                <w:rPr>
                  <w:rFonts w:ascii="Consolas" w:hAnsi="Consolas"/>
                  <w:sz w:val="21"/>
                  <w:szCs w:val="21"/>
                </w:rPr>
                <w:t>信息</w:t>
              </w:r>
            </w:ins>
          </w:p>
          <w:p w14:paraId="75E70E42" w14:textId="35570130" w:rsidR="00696796" w:rsidRPr="0008060B" w:rsidRDefault="00696796" w:rsidP="00696796">
            <w:pPr>
              <w:pStyle w:val="a4"/>
              <w:numPr>
                <w:ilvl w:val="2"/>
                <w:numId w:val="83"/>
              </w:numPr>
              <w:spacing w:after="72"/>
              <w:ind w:firstLineChars="0"/>
              <w:rPr>
                <w:ins w:id="552" w:author="Yu Xu" w:date="2013-06-05T14:31:00Z"/>
                <w:rFonts w:ascii="Consolas" w:hAnsi="Consolas"/>
                <w:sz w:val="21"/>
                <w:szCs w:val="21"/>
              </w:rPr>
            </w:pPr>
            <w:ins w:id="553" w:author="Yu Xu" w:date="2013-06-05T14:31:00Z">
              <w:r w:rsidRPr="0008060B">
                <w:rPr>
                  <w:rFonts w:ascii="Consolas" w:hAnsi="Consolas" w:hint="eastAsia"/>
                  <w:sz w:val="21"/>
                  <w:szCs w:val="21"/>
                </w:rPr>
                <w:t>视频模式</w:t>
              </w:r>
              <w:r w:rsidRPr="0008060B">
                <w:rPr>
                  <w:rFonts w:ascii="Consolas" w:hAnsi="Consolas" w:hint="eastAsia"/>
                  <w:sz w:val="21"/>
                  <w:szCs w:val="21"/>
                </w:rPr>
                <w:t>/</w:t>
              </w:r>
              <w:r w:rsidRPr="0008060B">
                <w:rPr>
                  <w:rFonts w:ascii="Consolas" w:hAnsi="Consolas" w:hint="eastAsia"/>
                  <w:sz w:val="21"/>
                  <w:szCs w:val="21"/>
                </w:rPr>
                <w:t>数据</w:t>
              </w:r>
              <w:r w:rsidRPr="0008060B">
                <w:rPr>
                  <w:rFonts w:ascii="Consolas" w:hAnsi="Consolas"/>
                  <w:sz w:val="21"/>
                  <w:szCs w:val="21"/>
                </w:rPr>
                <w:t>模式（</w:t>
              </w:r>
            </w:ins>
            <w:ins w:id="554" w:author="Yu Xu" w:date="2013-06-05T14:33:00Z">
              <w:r>
                <w:rPr>
                  <w:rFonts w:ascii="Consolas" w:hAnsi="Consolas" w:hint="eastAsia"/>
                  <w:sz w:val="21"/>
                  <w:szCs w:val="21"/>
                </w:rPr>
                <w:t>非</w:t>
              </w:r>
              <w:r>
                <w:rPr>
                  <w:rFonts w:ascii="Consolas" w:hAnsi="Consolas"/>
                  <w:sz w:val="21"/>
                  <w:szCs w:val="21"/>
                </w:rPr>
                <w:t>大方数</w:t>
              </w:r>
              <w:r>
                <w:rPr>
                  <w:rFonts w:ascii="Consolas" w:hAnsi="Consolas" w:hint="eastAsia"/>
                  <w:sz w:val="21"/>
                  <w:szCs w:val="21"/>
                </w:rPr>
                <w:t>，有</w:t>
              </w:r>
              <w:r>
                <w:rPr>
                  <w:rFonts w:ascii="Consolas" w:hAnsi="Consolas"/>
                  <w:sz w:val="21"/>
                  <w:szCs w:val="21"/>
                </w:rPr>
                <w:t>共享视频时可见</w:t>
              </w:r>
            </w:ins>
            <w:ins w:id="555" w:author="Yu Xu" w:date="2013-06-05T14:31:00Z">
              <w:r w:rsidRPr="0008060B">
                <w:rPr>
                  <w:rFonts w:ascii="Consolas" w:hAnsi="Consolas"/>
                  <w:sz w:val="21"/>
                  <w:szCs w:val="21"/>
                </w:rPr>
                <w:t>）</w:t>
              </w:r>
            </w:ins>
          </w:p>
          <w:p w14:paraId="7120D40A" w14:textId="3C1AE1D4" w:rsidR="002E0F11" w:rsidRDefault="00696796">
            <w:pPr>
              <w:pStyle w:val="a4"/>
              <w:numPr>
                <w:ilvl w:val="2"/>
                <w:numId w:val="83"/>
              </w:numPr>
              <w:spacing w:after="72"/>
              <w:ind w:firstLineChars="0"/>
              <w:rPr>
                <w:rFonts w:ascii="Consolas" w:hAnsi="Consolas"/>
                <w:sz w:val="21"/>
                <w:szCs w:val="21"/>
              </w:rPr>
            </w:pPr>
            <w:ins w:id="556" w:author="Yu Xu" w:date="2013-06-05T14:31:00Z">
              <w:r>
                <w:rPr>
                  <w:rFonts w:ascii="Consolas" w:hAnsi="Consolas" w:hint="eastAsia"/>
                  <w:sz w:val="21"/>
                  <w:szCs w:val="21"/>
                </w:rPr>
                <w:t>聊天</w:t>
              </w:r>
            </w:ins>
          </w:p>
        </w:tc>
      </w:tr>
      <w:tr w:rsidR="00102CE0" w:rsidRPr="004F624E" w14:paraId="5EFBBE75" w14:textId="77777777" w:rsidTr="00102CE0">
        <w:tc>
          <w:tcPr>
            <w:tcW w:w="2235" w:type="dxa"/>
            <w:shd w:val="clear" w:color="auto" w:fill="auto"/>
          </w:tcPr>
          <w:p w14:paraId="4D7969D2" w14:textId="77777777" w:rsidR="00102CE0" w:rsidRPr="004F624E" w:rsidRDefault="00102CE0" w:rsidP="00102CE0">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45DD89C9" w14:textId="77777777" w:rsidR="00102CE0" w:rsidRPr="004F624E" w:rsidRDefault="00102CE0"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102CE0" w:rsidRPr="004F624E" w14:paraId="44225298" w14:textId="77777777" w:rsidTr="00102CE0">
        <w:tc>
          <w:tcPr>
            <w:tcW w:w="2235" w:type="dxa"/>
            <w:shd w:val="clear" w:color="auto" w:fill="auto"/>
          </w:tcPr>
          <w:p w14:paraId="7AC6718E" w14:textId="77777777" w:rsidR="00102CE0" w:rsidRPr="004F624E" w:rsidRDefault="00102CE0"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29FF59BC" w14:textId="77777777" w:rsidR="00102CE0" w:rsidRPr="004F624E" w:rsidRDefault="00102CE0"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102CE0" w:rsidRPr="004F624E" w14:paraId="4BE9A43E" w14:textId="77777777" w:rsidTr="00102CE0">
        <w:tc>
          <w:tcPr>
            <w:tcW w:w="2235" w:type="dxa"/>
            <w:shd w:val="clear" w:color="auto" w:fill="auto"/>
          </w:tcPr>
          <w:p w14:paraId="73C76E21" w14:textId="77777777" w:rsidR="00102CE0" w:rsidRPr="004F624E" w:rsidRDefault="00102CE0" w:rsidP="00102CE0">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44D8CAD2" w14:textId="77777777" w:rsidR="00102CE0" w:rsidRPr="004F624E" w:rsidRDefault="00102CE0"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5D4EC313" w14:textId="77777777" w:rsidR="001E1154" w:rsidRPr="004F624E" w:rsidRDefault="008B5713" w:rsidP="00EB0FE1">
      <w:pPr>
        <w:pStyle w:val="2"/>
        <w:numPr>
          <w:ilvl w:val="1"/>
          <w:numId w:val="14"/>
        </w:numPr>
        <w:spacing w:before="48" w:after="48" w:line="360" w:lineRule="auto"/>
        <w:ind w:right="210"/>
        <w:rPr>
          <w:rFonts w:ascii="Consolas" w:hAnsi="Consolas"/>
        </w:rPr>
      </w:pPr>
      <w:bookmarkStart w:id="557" w:name="_Toc355341049"/>
      <w:r w:rsidRPr="004F624E">
        <w:rPr>
          <w:rFonts w:ascii="Consolas" w:hAnsi="Consolas" w:hint="eastAsia"/>
        </w:rPr>
        <w:lastRenderedPageBreak/>
        <w:t>遥控器</w:t>
      </w:r>
      <w:r w:rsidR="00272F98" w:rsidRPr="004F624E">
        <w:rPr>
          <w:rFonts w:ascii="Consolas" w:hAnsi="Consolas" w:hint="eastAsia"/>
        </w:rPr>
        <w:t>面板</w:t>
      </w:r>
      <w:r w:rsidR="001E1154" w:rsidRPr="004F624E">
        <w:rPr>
          <w:rFonts w:ascii="Consolas" w:hAnsi="Consolas" w:hint="eastAsia"/>
        </w:rPr>
        <w:t>元素与操作</w:t>
      </w:r>
      <w:bookmarkEnd w:id="557"/>
    </w:p>
    <w:p w14:paraId="319EA6F7" w14:textId="77777777" w:rsidR="0023395C" w:rsidRPr="004F624E" w:rsidRDefault="00B17479" w:rsidP="0023395C">
      <w:pPr>
        <w:pStyle w:val="a4"/>
        <w:spacing w:after="72"/>
        <w:ind w:firstLineChars="0" w:firstLine="0"/>
        <w:rPr>
          <w:rFonts w:ascii="Consolas" w:hAnsi="Consolas"/>
        </w:rPr>
      </w:pPr>
      <w:r>
        <w:rPr>
          <w:rFonts w:ascii="Consolas" w:hAnsi="Consolas"/>
          <w:noProof/>
        </w:rPr>
        <w:drawing>
          <wp:inline distT="0" distB="0" distL="0" distR="0" wp14:anchorId="3FF8519B" wp14:editId="345F6C8B">
            <wp:extent cx="5638800" cy="63661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6366111"/>
                    </a:xfrm>
                    <a:prstGeom prst="rect">
                      <a:avLst/>
                    </a:prstGeom>
                    <a:noFill/>
                    <a:ln>
                      <a:noFill/>
                    </a:ln>
                  </pic:spPr>
                </pic:pic>
              </a:graphicData>
            </a:graphic>
          </wp:inline>
        </w:drawing>
      </w:r>
    </w:p>
    <w:p w14:paraId="2E781D42" w14:textId="77777777" w:rsidR="00DC26EE" w:rsidRPr="004F624E" w:rsidRDefault="00B17479" w:rsidP="0023395C">
      <w:pPr>
        <w:pStyle w:val="a4"/>
        <w:spacing w:after="72"/>
        <w:ind w:firstLineChars="0" w:firstLine="0"/>
        <w:rPr>
          <w:rFonts w:ascii="Consolas" w:hAnsi="Consolas"/>
        </w:rPr>
      </w:pPr>
      <w:r>
        <w:rPr>
          <w:rFonts w:ascii="Consolas" w:hAnsi="Consolas"/>
          <w:noProof/>
        </w:rPr>
        <w:lastRenderedPageBreak/>
        <w:drawing>
          <wp:inline distT="0" distB="0" distL="0" distR="0" wp14:anchorId="4BD3E40A" wp14:editId="1AE041C8">
            <wp:extent cx="5638800" cy="55772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5577222"/>
                    </a:xfrm>
                    <a:prstGeom prst="rect">
                      <a:avLst/>
                    </a:prstGeom>
                    <a:noFill/>
                    <a:ln>
                      <a:noFill/>
                    </a:ln>
                  </pic:spPr>
                </pic:pic>
              </a:graphicData>
            </a:graphic>
          </wp:inline>
        </w:drawing>
      </w:r>
    </w:p>
    <w:p w14:paraId="51074A69" w14:textId="77777777" w:rsidR="003854D9" w:rsidRPr="004F624E" w:rsidRDefault="00345976" w:rsidP="00345976">
      <w:pPr>
        <w:rPr>
          <w:rFonts w:ascii="Consolas" w:hAnsi="Consolas"/>
          <w:b/>
          <w:color w:val="FF0000"/>
        </w:rPr>
      </w:pPr>
      <w:r w:rsidRPr="004F624E">
        <w:rPr>
          <w:rFonts w:ascii="Consolas" w:hAnsi="Consolas" w:hint="eastAsia"/>
          <w:b/>
          <w:color w:val="FF0000"/>
        </w:rPr>
        <w:t>注：以下章节中</w:t>
      </w:r>
      <w:r w:rsidR="003854D9" w:rsidRPr="004F624E">
        <w:rPr>
          <w:rFonts w:ascii="Consolas" w:hAnsi="Consolas" w:hint="eastAsia"/>
          <w:b/>
          <w:color w:val="FF0000"/>
        </w:rPr>
        <w:t>：</w:t>
      </w:r>
    </w:p>
    <w:p w14:paraId="1FBE8B64" w14:textId="77777777" w:rsidR="00345976" w:rsidRPr="004F624E" w:rsidRDefault="00345976" w:rsidP="00345976">
      <w:pPr>
        <w:rPr>
          <w:rFonts w:ascii="Consolas" w:hAnsi="Consolas"/>
          <w:b/>
          <w:color w:val="FF0000"/>
        </w:rPr>
      </w:pPr>
      <w:r w:rsidRPr="004F624E">
        <w:rPr>
          <w:rFonts w:ascii="Consolas" w:hAnsi="Consolas" w:hint="eastAsia"/>
          <w:b/>
          <w:color w:val="FF0000"/>
        </w:rPr>
        <w:t>标题文字前面以</w:t>
      </w:r>
      <w:r w:rsidR="003854D9" w:rsidRPr="004F624E">
        <w:rPr>
          <w:rFonts w:ascii="Consolas" w:hAnsi="Consolas" w:hint="eastAsia"/>
          <w:b/>
          <w:color w:val="FF0000"/>
        </w:rPr>
        <w:t>实心五星</w:t>
      </w:r>
      <w:r w:rsidRPr="004F624E">
        <w:rPr>
          <w:rFonts w:ascii="Consolas" w:hAnsi="Consolas" w:hint="eastAsia"/>
          <w:b/>
          <w:color w:val="FF0000"/>
        </w:rPr>
        <w:t>（</w:t>
      </w:r>
      <w:r w:rsidR="003854D9" w:rsidRPr="004F624E">
        <w:rPr>
          <w:rFonts w:ascii="Consolas" w:hAnsi="Consolas" w:hint="eastAsia"/>
          <w:b/>
          <w:color w:val="FF0000"/>
        </w:rPr>
        <w:t>★</w:t>
      </w:r>
      <w:r w:rsidRPr="004F624E">
        <w:rPr>
          <w:rFonts w:ascii="Consolas" w:hAnsi="Consolas" w:hint="eastAsia"/>
          <w:b/>
          <w:color w:val="FF0000"/>
        </w:rPr>
        <w:t>）标示的，表示仅出现在主持人面板中。</w:t>
      </w:r>
    </w:p>
    <w:p w14:paraId="6BF64EB9" w14:textId="77777777" w:rsidR="003854D9" w:rsidRPr="004F624E" w:rsidRDefault="003854D9" w:rsidP="00345976">
      <w:pPr>
        <w:rPr>
          <w:rFonts w:ascii="Consolas" w:hAnsi="Consolas"/>
          <w:b/>
          <w:color w:val="FF0000"/>
        </w:rPr>
      </w:pPr>
      <w:r w:rsidRPr="004F624E">
        <w:rPr>
          <w:rFonts w:ascii="Consolas" w:hAnsi="Consolas" w:hint="eastAsia"/>
          <w:b/>
          <w:color w:val="FF0000"/>
        </w:rPr>
        <w:t>标题文字前面以空心五星（☆）标志的，表示不同角色的面板中的显示有所不同。</w:t>
      </w:r>
    </w:p>
    <w:p w14:paraId="6336EF6A" w14:textId="77777777" w:rsidR="003E5DE2" w:rsidRDefault="003E5DE2" w:rsidP="00EB0FE1">
      <w:pPr>
        <w:pStyle w:val="30"/>
        <w:numPr>
          <w:ilvl w:val="2"/>
          <w:numId w:val="14"/>
        </w:numPr>
        <w:rPr>
          <w:rFonts w:ascii="Consolas" w:hAnsi="Consolas"/>
        </w:rPr>
      </w:pPr>
      <w:bookmarkStart w:id="558" w:name="_Toc355341050"/>
      <w:r w:rsidRPr="004F624E">
        <w:rPr>
          <w:rFonts w:ascii="Consolas" w:hAnsi="Consolas" w:hint="eastAsia"/>
        </w:rPr>
        <w:t>数据共享按钮</w:t>
      </w:r>
      <w:bookmarkEnd w:id="558"/>
    </w:p>
    <w:p w14:paraId="4D8B980A" w14:textId="77777777" w:rsidR="00274A78" w:rsidRPr="00196994" w:rsidRDefault="00274A78" w:rsidP="00196994">
      <w:pPr>
        <w:pStyle w:val="a4"/>
        <w:spacing w:after="72"/>
        <w:ind w:firstLine="480"/>
      </w:pPr>
    </w:p>
    <w:p w14:paraId="7F548C00" w14:textId="77777777" w:rsidR="00274A78" w:rsidRPr="00196994" w:rsidRDefault="004E1C5A" w:rsidP="00196994">
      <w:pPr>
        <w:pStyle w:val="a4"/>
        <w:spacing w:after="72"/>
        <w:ind w:firstLineChars="0" w:firstLine="0"/>
        <w:rPr>
          <w:sz w:val="22"/>
        </w:rPr>
      </w:pPr>
      <w:r w:rsidRPr="00196994">
        <w:rPr>
          <w:rFonts w:hint="eastAsia"/>
          <w:sz w:val="22"/>
        </w:rPr>
        <w:t>显示与操作逻辑同云会议</w:t>
      </w:r>
      <w:r w:rsidRPr="00196994">
        <w:rPr>
          <w:sz w:val="22"/>
        </w:rPr>
        <w:t>2.0</w:t>
      </w:r>
      <w:r w:rsidRPr="00196994">
        <w:rPr>
          <w:rFonts w:hint="eastAsia"/>
          <w:sz w:val="22"/>
        </w:rPr>
        <w:t>，此处不再赘述。</w:t>
      </w:r>
    </w:p>
    <w:p w14:paraId="2B00AC02" w14:textId="77777777" w:rsidR="003E5DE2" w:rsidRPr="004F624E" w:rsidRDefault="003854D9" w:rsidP="00EB0FE1">
      <w:pPr>
        <w:pStyle w:val="30"/>
        <w:numPr>
          <w:ilvl w:val="2"/>
          <w:numId w:val="14"/>
        </w:numPr>
        <w:rPr>
          <w:rFonts w:ascii="Consolas" w:hAnsi="Consolas"/>
        </w:rPr>
      </w:pPr>
      <w:bookmarkStart w:id="559" w:name="_Toc355341051"/>
      <w:r w:rsidRPr="004F624E">
        <w:rPr>
          <w:rFonts w:ascii="Consolas" w:hAnsi="Consolas" w:hint="eastAsia"/>
        </w:rPr>
        <w:lastRenderedPageBreak/>
        <w:t>★</w:t>
      </w:r>
      <w:r w:rsidR="003E5DE2" w:rsidRPr="004F624E">
        <w:rPr>
          <w:rFonts w:ascii="Consolas" w:hAnsi="Consolas" w:hint="eastAsia"/>
        </w:rPr>
        <w:t>查找栏</w:t>
      </w:r>
      <w:bookmarkEnd w:id="559"/>
    </w:p>
    <w:p w14:paraId="53D385B8" w14:textId="77777777" w:rsidR="00746B95" w:rsidRPr="004F624E" w:rsidRDefault="00746B95" w:rsidP="00746B95">
      <w:pPr>
        <w:pStyle w:val="a4"/>
        <w:spacing w:after="72"/>
        <w:ind w:firstLineChars="0" w:firstLine="0"/>
        <w:rPr>
          <w:rFonts w:ascii="Consolas" w:hAnsi="Consolas"/>
        </w:rPr>
      </w:pPr>
      <w:r w:rsidRPr="004F624E">
        <w:rPr>
          <w:rFonts w:ascii="Consolas" w:hAnsi="Consolas"/>
          <w:noProof/>
        </w:rPr>
        <w:drawing>
          <wp:inline distT="0" distB="0" distL="0" distR="0" wp14:anchorId="28484995" wp14:editId="783BAE3F">
            <wp:extent cx="4724400" cy="3228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3228975"/>
                    </a:xfrm>
                    <a:prstGeom prst="rect">
                      <a:avLst/>
                    </a:prstGeom>
                    <a:noFill/>
                    <a:ln>
                      <a:noFill/>
                    </a:ln>
                  </pic:spPr>
                </pic:pic>
              </a:graphicData>
            </a:graphic>
          </wp:inline>
        </w:drawing>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686610" w:rsidRPr="004F624E" w14:paraId="58DE7D60" w14:textId="77777777" w:rsidTr="00A84009">
        <w:tc>
          <w:tcPr>
            <w:tcW w:w="2235" w:type="dxa"/>
            <w:shd w:val="clear" w:color="auto" w:fill="auto"/>
          </w:tcPr>
          <w:p w14:paraId="74BDC685" w14:textId="77777777" w:rsidR="00686610" w:rsidRPr="004F624E" w:rsidRDefault="00686610" w:rsidP="00A84009">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2F75E4FD" w14:textId="77777777" w:rsidR="00686610" w:rsidRPr="004F624E" w:rsidRDefault="00CF1EC8"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查找栏</w:t>
            </w:r>
          </w:p>
        </w:tc>
      </w:tr>
      <w:tr w:rsidR="00686610" w:rsidRPr="004F624E" w14:paraId="0365EAFB" w14:textId="77777777" w:rsidTr="00A84009">
        <w:tc>
          <w:tcPr>
            <w:tcW w:w="2235" w:type="dxa"/>
            <w:shd w:val="clear" w:color="auto" w:fill="auto"/>
          </w:tcPr>
          <w:p w14:paraId="6A7C9FF1" w14:textId="77777777" w:rsidR="00686610" w:rsidRPr="004F624E" w:rsidRDefault="00686610" w:rsidP="00A84009">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4A10D91C" w14:textId="77777777" w:rsidR="00686610" w:rsidRPr="004F624E" w:rsidRDefault="00686610"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MAX1.0_CLIENT_CONFPANEL_SRS_00</w:t>
            </w:r>
            <w:r w:rsidR="00CF1EC8" w:rsidRPr="004F624E">
              <w:rPr>
                <w:rFonts w:ascii="Consolas" w:hAnsi="Consolas" w:hint="eastAsia"/>
                <w:caps/>
                <w:sz w:val="21"/>
                <w:szCs w:val="21"/>
              </w:rPr>
              <w:t>2</w:t>
            </w:r>
          </w:p>
        </w:tc>
      </w:tr>
      <w:tr w:rsidR="00686610" w:rsidRPr="004F624E" w14:paraId="4F13A3C7" w14:textId="77777777" w:rsidTr="00A84009">
        <w:tc>
          <w:tcPr>
            <w:tcW w:w="2235" w:type="dxa"/>
            <w:shd w:val="clear" w:color="auto" w:fill="auto"/>
          </w:tcPr>
          <w:p w14:paraId="77F4508F" w14:textId="77777777" w:rsidR="00686610" w:rsidRPr="004F624E" w:rsidRDefault="00686610" w:rsidP="00A84009">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72C372AF" w14:textId="77777777" w:rsidR="00686610" w:rsidRPr="004F624E" w:rsidRDefault="00345976"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686610" w:rsidRPr="004F624E" w14:paraId="78CE5060" w14:textId="77777777" w:rsidTr="00A84009">
        <w:tc>
          <w:tcPr>
            <w:tcW w:w="2235" w:type="dxa"/>
            <w:shd w:val="clear" w:color="auto" w:fill="auto"/>
          </w:tcPr>
          <w:p w14:paraId="3F7EDB0A" w14:textId="77777777" w:rsidR="00686610" w:rsidRPr="004F624E" w:rsidRDefault="00686610" w:rsidP="00A84009">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00A5EEFF" w14:textId="77777777" w:rsidR="00686610" w:rsidRPr="004F624E" w:rsidRDefault="00345976"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主持人可以通过查找栏，快速检索会议中的参会人，并可对其进行某些操作。</w:t>
            </w:r>
          </w:p>
        </w:tc>
      </w:tr>
      <w:tr w:rsidR="00686610" w:rsidRPr="004F624E" w14:paraId="4E53A5AB" w14:textId="77777777" w:rsidTr="00A84009">
        <w:tc>
          <w:tcPr>
            <w:tcW w:w="2235" w:type="dxa"/>
            <w:shd w:val="clear" w:color="auto" w:fill="auto"/>
          </w:tcPr>
          <w:p w14:paraId="1DEE655E" w14:textId="77777777" w:rsidR="00686610" w:rsidRPr="004F624E" w:rsidRDefault="00686610" w:rsidP="00A84009">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5DB39B24" w14:textId="77777777" w:rsidR="00686610" w:rsidRPr="004F624E" w:rsidRDefault="00686610"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686610" w:rsidRPr="004F624E" w14:paraId="36DEE99E" w14:textId="77777777" w:rsidTr="00A84009">
        <w:tc>
          <w:tcPr>
            <w:tcW w:w="2235" w:type="dxa"/>
            <w:shd w:val="clear" w:color="auto" w:fill="auto"/>
          </w:tcPr>
          <w:p w14:paraId="7A07790B" w14:textId="77777777" w:rsidR="00686610" w:rsidRPr="004F624E" w:rsidRDefault="00686610" w:rsidP="00A84009">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0BBB98BB" w14:textId="77777777" w:rsidR="00686610" w:rsidRPr="004F624E" w:rsidRDefault="00686610"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686610" w:rsidRPr="004F624E" w14:paraId="60D698AF" w14:textId="77777777" w:rsidTr="00A84009">
        <w:tc>
          <w:tcPr>
            <w:tcW w:w="9096" w:type="dxa"/>
            <w:gridSpan w:val="2"/>
            <w:shd w:val="clear" w:color="auto" w:fill="auto"/>
          </w:tcPr>
          <w:p w14:paraId="20B52845" w14:textId="77777777" w:rsidR="00686610" w:rsidRPr="004F624E" w:rsidRDefault="00686610" w:rsidP="00A84009">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686610" w:rsidRPr="004F624E" w14:paraId="75B6D143" w14:textId="77777777" w:rsidTr="00A84009">
        <w:tc>
          <w:tcPr>
            <w:tcW w:w="9096" w:type="dxa"/>
            <w:gridSpan w:val="2"/>
            <w:shd w:val="clear" w:color="auto" w:fill="auto"/>
          </w:tcPr>
          <w:p w14:paraId="23AC6591" w14:textId="77777777" w:rsidR="0057432D" w:rsidRPr="004F624E" w:rsidRDefault="00EF77AA" w:rsidP="00AC5C40">
            <w:pPr>
              <w:pStyle w:val="srs"/>
              <w:numPr>
                <w:ilvl w:val="0"/>
                <w:numId w:val="99"/>
              </w:numPr>
              <w:rPr>
                <w:rFonts w:ascii="Consolas" w:hAnsi="Consolas"/>
                <w:szCs w:val="21"/>
              </w:rPr>
            </w:pPr>
            <w:r w:rsidRPr="004F624E">
              <w:rPr>
                <w:rFonts w:ascii="Consolas" w:hAnsi="Consolas" w:hint="eastAsia"/>
                <w:szCs w:val="21"/>
              </w:rPr>
              <w:t>主持人在查找栏输入要查询的参会人</w:t>
            </w:r>
            <w:r w:rsidRPr="00EF7368">
              <w:rPr>
                <w:rFonts w:ascii="Consolas" w:hAnsi="Consolas" w:hint="eastAsia"/>
                <w:szCs w:val="21"/>
              </w:rPr>
              <w:t>姓名、</w:t>
            </w:r>
            <w:r w:rsidRPr="00EF7368">
              <w:rPr>
                <w:rFonts w:ascii="Consolas" w:hAnsi="Consolas" w:hint="eastAsia"/>
                <w:szCs w:val="21"/>
              </w:rPr>
              <w:t>E-mail</w:t>
            </w:r>
            <w:r w:rsidRPr="00EF7368">
              <w:rPr>
                <w:rFonts w:ascii="Consolas" w:hAnsi="Consolas" w:hint="eastAsia"/>
                <w:szCs w:val="21"/>
              </w:rPr>
              <w:t>或手机号码</w:t>
            </w:r>
            <w:r w:rsidRPr="004F624E">
              <w:rPr>
                <w:rFonts w:ascii="Consolas" w:hAnsi="Consolas" w:hint="eastAsia"/>
                <w:szCs w:val="21"/>
              </w:rPr>
              <w:t>，</w:t>
            </w:r>
            <w:r w:rsidR="00EF7368">
              <w:rPr>
                <w:rFonts w:ascii="Consolas" w:hAnsi="Consolas" w:hint="eastAsia"/>
                <w:szCs w:val="21"/>
              </w:rPr>
              <w:t>按下回车键，</w:t>
            </w:r>
            <w:r w:rsidR="0057432D" w:rsidRPr="004F624E">
              <w:rPr>
                <w:rFonts w:ascii="Consolas" w:hAnsi="Consolas" w:hint="eastAsia"/>
                <w:szCs w:val="21"/>
              </w:rPr>
              <w:t>用例开始。</w:t>
            </w:r>
          </w:p>
          <w:p w14:paraId="27C1260C" w14:textId="77777777" w:rsidR="00686610" w:rsidRPr="004F624E" w:rsidRDefault="0057432D" w:rsidP="00AC5C40">
            <w:pPr>
              <w:pStyle w:val="srs"/>
              <w:numPr>
                <w:ilvl w:val="0"/>
                <w:numId w:val="99"/>
              </w:numPr>
              <w:rPr>
                <w:rFonts w:ascii="Consolas" w:hAnsi="Consolas"/>
                <w:szCs w:val="21"/>
              </w:rPr>
            </w:pPr>
            <w:r w:rsidRPr="004F624E">
              <w:rPr>
                <w:rFonts w:ascii="Consolas" w:hAnsi="Consolas" w:hint="eastAsia"/>
                <w:szCs w:val="21"/>
              </w:rPr>
              <w:t>隐藏参会人分类列表，切换显示为查找结果列表</w:t>
            </w:r>
            <w:r w:rsidR="00EF77AA" w:rsidRPr="004F624E">
              <w:rPr>
                <w:rFonts w:ascii="Consolas" w:hAnsi="Consolas" w:hint="eastAsia"/>
                <w:szCs w:val="21"/>
              </w:rPr>
              <w:t>。</w:t>
            </w:r>
          </w:p>
          <w:p w14:paraId="37DD60F1" w14:textId="77777777" w:rsidR="00EF77AA" w:rsidRPr="004F624E" w:rsidRDefault="00EF77AA" w:rsidP="00AC5C40">
            <w:pPr>
              <w:pStyle w:val="srs"/>
              <w:numPr>
                <w:ilvl w:val="0"/>
                <w:numId w:val="99"/>
              </w:numPr>
              <w:rPr>
                <w:rFonts w:ascii="Consolas" w:hAnsi="Consolas"/>
                <w:szCs w:val="21"/>
              </w:rPr>
            </w:pPr>
            <w:r w:rsidRPr="004F624E">
              <w:rPr>
                <w:rFonts w:ascii="Consolas" w:hAnsi="Consolas" w:hint="eastAsia"/>
                <w:szCs w:val="21"/>
              </w:rPr>
              <w:t>系统根据主持人输入的关键字，在当前参会人列表中进行模糊</w:t>
            </w:r>
            <w:r w:rsidR="00D14656" w:rsidRPr="004F624E">
              <w:rPr>
                <w:rFonts w:ascii="Consolas" w:hAnsi="Consolas" w:hint="eastAsia"/>
                <w:szCs w:val="21"/>
              </w:rPr>
              <w:t>查询</w:t>
            </w:r>
            <w:r w:rsidRPr="004F624E">
              <w:rPr>
                <w:rFonts w:ascii="Consolas" w:hAnsi="Consolas" w:hint="eastAsia"/>
                <w:szCs w:val="21"/>
              </w:rPr>
              <w:t>。</w:t>
            </w:r>
          </w:p>
          <w:p w14:paraId="42DCDB70" w14:textId="77777777" w:rsidR="00EF77AA" w:rsidRPr="004F624E" w:rsidRDefault="0057432D" w:rsidP="00AC5C40">
            <w:pPr>
              <w:pStyle w:val="srs"/>
              <w:numPr>
                <w:ilvl w:val="1"/>
                <w:numId w:val="99"/>
              </w:numPr>
              <w:rPr>
                <w:rFonts w:ascii="Consolas" w:hAnsi="Consolas"/>
                <w:szCs w:val="21"/>
              </w:rPr>
            </w:pPr>
            <w:r w:rsidRPr="004F624E">
              <w:rPr>
                <w:rFonts w:ascii="Consolas" w:hAnsi="Consolas" w:hint="eastAsia"/>
                <w:szCs w:val="21"/>
              </w:rPr>
              <w:t>未找到匹配项，列表显示“</w:t>
            </w:r>
            <w:r w:rsidR="001D4A9A" w:rsidRPr="004F624E">
              <w:rPr>
                <w:rFonts w:ascii="Consolas" w:hAnsi="Consolas" w:hint="eastAsia"/>
                <w:szCs w:val="21"/>
              </w:rPr>
              <w:t>本地无结果</w:t>
            </w:r>
            <w:r w:rsidRPr="004F624E">
              <w:rPr>
                <w:rFonts w:ascii="Consolas" w:hAnsi="Consolas" w:hint="eastAsia"/>
                <w:szCs w:val="21"/>
              </w:rPr>
              <w:t>”</w:t>
            </w:r>
            <w:r w:rsidR="001D4A9A" w:rsidRPr="004F624E">
              <w:rPr>
                <w:rFonts w:ascii="Consolas" w:hAnsi="Consolas" w:hint="eastAsia"/>
                <w:szCs w:val="21"/>
              </w:rPr>
              <w:t>。用例结束。</w:t>
            </w:r>
          </w:p>
          <w:p w14:paraId="2DDB2205" w14:textId="77777777" w:rsidR="001D4A9A" w:rsidRPr="004F624E" w:rsidRDefault="001D4A9A" w:rsidP="00AC5C40">
            <w:pPr>
              <w:pStyle w:val="srs"/>
              <w:numPr>
                <w:ilvl w:val="1"/>
                <w:numId w:val="99"/>
              </w:numPr>
              <w:rPr>
                <w:rFonts w:ascii="Consolas" w:hAnsi="Consolas"/>
                <w:szCs w:val="21"/>
              </w:rPr>
            </w:pPr>
            <w:r w:rsidRPr="004F624E">
              <w:rPr>
                <w:rFonts w:ascii="Consolas" w:hAnsi="Consolas" w:hint="eastAsia"/>
                <w:szCs w:val="21"/>
              </w:rPr>
              <w:t>如有匹配项，则列表显示该参会人的姓名（可能是文字、</w:t>
            </w:r>
            <w:r w:rsidRPr="004F624E">
              <w:rPr>
                <w:rFonts w:ascii="Consolas" w:hAnsi="Consolas" w:hint="eastAsia"/>
                <w:szCs w:val="21"/>
              </w:rPr>
              <w:t>E-mail</w:t>
            </w:r>
            <w:r w:rsidRPr="004F624E">
              <w:rPr>
                <w:rFonts w:ascii="Consolas" w:hAnsi="Consolas" w:hint="eastAsia"/>
                <w:szCs w:val="21"/>
              </w:rPr>
              <w:t>或电话号码）。以姓名首字母升序排列。</w:t>
            </w:r>
            <w:r w:rsidR="00FB0CF5">
              <w:rPr>
                <w:rFonts w:ascii="Consolas" w:hAnsi="Consolas" w:hint="eastAsia"/>
                <w:szCs w:val="21"/>
              </w:rPr>
              <w:t>如果搜索</w:t>
            </w:r>
            <w:r w:rsidR="00FB0CF5">
              <w:rPr>
                <w:rFonts w:ascii="Consolas" w:hAnsi="Consolas"/>
                <w:szCs w:val="21"/>
              </w:rPr>
              <w:t>的是电话号码且未</w:t>
            </w:r>
            <w:r w:rsidR="00FB0CF5">
              <w:rPr>
                <w:rFonts w:ascii="Consolas" w:hAnsi="Consolas" w:hint="eastAsia"/>
                <w:szCs w:val="21"/>
              </w:rPr>
              <w:t>在</w:t>
            </w:r>
            <w:r w:rsidR="00FB0CF5">
              <w:rPr>
                <w:rFonts w:ascii="Consolas" w:hAnsi="Consolas"/>
                <w:szCs w:val="21"/>
              </w:rPr>
              <w:t>主持人通讯录中，则仅显示电话号码。</w:t>
            </w:r>
          </w:p>
          <w:p w14:paraId="4AB4D47C" w14:textId="77777777" w:rsidR="0057432D" w:rsidRPr="004F624E" w:rsidRDefault="001D4A9A" w:rsidP="00AC5C40">
            <w:pPr>
              <w:pStyle w:val="srs"/>
              <w:numPr>
                <w:ilvl w:val="0"/>
                <w:numId w:val="99"/>
              </w:numPr>
              <w:rPr>
                <w:rFonts w:ascii="Consolas" w:hAnsi="Consolas"/>
                <w:szCs w:val="21"/>
              </w:rPr>
            </w:pPr>
            <w:r w:rsidRPr="004F624E">
              <w:rPr>
                <w:rFonts w:ascii="Consolas" w:hAnsi="Consolas" w:hint="eastAsia"/>
                <w:szCs w:val="21"/>
              </w:rPr>
              <w:t>主持人点击某个匹配项，则列表中仅剩此参会人一条信息，显示格式为：</w:t>
            </w:r>
            <w:r w:rsidRPr="004F624E">
              <w:rPr>
                <w:rFonts w:ascii="Consolas" w:hAnsi="Consolas" w:hint="eastAsia"/>
                <w:b/>
                <w:szCs w:val="21"/>
              </w:rPr>
              <w:t>姓名（部门）</w:t>
            </w:r>
            <w:r w:rsidRPr="004F624E">
              <w:rPr>
                <w:rFonts w:ascii="Consolas" w:hAnsi="Consolas" w:hint="eastAsia"/>
                <w:b/>
                <w:szCs w:val="21"/>
              </w:rPr>
              <w:t>+</w:t>
            </w:r>
            <w:r w:rsidRPr="004F624E">
              <w:rPr>
                <w:rFonts w:ascii="Consolas" w:hAnsi="Consolas" w:hint="eastAsia"/>
                <w:b/>
                <w:szCs w:val="21"/>
              </w:rPr>
              <w:t>操作按钮</w:t>
            </w:r>
            <w:r w:rsidRPr="004F624E">
              <w:rPr>
                <w:rFonts w:ascii="Consolas" w:hAnsi="Consolas" w:hint="eastAsia"/>
                <w:szCs w:val="21"/>
              </w:rPr>
              <w:t>（静音</w:t>
            </w:r>
            <w:r w:rsidRPr="004F624E">
              <w:rPr>
                <w:rFonts w:ascii="Consolas" w:hAnsi="Consolas" w:hint="eastAsia"/>
                <w:szCs w:val="21"/>
              </w:rPr>
              <w:t>/</w:t>
            </w:r>
            <w:r w:rsidRPr="004F624E">
              <w:rPr>
                <w:rFonts w:ascii="Consolas" w:hAnsi="Consolas" w:hint="eastAsia"/>
                <w:szCs w:val="21"/>
              </w:rPr>
              <w:t>视频，通知</w:t>
            </w:r>
            <w:r w:rsidRPr="004F624E">
              <w:rPr>
                <w:rFonts w:ascii="Consolas" w:hAnsi="Consolas" w:hint="eastAsia"/>
                <w:szCs w:val="21"/>
              </w:rPr>
              <w:t>/</w:t>
            </w:r>
            <w:r w:rsidRPr="004F624E">
              <w:rPr>
                <w:rFonts w:ascii="Consolas" w:hAnsi="Consolas" w:hint="eastAsia"/>
                <w:szCs w:val="21"/>
              </w:rPr>
              <w:t>外呼，根据是否在线而定）。主持人可以直接点击相应的按钮执行对应的功能。</w:t>
            </w:r>
          </w:p>
          <w:p w14:paraId="16487B81" w14:textId="77777777" w:rsidR="00D14656" w:rsidRPr="004F624E" w:rsidRDefault="00D14656" w:rsidP="00AC5C40">
            <w:pPr>
              <w:pStyle w:val="srs"/>
              <w:numPr>
                <w:ilvl w:val="0"/>
                <w:numId w:val="99"/>
              </w:numPr>
              <w:rPr>
                <w:rFonts w:ascii="Consolas" w:hAnsi="Consolas"/>
                <w:szCs w:val="21"/>
              </w:rPr>
            </w:pPr>
            <w:r w:rsidRPr="004F624E">
              <w:rPr>
                <w:rFonts w:ascii="Consolas" w:hAnsi="Consolas" w:hint="eastAsia"/>
                <w:szCs w:val="21"/>
              </w:rPr>
              <w:t>用例结束。</w:t>
            </w:r>
          </w:p>
        </w:tc>
      </w:tr>
      <w:tr w:rsidR="00686610" w:rsidRPr="004F624E" w14:paraId="2FB9D95A" w14:textId="77777777" w:rsidTr="00A84009">
        <w:tc>
          <w:tcPr>
            <w:tcW w:w="9096" w:type="dxa"/>
            <w:gridSpan w:val="2"/>
            <w:shd w:val="clear" w:color="auto" w:fill="auto"/>
          </w:tcPr>
          <w:p w14:paraId="0186E989" w14:textId="77777777" w:rsidR="00686610" w:rsidRPr="004F624E" w:rsidRDefault="00686610" w:rsidP="00A84009">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其他事件流程</w:t>
            </w:r>
          </w:p>
        </w:tc>
      </w:tr>
      <w:tr w:rsidR="00686610" w:rsidRPr="004F624E" w14:paraId="0548B24D" w14:textId="77777777" w:rsidTr="00A84009">
        <w:tc>
          <w:tcPr>
            <w:tcW w:w="9096" w:type="dxa"/>
            <w:gridSpan w:val="2"/>
            <w:shd w:val="clear" w:color="auto" w:fill="auto"/>
          </w:tcPr>
          <w:p w14:paraId="07D42E76" w14:textId="77777777" w:rsidR="007A5380" w:rsidRPr="004F624E" w:rsidRDefault="007A5380" w:rsidP="00AC5C40">
            <w:pPr>
              <w:numPr>
                <w:ilvl w:val="0"/>
                <w:numId w:val="100"/>
              </w:numPr>
              <w:spacing w:line="360" w:lineRule="auto"/>
              <w:rPr>
                <w:rFonts w:ascii="Consolas" w:hAnsi="Consolas"/>
              </w:rPr>
            </w:pPr>
            <w:r w:rsidRPr="004F624E">
              <w:rPr>
                <w:rFonts w:ascii="Consolas" w:hAnsi="Consolas" w:hint="eastAsia"/>
              </w:rPr>
              <w:t>条件过滤查找</w:t>
            </w:r>
          </w:p>
          <w:p w14:paraId="72071EE5" w14:textId="77777777" w:rsidR="007A5380" w:rsidRPr="004F624E" w:rsidRDefault="007A5380" w:rsidP="00AC5C40">
            <w:pPr>
              <w:numPr>
                <w:ilvl w:val="1"/>
                <w:numId w:val="100"/>
              </w:numPr>
              <w:spacing w:line="360" w:lineRule="auto"/>
              <w:rPr>
                <w:rFonts w:ascii="Consolas" w:hAnsi="Consolas"/>
              </w:rPr>
            </w:pPr>
            <w:r w:rsidRPr="004F624E">
              <w:rPr>
                <w:rFonts w:ascii="Consolas" w:hAnsi="Consolas" w:hint="eastAsia"/>
              </w:rPr>
              <w:t>主持人点击查找栏右侧的三角箭头按钮，弹出选项列表，用例开始。</w:t>
            </w:r>
          </w:p>
          <w:p w14:paraId="16393E54" w14:textId="77777777" w:rsidR="007A5380" w:rsidRPr="004F624E" w:rsidRDefault="007A5380" w:rsidP="00AC5C40">
            <w:pPr>
              <w:numPr>
                <w:ilvl w:val="1"/>
                <w:numId w:val="100"/>
              </w:numPr>
              <w:spacing w:line="360" w:lineRule="auto"/>
              <w:rPr>
                <w:rFonts w:ascii="Consolas" w:hAnsi="Consolas"/>
              </w:rPr>
            </w:pPr>
            <w:r w:rsidRPr="004F624E">
              <w:rPr>
                <w:rFonts w:ascii="Consolas" w:hAnsi="Consolas" w:hint="eastAsia"/>
              </w:rPr>
              <w:t>列表项包含以下</w:t>
            </w:r>
            <w:r w:rsidRPr="004F624E">
              <w:rPr>
                <w:rFonts w:ascii="Consolas" w:hAnsi="Consolas" w:hint="eastAsia"/>
              </w:rPr>
              <w:t>3</w:t>
            </w:r>
            <w:r w:rsidRPr="004F624E">
              <w:rPr>
                <w:rFonts w:ascii="Consolas" w:hAnsi="Consolas" w:hint="eastAsia"/>
              </w:rPr>
              <w:t>项：</w:t>
            </w:r>
          </w:p>
          <w:p w14:paraId="2D18D371" w14:textId="77777777" w:rsidR="007A5380" w:rsidRPr="004F624E" w:rsidRDefault="007A5380" w:rsidP="00AC5C40">
            <w:pPr>
              <w:numPr>
                <w:ilvl w:val="2"/>
                <w:numId w:val="100"/>
              </w:numPr>
              <w:spacing w:line="360" w:lineRule="auto"/>
              <w:rPr>
                <w:rFonts w:ascii="Consolas" w:hAnsi="Consolas"/>
              </w:rPr>
            </w:pPr>
            <w:r w:rsidRPr="004F624E">
              <w:rPr>
                <w:rFonts w:ascii="Consolas" w:hAnsi="Consolas" w:hint="eastAsia"/>
              </w:rPr>
              <w:t>搜索共享视频的参会人</w:t>
            </w:r>
          </w:p>
          <w:p w14:paraId="2C744EFF" w14:textId="77777777" w:rsidR="007A5380" w:rsidRPr="004F624E" w:rsidRDefault="007A5380" w:rsidP="00AC5C40">
            <w:pPr>
              <w:numPr>
                <w:ilvl w:val="2"/>
                <w:numId w:val="100"/>
              </w:numPr>
              <w:spacing w:line="360" w:lineRule="auto"/>
              <w:rPr>
                <w:rFonts w:ascii="Consolas" w:hAnsi="Consolas"/>
              </w:rPr>
            </w:pPr>
            <w:r w:rsidRPr="004F624E">
              <w:rPr>
                <w:rFonts w:ascii="Consolas" w:hAnsi="Consolas" w:hint="eastAsia"/>
              </w:rPr>
              <w:t>搜索使用电话的参会人</w:t>
            </w:r>
          </w:p>
          <w:p w14:paraId="05076847" w14:textId="77777777" w:rsidR="007A5380" w:rsidRPr="004F624E" w:rsidRDefault="007A5380" w:rsidP="00AC5C40">
            <w:pPr>
              <w:numPr>
                <w:ilvl w:val="2"/>
                <w:numId w:val="100"/>
              </w:numPr>
              <w:spacing w:line="360" w:lineRule="auto"/>
              <w:rPr>
                <w:rFonts w:ascii="Consolas" w:hAnsi="Consolas"/>
              </w:rPr>
            </w:pPr>
            <w:r w:rsidRPr="004F624E">
              <w:rPr>
                <w:rFonts w:ascii="Consolas" w:hAnsi="Consolas" w:hint="eastAsia"/>
              </w:rPr>
              <w:t>搜索使用电脑语音的参会人</w:t>
            </w:r>
          </w:p>
          <w:p w14:paraId="083824E4" w14:textId="77777777" w:rsidR="007A5380" w:rsidRPr="00EF7368" w:rsidRDefault="007A5380" w:rsidP="00AC5C40">
            <w:pPr>
              <w:numPr>
                <w:ilvl w:val="1"/>
                <w:numId w:val="100"/>
              </w:numPr>
              <w:spacing w:line="360" w:lineRule="auto"/>
              <w:rPr>
                <w:rFonts w:ascii="Consolas" w:hAnsi="Consolas"/>
              </w:rPr>
            </w:pPr>
            <w:r w:rsidRPr="004F624E">
              <w:rPr>
                <w:rFonts w:ascii="Consolas" w:hAnsi="Consolas" w:hint="eastAsia"/>
              </w:rPr>
              <w:t>选择其中的一项，</w:t>
            </w:r>
            <w:r w:rsidRPr="004F624E">
              <w:rPr>
                <w:rFonts w:ascii="Consolas" w:hAnsi="Consolas" w:hint="eastAsia"/>
                <w:szCs w:val="21"/>
              </w:rPr>
              <w:t>隐藏参会人分类列表，切换显示为查找结果列表，列表内容为满足所选项条件的所有参会人姓名。</w:t>
            </w:r>
          </w:p>
          <w:p w14:paraId="6CEC0209" w14:textId="060871A4" w:rsidR="00EF7368" w:rsidRPr="004F624E" w:rsidRDefault="00EF7368" w:rsidP="00AC5C40">
            <w:pPr>
              <w:numPr>
                <w:ilvl w:val="1"/>
                <w:numId w:val="100"/>
              </w:numPr>
              <w:spacing w:line="360" w:lineRule="auto"/>
              <w:rPr>
                <w:rFonts w:ascii="Consolas" w:hAnsi="Consolas"/>
              </w:rPr>
            </w:pPr>
            <w:r>
              <w:rPr>
                <w:rFonts w:ascii="Consolas" w:hAnsi="Consolas" w:hint="eastAsia"/>
                <w:szCs w:val="21"/>
              </w:rPr>
              <w:t>查找栏文字自动显示为系统保留关键字（视频，电话，</w:t>
            </w:r>
            <w:r w:rsidR="005B346F">
              <w:rPr>
                <w:rFonts w:ascii="Consolas" w:hAnsi="Consolas" w:hint="eastAsia"/>
                <w:szCs w:val="21"/>
              </w:rPr>
              <w:t>电脑语音</w:t>
            </w:r>
            <w:r>
              <w:rPr>
                <w:rFonts w:ascii="Consolas" w:hAnsi="Consolas" w:hint="eastAsia"/>
                <w:szCs w:val="21"/>
              </w:rPr>
              <w:t>）。</w:t>
            </w:r>
          </w:p>
          <w:p w14:paraId="351710DA" w14:textId="77777777" w:rsidR="007A5380" w:rsidRPr="004F624E" w:rsidRDefault="007A5380" w:rsidP="00AC5C40">
            <w:pPr>
              <w:numPr>
                <w:ilvl w:val="1"/>
                <w:numId w:val="100"/>
              </w:numPr>
              <w:spacing w:line="360" w:lineRule="auto"/>
              <w:rPr>
                <w:rFonts w:ascii="Consolas" w:hAnsi="Consolas"/>
              </w:rPr>
            </w:pPr>
            <w:r w:rsidRPr="004F624E">
              <w:rPr>
                <w:rFonts w:ascii="Consolas" w:hAnsi="Consolas" w:hint="eastAsia"/>
                <w:szCs w:val="21"/>
              </w:rPr>
              <w:t>用例结束。</w:t>
            </w:r>
          </w:p>
          <w:p w14:paraId="50EE3F28" w14:textId="77777777" w:rsidR="00F90355" w:rsidRPr="004F624E" w:rsidRDefault="00F90355" w:rsidP="00AC5C40">
            <w:pPr>
              <w:numPr>
                <w:ilvl w:val="0"/>
                <w:numId w:val="100"/>
              </w:numPr>
              <w:spacing w:line="360" w:lineRule="auto"/>
              <w:rPr>
                <w:rFonts w:ascii="Consolas" w:hAnsi="Consolas"/>
              </w:rPr>
            </w:pPr>
            <w:r w:rsidRPr="004F624E">
              <w:rPr>
                <w:rFonts w:ascii="Consolas" w:hAnsi="Consolas" w:hint="eastAsia"/>
              </w:rPr>
              <w:t>一键清除输入内容</w:t>
            </w:r>
          </w:p>
          <w:p w14:paraId="5EF9B1B4" w14:textId="77777777" w:rsidR="00F90355" w:rsidRPr="004F624E" w:rsidRDefault="00F90355" w:rsidP="00AC5C40">
            <w:pPr>
              <w:numPr>
                <w:ilvl w:val="1"/>
                <w:numId w:val="100"/>
              </w:numPr>
              <w:spacing w:line="360" w:lineRule="auto"/>
              <w:rPr>
                <w:rFonts w:ascii="Consolas" w:hAnsi="Consolas"/>
              </w:rPr>
            </w:pPr>
            <w:r w:rsidRPr="004F624E">
              <w:rPr>
                <w:rFonts w:ascii="Consolas" w:hAnsi="Consolas" w:hint="eastAsia"/>
              </w:rPr>
              <w:t>主持人输入关键字后，查找结果列表出现，用例开始。</w:t>
            </w:r>
          </w:p>
          <w:p w14:paraId="2C232DDE" w14:textId="77777777" w:rsidR="00F90355" w:rsidRPr="004F624E" w:rsidRDefault="00F90355" w:rsidP="00AC5C40">
            <w:pPr>
              <w:numPr>
                <w:ilvl w:val="1"/>
                <w:numId w:val="100"/>
              </w:numPr>
              <w:spacing w:line="360" w:lineRule="auto"/>
              <w:rPr>
                <w:rFonts w:ascii="Consolas" w:hAnsi="Consolas"/>
              </w:rPr>
            </w:pPr>
            <w:r w:rsidRPr="004F624E">
              <w:rPr>
                <w:rFonts w:ascii="Consolas" w:hAnsi="Consolas" w:hint="eastAsia"/>
              </w:rPr>
              <w:t>主持人点击输入框右侧的一键清除按钮，输入框内容全部清除，查找结果列表隐藏，恢复显示参会人列表。</w:t>
            </w:r>
          </w:p>
          <w:p w14:paraId="5CA37191" w14:textId="77777777" w:rsidR="00F90355" w:rsidRPr="004F624E" w:rsidRDefault="00F90355" w:rsidP="00AC5C40">
            <w:pPr>
              <w:numPr>
                <w:ilvl w:val="1"/>
                <w:numId w:val="100"/>
              </w:numPr>
              <w:spacing w:line="360" w:lineRule="auto"/>
              <w:rPr>
                <w:rFonts w:ascii="Consolas" w:hAnsi="Consolas"/>
              </w:rPr>
            </w:pPr>
            <w:r w:rsidRPr="004F624E">
              <w:rPr>
                <w:rFonts w:ascii="Consolas" w:hAnsi="Consolas" w:hint="eastAsia"/>
              </w:rPr>
              <w:t>用例结束。</w:t>
            </w:r>
          </w:p>
        </w:tc>
      </w:tr>
      <w:tr w:rsidR="00686610" w:rsidRPr="004F624E" w14:paraId="6159B099" w14:textId="77777777" w:rsidTr="00A84009">
        <w:tc>
          <w:tcPr>
            <w:tcW w:w="2235" w:type="dxa"/>
            <w:shd w:val="clear" w:color="auto" w:fill="auto"/>
          </w:tcPr>
          <w:p w14:paraId="50ECF9A8" w14:textId="77777777" w:rsidR="00686610" w:rsidRPr="004F624E" w:rsidRDefault="00686610" w:rsidP="00A84009">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2E327906" w14:textId="77777777" w:rsidR="00686610" w:rsidRPr="004F624E" w:rsidRDefault="00686610" w:rsidP="00A8400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686610" w:rsidRPr="004F624E" w14:paraId="7CFD65ED" w14:textId="77777777" w:rsidTr="00A84009">
        <w:tc>
          <w:tcPr>
            <w:tcW w:w="2235" w:type="dxa"/>
            <w:shd w:val="clear" w:color="auto" w:fill="auto"/>
          </w:tcPr>
          <w:p w14:paraId="48D8BA1E" w14:textId="77777777" w:rsidR="00686610" w:rsidRPr="004F624E" w:rsidRDefault="00686610" w:rsidP="00A84009">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3D68F740" w14:textId="77777777" w:rsidR="00D14656" w:rsidRPr="00EA3422" w:rsidRDefault="00D14656" w:rsidP="00AC5C40">
            <w:pPr>
              <w:pStyle w:val="a4"/>
              <w:numPr>
                <w:ilvl w:val="0"/>
                <w:numId w:val="101"/>
              </w:numPr>
              <w:spacing w:after="72"/>
              <w:ind w:firstLineChars="0"/>
              <w:rPr>
                <w:rFonts w:ascii="Consolas" w:hAnsi="Consolas"/>
              </w:rPr>
            </w:pPr>
            <w:r w:rsidRPr="004F624E">
              <w:rPr>
                <w:rFonts w:ascii="Consolas" w:hAnsi="Consolas" w:hint="eastAsia"/>
                <w:sz w:val="21"/>
                <w:szCs w:val="21"/>
              </w:rPr>
              <w:t>未找到匹配数据时，也出现查找结果列表，但显示“无本地搜索结果”</w:t>
            </w:r>
            <w:r w:rsidR="0041555A" w:rsidRPr="004F624E">
              <w:rPr>
                <w:rFonts w:ascii="Consolas" w:hAnsi="Consolas" w:hint="eastAsia"/>
                <w:sz w:val="21"/>
                <w:szCs w:val="21"/>
              </w:rPr>
              <w:t>。</w:t>
            </w:r>
          </w:p>
          <w:p w14:paraId="7EE230BB" w14:textId="48901EFB" w:rsidR="00EA3422" w:rsidRPr="006955BE" w:rsidRDefault="00EA3422" w:rsidP="00AC5C40">
            <w:pPr>
              <w:pStyle w:val="a4"/>
              <w:numPr>
                <w:ilvl w:val="0"/>
                <w:numId w:val="101"/>
              </w:numPr>
              <w:spacing w:after="72"/>
              <w:ind w:firstLineChars="0"/>
              <w:rPr>
                <w:rFonts w:ascii="Consolas" w:hAnsi="Consolas"/>
              </w:rPr>
            </w:pPr>
            <w:r>
              <w:rPr>
                <w:rFonts w:ascii="Consolas" w:hAnsi="Consolas" w:hint="eastAsia"/>
                <w:sz w:val="21"/>
                <w:szCs w:val="21"/>
              </w:rPr>
              <w:t>如果在查找栏输入系统保留关键字：</w:t>
            </w:r>
            <w:r w:rsidR="005B346F">
              <w:rPr>
                <w:rFonts w:ascii="Consolas" w:hAnsi="Consolas" w:hint="eastAsia"/>
                <w:sz w:val="21"/>
                <w:szCs w:val="21"/>
              </w:rPr>
              <w:t>【</w:t>
            </w:r>
            <w:r>
              <w:rPr>
                <w:rFonts w:ascii="Consolas" w:hAnsi="Consolas" w:hint="eastAsia"/>
                <w:sz w:val="21"/>
                <w:szCs w:val="21"/>
              </w:rPr>
              <w:t>视频</w:t>
            </w:r>
            <w:r w:rsidR="005B346F">
              <w:rPr>
                <w:rFonts w:ascii="Consolas" w:hAnsi="Consolas" w:hint="eastAsia"/>
                <w:sz w:val="21"/>
                <w:szCs w:val="21"/>
              </w:rPr>
              <w:t>】</w:t>
            </w:r>
            <w:r>
              <w:rPr>
                <w:rFonts w:ascii="Consolas" w:hAnsi="Consolas" w:hint="eastAsia"/>
                <w:sz w:val="21"/>
                <w:szCs w:val="21"/>
              </w:rPr>
              <w:t>，</w:t>
            </w:r>
            <w:r w:rsidR="005B346F">
              <w:rPr>
                <w:rFonts w:ascii="Consolas" w:hAnsi="Consolas" w:hint="eastAsia"/>
                <w:sz w:val="21"/>
                <w:szCs w:val="21"/>
              </w:rPr>
              <w:t>【</w:t>
            </w:r>
            <w:r>
              <w:rPr>
                <w:rFonts w:ascii="Consolas" w:hAnsi="Consolas" w:hint="eastAsia"/>
                <w:sz w:val="21"/>
                <w:szCs w:val="21"/>
              </w:rPr>
              <w:t>电话</w:t>
            </w:r>
            <w:r w:rsidR="005B346F">
              <w:rPr>
                <w:rFonts w:ascii="Consolas" w:hAnsi="Consolas" w:hint="eastAsia"/>
                <w:sz w:val="21"/>
                <w:szCs w:val="21"/>
              </w:rPr>
              <w:t>】</w:t>
            </w:r>
            <w:r>
              <w:rPr>
                <w:rFonts w:ascii="Consolas" w:hAnsi="Consolas" w:hint="eastAsia"/>
                <w:sz w:val="21"/>
                <w:szCs w:val="21"/>
              </w:rPr>
              <w:t>，</w:t>
            </w:r>
            <w:r w:rsidR="005B346F">
              <w:rPr>
                <w:rFonts w:ascii="Consolas" w:hAnsi="Consolas" w:hint="eastAsia"/>
                <w:sz w:val="21"/>
                <w:szCs w:val="21"/>
              </w:rPr>
              <w:t>【电脑语音】</w:t>
            </w:r>
            <w:r>
              <w:rPr>
                <w:rFonts w:ascii="Consolas" w:hAnsi="Consolas" w:hint="eastAsia"/>
                <w:sz w:val="21"/>
                <w:szCs w:val="21"/>
              </w:rPr>
              <w:t>，则查找效果等同于条件过滤查找。</w:t>
            </w:r>
          </w:p>
          <w:p w14:paraId="46747802" w14:textId="77777777" w:rsidR="006955BE" w:rsidRPr="00196994" w:rsidRDefault="006955BE" w:rsidP="00AC5C40">
            <w:pPr>
              <w:pStyle w:val="a4"/>
              <w:numPr>
                <w:ilvl w:val="0"/>
                <w:numId w:val="101"/>
              </w:numPr>
              <w:spacing w:after="72"/>
              <w:ind w:firstLineChars="0"/>
              <w:rPr>
                <w:rFonts w:ascii="Consolas" w:hAnsi="Consolas"/>
              </w:rPr>
            </w:pPr>
            <w:r>
              <w:rPr>
                <w:rFonts w:ascii="Consolas" w:hAnsi="Consolas" w:hint="eastAsia"/>
                <w:sz w:val="21"/>
                <w:szCs w:val="21"/>
              </w:rPr>
              <w:t>修改查找栏中的文字，在按下回车键之前，查找结果列表中</w:t>
            </w:r>
            <w:r w:rsidR="0085258B">
              <w:rPr>
                <w:rFonts w:ascii="Consolas" w:hAnsi="Consolas" w:hint="eastAsia"/>
                <w:sz w:val="21"/>
                <w:szCs w:val="21"/>
              </w:rPr>
              <w:t>之前的</w:t>
            </w:r>
            <w:r>
              <w:rPr>
                <w:rFonts w:ascii="Consolas" w:hAnsi="Consolas" w:hint="eastAsia"/>
                <w:sz w:val="21"/>
                <w:szCs w:val="21"/>
              </w:rPr>
              <w:t>内容不发生变化。</w:t>
            </w:r>
          </w:p>
          <w:p w14:paraId="7D2CCB26" w14:textId="77777777" w:rsidR="00E64214" w:rsidRPr="00196994" w:rsidRDefault="00E64214" w:rsidP="00AC5C40">
            <w:pPr>
              <w:pStyle w:val="a4"/>
              <w:numPr>
                <w:ilvl w:val="0"/>
                <w:numId w:val="101"/>
              </w:numPr>
              <w:spacing w:after="72"/>
              <w:ind w:firstLineChars="0"/>
              <w:rPr>
                <w:rFonts w:ascii="Consolas" w:hAnsi="Consolas"/>
              </w:rPr>
            </w:pPr>
            <w:r>
              <w:rPr>
                <w:rFonts w:ascii="Consolas" w:hAnsi="Consolas" w:hint="eastAsia"/>
                <w:sz w:val="21"/>
                <w:szCs w:val="21"/>
              </w:rPr>
              <w:t>在</w:t>
            </w:r>
            <w:r>
              <w:rPr>
                <w:rFonts w:ascii="Consolas" w:hAnsi="Consolas"/>
                <w:sz w:val="21"/>
                <w:szCs w:val="21"/>
              </w:rPr>
              <w:t>点击查找结果中某人姓名进入详细操作时，如果姓名</w:t>
            </w:r>
            <w:r>
              <w:rPr>
                <w:rFonts w:ascii="Consolas" w:hAnsi="Consolas"/>
                <w:sz w:val="21"/>
                <w:szCs w:val="21"/>
              </w:rPr>
              <w:t>+</w:t>
            </w:r>
            <w:r>
              <w:rPr>
                <w:rFonts w:ascii="Consolas" w:hAnsi="Consolas"/>
                <w:sz w:val="21"/>
                <w:szCs w:val="21"/>
              </w:rPr>
              <w:t>组织超过了窗口所能容纳的最大显示字符数，则结尾以</w:t>
            </w:r>
            <w:r>
              <w:rPr>
                <w:rFonts w:ascii="Consolas" w:hAnsi="Consolas"/>
                <w:sz w:val="21"/>
                <w:szCs w:val="21"/>
              </w:rPr>
              <w:t>…</w:t>
            </w:r>
            <w:r>
              <w:rPr>
                <w:rFonts w:ascii="Consolas" w:hAnsi="Consolas" w:hint="eastAsia"/>
                <w:sz w:val="21"/>
                <w:szCs w:val="21"/>
              </w:rPr>
              <w:t>代替，</w:t>
            </w:r>
            <w:r>
              <w:rPr>
                <w:rFonts w:ascii="Consolas" w:hAnsi="Consolas"/>
                <w:sz w:val="21"/>
                <w:szCs w:val="21"/>
              </w:rPr>
              <w:t>鼠标覆盖</w:t>
            </w:r>
            <w:r>
              <w:rPr>
                <w:rFonts w:ascii="Consolas" w:hAnsi="Consolas" w:hint="eastAsia"/>
                <w:sz w:val="21"/>
                <w:szCs w:val="21"/>
              </w:rPr>
              <w:t>后</w:t>
            </w:r>
            <w:r>
              <w:rPr>
                <w:rFonts w:ascii="Consolas" w:hAnsi="Consolas"/>
                <w:sz w:val="21"/>
                <w:szCs w:val="21"/>
              </w:rPr>
              <w:t>，显示</w:t>
            </w:r>
            <w:r>
              <w:rPr>
                <w:rFonts w:ascii="Consolas" w:hAnsi="Consolas"/>
                <w:sz w:val="21"/>
                <w:szCs w:val="21"/>
              </w:rPr>
              <w:t>Tips</w:t>
            </w:r>
            <w:r>
              <w:rPr>
                <w:rFonts w:ascii="Consolas" w:hAnsi="Consolas"/>
                <w:sz w:val="21"/>
                <w:szCs w:val="21"/>
              </w:rPr>
              <w:t>提示显示完整内容。</w:t>
            </w:r>
          </w:p>
          <w:p w14:paraId="3A7A7C9F" w14:textId="77777777" w:rsidR="00C66741" w:rsidRPr="00196994" w:rsidRDefault="00C66741" w:rsidP="00AC5C40">
            <w:pPr>
              <w:pStyle w:val="a4"/>
              <w:numPr>
                <w:ilvl w:val="0"/>
                <w:numId w:val="101"/>
              </w:numPr>
              <w:spacing w:after="72"/>
              <w:ind w:firstLineChars="0"/>
              <w:rPr>
                <w:rFonts w:ascii="Consolas" w:hAnsi="Consolas"/>
              </w:rPr>
            </w:pPr>
            <w:r>
              <w:rPr>
                <w:rFonts w:ascii="Consolas" w:hAnsi="Consolas" w:hint="eastAsia"/>
                <w:sz w:val="21"/>
                <w:szCs w:val="21"/>
              </w:rPr>
              <w:t>点击</w:t>
            </w:r>
            <w:r>
              <w:rPr>
                <w:rFonts w:ascii="Consolas" w:hAnsi="Consolas"/>
                <w:sz w:val="21"/>
                <w:szCs w:val="21"/>
              </w:rPr>
              <w:t>查找结果中的某一个人姓名后，查找列表</w:t>
            </w:r>
            <w:r>
              <w:rPr>
                <w:rFonts w:ascii="Consolas" w:hAnsi="Consolas" w:hint="eastAsia"/>
                <w:sz w:val="21"/>
                <w:szCs w:val="21"/>
              </w:rPr>
              <w:t>仅</w:t>
            </w:r>
            <w:r>
              <w:rPr>
                <w:rFonts w:ascii="Consolas" w:hAnsi="Consolas"/>
                <w:sz w:val="21"/>
                <w:szCs w:val="21"/>
              </w:rPr>
              <w:t>剩被点击人的姓名，及操作按钮。其中</w:t>
            </w:r>
            <w:r>
              <w:rPr>
                <w:rFonts w:ascii="Consolas" w:hAnsi="Consolas" w:hint="eastAsia"/>
                <w:sz w:val="21"/>
                <w:szCs w:val="21"/>
              </w:rPr>
              <w:t>包括</w:t>
            </w:r>
            <w:r>
              <w:rPr>
                <w:rFonts w:ascii="Consolas" w:hAnsi="Consolas"/>
                <w:sz w:val="21"/>
                <w:szCs w:val="21"/>
              </w:rPr>
              <w:t>以下情况：</w:t>
            </w:r>
          </w:p>
          <w:p w14:paraId="080BB782" w14:textId="77777777" w:rsidR="00274A78" w:rsidRDefault="004E1C5A" w:rsidP="00196994">
            <w:pPr>
              <w:pStyle w:val="a4"/>
              <w:numPr>
                <w:ilvl w:val="1"/>
                <w:numId w:val="101"/>
              </w:numPr>
              <w:spacing w:after="72"/>
              <w:ind w:firstLineChars="0"/>
              <w:rPr>
                <w:rFonts w:ascii="Consolas" w:hAnsi="Consolas" w:cs="Consolas"/>
                <w:sz w:val="21"/>
                <w:szCs w:val="21"/>
              </w:rPr>
            </w:pPr>
            <w:r w:rsidRPr="00196994">
              <w:rPr>
                <w:rFonts w:ascii="Consolas" w:hAnsi="Consolas" w:cs="Consolas" w:hint="eastAsia"/>
                <w:sz w:val="21"/>
                <w:szCs w:val="21"/>
              </w:rPr>
              <w:t>姓名</w:t>
            </w:r>
            <w:r w:rsidRPr="00196994">
              <w:rPr>
                <w:rFonts w:ascii="Consolas" w:hAnsi="Consolas" w:cs="Consolas"/>
                <w:sz w:val="21"/>
                <w:szCs w:val="21"/>
              </w:rPr>
              <w:t xml:space="preserve"> + </w:t>
            </w:r>
            <w:r w:rsidRPr="00196994">
              <w:rPr>
                <w:rFonts w:ascii="Consolas" w:hAnsi="Consolas" w:cs="Consolas" w:hint="eastAsia"/>
                <w:sz w:val="21"/>
                <w:szCs w:val="21"/>
              </w:rPr>
              <w:t>静音</w:t>
            </w:r>
            <w:r w:rsidRPr="00196994">
              <w:rPr>
                <w:rFonts w:ascii="Consolas" w:hAnsi="Consolas" w:cs="Consolas"/>
                <w:sz w:val="21"/>
                <w:szCs w:val="21"/>
              </w:rPr>
              <w:t>/</w:t>
            </w:r>
            <w:r w:rsidRPr="00196994">
              <w:rPr>
                <w:rFonts w:ascii="Consolas" w:hAnsi="Consolas" w:cs="Consolas" w:hint="eastAsia"/>
                <w:sz w:val="21"/>
                <w:szCs w:val="21"/>
              </w:rPr>
              <w:t>取消静音</w:t>
            </w:r>
            <w:r w:rsidR="00393C8F">
              <w:rPr>
                <w:rFonts w:ascii="Consolas" w:hAnsi="Consolas" w:cs="Consolas" w:hint="eastAsia"/>
                <w:sz w:val="21"/>
                <w:szCs w:val="21"/>
              </w:rPr>
              <w:t>图标</w:t>
            </w:r>
            <w:r w:rsidRPr="00196994">
              <w:rPr>
                <w:rFonts w:ascii="Consolas" w:hAnsi="Consolas" w:cs="Consolas"/>
                <w:sz w:val="21"/>
                <w:szCs w:val="21"/>
              </w:rPr>
              <w:t xml:space="preserve"> + </w:t>
            </w:r>
            <w:r w:rsidRPr="00196994">
              <w:rPr>
                <w:rFonts w:ascii="Consolas" w:hAnsi="Consolas" w:cs="Consolas" w:hint="eastAsia"/>
                <w:sz w:val="21"/>
                <w:szCs w:val="21"/>
              </w:rPr>
              <w:t>视频</w:t>
            </w:r>
            <w:r w:rsidR="00393C8F">
              <w:rPr>
                <w:rFonts w:ascii="Consolas" w:hAnsi="Consolas" w:cs="Consolas" w:hint="eastAsia"/>
                <w:sz w:val="21"/>
                <w:szCs w:val="21"/>
              </w:rPr>
              <w:t>图标</w:t>
            </w:r>
          </w:p>
          <w:p w14:paraId="448B9E3D" w14:textId="77777777" w:rsidR="00274A78" w:rsidDel="003210D9" w:rsidRDefault="00393C8F">
            <w:pPr>
              <w:pStyle w:val="a4"/>
              <w:numPr>
                <w:ilvl w:val="1"/>
                <w:numId w:val="101"/>
              </w:numPr>
              <w:spacing w:after="72"/>
              <w:ind w:firstLineChars="0"/>
              <w:rPr>
                <w:del w:id="560" w:author="Yu Xu" w:date="2013-06-05T10:44:00Z"/>
                <w:rFonts w:ascii="Consolas" w:hAnsi="Consolas" w:cs="Consolas"/>
                <w:sz w:val="21"/>
                <w:szCs w:val="21"/>
              </w:rPr>
            </w:pPr>
            <w:r>
              <w:rPr>
                <w:rFonts w:ascii="Consolas" w:hAnsi="Consolas" w:cs="Consolas" w:hint="eastAsia"/>
                <w:sz w:val="21"/>
                <w:szCs w:val="21"/>
              </w:rPr>
              <w:t>姓名</w:t>
            </w:r>
            <w:r>
              <w:rPr>
                <w:rFonts w:ascii="Consolas" w:hAnsi="Consolas" w:cs="Consolas"/>
                <w:sz w:val="21"/>
                <w:szCs w:val="21"/>
              </w:rPr>
              <w:t xml:space="preserve"> + </w:t>
            </w:r>
            <w:r>
              <w:rPr>
                <w:rFonts w:ascii="Consolas" w:hAnsi="Consolas" w:cs="Consolas" w:hint="eastAsia"/>
                <w:sz w:val="21"/>
                <w:szCs w:val="21"/>
              </w:rPr>
              <w:t>提醒入会图标</w:t>
            </w:r>
            <w:r>
              <w:rPr>
                <w:rFonts w:ascii="Consolas" w:hAnsi="Consolas" w:cs="Consolas"/>
                <w:sz w:val="21"/>
                <w:szCs w:val="21"/>
              </w:rPr>
              <w:t xml:space="preserve"> + </w:t>
            </w:r>
            <w:r>
              <w:rPr>
                <w:rFonts w:ascii="Consolas" w:hAnsi="Consolas" w:cs="Consolas" w:hint="eastAsia"/>
                <w:sz w:val="21"/>
                <w:szCs w:val="21"/>
              </w:rPr>
              <w:t>电话</w:t>
            </w:r>
            <w:r>
              <w:rPr>
                <w:rFonts w:ascii="Consolas" w:hAnsi="Consolas" w:cs="Consolas"/>
                <w:sz w:val="21"/>
                <w:szCs w:val="21"/>
              </w:rPr>
              <w:t>外呼</w:t>
            </w:r>
            <w:r>
              <w:rPr>
                <w:rFonts w:ascii="Consolas" w:hAnsi="Consolas" w:cs="Consolas" w:hint="eastAsia"/>
                <w:sz w:val="21"/>
                <w:szCs w:val="21"/>
              </w:rPr>
              <w:t>图标</w:t>
            </w:r>
          </w:p>
          <w:p w14:paraId="155EB47B" w14:textId="77777777" w:rsidR="003210D9" w:rsidRDefault="003210D9" w:rsidP="00196994">
            <w:pPr>
              <w:pStyle w:val="a4"/>
              <w:numPr>
                <w:ilvl w:val="1"/>
                <w:numId w:val="101"/>
              </w:numPr>
              <w:spacing w:after="72"/>
              <w:ind w:firstLineChars="0"/>
              <w:rPr>
                <w:ins w:id="561" w:author="Yu Xu" w:date="2013-06-05T10:44:00Z"/>
                <w:rFonts w:ascii="Consolas" w:hAnsi="Consolas" w:cs="Consolas"/>
                <w:sz w:val="21"/>
                <w:szCs w:val="21"/>
              </w:rPr>
            </w:pPr>
          </w:p>
          <w:p w14:paraId="0148E795" w14:textId="77777777" w:rsidR="00E14946" w:rsidRDefault="003210D9">
            <w:pPr>
              <w:pStyle w:val="a4"/>
              <w:numPr>
                <w:ilvl w:val="0"/>
                <w:numId w:val="101"/>
              </w:numPr>
              <w:spacing w:after="72"/>
              <w:ind w:firstLineChars="0"/>
              <w:rPr>
                <w:ins w:id="562" w:author="Yu Xu" w:date="2013-06-05T17:36:00Z"/>
                <w:rFonts w:ascii="Consolas" w:hAnsi="Consolas" w:cs="Consolas"/>
                <w:color w:val="000000"/>
                <w:sz w:val="21"/>
                <w:szCs w:val="21"/>
              </w:rPr>
              <w:pPrChange w:id="563" w:author="Yu Xu" w:date="2013-06-05T10:44:00Z">
                <w:pPr>
                  <w:pStyle w:val="a4"/>
                  <w:numPr>
                    <w:ilvl w:val="1"/>
                    <w:numId w:val="101"/>
                  </w:numPr>
                  <w:spacing w:before="100" w:beforeAutospacing="1" w:after="72" w:afterAutospacing="1"/>
                  <w:ind w:left="840" w:firstLineChars="0" w:hanging="420"/>
                </w:pPr>
              </w:pPrChange>
            </w:pPr>
            <w:ins w:id="564" w:author="Yu Xu" w:date="2013-06-05T10:44:00Z">
              <w:r>
                <w:rPr>
                  <w:rFonts w:ascii="Consolas" w:hAnsi="Consolas" w:cs="Consolas" w:hint="eastAsia"/>
                  <w:sz w:val="21"/>
                  <w:szCs w:val="21"/>
                </w:rPr>
                <w:t>如果</w:t>
              </w:r>
              <w:r>
                <w:rPr>
                  <w:rFonts w:ascii="Consolas" w:hAnsi="Consolas" w:cs="Consolas"/>
                  <w:sz w:val="21"/>
                  <w:szCs w:val="21"/>
                </w:rPr>
                <w:t>被选择的</w:t>
              </w:r>
            </w:ins>
            <w:ins w:id="565" w:author="Yu Xu" w:date="2013-06-05T10:45:00Z">
              <w:r>
                <w:rPr>
                  <w:rFonts w:ascii="Consolas" w:hAnsi="Consolas" w:cs="Consolas"/>
                  <w:sz w:val="21"/>
                  <w:szCs w:val="21"/>
                </w:rPr>
                <w:t>参会人</w:t>
              </w:r>
              <w:r>
                <w:rPr>
                  <w:rFonts w:ascii="Consolas" w:hAnsi="Consolas" w:cs="Consolas" w:hint="eastAsia"/>
                  <w:sz w:val="21"/>
                  <w:szCs w:val="21"/>
                </w:rPr>
                <w:t>在</w:t>
              </w:r>
              <w:r>
                <w:rPr>
                  <w:rFonts w:ascii="Consolas" w:hAnsi="Consolas" w:cs="Consolas"/>
                  <w:sz w:val="21"/>
                  <w:szCs w:val="21"/>
                </w:rPr>
                <w:t>搜索列表显示其姓名和状态图标后，离开了会议，则搜索结果列表自动返回至参会者列表。</w:t>
              </w:r>
            </w:ins>
          </w:p>
          <w:p w14:paraId="3B4263DA" w14:textId="60CA88FF" w:rsidR="00274A78" w:rsidRPr="003210D9" w:rsidRDefault="00E14946">
            <w:pPr>
              <w:pStyle w:val="a4"/>
              <w:numPr>
                <w:ilvl w:val="0"/>
                <w:numId w:val="101"/>
              </w:numPr>
              <w:spacing w:after="72"/>
              <w:ind w:firstLineChars="0"/>
              <w:rPr>
                <w:rFonts w:ascii="Consolas" w:hAnsi="Consolas" w:cs="Consolas"/>
                <w:color w:val="000000"/>
                <w:sz w:val="21"/>
                <w:szCs w:val="21"/>
              </w:rPr>
              <w:pPrChange w:id="566" w:author="Yu Xu" w:date="2013-06-05T10:44:00Z">
                <w:pPr>
                  <w:pStyle w:val="a4"/>
                  <w:numPr>
                    <w:ilvl w:val="1"/>
                    <w:numId w:val="101"/>
                  </w:numPr>
                  <w:spacing w:before="100" w:beforeAutospacing="1" w:after="72" w:afterAutospacing="1"/>
                  <w:ind w:left="840" w:firstLineChars="0" w:hanging="420"/>
                </w:pPr>
              </w:pPrChange>
            </w:pPr>
            <w:ins w:id="567" w:author="Yu Xu" w:date="2013-06-05T17:36:00Z">
              <w:r>
                <w:rPr>
                  <w:rFonts w:ascii="Consolas" w:hAnsi="Consolas" w:cs="Consolas" w:hint="eastAsia"/>
                  <w:sz w:val="21"/>
                  <w:szCs w:val="21"/>
                </w:rPr>
                <w:t>查找栏最大可输出</w:t>
              </w:r>
              <w:r>
                <w:rPr>
                  <w:rFonts w:ascii="Consolas" w:hAnsi="Consolas" w:cs="Consolas" w:hint="eastAsia"/>
                  <w:sz w:val="21"/>
                  <w:szCs w:val="21"/>
                </w:rPr>
                <w:t>20</w:t>
              </w:r>
              <w:r>
                <w:rPr>
                  <w:rFonts w:ascii="Consolas" w:hAnsi="Consolas" w:cs="Consolas" w:hint="eastAsia"/>
                  <w:sz w:val="21"/>
                  <w:szCs w:val="21"/>
                </w:rPr>
                <w:t>个</w:t>
              </w:r>
              <w:r>
                <w:rPr>
                  <w:rFonts w:ascii="Consolas" w:hAnsi="Consolas" w:cs="Consolas"/>
                  <w:sz w:val="21"/>
                  <w:szCs w:val="21"/>
                </w:rPr>
                <w:t>字符，拷贝粘贴</w:t>
              </w:r>
              <w:r>
                <w:rPr>
                  <w:rFonts w:ascii="Consolas" w:hAnsi="Consolas" w:cs="Consolas" w:hint="eastAsia"/>
                  <w:sz w:val="21"/>
                  <w:szCs w:val="21"/>
                </w:rPr>
                <w:t>，</w:t>
              </w:r>
              <w:r>
                <w:rPr>
                  <w:rFonts w:ascii="Consolas" w:hAnsi="Consolas" w:cs="Consolas"/>
                  <w:sz w:val="21"/>
                  <w:szCs w:val="21"/>
                </w:rPr>
                <w:t>超出部分将被自动截断。</w:t>
              </w:r>
            </w:ins>
            <w:del w:id="568" w:author="Yu Xu" w:date="2013-06-05T10:44:00Z">
              <w:r w:rsidR="00393C8F" w:rsidRPr="003210D9" w:rsidDel="003210D9">
                <w:rPr>
                  <w:rFonts w:ascii="Consolas" w:hAnsi="Consolas" w:cs="Consolas" w:hint="eastAsia"/>
                  <w:sz w:val="21"/>
                  <w:szCs w:val="21"/>
                </w:rPr>
                <w:delText>姓名</w:delText>
              </w:r>
              <w:r w:rsidR="00393C8F" w:rsidRPr="003210D9" w:rsidDel="003210D9">
                <w:rPr>
                  <w:rFonts w:ascii="Consolas" w:hAnsi="Consolas" w:cs="Consolas"/>
                  <w:sz w:val="21"/>
                  <w:szCs w:val="21"/>
                </w:rPr>
                <w:delText xml:space="preserve"> + </w:delText>
              </w:r>
              <w:r w:rsidR="00393C8F" w:rsidRPr="003210D9" w:rsidDel="003210D9">
                <w:rPr>
                  <w:rFonts w:ascii="Consolas" w:hAnsi="Consolas" w:cs="Consolas" w:hint="eastAsia"/>
                  <w:sz w:val="21"/>
                  <w:szCs w:val="21"/>
                </w:rPr>
                <w:delText>举手图标</w:delText>
              </w:r>
            </w:del>
          </w:p>
        </w:tc>
      </w:tr>
      <w:tr w:rsidR="00686610" w:rsidRPr="004F624E" w14:paraId="2A8523D5" w14:textId="77777777" w:rsidTr="00A84009">
        <w:tc>
          <w:tcPr>
            <w:tcW w:w="2235" w:type="dxa"/>
            <w:shd w:val="clear" w:color="auto" w:fill="auto"/>
          </w:tcPr>
          <w:p w14:paraId="203C3D18" w14:textId="77777777" w:rsidR="00686610" w:rsidRPr="004F624E" w:rsidRDefault="00686610" w:rsidP="00A84009">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42008F45" w14:textId="77777777" w:rsidR="00686610" w:rsidRPr="004F624E" w:rsidRDefault="00686610" w:rsidP="00A8400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686610" w:rsidRPr="004F624E" w14:paraId="23BFDEEE" w14:textId="77777777" w:rsidTr="00A84009">
        <w:tc>
          <w:tcPr>
            <w:tcW w:w="2235" w:type="dxa"/>
            <w:shd w:val="clear" w:color="auto" w:fill="auto"/>
          </w:tcPr>
          <w:p w14:paraId="50BC6D15" w14:textId="77777777" w:rsidR="00686610" w:rsidRPr="004F624E" w:rsidRDefault="00686610" w:rsidP="00A84009">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67B19C23" w14:textId="77777777" w:rsidR="00686610" w:rsidRPr="004F624E" w:rsidRDefault="00686610" w:rsidP="00A8400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686610" w:rsidRPr="004F624E" w14:paraId="0C7349C0" w14:textId="77777777" w:rsidTr="00A84009">
        <w:tc>
          <w:tcPr>
            <w:tcW w:w="2235" w:type="dxa"/>
            <w:shd w:val="clear" w:color="auto" w:fill="auto"/>
          </w:tcPr>
          <w:p w14:paraId="12D81FBD" w14:textId="77777777" w:rsidR="00686610" w:rsidRPr="004F624E" w:rsidRDefault="00686610" w:rsidP="00A84009">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08464FE2" w14:textId="77777777" w:rsidR="00686610" w:rsidRPr="004F624E" w:rsidRDefault="00686610" w:rsidP="00A8400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3DE10A84" w14:textId="77777777" w:rsidR="003E5DE2" w:rsidRPr="004F624E" w:rsidRDefault="003E5DE2" w:rsidP="003E5DE2">
      <w:pPr>
        <w:pStyle w:val="a4"/>
        <w:spacing w:after="72"/>
        <w:ind w:firstLine="480"/>
        <w:rPr>
          <w:rFonts w:ascii="Consolas" w:hAnsi="Consolas"/>
        </w:rPr>
      </w:pPr>
    </w:p>
    <w:p w14:paraId="7D5D3387" w14:textId="77777777" w:rsidR="003E5DE2" w:rsidRPr="004F624E" w:rsidRDefault="003854D9" w:rsidP="00EB0FE1">
      <w:pPr>
        <w:pStyle w:val="30"/>
        <w:numPr>
          <w:ilvl w:val="2"/>
          <w:numId w:val="14"/>
        </w:numPr>
        <w:rPr>
          <w:rFonts w:ascii="Consolas" w:hAnsi="Consolas"/>
        </w:rPr>
      </w:pPr>
      <w:bookmarkStart w:id="569" w:name="_Toc355341052"/>
      <w:r w:rsidRPr="004F624E">
        <w:rPr>
          <w:rFonts w:ascii="Consolas" w:hAnsi="Consolas" w:hint="eastAsia"/>
        </w:rPr>
        <w:t>★</w:t>
      </w:r>
      <w:r w:rsidR="003E5DE2" w:rsidRPr="004F624E">
        <w:rPr>
          <w:rFonts w:ascii="Consolas" w:hAnsi="Consolas" w:hint="eastAsia"/>
        </w:rPr>
        <w:t>入会情况指示进度条</w:t>
      </w:r>
      <w:bookmarkEnd w:id="569"/>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095227" w:rsidRPr="004F624E" w14:paraId="3E9A0A83" w14:textId="77777777" w:rsidTr="0058696B">
        <w:tc>
          <w:tcPr>
            <w:tcW w:w="2235" w:type="dxa"/>
            <w:shd w:val="clear" w:color="auto" w:fill="auto"/>
          </w:tcPr>
          <w:p w14:paraId="7B8ED07A" w14:textId="77777777" w:rsidR="00095227" w:rsidRPr="004F624E" w:rsidRDefault="00095227" w:rsidP="0058696B">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30E0E410" w14:textId="77777777" w:rsidR="00095227" w:rsidRPr="004F624E" w:rsidRDefault="00095227" w:rsidP="0058696B">
            <w:pPr>
              <w:pStyle w:val="a4"/>
              <w:spacing w:after="72"/>
              <w:ind w:firstLineChars="0" w:firstLine="0"/>
              <w:rPr>
                <w:rFonts w:ascii="Consolas" w:hAnsi="Consolas"/>
                <w:caps/>
                <w:sz w:val="21"/>
                <w:szCs w:val="21"/>
              </w:rPr>
            </w:pPr>
            <w:r w:rsidRPr="004F624E">
              <w:rPr>
                <w:rFonts w:ascii="Consolas" w:hAnsi="Consolas" w:hint="eastAsia"/>
                <w:caps/>
                <w:sz w:val="21"/>
                <w:szCs w:val="21"/>
              </w:rPr>
              <w:t>入会情况指示进度条</w:t>
            </w:r>
          </w:p>
        </w:tc>
      </w:tr>
      <w:tr w:rsidR="00095227" w:rsidRPr="004F624E" w14:paraId="62D0DD1F" w14:textId="77777777" w:rsidTr="0058696B">
        <w:tc>
          <w:tcPr>
            <w:tcW w:w="2235" w:type="dxa"/>
            <w:shd w:val="clear" w:color="auto" w:fill="auto"/>
          </w:tcPr>
          <w:p w14:paraId="36920F1E" w14:textId="77777777" w:rsidR="00095227" w:rsidRPr="004F624E" w:rsidRDefault="00095227" w:rsidP="0058696B">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1C5ACF56" w14:textId="77777777" w:rsidR="00095227" w:rsidRPr="004F624E" w:rsidRDefault="00095227" w:rsidP="00095227">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MAX1.0_CLIENT_CONFPANEL_SRS_00</w:t>
            </w:r>
            <w:r w:rsidR="00CF1EC8" w:rsidRPr="004F624E">
              <w:rPr>
                <w:rFonts w:ascii="Consolas" w:hAnsi="Consolas" w:hint="eastAsia"/>
                <w:caps/>
                <w:sz w:val="21"/>
                <w:szCs w:val="21"/>
              </w:rPr>
              <w:t>3</w:t>
            </w:r>
          </w:p>
        </w:tc>
      </w:tr>
      <w:tr w:rsidR="00095227" w:rsidRPr="004F624E" w14:paraId="1AB610B7" w14:textId="77777777" w:rsidTr="0058696B">
        <w:tc>
          <w:tcPr>
            <w:tcW w:w="2235" w:type="dxa"/>
            <w:shd w:val="clear" w:color="auto" w:fill="auto"/>
          </w:tcPr>
          <w:p w14:paraId="01BFE806" w14:textId="77777777" w:rsidR="00095227" w:rsidRPr="004F624E" w:rsidRDefault="00095227" w:rsidP="0058696B">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3A34E806" w14:textId="77777777" w:rsidR="00095227" w:rsidRPr="004F624E" w:rsidRDefault="00EB5485" w:rsidP="0058696B">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095227" w:rsidRPr="004F624E" w14:paraId="27239FA7" w14:textId="77777777" w:rsidTr="0058696B">
        <w:tc>
          <w:tcPr>
            <w:tcW w:w="2235" w:type="dxa"/>
            <w:shd w:val="clear" w:color="auto" w:fill="auto"/>
          </w:tcPr>
          <w:p w14:paraId="55AC017D" w14:textId="77777777" w:rsidR="00095227" w:rsidRPr="004F624E" w:rsidRDefault="00095227" w:rsidP="0058696B">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42C1FD6A" w14:textId="77777777" w:rsidR="00095227" w:rsidRPr="004F624E" w:rsidRDefault="00272F98" w:rsidP="00EB5485">
            <w:pPr>
              <w:pStyle w:val="a4"/>
              <w:spacing w:after="72"/>
              <w:ind w:firstLineChars="0" w:firstLine="0"/>
              <w:rPr>
                <w:rFonts w:ascii="Consolas" w:hAnsi="Consolas"/>
                <w:caps/>
                <w:sz w:val="21"/>
                <w:szCs w:val="21"/>
              </w:rPr>
            </w:pPr>
            <w:r w:rsidRPr="004F624E">
              <w:rPr>
                <w:rFonts w:ascii="Consolas" w:hAnsi="Consolas" w:hint="eastAsia"/>
                <w:caps/>
                <w:sz w:val="21"/>
                <w:szCs w:val="21"/>
              </w:rPr>
              <w:t>通过该指示进度条，</w:t>
            </w:r>
            <w:r w:rsidR="00EB5485" w:rsidRPr="004F624E">
              <w:rPr>
                <w:rFonts w:ascii="Consolas" w:hAnsi="Consolas" w:hint="eastAsia"/>
                <w:caps/>
                <w:sz w:val="21"/>
                <w:szCs w:val="21"/>
              </w:rPr>
              <w:t>主持人</w:t>
            </w:r>
            <w:r w:rsidRPr="004F624E">
              <w:rPr>
                <w:rFonts w:ascii="Consolas" w:hAnsi="Consolas" w:hint="eastAsia"/>
                <w:caps/>
                <w:sz w:val="21"/>
                <w:szCs w:val="21"/>
              </w:rPr>
              <w:t>可以看到当前会场中已到会和未到会的人数，便于对会议参加的情况有所了解。</w:t>
            </w:r>
          </w:p>
        </w:tc>
      </w:tr>
      <w:tr w:rsidR="00095227" w:rsidRPr="004F624E" w14:paraId="6CC02EED" w14:textId="77777777" w:rsidTr="0058696B">
        <w:tc>
          <w:tcPr>
            <w:tcW w:w="2235" w:type="dxa"/>
            <w:shd w:val="clear" w:color="auto" w:fill="auto"/>
          </w:tcPr>
          <w:p w14:paraId="1CB0A2D6" w14:textId="77777777" w:rsidR="00095227" w:rsidRPr="004F624E" w:rsidRDefault="00095227" w:rsidP="0058696B">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3F63A510" w14:textId="77777777" w:rsidR="00095227" w:rsidRPr="004F624E" w:rsidRDefault="00095227" w:rsidP="0058696B">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095227" w:rsidRPr="004F624E" w14:paraId="3DBD5212" w14:textId="77777777" w:rsidTr="0058696B">
        <w:tc>
          <w:tcPr>
            <w:tcW w:w="2235" w:type="dxa"/>
            <w:shd w:val="clear" w:color="auto" w:fill="auto"/>
          </w:tcPr>
          <w:p w14:paraId="23D52B51" w14:textId="77777777" w:rsidR="00095227" w:rsidRPr="004F624E" w:rsidRDefault="00095227" w:rsidP="0058696B">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43EB8796" w14:textId="77777777" w:rsidR="00095227" w:rsidRPr="004F624E" w:rsidRDefault="000615AC" w:rsidP="0058696B">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095227" w:rsidRPr="004F624E" w14:paraId="29A1F0F7" w14:textId="77777777" w:rsidTr="0058696B">
        <w:tc>
          <w:tcPr>
            <w:tcW w:w="9096" w:type="dxa"/>
            <w:gridSpan w:val="2"/>
            <w:shd w:val="clear" w:color="auto" w:fill="auto"/>
          </w:tcPr>
          <w:p w14:paraId="23024872" w14:textId="77777777" w:rsidR="00095227" w:rsidRPr="004F624E" w:rsidRDefault="00095227" w:rsidP="0058696B">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095227" w:rsidRPr="004F624E" w14:paraId="3A968C35" w14:textId="77777777" w:rsidTr="0058696B">
        <w:tc>
          <w:tcPr>
            <w:tcW w:w="9096" w:type="dxa"/>
            <w:gridSpan w:val="2"/>
            <w:shd w:val="clear" w:color="auto" w:fill="auto"/>
          </w:tcPr>
          <w:p w14:paraId="44A60C5F" w14:textId="77777777" w:rsidR="00095227" w:rsidRPr="004F624E" w:rsidRDefault="00EB5485" w:rsidP="00AC5C40">
            <w:pPr>
              <w:pStyle w:val="srs"/>
              <w:numPr>
                <w:ilvl w:val="0"/>
                <w:numId w:val="63"/>
              </w:numPr>
              <w:rPr>
                <w:rFonts w:ascii="Consolas" w:hAnsi="Consolas"/>
                <w:szCs w:val="21"/>
              </w:rPr>
            </w:pPr>
            <w:r w:rsidRPr="004F624E">
              <w:rPr>
                <w:rFonts w:ascii="Consolas" w:hAnsi="Consolas" w:hint="eastAsia"/>
                <w:szCs w:val="21"/>
              </w:rPr>
              <w:t>主持人</w:t>
            </w:r>
            <w:r w:rsidR="00EC1158" w:rsidRPr="004F624E">
              <w:rPr>
                <w:rFonts w:ascii="Consolas" w:hAnsi="Consolas" w:hint="eastAsia"/>
                <w:szCs w:val="21"/>
              </w:rPr>
              <w:t>进入会议</w:t>
            </w:r>
          </w:p>
          <w:p w14:paraId="31356DC8" w14:textId="77777777" w:rsidR="00EC1158" w:rsidRPr="004F624E" w:rsidRDefault="00EC1158" w:rsidP="00AC5C40">
            <w:pPr>
              <w:pStyle w:val="srs"/>
              <w:numPr>
                <w:ilvl w:val="0"/>
                <w:numId w:val="63"/>
              </w:numPr>
              <w:rPr>
                <w:rFonts w:ascii="Consolas" w:hAnsi="Consolas"/>
                <w:szCs w:val="21"/>
              </w:rPr>
            </w:pPr>
            <w:r w:rsidRPr="004F624E">
              <w:rPr>
                <w:rFonts w:ascii="Consolas" w:hAnsi="Consolas" w:hint="eastAsia"/>
                <w:szCs w:val="21"/>
              </w:rPr>
              <w:t>查看面板上的入会情况指示进度条。内容格式为：</w:t>
            </w:r>
            <w:r w:rsidR="00897FD8" w:rsidRPr="004F624E">
              <w:rPr>
                <w:rFonts w:ascii="Consolas" w:hAnsi="Consolas" w:hint="eastAsia"/>
                <w:szCs w:val="21"/>
              </w:rPr>
              <w:t>未入会</w:t>
            </w:r>
            <w:r w:rsidRPr="004F624E">
              <w:rPr>
                <w:rFonts w:ascii="Consolas" w:hAnsi="Consolas" w:hint="eastAsia"/>
                <w:szCs w:val="21"/>
              </w:rPr>
              <w:t>/</w:t>
            </w:r>
            <w:r w:rsidR="00897FD8" w:rsidRPr="004F624E">
              <w:rPr>
                <w:rFonts w:ascii="Consolas" w:hAnsi="Consolas" w:hint="eastAsia"/>
                <w:szCs w:val="21"/>
              </w:rPr>
              <w:t>总人数</w:t>
            </w:r>
            <w:r w:rsidR="00841F99" w:rsidRPr="004F624E">
              <w:rPr>
                <w:rFonts w:ascii="Consolas" w:hAnsi="Consolas" w:hint="eastAsia"/>
                <w:szCs w:val="21"/>
              </w:rPr>
              <w:t>。（</w:t>
            </w:r>
            <w:r w:rsidRPr="004F624E">
              <w:rPr>
                <w:rFonts w:ascii="Consolas" w:hAnsi="Consolas" w:hint="eastAsia"/>
                <w:szCs w:val="21"/>
              </w:rPr>
              <w:t>如</w:t>
            </w:r>
            <w:r w:rsidRPr="004F624E">
              <w:rPr>
                <w:rFonts w:ascii="Consolas" w:hAnsi="Consolas" w:hint="eastAsia"/>
                <w:szCs w:val="21"/>
              </w:rPr>
              <w:t>8/20</w:t>
            </w:r>
            <w:r w:rsidR="00841F99" w:rsidRPr="004F624E">
              <w:rPr>
                <w:rFonts w:ascii="Consolas" w:hAnsi="Consolas" w:hint="eastAsia"/>
                <w:szCs w:val="21"/>
              </w:rPr>
              <w:t>表示</w:t>
            </w:r>
            <w:r w:rsidR="00897FD8" w:rsidRPr="004F624E">
              <w:rPr>
                <w:rFonts w:ascii="Consolas" w:hAnsi="Consolas" w:hint="eastAsia"/>
                <w:szCs w:val="21"/>
              </w:rPr>
              <w:t>未</w:t>
            </w:r>
            <w:r w:rsidR="00841F99" w:rsidRPr="004F624E">
              <w:rPr>
                <w:rFonts w:ascii="Consolas" w:hAnsi="Consolas" w:hint="eastAsia"/>
                <w:szCs w:val="21"/>
              </w:rPr>
              <w:t>入会</w:t>
            </w:r>
            <w:r w:rsidR="00841F99" w:rsidRPr="004F624E">
              <w:rPr>
                <w:rFonts w:ascii="Consolas" w:hAnsi="Consolas" w:hint="eastAsia"/>
                <w:szCs w:val="21"/>
              </w:rPr>
              <w:t>8</w:t>
            </w:r>
            <w:r w:rsidR="00841F99" w:rsidRPr="004F624E">
              <w:rPr>
                <w:rFonts w:ascii="Consolas" w:hAnsi="Consolas" w:hint="eastAsia"/>
                <w:szCs w:val="21"/>
              </w:rPr>
              <w:t>人，</w:t>
            </w:r>
            <w:r w:rsidR="00897FD8" w:rsidRPr="004F624E">
              <w:rPr>
                <w:rFonts w:ascii="Consolas" w:hAnsi="Consolas" w:hint="eastAsia"/>
                <w:szCs w:val="21"/>
              </w:rPr>
              <w:t>总人数</w:t>
            </w:r>
            <w:r w:rsidR="00841F99" w:rsidRPr="004F624E">
              <w:rPr>
                <w:rFonts w:ascii="Consolas" w:hAnsi="Consolas" w:hint="eastAsia"/>
                <w:szCs w:val="21"/>
              </w:rPr>
              <w:t>20</w:t>
            </w:r>
            <w:r w:rsidR="00841F99" w:rsidRPr="004F624E">
              <w:rPr>
                <w:rFonts w:ascii="Consolas" w:hAnsi="Consolas" w:hint="eastAsia"/>
                <w:szCs w:val="21"/>
              </w:rPr>
              <w:t>人）</w:t>
            </w:r>
            <w:r w:rsidRPr="004F624E">
              <w:rPr>
                <w:rFonts w:ascii="Consolas" w:hAnsi="Consolas" w:hint="eastAsia"/>
                <w:szCs w:val="21"/>
              </w:rPr>
              <w:t>。</w:t>
            </w:r>
          </w:p>
          <w:p w14:paraId="69C16041" w14:textId="77777777" w:rsidR="00841F99" w:rsidRPr="004F624E" w:rsidRDefault="005F76D0" w:rsidP="00AC5C40">
            <w:pPr>
              <w:pStyle w:val="srs"/>
              <w:numPr>
                <w:ilvl w:val="0"/>
                <w:numId w:val="63"/>
              </w:numPr>
              <w:rPr>
                <w:rFonts w:ascii="Consolas" w:hAnsi="Consolas"/>
                <w:szCs w:val="21"/>
              </w:rPr>
            </w:pPr>
            <w:r w:rsidRPr="004F624E">
              <w:rPr>
                <w:rFonts w:ascii="Consolas" w:hAnsi="Consolas" w:hint="eastAsia"/>
                <w:szCs w:val="21"/>
              </w:rPr>
              <w:t>用例结束。</w:t>
            </w:r>
          </w:p>
        </w:tc>
      </w:tr>
      <w:tr w:rsidR="00095227" w:rsidRPr="004F624E" w14:paraId="21E58EAB" w14:textId="77777777" w:rsidTr="0058696B">
        <w:tc>
          <w:tcPr>
            <w:tcW w:w="9096" w:type="dxa"/>
            <w:gridSpan w:val="2"/>
            <w:shd w:val="clear" w:color="auto" w:fill="auto"/>
          </w:tcPr>
          <w:p w14:paraId="3C8DAAFD" w14:textId="77777777" w:rsidR="00095227" w:rsidRPr="004F624E" w:rsidRDefault="00095227" w:rsidP="0058696B">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095227" w:rsidRPr="004F624E" w14:paraId="33C4899D" w14:textId="77777777" w:rsidTr="0058696B">
        <w:tc>
          <w:tcPr>
            <w:tcW w:w="9096" w:type="dxa"/>
            <w:gridSpan w:val="2"/>
            <w:shd w:val="clear" w:color="auto" w:fill="auto"/>
          </w:tcPr>
          <w:p w14:paraId="7E9EF907" w14:textId="77777777" w:rsidR="00EA407C" w:rsidRPr="004F624E" w:rsidRDefault="00811C36" w:rsidP="00811C36">
            <w:pPr>
              <w:pStyle w:val="srs"/>
              <w:numPr>
                <w:ilvl w:val="0"/>
                <w:numId w:val="0"/>
              </w:numPr>
              <w:rPr>
                <w:rFonts w:ascii="Consolas" w:hAnsi="Consolas"/>
              </w:rPr>
            </w:pPr>
            <w:r w:rsidRPr="004F624E">
              <w:rPr>
                <w:rFonts w:ascii="Consolas" w:hAnsi="Consolas" w:hint="eastAsia"/>
                <w:szCs w:val="21"/>
              </w:rPr>
              <w:t>N/A</w:t>
            </w:r>
          </w:p>
        </w:tc>
      </w:tr>
      <w:tr w:rsidR="00095227" w:rsidRPr="004F624E" w14:paraId="1D1AE1A0" w14:textId="77777777" w:rsidTr="0058696B">
        <w:tc>
          <w:tcPr>
            <w:tcW w:w="2235" w:type="dxa"/>
            <w:shd w:val="clear" w:color="auto" w:fill="auto"/>
          </w:tcPr>
          <w:p w14:paraId="15E0207B" w14:textId="77777777" w:rsidR="00095227" w:rsidRPr="004F624E" w:rsidRDefault="00095227" w:rsidP="0058696B">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524ADD5C" w14:textId="77777777" w:rsidR="005F76D0" w:rsidRPr="004F624E" w:rsidRDefault="00EB5485" w:rsidP="0058696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095227" w:rsidRPr="004F624E" w14:paraId="1D46A896" w14:textId="77777777" w:rsidTr="0058696B">
        <w:tc>
          <w:tcPr>
            <w:tcW w:w="2235" w:type="dxa"/>
            <w:shd w:val="clear" w:color="auto" w:fill="auto"/>
          </w:tcPr>
          <w:p w14:paraId="2B4E6A61" w14:textId="77777777" w:rsidR="00095227" w:rsidRPr="004F624E" w:rsidRDefault="00095227" w:rsidP="0058696B">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7A53C800" w14:textId="77777777" w:rsidR="00095227" w:rsidRPr="004F624E" w:rsidRDefault="00EB5485" w:rsidP="00AC5C40">
            <w:pPr>
              <w:pStyle w:val="srs"/>
              <w:numPr>
                <w:ilvl w:val="0"/>
                <w:numId w:val="102"/>
              </w:numPr>
              <w:rPr>
                <w:rFonts w:ascii="Consolas" w:hAnsi="Consolas"/>
              </w:rPr>
            </w:pPr>
            <w:r w:rsidRPr="004F624E">
              <w:rPr>
                <w:rFonts w:ascii="Consolas" w:hAnsi="Consolas" w:hint="eastAsia"/>
                <w:szCs w:val="21"/>
              </w:rPr>
              <w:t>如果主持人临时添加参会人，</w:t>
            </w:r>
            <w:r w:rsidR="00897FD8" w:rsidRPr="004F624E">
              <w:rPr>
                <w:rFonts w:ascii="Consolas" w:hAnsi="Consolas" w:hint="eastAsia"/>
                <w:szCs w:val="21"/>
              </w:rPr>
              <w:t>总人数</w:t>
            </w:r>
            <w:r w:rsidRPr="004F624E">
              <w:rPr>
                <w:rFonts w:ascii="Consolas" w:hAnsi="Consolas" w:hint="eastAsia"/>
                <w:szCs w:val="21"/>
              </w:rPr>
              <w:t>将会随之变化。</w:t>
            </w:r>
          </w:p>
          <w:p w14:paraId="7B2CB41D" w14:textId="77777777" w:rsidR="00897FD8" w:rsidRPr="004F624E" w:rsidRDefault="00897FD8" w:rsidP="00AC5C40">
            <w:pPr>
              <w:pStyle w:val="srs"/>
              <w:numPr>
                <w:ilvl w:val="0"/>
                <w:numId w:val="102"/>
              </w:numPr>
              <w:rPr>
                <w:rFonts w:ascii="Consolas" w:hAnsi="Consolas"/>
              </w:rPr>
            </w:pPr>
            <w:r w:rsidRPr="004F624E">
              <w:rPr>
                <w:rFonts w:ascii="Consolas" w:hAnsi="Consolas" w:hint="eastAsia"/>
              </w:rPr>
              <w:t>如果</w:t>
            </w:r>
            <w:r w:rsidR="00173BCD" w:rsidRPr="004F624E">
              <w:rPr>
                <w:rFonts w:ascii="Consolas" w:hAnsi="Consolas" w:hint="eastAsia"/>
              </w:rPr>
              <w:t>入会的人不是主持人主动邀请进入的，总人数也将会随之变化。</w:t>
            </w:r>
          </w:p>
          <w:p w14:paraId="7D06B025" w14:textId="77777777" w:rsidR="00811C36" w:rsidRDefault="00811C36" w:rsidP="00AC5C40">
            <w:pPr>
              <w:pStyle w:val="srs"/>
              <w:numPr>
                <w:ilvl w:val="0"/>
                <w:numId w:val="102"/>
              </w:numPr>
              <w:rPr>
                <w:rFonts w:ascii="Consolas" w:hAnsi="Consolas"/>
              </w:rPr>
            </w:pPr>
            <w:r w:rsidRPr="004F624E">
              <w:rPr>
                <w:rFonts w:ascii="Consolas" w:hAnsi="Consolas" w:hint="eastAsia"/>
              </w:rPr>
              <w:t>在入会情况指示进度条右侧有一个新增参会人的按钮，通过此按钮，可以在会中邀请未在安排会议名单中的人。</w:t>
            </w:r>
            <w:r w:rsidR="009D7FAE" w:rsidRPr="004F624E">
              <w:rPr>
                <w:rFonts w:ascii="Consolas" w:hAnsi="Consolas" w:hint="eastAsia"/>
              </w:rPr>
              <w:t>邀请逻辑同云会议</w:t>
            </w:r>
            <w:r w:rsidR="009D7FAE" w:rsidRPr="004F624E">
              <w:rPr>
                <w:rFonts w:ascii="Consolas" w:hAnsi="Consolas" w:hint="eastAsia"/>
              </w:rPr>
              <w:t>2.0</w:t>
            </w:r>
            <w:r w:rsidR="007C4876" w:rsidRPr="004F624E">
              <w:rPr>
                <w:rFonts w:ascii="Consolas" w:hAnsi="Consolas" w:hint="eastAsia"/>
              </w:rPr>
              <w:t>。</w:t>
            </w:r>
            <w:r w:rsidR="001A3FFE">
              <w:rPr>
                <w:rFonts w:ascii="Consolas" w:hAnsi="Consolas" w:hint="eastAsia"/>
              </w:rPr>
              <w:t>当</w:t>
            </w:r>
            <w:r w:rsidR="001A3FFE">
              <w:rPr>
                <w:rFonts w:ascii="Consolas" w:hAnsi="Consolas"/>
              </w:rPr>
              <w:t>邀请的是</w:t>
            </w:r>
            <w:r w:rsidR="001A3FFE">
              <w:rPr>
                <w:rFonts w:ascii="Consolas" w:hAnsi="Consolas"/>
              </w:rPr>
              <w:t>E-mail</w:t>
            </w:r>
            <w:r w:rsidR="001A3FFE">
              <w:rPr>
                <w:rFonts w:ascii="Consolas" w:hAnsi="Consolas"/>
              </w:rPr>
              <w:t>时，发送</w:t>
            </w:r>
            <w:r w:rsidR="001A3FFE">
              <w:rPr>
                <w:rFonts w:ascii="Consolas" w:hAnsi="Consolas" w:hint="eastAsia"/>
              </w:rPr>
              <w:t>邮件</w:t>
            </w:r>
            <w:r w:rsidR="001A3FFE">
              <w:rPr>
                <w:rFonts w:ascii="Consolas" w:hAnsi="Consolas"/>
              </w:rPr>
              <w:t>通知成功后，</w:t>
            </w:r>
            <w:r w:rsidR="001A3FFE">
              <w:rPr>
                <w:rFonts w:ascii="Consolas" w:hAnsi="Consolas" w:hint="eastAsia"/>
              </w:rPr>
              <w:t>被邀请</w:t>
            </w:r>
            <w:r w:rsidR="001A3FFE">
              <w:rPr>
                <w:rFonts w:ascii="Consolas" w:hAnsi="Consolas"/>
              </w:rPr>
              <w:t>的</w:t>
            </w:r>
            <w:r w:rsidR="001A3FFE">
              <w:rPr>
                <w:rFonts w:ascii="Consolas" w:hAnsi="Consolas"/>
              </w:rPr>
              <w:t>E-mail</w:t>
            </w:r>
            <w:r w:rsidR="001A3FFE">
              <w:rPr>
                <w:rFonts w:ascii="Consolas" w:hAnsi="Consolas"/>
              </w:rPr>
              <w:t>将自动显示在【未入会】分类中</w:t>
            </w:r>
            <w:r w:rsidR="0019057D">
              <w:rPr>
                <w:rFonts w:ascii="Consolas" w:hAnsi="Consolas" w:hint="eastAsia"/>
              </w:rPr>
              <w:t>（</w:t>
            </w:r>
            <w:r w:rsidR="0019057D">
              <w:rPr>
                <w:rFonts w:ascii="Consolas" w:hAnsi="Consolas"/>
              </w:rPr>
              <w:t>如果</w:t>
            </w:r>
            <w:r w:rsidR="0019057D">
              <w:rPr>
                <w:rFonts w:ascii="Consolas" w:hAnsi="Consolas" w:hint="eastAsia"/>
              </w:rPr>
              <w:t>此</w:t>
            </w:r>
            <w:r w:rsidR="0019057D">
              <w:rPr>
                <w:rFonts w:ascii="Consolas" w:hAnsi="Consolas"/>
              </w:rPr>
              <w:t>E-mail</w:t>
            </w:r>
            <w:r w:rsidR="0019057D">
              <w:rPr>
                <w:rFonts w:ascii="Consolas" w:hAnsi="Consolas"/>
              </w:rPr>
              <w:t>在通讯录中有对应的记录，则显示姓名，否则直接显示</w:t>
            </w:r>
            <w:r w:rsidR="0019057D">
              <w:rPr>
                <w:rFonts w:ascii="Consolas" w:hAnsi="Consolas"/>
              </w:rPr>
              <w:t>E-mail</w:t>
            </w:r>
            <w:r w:rsidR="0019057D">
              <w:rPr>
                <w:rFonts w:ascii="Consolas" w:hAnsi="Consolas"/>
              </w:rPr>
              <w:t>）</w:t>
            </w:r>
            <w:r w:rsidR="001A3FFE">
              <w:rPr>
                <w:rFonts w:ascii="Consolas" w:hAnsi="Consolas"/>
              </w:rPr>
              <w:t>。</w:t>
            </w:r>
          </w:p>
          <w:p w14:paraId="04A08623" w14:textId="77777777" w:rsidR="004027F6" w:rsidRPr="004F624E" w:rsidRDefault="004027F6" w:rsidP="00AC5C40">
            <w:pPr>
              <w:pStyle w:val="srs"/>
              <w:numPr>
                <w:ilvl w:val="0"/>
                <w:numId w:val="102"/>
              </w:numPr>
              <w:rPr>
                <w:rFonts w:ascii="Consolas" w:hAnsi="Consolas"/>
              </w:rPr>
            </w:pPr>
            <w:r>
              <w:rPr>
                <w:rFonts w:ascii="Consolas" w:hAnsi="Consolas" w:hint="eastAsia"/>
              </w:rPr>
              <w:t>临时邀请，只有电话成功入会以及邮件通知成功发送后，总人数才会发生变化。</w:t>
            </w:r>
          </w:p>
        </w:tc>
      </w:tr>
      <w:tr w:rsidR="00095227" w:rsidRPr="004F624E" w14:paraId="5B7ABB44" w14:textId="77777777" w:rsidTr="0058696B">
        <w:tc>
          <w:tcPr>
            <w:tcW w:w="2235" w:type="dxa"/>
            <w:shd w:val="clear" w:color="auto" w:fill="auto"/>
          </w:tcPr>
          <w:p w14:paraId="3ABE3AFD" w14:textId="77777777" w:rsidR="00095227" w:rsidRPr="004F624E" w:rsidRDefault="00095227" w:rsidP="0058696B">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2EE9D41A" w14:textId="77777777" w:rsidR="00095227" w:rsidRPr="004F624E" w:rsidRDefault="00095227" w:rsidP="0058696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095227" w:rsidRPr="004F624E" w14:paraId="08698E55" w14:textId="77777777" w:rsidTr="0058696B">
        <w:tc>
          <w:tcPr>
            <w:tcW w:w="2235" w:type="dxa"/>
            <w:shd w:val="clear" w:color="auto" w:fill="auto"/>
          </w:tcPr>
          <w:p w14:paraId="0E6F0708" w14:textId="77777777" w:rsidR="00095227" w:rsidRPr="004F624E" w:rsidRDefault="00095227" w:rsidP="0058696B">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546D83E3" w14:textId="77777777" w:rsidR="00095227" w:rsidRPr="004F624E" w:rsidRDefault="00095227" w:rsidP="0058696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095227" w:rsidRPr="004F624E" w14:paraId="08BC19DA" w14:textId="77777777" w:rsidTr="0058696B">
        <w:tc>
          <w:tcPr>
            <w:tcW w:w="2235" w:type="dxa"/>
            <w:shd w:val="clear" w:color="auto" w:fill="auto"/>
          </w:tcPr>
          <w:p w14:paraId="548617D0" w14:textId="77777777" w:rsidR="00095227" w:rsidRPr="004F624E" w:rsidRDefault="00095227" w:rsidP="0058696B">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非功能需求</w:t>
            </w:r>
          </w:p>
        </w:tc>
        <w:tc>
          <w:tcPr>
            <w:tcW w:w="6861" w:type="dxa"/>
            <w:shd w:val="clear" w:color="auto" w:fill="auto"/>
          </w:tcPr>
          <w:p w14:paraId="374C6499" w14:textId="77777777" w:rsidR="00095227" w:rsidRPr="004F624E" w:rsidRDefault="00095227" w:rsidP="0058696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333872A0" w14:textId="77777777" w:rsidR="00A81FE3" w:rsidRPr="004F624E" w:rsidRDefault="0083586B" w:rsidP="00EB0FE1">
      <w:pPr>
        <w:pStyle w:val="30"/>
        <w:numPr>
          <w:ilvl w:val="2"/>
          <w:numId w:val="14"/>
        </w:numPr>
        <w:rPr>
          <w:rFonts w:ascii="Consolas" w:hAnsi="Consolas"/>
        </w:rPr>
      </w:pPr>
      <w:bookmarkStart w:id="570" w:name="_Toc355341053"/>
      <w:r w:rsidRPr="004F624E">
        <w:rPr>
          <w:rFonts w:ascii="Consolas" w:hAnsi="Consolas" w:hint="eastAsia"/>
        </w:rPr>
        <w:t>☆</w:t>
      </w:r>
      <w:r w:rsidR="00D77A38" w:rsidRPr="004F624E">
        <w:rPr>
          <w:rFonts w:ascii="Consolas" w:hAnsi="Consolas" w:hint="eastAsia"/>
        </w:rPr>
        <w:t>参会者列表</w:t>
      </w:r>
      <w:r w:rsidR="00A81FE3" w:rsidRPr="004F624E">
        <w:rPr>
          <w:rFonts w:ascii="Consolas" w:hAnsi="Consolas" w:hint="eastAsia"/>
        </w:rPr>
        <w:t>分类抽屉</w:t>
      </w:r>
      <w:bookmarkEnd w:id="570"/>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A81FE3" w:rsidRPr="004F624E" w14:paraId="293D7B1F" w14:textId="77777777" w:rsidTr="00A84009">
        <w:tc>
          <w:tcPr>
            <w:tcW w:w="2235" w:type="dxa"/>
            <w:shd w:val="clear" w:color="auto" w:fill="auto"/>
          </w:tcPr>
          <w:p w14:paraId="179220F8" w14:textId="77777777" w:rsidR="00A81FE3" w:rsidRPr="004F624E" w:rsidRDefault="00A81FE3" w:rsidP="00A84009">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5C079073" w14:textId="77777777" w:rsidR="00A81FE3" w:rsidRPr="004F624E" w:rsidRDefault="00A81FE3"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参会者分类抽屉</w:t>
            </w:r>
          </w:p>
        </w:tc>
      </w:tr>
      <w:tr w:rsidR="00A81FE3" w:rsidRPr="004F624E" w14:paraId="778B91E1" w14:textId="77777777" w:rsidTr="00A84009">
        <w:tc>
          <w:tcPr>
            <w:tcW w:w="2235" w:type="dxa"/>
            <w:shd w:val="clear" w:color="auto" w:fill="auto"/>
          </w:tcPr>
          <w:p w14:paraId="36A92AF4" w14:textId="77777777" w:rsidR="00A81FE3" w:rsidRPr="004F624E" w:rsidRDefault="00A81FE3" w:rsidP="00A84009">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12E1B28D" w14:textId="77777777" w:rsidR="00A81FE3" w:rsidRPr="004F624E" w:rsidRDefault="00A81FE3"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MAX1.0_CLIENT_CONFPANEL_SRS_00</w:t>
            </w:r>
            <w:r w:rsidR="00CF1EC8" w:rsidRPr="004F624E">
              <w:rPr>
                <w:rFonts w:ascii="Consolas" w:hAnsi="Consolas" w:hint="eastAsia"/>
                <w:caps/>
                <w:sz w:val="21"/>
                <w:szCs w:val="21"/>
              </w:rPr>
              <w:t>4</w:t>
            </w:r>
          </w:p>
        </w:tc>
      </w:tr>
      <w:tr w:rsidR="00A81FE3" w:rsidRPr="004F624E" w14:paraId="44C180BF" w14:textId="77777777" w:rsidTr="00A84009">
        <w:tc>
          <w:tcPr>
            <w:tcW w:w="2235" w:type="dxa"/>
            <w:shd w:val="clear" w:color="auto" w:fill="auto"/>
          </w:tcPr>
          <w:p w14:paraId="40684998" w14:textId="77777777" w:rsidR="00A81FE3" w:rsidRPr="004F624E" w:rsidRDefault="00A81FE3" w:rsidP="00A84009">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7BDC1293" w14:textId="77777777" w:rsidR="00A81FE3" w:rsidRPr="004F624E" w:rsidRDefault="00A81FE3"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A81FE3" w:rsidRPr="004F624E" w14:paraId="24F181CA" w14:textId="77777777" w:rsidTr="00A84009">
        <w:tc>
          <w:tcPr>
            <w:tcW w:w="2235" w:type="dxa"/>
            <w:shd w:val="clear" w:color="auto" w:fill="auto"/>
          </w:tcPr>
          <w:p w14:paraId="4E74F63A" w14:textId="77777777" w:rsidR="00A81FE3" w:rsidRPr="004F624E" w:rsidRDefault="00A81FE3" w:rsidP="00A84009">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7816FCE9" w14:textId="77777777" w:rsidR="00A81FE3" w:rsidRPr="004F624E" w:rsidRDefault="00A81FE3" w:rsidP="00B77EAE">
            <w:pPr>
              <w:pStyle w:val="a4"/>
              <w:spacing w:after="72"/>
              <w:ind w:firstLineChars="0" w:firstLine="0"/>
              <w:rPr>
                <w:rFonts w:ascii="Consolas" w:hAnsi="Consolas"/>
                <w:caps/>
                <w:sz w:val="21"/>
                <w:szCs w:val="21"/>
              </w:rPr>
            </w:pPr>
            <w:r w:rsidRPr="004F624E">
              <w:rPr>
                <w:rFonts w:ascii="Consolas" w:hAnsi="Consolas" w:hint="eastAsia"/>
                <w:caps/>
                <w:sz w:val="21"/>
                <w:szCs w:val="21"/>
              </w:rPr>
              <w:t>将会议中所有人</w:t>
            </w:r>
            <w:r w:rsidR="00B77EAE" w:rsidRPr="004F624E">
              <w:rPr>
                <w:rFonts w:ascii="Consolas" w:hAnsi="Consolas" w:hint="eastAsia"/>
                <w:caps/>
                <w:sz w:val="21"/>
                <w:szCs w:val="21"/>
              </w:rPr>
              <w:t>根据在线状态、角色类型、举手状态等进行分类显示，</w:t>
            </w:r>
            <w:r w:rsidRPr="004F624E">
              <w:rPr>
                <w:rFonts w:ascii="Consolas" w:hAnsi="Consolas" w:hint="eastAsia"/>
                <w:caps/>
                <w:sz w:val="21"/>
                <w:szCs w:val="21"/>
              </w:rPr>
              <w:t>以抽屉的形式</w:t>
            </w:r>
            <w:r w:rsidR="00B77EAE" w:rsidRPr="004F624E">
              <w:rPr>
                <w:rFonts w:ascii="Consolas" w:hAnsi="Consolas" w:hint="eastAsia"/>
                <w:caps/>
                <w:sz w:val="21"/>
                <w:szCs w:val="21"/>
              </w:rPr>
              <w:t>来</w:t>
            </w:r>
            <w:r w:rsidRPr="004F624E">
              <w:rPr>
                <w:rFonts w:ascii="Consolas" w:hAnsi="Consolas" w:hint="eastAsia"/>
                <w:caps/>
                <w:sz w:val="21"/>
                <w:szCs w:val="21"/>
              </w:rPr>
              <w:t>展现。</w:t>
            </w:r>
          </w:p>
        </w:tc>
      </w:tr>
      <w:tr w:rsidR="00A81FE3" w:rsidRPr="004F624E" w14:paraId="24653D56" w14:textId="77777777" w:rsidTr="00A84009">
        <w:tc>
          <w:tcPr>
            <w:tcW w:w="2235" w:type="dxa"/>
            <w:shd w:val="clear" w:color="auto" w:fill="auto"/>
          </w:tcPr>
          <w:p w14:paraId="600CE1B2" w14:textId="77777777" w:rsidR="00A81FE3" w:rsidRPr="004F624E" w:rsidRDefault="00A81FE3" w:rsidP="00A84009">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693B5628" w14:textId="77777777" w:rsidR="00A81FE3" w:rsidRPr="004F624E" w:rsidRDefault="00A81FE3"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A81FE3" w:rsidRPr="004F624E" w14:paraId="1CF0CCE6" w14:textId="77777777" w:rsidTr="00A84009">
        <w:tc>
          <w:tcPr>
            <w:tcW w:w="2235" w:type="dxa"/>
            <w:shd w:val="clear" w:color="auto" w:fill="auto"/>
          </w:tcPr>
          <w:p w14:paraId="5AEEC8EF" w14:textId="77777777" w:rsidR="00A81FE3" w:rsidRPr="004F624E" w:rsidRDefault="00A81FE3" w:rsidP="00A84009">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159F579D" w14:textId="77777777" w:rsidR="00A81FE3" w:rsidRPr="004F624E" w:rsidRDefault="00A81FE3" w:rsidP="00A84009">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A81FE3" w:rsidRPr="004F624E" w14:paraId="2EA9564E" w14:textId="77777777" w:rsidTr="00A84009">
        <w:tc>
          <w:tcPr>
            <w:tcW w:w="9096" w:type="dxa"/>
            <w:gridSpan w:val="2"/>
            <w:shd w:val="clear" w:color="auto" w:fill="auto"/>
          </w:tcPr>
          <w:p w14:paraId="5CF14322" w14:textId="77777777" w:rsidR="00A81FE3" w:rsidRPr="004F624E" w:rsidRDefault="00A81FE3" w:rsidP="00A84009">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A81FE3" w:rsidRPr="004F624E" w14:paraId="100A7000" w14:textId="77777777" w:rsidTr="00A84009">
        <w:tc>
          <w:tcPr>
            <w:tcW w:w="9096" w:type="dxa"/>
            <w:gridSpan w:val="2"/>
            <w:shd w:val="clear" w:color="auto" w:fill="auto"/>
          </w:tcPr>
          <w:p w14:paraId="3160B7D8" w14:textId="77777777" w:rsidR="00A81FE3" w:rsidRPr="004F624E" w:rsidRDefault="00A81FE3" w:rsidP="00AC5C40">
            <w:pPr>
              <w:pStyle w:val="srs"/>
              <w:numPr>
                <w:ilvl w:val="0"/>
                <w:numId w:val="59"/>
              </w:numPr>
              <w:rPr>
                <w:rFonts w:ascii="Consolas" w:hAnsi="Consolas"/>
                <w:szCs w:val="21"/>
              </w:rPr>
            </w:pPr>
            <w:r w:rsidRPr="004F624E">
              <w:rPr>
                <w:rFonts w:ascii="Consolas" w:hAnsi="Consolas" w:hint="eastAsia"/>
                <w:szCs w:val="21"/>
              </w:rPr>
              <w:t>参会者进入会议</w:t>
            </w:r>
          </w:p>
          <w:p w14:paraId="66799436" w14:textId="7CE44E00" w:rsidR="00A81FE3" w:rsidRPr="004F624E" w:rsidRDefault="009C6C44" w:rsidP="00AC5C40">
            <w:pPr>
              <w:pStyle w:val="srs"/>
              <w:numPr>
                <w:ilvl w:val="0"/>
                <w:numId w:val="59"/>
              </w:numPr>
              <w:rPr>
                <w:rFonts w:ascii="Consolas" w:hAnsi="Consolas"/>
                <w:szCs w:val="21"/>
              </w:rPr>
            </w:pPr>
            <w:r w:rsidRPr="004F624E">
              <w:rPr>
                <w:rFonts w:ascii="Consolas" w:hAnsi="Consolas" w:hint="eastAsia"/>
                <w:szCs w:val="21"/>
              </w:rPr>
              <w:t>查看会议遥控器面板中的参会者列表</w:t>
            </w:r>
            <w:r w:rsidR="00A81FE3" w:rsidRPr="004F624E">
              <w:rPr>
                <w:rFonts w:ascii="Consolas" w:hAnsi="Consolas" w:hint="eastAsia"/>
                <w:szCs w:val="21"/>
              </w:rPr>
              <w:t>，包括【主要参会人】</w:t>
            </w:r>
            <w:r w:rsidR="00F775A5" w:rsidRPr="004F624E">
              <w:rPr>
                <w:rFonts w:ascii="Consolas" w:hAnsi="Consolas" w:hint="eastAsia"/>
                <w:szCs w:val="21"/>
              </w:rPr>
              <w:t>（仅大方数）、</w:t>
            </w:r>
            <w:r w:rsidR="00A81FE3" w:rsidRPr="004F624E">
              <w:rPr>
                <w:rFonts w:ascii="Consolas" w:hAnsi="Consolas" w:hint="eastAsia"/>
                <w:szCs w:val="21"/>
              </w:rPr>
              <w:t>【已入会】</w:t>
            </w:r>
            <w:r w:rsidR="00F775A5" w:rsidRPr="004F624E">
              <w:rPr>
                <w:rFonts w:ascii="Consolas" w:hAnsi="Consolas" w:hint="eastAsia"/>
                <w:szCs w:val="21"/>
              </w:rPr>
              <w:t>、</w:t>
            </w:r>
            <w:r w:rsidR="00A81FE3" w:rsidRPr="004F624E">
              <w:rPr>
                <w:rFonts w:ascii="Consolas" w:hAnsi="Consolas" w:hint="eastAsia"/>
                <w:szCs w:val="21"/>
              </w:rPr>
              <w:t>【未入会】</w:t>
            </w:r>
            <w:r w:rsidR="00A06D5E">
              <w:rPr>
                <w:rFonts w:ascii="Consolas" w:hAnsi="Consolas" w:hint="eastAsia"/>
                <w:szCs w:val="21"/>
              </w:rPr>
              <w:t>（</w:t>
            </w:r>
            <w:r w:rsidR="00A06D5E">
              <w:rPr>
                <w:rFonts w:ascii="Consolas" w:hAnsi="Consolas"/>
                <w:szCs w:val="21"/>
              </w:rPr>
              <w:t>仅主持人）</w:t>
            </w:r>
            <w:r w:rsidR="00A81FE3" w:rsidRPr="004F624E">
              <w:rPr>
                <w:rFonts w:ascii="Consolas" w:hAnsi="Consolas" w:hint="eastAsia"/>
                <w:szCs w:val="21"/>
              </w:rPr>
              <w:t>三个分类</w:t>
            </w:r>
            <w:r w:rsidRPr="004F624E">
              <w:rPr>
                <w:rFonts w:ascii="Consolas" w:hAnsi="Consolas" w:hint="eastAsia"/>
                <w:szCs w:val="21"/>
              </w:rPr>
              <w:t>抽屉。</w:t>
            </w:r>
          </w:p>
          <w:p w14:paraId="6137C50A" w14:textId="77777777" w:rsidR="00A81FE3" w:rsidRPr="004F624E" w:rsidRDefault="00A81FE3" w:rsidP="00AC5C40">
            <w:pPr>
              <w:pStyle w:val="srs"/>
              <w:numPr>
                <w:ilvl w:val="0"/>
                <w:numId w:val="59"/>
              </w:numPr>
              <w:rPr>
                <w:rFonts w:ascii="Consolas" w:hAnsi="Consolas"/>
                <w:szCs w:val="21"/>
              </w:rPr>
            </w:pPr>
            <w:r w:rsidRPr="004F624E">
              <w:rPr>
                <w:rFonts w:ascii="Consolas" w:hAnsi="Consolas" w:hint="eastAsia"/>
                <w:szCs w:val="21"/>
              </w:rPr>
              <w:t>点击其中一个分类，将展开显示该分类下的所有参会者。其他两个分类将折叠，只剩标题栏。</w:t>
            </w:r>
          </w:p>
          <w:p w14:paraId="338F0047" w14:textId="77777777" w:rsidR="00A81FE3" w:rsidRPr="004F624E" w:rsidRDefault="00A81FE3" w:rsidP="00AC5C40">
            <w:pPr>
              <w:pStyle w:val="srs"/>
              <w:numPr>
                <w:ilvl w:val="0"/>
                <w:numId w:val="59"/>
              </w:numPr>
              <w:rPr>
                <w:rFonts w:ascii="Consolas" w:hAnsi="Consolas"/>
                <w:szCs w:val="21"/>
              </w:rPr>
            </w:pPr>
            <w:r w:rsidRPr="004F624E">
              <w:rPr>
                <w:rFonts w:ascii="Consolas" w:hAnsi="Consolas" w:hint="eastAsia"/>
                <w:szCs w:val="21"/>
              </w:rPr>
              <w:t>用例结束。</w:t>
            </w:r>
          </w:p>
        </w:tc>
      </w:tr>
      <w:tr w:rsidR="00A81FE3" w:rsidRPr="004F624E" w14:paraId="2CA082F8" w14:textId="77777777" w:rsidTr="00A84009">
        <w:tc>
          <w:tcPr>
            <w:tcW w:w="9096" w:type="dxa"/>
            <w:gridSpan w:val="2"/>
            <w:shd w:val="clear" w:color="auto" w:fill="auto"/>
          </w:tcPr>
          <w:p w14:paraId="7B77590F" w14:textId="77777777" w:rsidR="00A81FE3" w:rsidRPr="004F624E" w:rsidRDefault="00A81FE3" w:rsidP="00A84009">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A81FE3" w:rsidRPr="004F624E" w14:paraId="27A26E43" w14:textId="77777777" w:rsidTr="00A84009">
        <w:tc>
          <w:tcPr>
            <w:tcW w:w="9096" w:type="dxa"/>
            <w:gridSpan w:val="2"/>
            <w:shd w:val="clear" w:color="auto" w:fill="auto"/>
          </w:tcPr>
          <w:p w14:paraId="24CD3AF0" w14:textId="77777777" w:rsidR="00A81FE3" w:rsidRPr="004F624E" w:rsidRDefault="00930E83" w:rsidP="00AC5C40">
            <w:pPr>
              <w:numPr>
                <w:ilvl w:val="0"/>
                <w:numId w:val="64"/>
              </w:numPr>
              <w:spacing w:line="360" w:lineRule="auto"/>
              <w:rPr>
                <w:rFonts w:ascii="Consolas" w:hAnsi="Consolas"/>
              </w:rPr>
            </w:pPr>
            <w:r w:rsidRPr="004F624E">
              <w:rPr>
                <w:rFonts w:ascii="Consolas" w:hAnsi="Consolas" w:hint="eastAsia"/>
              </w:rPr>
              <w:t>不公开参会人列表</w:t>
            </w:r>
          </w:p>
          <w:p w14:paraId="705AD0AB" w14:textId="77777777" w:rsidR="00A81FE3" w:rsidRPr="004F624E" w:rsidRDefault="009C6C44" w:rsidP="00AC5C40">
            <w:pPr>
              <w:numPr>
                <w:ilvl w:val="1"/>
                <w:numId w:val="64"/>
              </w:numPr>
              <w:spacing w:line="360" w:lineRule="auto"/>
              <w:rPr>
                <w:rFonts w:ascii="Consolas" w:hAnsi="Consolas"/>
              </w:rPr>
            </w:pPr>
            <w:r w:rsidRPr="004F624E">
              <w:rPr>
                <w:rFonts w:ascii="Consolas" w:hAnsi="Consolas" w:hint="eastAsia"/>
              </w:rPr>
              <w:t>主持人在</w:t>
            </w:r>
            <w:hyperlink w:anchor="_会议设置" w:history="1">
              <w:r w:rsidRPr="004F624E">
                <w:rPr>
                  <w:rStyle w:val="af2"/>
                  <w:rFonts w:ascii="Consolas" w:hAnsi="Consolas" w:hint="eastAsia"/>
                </w:rPr>
                <w:t>会议设置</w:t>
              </w:r>
            </w:hyperlink>
            <w:r w:rsidRPr="004F624E">
              <w:rPr>
                <w:rFonts w:ascii="Consolas" w:hAnsi="Consolas" w:hint="eastAsia"/>
              </w:rPr>
              <w:t>中选择</w:t>
            </w:r>
            <w:r w:rsidR="00930E83" w:rsidRPr="004F624E">
              <w:rPr>
                <w:rFonts w:ascii="Consolas" w:hAnsi="Consolas" w:hint="eastAsia"/>
              </w:rPr>
              <w:t>不公开参会列表</w:t>
            </w:r>
            <w:r w:rsidRPr="004F624E">
              <w:rPr>
                <w:rFonts w:ascii="Consolas" w:hAnsi="Consolas" w:hint="eastAsia"/>
              </w:rPr>
              <w:t>。</w:t>
            </w:r>
            <w:r w:rsidR="005E0E68" w:rsidRPr="004F624E">
              <w:rPr>
                <w:rFonts w:ascii="Consolas" w:hAnsi="Consolas" w:hint="eastAsia"/>
              </w:rPr>
              <w:t>用例开始。</w:t>
            </w:r>
          </w:p>
          <w:p w14:paraId="670414E6" w14:textId="77777777" w:rsidR="003153B5" w:rsidRPr="004F624E" w:rsidRDefault="009C6C44" w:rsidP="00AC5C40">
            <w:pPr>
              <w:numPr>
                <w:ilvl w:val="1"/>
                <w:numId w:val="64"/>
              </w:numPr>
              <w:spacing w:line="360" w:lineRule="auto"/>
              <w:rPr>
                <w:rFonts w:ascii="Consolas" w:hAnsi="Consolas"/>
                <w:szCs w:val="21"/>
              </w:rPr>
            </w:pPr>
            <w:r w:rsidRPr="004F624E">
              <w:rPr>
                <w:rFonts w:ascii="Consolas" w:hAnsi="Consolas" w:hint="eastAsia"/>
              </w:rPr>
              <w:t>非主持人进入会议，</w:t>
            </w:r>
            <w:r w:rsidR="003153B5" w:rsidRPr="004F624E">
              <w:rPr>
                <w:rFonts w:ascii="Consolas" w:hAnsi="Consolas" w:hint="eastAsia"/>
                <w:szCs w:val="21"/>
              </w:rPr>
              <w:t>查看会议遥控器面板中的参会者列表</w:t>
            </w:r>
            <w:r w:rsidR="003153B5" w:rsidRPr="004F624E">
              <w:rPr>
                <w:rFonts w:ascii="Consolas" w:hAnsi="Consolas" w:hint="eastAsia"/>
                <w:szCs w:val="21"/>
              </w:rPr>
              <w:t>:</w:t>
            </w:r>
          </w:p>
          <w:p w14:paraId="22A2A13C" w14:textId="77777777" w:rsidR="009C6C44" w:rsidRPr="004F624E" w:rsidRDefault="0011692E" w:rsidP="00AC5C40">
            <w:pPr>
              <w:numPr>
                <w:ilvl w:val="2"/>
                <w:numId w:val="64"/>
              </w:numPr>
              <w:spacing w:line="360" w:lineRule="auto"/>
              <w:rPr>
                <w:rFonts w:ascii="Consolas" w:hAnsi="Consolas"/>
                <w:szCs w:val="21"/>
              </w:rPr>
            </w:pPr>
            <w:r w:rsidRPr="004F624E">
              <w:rPr>
                <w:rFonts w:ascii="Consolas" w:hAnsi="Consolas" w:hint="eastAsia"/>
                <w:szCs w:val="21"/>
              </w:rPr>
              <w:t>不</w:t>
            </w:r>
            <w:r w:rsidR="00687769" w:rsidRPr="004F624E">
              <w:rPr>
                <w:rFonts w:ascii="Consolas" w:hAnsi="Consolas" w:hint="eastAsia"/>
                <w:szCs w:val="21"/>
              </w:rPr>
              <w:t>显示</w:t>
            </w:r>
            <w:r w:rsidRPr="004F624E">
              <w:rPr>
                <w:rFonts w:ascii="Consolas" w:hAnsi="Consolas" w:hint="eastAsia"/>
                <w:szCs w:val="21"/>
              </w:rPr>
              <w:t>任何</w:t>
            </w:r>
            <w:r w:rsidR="009C6C44" w:rsidRPr="004F624E">
              <w:rPr>
                <w:rFonts w:ascii="Consolas" w:hAnsi="Consolas" w:hint="eastAsia"/>
                <w:szCs w:val="21"/>
              </w:rPr>
              <w:t>分类，</w:t>
            </w:r>
            <w:r w:rsidRPr="004F624E">
              <w:rPr>
                <w:rFonts w:ascii="Consolas" w:hAnsi="Consolas" w:hint="eastAsia"/>
                <w:szCs w:val="21"/>
              </w:rPr>
              <w:t>仅包含一个固定的列表，</w:t>
            </w:r>
            <w:r w:rsidR="00687769" w:rsidRPr="004F624E">
              <w:rPr>
                <w:rFonts w:ascii="Consolas" w:hAnsi="Consolas" w:hint="eastAsia"/>
                <w:szCs w:val="21"/>
              </w:rPr>
              <w:t>里面包括</w:t>
            </w:r>
            <w:r w:rsidR="009C6C44" w:rsidRPr="004F624E">
              <w:rPr>
                <w:rFonts w:ascii="Consolas" w:hAnsi="Consolas" w:hint="eastAsia"/>
                <w:szCs w:val="21"/>
              </w:rPr>
              <w:t>主持人、主讲人及自己。</w:t>
            </w:r>
          </w:p>
          <w:p w14:paraId="541040EE" w14:textId="77777777" w:rsidR="003153B5" w:rsidRPr="004F624E" w:rsidRDefault="003153B5" w:rsidP="00AC5C40">
            <w:pPr>
              <w:numPr>
                <w:ilvl w:val="2"/>
                <w:numId w:val="64"/>
              </w:numPr>
              <w:spacing w:line="360" w:lineRule="auto"/>
              <w:rPr>
                <w:rFonts w:ascii="Consolas" w:hAnsi="Consolas"/>
                <w:szCs w:val="21"/>
              </w:rPr>
            </w:pPr>
            <w:r w:rsidRPr="004F624E">
              <w:rPr>
                <w:rFonts w:ascii="Consolas" w:hAnsi="Consolas" w:hint="eastAsia"/>
                <w:szCs w:val="21"/>
              </w:rPr>
              <w:t>不显示参会人数，其他与公开时相同</w:t>
            </w:r>
          </w:p>
          <w:p w14:paraId="0E97C4E7" w14:textId="77777777" w:rsidR="009C6C44" w:rsidRPr="004F624E" w:rsidRDefault="009C6C44" w:rsidP="00AC5C40">
            <w:pPr>
              <w:numPr>
                <w:ilvl w:val="1"/>
                <w:numId w:val="64"/>
              </w:numPr>
              <w:spacing w:line="360" w:lineRule="auto"/>
              <w:rPr>
                <w:rFonts w:ascii="Consolas" w:hAnsi="Consolas"/>
              </w:rPr>
            </w:pPr>
            <w:r w:rsidRPr="004F624E">
              <w:rPr>
                <w:rFonts w:ascii="Consolas" w:hAnsi="Consolas" w:hint="eastAsia"/>
                <w:szCs w:val="21"/>
              </w:rPr>
              <w:t>用例结束。</w:t>
            </w:r>
          </w:p>
          <w:p w14:paraId="6F698E9B" w14:textId="77777777" w:rsidR="002F6FDE" w:rsidRPr="004F624E" w:rsidRDefault="002F6FDE" w:rsidP="00AC5C40">
            <w:pPr>
              <w:numPr>
                <w:ilvl w:val="0"/>
                <w:numId w:val="64"/>
              </w:numPr>
              <w:spacing w:line="360" w:lineRule="auto"/>
              <w:rPr>
                <w:rFonts w:ascii="Consolas" w:hAnsi="Consolas"/>
              </w:rPr>
            </w:pPr>
            <w:r w:rsidRPr="004F624E">
              <w:rPr>
                <w:rFonts w:ascii="Consolas" w:hAnsi="Consolas" w:hint="eastAsia"/>
              </w:rPr>
              <w:t>点击【未入会】分类标题栏，显示附加操作按钮</w:t>
            </w:r>
          </w:p>
          <w:p w14:paraId="3F90D575" w14:textId="77777777" w:rsidR="002F6FDE" w:rsidRPr="004F624E" w:rsidRDefault="002F6FDE" w:rsidP="00AC5C40">
            <w:pPr>
              <w:numPr>
                <w:ilvl w:val="1"/>
                <w:numId w:val="64"/>
              </w:numPr>
              <w:spacing w:line="360" w:lineRule="auto"/>
              <w:rPr>
                <w:rFonts w:ascii="Consolas" w:hAnsi="Consolas"/>
              </w:rPr>
            </w:pPr>
            <w:r w:rsidRPr="004F624E">
              <w:rPr>
                <w:rFonts w:ascii="Consolas" w:hAnsi="Consolas" w:hint="eastAsia"/>
              </w:rPr>
              <w:t>主持人点击【未入会】分类标题栏，则此分类抽屉自动展开。用例开始。</w:t>
            </w:r>
          </w:p>
          <w:p w14:paraId="3259BACD" w14:textId="3AAE089D" w:rsidR="002F6FDE" w:rsidRPr="004F624E" w:rsidRDefault="002F6FDE" w:rsidP="00AC5C40">
            <w:pPr>
              <w:numPr>
                <w:ilvl w:val="1"/>
                <w:numId w:val="64"/>
              </w:numPr>
              <w:spacing w:line="360" w:lineRule="auto"/>
              <w:rPr>
                <w:rFonts w:ascii="Consolas" w:hAnsi="Consolas"/>
              </w:rPr>
            </w:pPr>
            <w:r w:rsidRPr="004F624E">
              <w:rPr>
                <w:rFonts w:ascii="Consolas" w:hAnsi="Consolas" w:hint="eastAsia"/>
              </w:rPr>
              <w:t>标题栏右侧出现两个操作按钮，分别是：</w:t>
            </w:r>
            <w:hyperlink w:anchor="_提醒入会" w:history="1">
              <w:r w:rsidR="00FB0CF5" w:rsidRPr="00FB0CF5">
                <w:rPr>
                  <w:rStyle w:val="af2"/>
                  <w:rFonts w:ascii="Consolas" w:hAnsi="Consolas" w:hint="eastAsia"/>
                </w:rPr>
                <w:t>提醒入会</w:t>
              </w:r>
            </w:hyperlink>
            <w:r w:rsidRPr="004F624E">
              <w:rPr>
                <w:rFonts w:ascii="Consolas" w:hAnsi="Consolas" w:hint="eastAsia"/>
              </w:rPr>
              <w:t>及</w:t>
            </w:r>
            <w:hyperlink w:anchor="_立即外呼" w:history="1">
              <w:r w:rsidR="00FB0CF5" w:rsidRPr="00FB0CF5">
                <w:rPr>
                  <w:rStyle w:val="af2"/>
                  <w:rFonts w:ascii="Consolas" w:hAnsi="Consolas" w:hint="eastAsia"/>
                </w:rPr>
                <w:t>立即外呼</w:t>
              </w:r>
            </w:hyperlink>
            <w:hyperlink w:anchor="_全部外呼" w:history="1"/>
            <w:r w:rsidRPr="004F624E">
              <w:rPr>
                <w:rFonts w:ascii="Consolas" w:hAnsi="Consolas" w:hint="eastAsia"/>
              </w:rPr>
              <w:t>。</w:t>
            </w:r>
          </w:p>
          <w:p w14:paraId="37602762" w14:textId="77777777" w:rsidR="002F6FDE" w:rsidRPr="004F624E" w:rsidRDefault="002F6FDE" w:rsidP="00AC5C40">
            <w:pPr>
              <w:numPr>
                <w:ilvl w:val="1"/>
                <w:numId w:val="64"/>
              </w:numPr>
              <w:spacing w:line="360" w:lineRule="auto"/>
              <w:rPr>
                <w:rFonts w:ascii="Consolas" w:hAnsi="Consolas"/>
              </w:rPr>
            </w:pPr>
            <w:r w:rsidRPr="004F624E">
              <w:rPr>
                <w:rFonts w:ascii="Consolas" w:hAnsi="Consolas" w:hint="eastAsia"/>
              </w:rPr>
              <w:t>点击其他两个分类。则【未入会】分类抽屉关闭，仅保留标题栏，同时，隐藏附加操作按钮。</w:t>
            </w:r>
          </w:p>
          <w:p w14:paraId="7ED3BD6E" w14:textId="77777777" w:rsidR="002F6FDE" w:rsidRPr="004F624E" w:rsidRDefault="002F6FDE" w:rsidP="00AC5C40">
            <w:pPr>
              <w:numPr>
                <w:ilvl w:val="1"/>
                <w:numId w:val="64"/>
              </w:numPr>
              <w:spacing w:line="360" w:lineRule="auto"/>
              <w:rPr>
                <w:rFonts w:ascii="Consolas" w:hAnsi="Consolas"/>
              </w:rPr>
            </w:pPr>
            <w:r w:rsidRPr="004F624E">
              <w:rPr>
                <w:rFonts w:ascii="Consolas" w:hAnsi="Consolas" w:hint="eastAsia"/>
              </w:rPr>
              <w:t>用例结束。</w:t>
            </w:r>
          </w:p>
          <w:p w14:paraId="1C171535" w14:textId="77777777" w:rsidR="00B142BB" w:rsidRPr="004F624E" w:rsidRDefault="006C582C" w:rsidP="00AC5C40">
            <w:pPr>
              <w:numPr>
                <w:ilvl w:val="0"/>
                <w:numId w:val="64"/>
              </w:numPr>
              <w:spacing w:line="360" w:lineRule="auto"/>
              <w:rPr>
                <w:rFonts w:ascii="Consolas" w:hAnsi="Consolas"/>
              </w:rPr>
            </w:pPr>
            <w:r w:rsidRPr="004F624E">
              <w:rPr>
                <w:rFonts w:ascii="Consolas" w:hAnsi="Consolas" w:hint="eastAsia"/>
              </w:rPr>
              <w:t>独立提醒或外呼未入会参会人</w:t>
            </w:r>
          </w:p>
          <w:p w14:paraId="3C9549A0" w14:textId="77777777" w:rsidR="006C582C" w:rsidRPr="004F624E" w:rsidRDefault="006C582C" w:rsidP="00AC5C40">
            <w:pPr>
              <w:numPr>
                <w:ilvl w:val="1"/>
                <w:numId w:val="64"/>
              </w:numPr>
              <w:spacing w:line="360" w:lineRule="auto"/>
              <w:rPr>
                <w:rFonts w:ascii="Consolas" w:hAnsi="Consolas"/>
              </w:rPr>
            </w:pPr>
            <w:r w:rsidRPr="004F624E">
              <w:rPr>
                <w:rFonts w:ascii="Consolas" w:hAnsi="Consolas" w:hint="eastAsia"/>
              </w:rPr>
              <w:t>主持人展开【未入会】分类列表，鼠标覆盖到某个参会人所在行，用例开始。</w:t>
            </w:r>
          </w:p>
          <w:p w14:paraId="463661E1" w14:textId="77777777" w:rsidR="006C582C" w:rsidRPr="004F624E" w:rsidRDefault="006C582C" w:rsidP="00AC5C40">
            <w:pPr>
              <w:numPr>
                <w:ilvl w:val="1"/>
                <w:numId w:val="64"/>
              </w:numPr>
              <w:spacing w:line="360" w:lineRule="auto"/>
              <w:rPr>
                <w:rFonts w:ascii="Consolas" w:hAnsi="Consolas"/>
              </w:rPr>
            </w:pPr>
            <w:r w:rsidRPr="004F624E">
              <w:rPr>
                <w:rFonts w:ascii="Consolas" w:hAnsi="Consolas" w:hint="eastAsia"/>
              </w:rPr>
              <w:lastRenderedPageBreak/>
              <w:t>判断参会人是否有邮箱和手机号码，在参会人姓名右侧显示【提醒】和【外呼】图标按钮。没有的则不显示。</w:t>
            </w:r>
          </w:p>
          <w:p w14:paraId="2F55DE04" w14:textId="77777777" w:rsidR="006C582C" w:rsidRPr="004F624E" w:rsidRDefault="006C582C" w:rsidP="00AC5C40">
            <w:pPr>
              <w:numPr>
                <w:ilvl w:val="1"/>
                <w:numId w:val="64"/>
              </w:numPr>
              <w:spacing w:line="360" w:lineRule="auto"/>
              <w:rPr>
                <w:rFonts w:ascii="Consolas" w:hAnsi="Consolas"/>
              </w:rPr>
            </w:pPr>
            <w:r w:rsidRPr="004F624E">
              <w:rPr>
                <w:rFonts w:ascii="Consolas" w:hAnsi="Consolas" w:hint="eastAsia"/>
              </w:rPr>
              <w:t>主持人点击【提醒】，则出现浮层暂时禁用参会人列表，系统自动给此人发送邮件提醒，完成后提示邮件提醒已发送，并取消浮层。</w:t>
            </w:r>
          </w:p>
          <w:p w14:paraId="0C32FACD" w14:textId="418D3325" w:rsidR="006C582C" w:rsidRPr="004F624E" w:rsidRDefault="006C582C" w:rsidP="00AC5C40">
            <w:pPr>
              <w:numPr>
                <w:ilvl w:val="1"/>
                <w:numId w:val="64"/>
              </w:numPr>
              <w:spacing w:line="360" w:lineRule="auto"/>
              <w:rPr>
                <w:rFonts w:ascii="Consolas" w:hAnsi="Consolas"/>
              </w:rPr>
            </w:pPr>
            <w:r w:rsidRPr="004F624E">
              <w:rPr>
                <w:rFonts w:ascii="Consolas" w:hAnsi="Consolas" w:hint="eastAsia"/>
              </w:rPr>
              <w:t>主持人点击【外呼】，系统自动外呼此参会人（呼叫状态请参考</w:t>
            </w:r>
            <w:hyperlink w:anchor="_全部外呼" w:history="1">
              <w:r w:rsidR="00C6322B" w:rsidRPr="00C6322B">
                <w:rPr>
                  <w:rStyle w:val="af2"/>
                  <w:rFonts w:ascii="Consolas" w:hAnsi="Consolas" w:hint="eastAsia"/>
                </w:rPr>
                <w:t>立即外呼</w:t>
              </w:r>
            </w:hyperlink>
            <w:hyperlink w:anchor="_全部外呼" w:history="1"/>
            <w:r w:rsidR="004A1884" w:rsidRPr="004F624E">
              <w:rPr>
                <w:rFonts w:ascii="Consolas" w:hAnsi="Consolas" w:hint="eastAsia"/>
              </w:rPr>
              <w:t>）。</w:t>
            </w:r>
          </w:p>
          <w:p w14:paraId="1ACC388E" w14:textId="77777777" w:rsidR="00D67896" w:rsidRPr="004F624E" w:rsidRDefault="00D67896" w:rsidP="00AC5C40">
            <w:pPr>
              <w:numPr>
                <w:ilvl w:val="1"/>
                <w:numId w:val="64"/>
              </w:numPr>
              <w:spacing w:line="360" w:lineRule="auto"/>
              <w:rPr>
                <w:rFonts w:ascii="Consolas" w:hAnsi="Consolas"/>
              </w:rPr>
            </w:pPr>
            <w:r w:rsidRPr="004F624E">
              <w:rPr>
                <w:rFonts w:ascii="Consolas" w:hAnsi="Consolas" w:hint="eastAsia"/>
              </w:rPr>
              <w:t>用例结束。</w:t>
            </w:r>
          </w:p>
        </w:tc>
      </w:tr>
      <w:tr w:rsidR="00A81FE3" w:rsidRPr="004F624E" w14:paraId="50A31484" w14:textId="77777777" w:rsidTr="00A84009">
        <w:tc>
          <w:tcPr>
            <w:tcW w:w="2235" w:type="dxa"/>
            <w:shd w:val="clear" w:color="auto" w:fill="auto"/>
          </w:tcPr>
          <w:p w14:paraId="1D6CCF8B" w14:textId="77777777" w:rsidR="00A81FE3" w:rsidRPr="004F624E" w:rsidRDefault="00A81FE3" w:rsidP="00A84009">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后置条件</w:t>
            </w:r>
          </w:p>
        </w:tc>
        <w:tc>
          <w:tcPr>
            <w:tcW w:w="6861" w:type="dxa"/>
            <w:shd w:val="clear" w:color="auto" w:fill="auto"/>
          </w:tcPr>
          <w:p w14:paraId="7262BABF" w14:textId="77777777" w:rsidR="00A81FE3" w:rsidRPr="004F624E" w:rsidRDefault="007F4650" w:rsidP="00A84009">
            <w:pPr>
              <w:pStyle w:val="a4"/>
              <w:spacing w:after="72"/>
              <w:ind w:firstLineChars="0" w:firstLine="0"/>
              <w:rPr>
                <w:rFonts w:ascii="Consolas" w:hAnsi="Consolas"/>
                <w:sz w:val="21"/>
                <w:szCs w:val="21"/>
              </w:rPr>
            </w:pPr>
            <w:r w:rsidRPr="004F624E">
              <w:rPr>
                <w:rFonts w:ascii="Consolas" w:hAnsi="Consolas" w:hint="eastAsia"/>
                <w:sz w:val="21"/>
                <w:szCs w:val="21"/>
              </w:rPr>
              <w:t>根据安排会议时</w:t>
            </w:r>
            <w:r w:rsidR="00BF5330" w:rsidRPr="004F624E">
              <w:rPr>
                <w:rFonts w:ascii="Consolas" w:hAnsi="Consolas" w:hint="eastAsia"/>
                <w:sz w:val="21"/>
                <w:szCs w:val="21"/>
              </w:rPr>
              <w:t>邀请的人数，显示不同的参会者列表。</w:t>
            </w:r>
          </w:p>
        </w:tc>
      </w:tr>
      <w:tr w:rsidR="00A81FE3" w:rsidRPr="004F624E" w14:paraId="24791107" w14:textId="77777777" w:rsidTr="00A84009">
        <w:tc>
          <w:tcPr>
            <w:tcW w:w="2235" w:type="dxa"/>
            <w:shd w:val="clear" w:color="auto" w:fill="auto"/>
          </w:tcPr>
          <w:p w14:paraId="1B56F1C9" w14:textId="77777777" w:rsidR="00A81FE3" w:rsidRPr="004F624E" w:rsidRDefault="00A81FE3" w:rsidP="00A84009">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718659B9" w14:textId="77777777" w:rsidR="00A81FE3" w:rsidRPr="004F624E" w:rsidRDefault="002F6FDE" w:rsidP="00AC5C40">
            <w:pPr>
              <w:pStyle w:val="a4"/>
              <w:numPr>
                <w:ilvl w:val="0"/>
                <w:numId w:val="61"/>
              </w:numPr>
              <w:spacing w:after="72"/>
              <w:ind w:firstLineChars="0"/>
              <w:rPr>
                <w:rFonts w:ascii="Consolas" w:hAnsi="Consolas"/>
                <w:sz w:val="21"/>
                <w:szCs w:val="21"/>
              </w:rPr>
            </w:pPr>
            <w:r w:rsidRPr="004F624E">
              <w:rPr>
                <w:rFonts w:ascii="Consolas" w:hAnsi="Consolas" w:hint="eastAsia"/>
                <w:sz w:val="21"/>
                <w:szCs w:val="21"/>
              </w:rPr>
              <w:t>每个分类抽屉的标题栏文字中，均需要动态显示该分类下包含的条目个数。例如：已入会（</w:t>
            </w:r>
            <w:r w:rsidRPr="004F624E">
              <w:rPr>
                <w:rFonts w:ascii="Consolas" w:hAnsi="Consolas" w:hint="eastAsia"/>
                <w:sz w:val="21"/>
                <w:szCs w:val="21"/>
              </w:rPr>
              <w:t>10</w:t>
            </w:r>
            <w:r w:rsidRPr="004F624E">
              <w:rPr>
                <w:rFonts w:ascii="Consolas" w:hAnsi="Consolas" w:hint="eastAsia"/>
                <w:sz w:val="21"/>
                <w:szCs w:val="21"/>
              </w:rPr>
              <w:t>），未入会（</w:t>
            </w:r>
            <w:r w:rsidRPr="004F624E">
              <w:rPr>
                <w:rFonts w:ascii="Consolas" w:hAnsi="Consolas" w:hint="eastAsia"/>
                <w:sz w:val="21"/>
                <w:szCs w:val="21"/>
              </w:rPr>
              <w:t>4</w:t>
            </w:r>
            <w:r w:rsidRPr="004F624E">
              <w:rPr>
                <w:rFonts w:ascii="Consolas" w:hAnsi="Consolas" w:hint="eastAsia"/>
                <w:sz w:val="21"/>
                <w:szCs w:val="21"/>
              </w:rPr>
              <w:t>）</w:t>
            </w:r>
            <w:r w:rsidR="00762B35" w:rsidRPr="004F624E">
              <w:rPr>
                <w:rFonts w:ascii="Consolas" w:hAnsi="Consolas" w:hint="eastAsia"/>
                <w:sz w:val="21"/>
                <w:szCs w:val="21"/>
              </w:rPr>
              <w:t>，主要参会人（</w:t>
            </w:r>
            <w:r w:rsidR="00762B35" w:rsidRPr="004F624E">
              <w:rPr>
                <w:rFonts w:ascii="Consolas" w:hAnsi="Consolas" w:hint="eastAsia"/>
                <w:sz w:val="21"/>
                <w:szCs w:val="21"/>
              </w:rPr>
              <w:t>2</w:t>
            </w:r>
            <w:r w:rsidR="00762B35" w:rsidRPr="004F624E">
              <w:rPr>
                <w:rFonts w:ascii="Consolas" w:hAnsi="Consolas" w:hint="eastAsia"/>
                <w:sz w:val="21"/>
                <w:szCs w:val="21"/>
              </w:rPr>
              <w:t>）。</w:t>
            </w:r>
          </w:p>
          <w:p w14:paraId="4A2D06C4" w14:textId="77777777" w:rsidR="00762B35" w:rsidRPr="004F624E" w:rsidRDefault="00762B35" w:rsidP="00AC5C40">
            <w:pPr>
              <w:pStyle w:val="a4"/>
              <w:numPr>
                <w:ilvl w:val="0"/>
                <w:numId w:val="61"/>
              </w:numPr>
              <w:spacing w:after="72"/>
              <w:ind w:firstLineChars="0"/>
              <w:rPr>
                <w:rFonts w:ascii="Consolas" w:hAnsi="Consolas"/>
              </w:rPr>
            </w:pPr>
            <w:r w:rsidRPr="004F624E">
              <w:rPr>
                <w:rFonts w:ascii="Consolas" w:hAnsi="Consolas" w:hint="eastAsia"/>
                <w:sz w:val="21"/>
                <w:szCs w:val="21"/>
              </w:rPr>
              <w:t>【主要参会人】默认仅显示主持人和主讲人。但主持人可将其他参会者移动至该分类下</w:t>
            </w:r>
            <w:r w:rsidR="00F631FC" w:rsidRPr="004F624E">
              <w:rPr>
                <w:rFonts w:ascii="Consolas" w:hAnsi="Consolas" w:hint="eastAsia"/>
                <w:sz w:val="21"/>
                <w:szCs w:val="21"/>
              </w:rPr>
              <w:t>（也可移出）</w:t>
            </w:r>
            <w:r w:rsidRPr="004F624E">
              <w:rPr>
                <w:rFonts w:ascii="Consolas" w:hAnsi="Consolas" w:hint="eastAsia"/>
                <w:sz w:val="21"/>
                <w:szCs w:val="21"/>
              </w:rPr>
              <w:t>。</w:t>
            </w:r>
            <w:r w:rsidR="00F775A5" w:rsidRPr="004F624E">
              <w:rPr>
                <w:rFonts w:ascii="Consolas" w:hAnsi="Consolas" w:hint="eastAsia"/>
                <w:sz w:val="21"/>
                <w:szCs w:val="21"/>
              </w:rPr>
              <w:t>但参会人在因某种原因离会再进入后，不会自动出现在主要参会人分类中</w:t>
            </w:r>
            <w:r w:rsidR="00F631FC" w:rsidRPr="004F624E">
              <w:rPr>
                <w:rFonts w:ascii="Consolas" w:hAnsi="Consolas" w:hint="eastAsia"/>
                <w:sz w:val="21"/>
                <w:szCs w:val="21"/>
              </w:rPr>
              <w:t>。</w:t>
            </w:r>
            <w:r w:rsidR="00B84331">
              <w:rPr>
                <w:rFonts w:ascii="Consolas" w:hAnsi="Consolas" w:hint="eastAsia"/>
                <w:sz w:val="21"/>
                <w:szCs w:val="21"/>
              </w:rPr>
              <w:t>主持人</w:t>
            </w:r>
            <w:r w:rsidR="00B84331">
              <w:rPr>
                <w:rFonts w:ascii="Consolas" w:hAnsi="Consolas"/>
                <w:sz w:val="21"/>
                <w:szCs w:val="21"/>
              </w:rPr>
              <w:t>客户端崩溃</w:t>
            </w:r>
            <w:r w:rsidR="00B84331">
              <w:rPr>
                <w:rFonts w:ascii="Consolas" w:hAnsi="Consolas" w:hint="eastAsia"/>
                <w:sz w:val="21"/>
                <w:szCs w:val="21"/>
              </w:rPr>
              <w:t>、</w:t>
            </w:r>
            <w:r w:rsidR="00B84331">
              <w:rPr>
                <w:rFonts w:ascii="Consolas" w:hAnsi="Consolas"/>
                <w:sz w:val="21"/>
                <w:szCs w:val="21"/>
              </w:rPr>
              <w:t>断线等情况，再连接入会后</w:t>
            </w:r>
            <w:r w:rsidR="00B84331">
              <w:rPr>
                <w:rFonts w:ascii="Consolas" w:hAnsi="Consolas" w:hint="eastAsia"/>
                <w:sz w:val="21"/>
                <w:szCs w:val="21"/>
              </w:rPr>
              <w:t>，</w:t>
            </w:r>
            <w:r w:rsidR="00B84331">
              <w:rPr>
                <w:rFonts w:ascii="Consolas" w:hAnsi="Consolas"/>
                <w:sz w:val="21"/>
                <w:szCs w:val="21"/>
              </w:rPr>
              <w:t>可以恢复</w:t>
            </w:r>
            <w:r w:rsidR="00B84331">
              <w:rPr>
                <w:rFonts w:ascii="Consolas" w:hAnsi="Consolas" w:hint="eastAsia"/>
                <w:sz w:val="21"/>
                <w:szCs w:val="21"/>
              </w:rPr>
              <w:t>显示</w:t>
            </w:r>
            <w:r w:rsidR="00B84331">
              <w:rPr>
                <w:rFonts w:ascii="Consolas" w:hAnsi="Consolas"/>
                <w:sz w:val="21"/>
                <w:szCs w:val="21"/>
              </w:rPr>
              <w:t>之前的</w:t>
            </w:r>
            <w:r w:rsidR="00B84331">
              <w:rPr>
                <w:rFonts w:ascii="Consolas" w:hAnsi="Consolas" w:hint="eastAsia"/>
                <w:sz w:val="21"/>
                <w:szCs w:val="21"/>
              </w:rPr>
              <w:t>已经</w:t>
            </w:r>
            <w:r w:rsidR="00B84331">
              <w:rPr>
                <w:rFonts w:ascii="Consolas" w:hAnsi="Consolas"/>
                <w:sz w:val="21"/>
                <w:szCs w:val="21"/>
              </w:rPr>
              <w:t>移入主要参会人的那些参会人。</w:t>
            </w:r>
          </w:p>
          <w:p w14:paraId="3C697115" w14:textId="77777777" w:rsidR="00687769" w:rsidRPr="004F624E" w:rsidRDefault="00687769" w:rsidP="00AC5C40">
            <w:pPr>
              <w:pStyle w:val="a4"/>
              <w:numPr>
                <w:ilvl w:val="0"/>
                <w:numId w:val="61"/>
              </w:numPr>
              <w:spacing w:after="72"/>
              <w:ind w:firstLineChars="0"/>
              <w:rPr>
                <w:rFonts w:ascii="Consolas" w:hAnsi="Consolas"/>
              </w:rPr>
            </w:pPr>
            <w:r w:rsidRPr="004F624E">
              <w:rPr>
                <w:rFonts w:ascii="Consolas" w:hAnsi="Consolas" w:hint="eastAsia"/>
                <w:sz w:val="21"/>
                <w:szCs w:val="21"/>
              </w:rPr>
              <w:t>当分类抽屉只显示</w:t>
            </w:r>
            <w:r w:rsidRPr="004F624E">
              <w:rPr>
                <w:rFonts w:ascii="Consolas" w:hAnsi="Consolas" w:hint="eastAsia"/>
                <w:sz w:val="21"/>
                <w:szCs w:val="21"/>
              </w:rPr>
              <w:t>1</w:t>
            </w:r>
            <w:r w:rsidRPr="004F624E">
              <w:rPr>
                <w:rFonts w:ascii="Consolas" w:hAnsi="Consolas" w:hint="eastAsia"/>
                <w:sz w:val="21"/>
                <w:szCs w:val="21"/>
              </w:rPr>
              <w:t>个的时候，点击抽屉标题栏，不会折叠收缩。</w:t>
            </w:r>
          </w:p>
          <w:p w14:paraId="34241157" w14:textId="77777777" w:rsidR="00DE0C1B" w:rsidRPr="004F624E" w:rsidRDefault="00F6084F" w:rsidP="00AC5C40">
            <w:pPr>
              <w:numPr>
                <w:ilvl w:val="0"/>
                <w:numId w:val="61"/>
              </w:numPr>
              <w:spacing w:line="360" w:lineRule="auto"/>
              <w:rPr>
                <w:rFonts w:ascii="Consolas" w:hAnsi="Consolas"/>
              </w:rPr>
            </w:pPr>
            <w:r w:rsidRPr="004F624E">
              <w:rPr>
                <w:rFonts w:ascii="Consolas" w:hAnsi="Consolas" w:hint="eastAsia"/>
              </w:rPr>
              <w:t>在大方数模式下，</w:t>
            </w:r>
            <w:r w:rsidR="00DE0C1B" w:rsidRPr="004F624E">
              <w:rPr>
                <w:rFonts w:ascii="Consolas" w:hAnsi="Consolas" w:hint="eastAsia"/>
              </w:rPr>
              <w:t>【已入会】</w:t>
            </w:r>
            <w:r>
              <w:rPr>
                <w:rFonts w:ascii="Consolas" w:hAnsi="Consolas" w:hint="eastAsia"/>
              </w:rPr>
              <w:t>及</w:t>
            </w:r>
            <w:r>
              <w:rPr>
                <w:rFonts w:ascii="Consolas" w:hAnsi="Consolas"/>
              </w:rPr>
              <w:t>【</w:t>
            </w:r>
            <w:r>
              <w:rPr>
                <w:rFonts w:ascii="Consolas" w:hAnsi="Consolas" w:hint="eastAsia"/>
              </w:rPr>
              <w:t>未入会</w:t>
            </w:r>
            <w:r>
              <w:rPr>
                <w:rFonts w:ascii="Consolas" w:hAnsi="Consolas"/>
              </w:rPr>
              <w:t>】</w:t>
            </w:r>
            <w:r w:rsidR="00DE0C1B" w:rsidRPr="004F624E">
              <w:rPr>
                <w:rFonts w:ascii="Consolas" w:hAnsi="Consolas" w:hint="eastAsia"/>
              </w:rPr>
              <w:t>分类中，要根据每个用户的组织分类显示</w:t>
            </w:r>
            <w:r w:rsidR="00F775A5" w:rsidRPr="004F624E">
              <w:rPr>
                <w:rFonts w:ascii="Consolas" w:hAnsi="Consolas" w:hint="eastAsia"/>
              </w:rPr>
              <w:t>，</w:t>
            </w:r>
            <w:r w:rsidR="00DE0C1B" w:rsidRPr="004F624E">
              <w:rPr>
                <w:rFonts w:ascii="Consolas" w:hAnsi="Consolas" w:hint="eastAsia"/>
              </w:rPr>
              <w:t>每个组织可折叠或展开。</w:t>
            </w:r>
            <w:r>
              <w:rPr>
                <w:rFonts w:ascii="Consolas" w:hAnsi="Consolas" w:hint="eastAsia"/>
              </w:rPr>
              <w:t>其他分类</w:t>
            </w:r>
            <w:r>
              <w:rPr>
                <w:rFonts w:ascii="Consolas" w:hAnsi="Consolas"/>
              </w:rPr>
              <w:t>则不用分组。</w:t>
            </w:r>
          </w:p>
          <w:p w14:paraId="66BA00DB" w14:textId="77777777" w:rsidR="00DE0C1B" w:rsidRPr="004F624E" w:rsidRDefault="00DE0C1B" w:rsidP="00AC5C40">
            <w:pPr>
              <w:numPr>
                <w:ilvl w:val="0"/>
                <w:numId w:val="61"/>
              </w:numPr>
              <w:spacing w:line="360" w:lineRule="auto"/>
              <w:rPr>
                <w:rFonts w:ascii="Consolas" w:hAnsi="Consolas"/>
              </w:rPr>
            </w:pPr>
            <w:r w:rsidRPr="004F624E">
              <w:rPr>
                <w:rFonts w:ascii="Consolas" w:hAnsi="Consolas" w:hint="eastAsia"/>
              </w:rPr>
              <w:t>【举手发言】分类中，要根据正在发言和申请发言进行分类显示。两个分类可折叠或展开。</w:t>
            </w:r>
          </w:p>
          <w:p w14:paraId="08BFD1FD" w14:textId="77777777" w:rsidR="007833D6" w:rsidRPr="004F624E" w:rsidRDefault="00E26822" w:rsidP="00AC5C40">
            <w:pPr>
              <w:numPr>
                <w:ilvl w:val="0"/>
                <w:numId w:val="61"/>
              </w:numPr>
              <w:spacing w:line="360" w:lineRule="auto"/>
              <w:rPr>
                <w:rFonts w:ascii="Consolas" w:hAnsi="Consolas"/>
              </w:rPr>
            </w:pPr>
            <w:r w:rsidRPr="004F624E">
              <w:rPr>
                <w:rFonts w:ascii="Consolas" w:hAnsi="Consolas" w:hint="eastAsia"/>
              </w:rPr>
              <w:t>不同</w:t>
            </w:r>
            <w:r w:rsidR="0081239D" w:rsidRPr="004F624E">
              <w:rPr>
                <w:rFonts w:ascii="Consolas" w:hAnsi="Consolas" w:hint="eastAsia"/>
              </w:rPr>
              <w:t>分类抽屉列表中的排序规则如下：</w:t>
            </w:r>
          </w:p>
          <w:p w14:paraId="41E79720" w14:textId="77777777" w:rsidR="007833D6" w:rsidRPr="004F624E" w:rsidRDefault="0081239D" w:rsidP="00AC5C40">
            <w:pPr>
              <w:numPr>
                <w:ilvl w:val="0"/>
                <w:numId w:val="114"/>
              </w:numPr>
              <w:spacing w:line="360" w:lineRule="auto"/>
              <w:rPr>
                <w:rFonts w:ascii="Consolas" w:hAnsi="Consolas"/>
              </w:rPr>
            </w:pPr>
            <w:r w:rsidRPr="004F624E">
              <w:rPr>
                <w:rFonts w:ascii="Consolas" w:hAnsi="Consolas" w:hint="eastAsia"/>
              </w:rPr>
              <w:t>【主要参会人】</w:t>
            </w:r>
            <w:r w:rsidR="00911A4E" w:rsidRPr="004F624E">
              <w:rPr>
                <w:rFonts w:ascii="Consolas" w:hAnsi="Consolas" w:hint="eastAsia"/>
              </w:rPr>
              <w:t>：</w:t>
            </w:r>
            <w:r w:rsidR="00461A69" w:rsidRPr="004F624E">
              <w:rPr>
                <w:rFonts w:ascii="Consolas" w:hAnsi="Consolas" w:hint="eastAsia"/>
              </w:rPr>
              <w:t>自己（小方数模式下）、</w:t>
            </w:r>
            <w:r w:rsidR="00911A4E" w:rsidRPr="004F624E">
              <w:rPr>
                <w:rFonts w:ascii="Consolas" w:hAnsi="Consolas" w:hint="eastAsia"/>
              </w:rPr>
              <w:t>主持人、主讲人</w:t>
            </w:r>
            <w:r w:rsidR="00461A69" w:rsidRPr="004F624E">
              <w:rPr>
                <w:rFonts w:ascii="Consolas" w:hAnsi="Consolas" w:hint="eastAsia"/>
              </w:rPr>
              <w:t>。</w:t>
            </w:r>
          </w:p>
          <w:p w14:paraId="6C9D73A6" w14:textId="77777777" w:rsidR="00911A4E" w:rsidRPr="004F624E" w:rsidRDefault="00911A4E" w:rsidP="00AC5C40">
            <w:pPr>
              <w:numPr>
                <w:ilvl w:val="0"/>
                <w:numId w:val="114"/>
              </w:numPr>
              <w:spacing w:line="360" w:lineRule="auto"/>
              <w:rPr>
                <w:rFonts w:ascii="Consolas" w:hAnsi="Consolas"/>
              </w:rPr>
            </w:pPr>
            <w:r w:rsidRPr="004F624E">
              <w:rPr>
                <w:rFonts w:ascii="Consolas" w:hAnsi="Consolas" w:hint="eastAsia"/>
              </w:rPr>
              <w:t>其他分类列表中，</w:t>
            </w:r>
            <w:r w:rsidR="006A7183" w:rsidRPr="004F624E">
              <w:rPr>
                <w:rFonts w:ascii="Consolas" w:hAnsi="Consolas" w:hint="eastAsia"/>
              </w:rPr>
              <w:t>按照入会时间进行排序。</w:t>
            </w:r>
          </w:p>
          <w:p w14:paraId="6F6A9D04" w14:textId="77777777" w:rsidR="00F876FD" w:rsidRDefault="00F876FD" w:rsidP="00AC5C40">
            <w:pPr>
              <w:numPr>
                <w:ilvl w:val="0"/>
                <w:numId w:val="61"/>
              </w:numPr>
              <w:spacing w:line="360" w:lineRule="auto"/>
              <w:rPr>
                <w:rFonts w:ascii="Consolas" w:hAnsi="Consolas"/>
              </w:rPr>
            </w:pPr>
            <w:r w:rsidRPr="004F624E">
              <w:rPr>
                <w:rFonts w:ascii="Consolas" w:hAnsi="Consolas" w:hint="eastAsia"/>
              </w:rPr>
              <w:t>【举手发言】分类的出现与隐藏：当主持人执行了全体静音后，将会自动开启举手功能。如果有人点击了举手发言按钮，主持人的参会人列表中便会自动出现【举手发言】分类标签。关于举手的功能逻辑，请</w:t>
            </w:r>
            <w:hyperlink w:anchor="_数据视图" w:history="1">
              <w:r w:rsidRPr="004F624E">
                <w:rPr>
                  <w:rStyle w:val="af2"/>
                  <w:rFonts w:ascii="Consolas" w:hAnsi="Consolas" w:hint="eastAsia"/>
                </w:rPr>
                <w:t>参考这里</w:t>
              </w:r>
            </w:hyperlink>
            <w:r w:rsidRPr="004F624E">
              <w:rPr>
                <w:rFonts w:ascii="Consolas" w:hAnsi="Consolas" w:hint="eastAsia"/>
              </w:rPr>
              <w:t>。</w:t>
            </w:r>
          </w:p>
          <w:p w14:paraId="68168A14" w14:textId="77777777" w:rsidR="00DA7782" w:rsidRDefault="00DA7782" w:rsidP="00AC5C40">
            <w:pPr>
              <w:numPr>
                <w:ilvl w:val="0"/>
                <w:numId w:val="61"/>
              </w:numPr>
              <w:spacing w:line="360" w:lineRule="auto"/>
              <w:rPr>
                <w:rFonts w:ascii="Consolas" w:hAnsi="Consolas"/>
              </w:rPr>
            </w:pPr>
            <w:r>
              <w:rPr>
                <w:rFonts w:ascii="Consolas" w:hAnsi="Consolas" w:hint="eastAsia"/>
              </w:rPr>
              <w:t>分组</w:t>
            </w:r>
            <w:r>
              <w:rPr>
                <w:rFonts w:ascii="Consolas" w:hAnsi="Consolas"/>
              </w:rPr>
              <w:t>规则：</w:t>
            </w:r>
          </w:p>
          <w:p w14:paraId="43BC0332" w14:textId="77777777" w:rsidR="00274A78" w:rsidRDefault="00DA7782" w:rsidP="00196994">
            <w:pPr>
              <w:numPr>
                <w:ilvl w:val="0"/>
                <w:numId w:val="236"/>
              </w:numPr>
              <w:spacing w:line="360" w:lineRule="auto"/>
              <w:rPr>
                <w:rFonts w:ascii="Consolas" w:hAnsi="Consolas"/>
              </w:rPr>
            </w:pPr>
            <w:r>
              <w:rPr>
                <w:rFonts w:ascii="Consolas" w:hAnsi="Consolas" w:hint="eastAsia"/>
              </w:rPr>
              <w:t>优先以</w:t>
            </w:r>
            <w:r>
              <w:rPr>
                <w:rFonts w:ascii="Consolas" w:hAnsi="Consolas"/>
              </w:rPr>
              <w:t>主持人安排会议时的邀约名单中添加的参会人组织进行分组</w:t>
            </w:r>
            <w:r>
              <w:rPr>
                <w:rFonts w:ascii="Consolas" w:hAnsi="Consolas" w:hint="eastAsia"/>
              </w:rPr>
              <w:t>。根据</w:t>
            </w:r>
            <w:r>
              <w:rPr>
                <w:rFonts w:ascii="Consolas" w:hAnsi="Consolas"/>
              </w:rPr>
              <w:t>邀约方式的不同，参会人分组可能来自通讯录、导入名单表格</w:t>
            </w:r>
            <w:r>
              <w:rPr>
                <w:rFonts w:ascii="Consolas" w:hAnsi="Consolas" w:hint="eastAsia"/>
              </w:rPr>
              <w:t>。</w:t>
            </w:r>
            <w:r>
              <w:rPr>
                <w:rFonts w:ascii="Consolas" w:hAnsi="Consolas"/>
              </w:rPr>
              <w:t>也</w:t>
            </w:r>
            <w:r>
              <w:rPr>
                <w:rFonts w:ascii="Consolas" w:hAnsi="Consolas" w:hint="eastAsia"/>
              </w:rPr>
              <w:t>存在</w:t>
            </w:r>
            <w:r>
              <w:rPr>
                <w:rFonts w:ascii="Consolas" w:hAnsi="Consolas"/>
              </w:rPr>
              <w:t>无组织</w:t>
            </w:r>
            <w:r>
              <w:rPr>
                <w:rFonts w:ascii="Consolas" w:hAnsi="Consolas" w:hint="eastAsia"/>
              </w:rPr>
              <w:t>信息</w:t>
            </w:r>
            <w:r>
              <w:rPr>
                <w:rFonts w:ascii="Consolas" w:hAnsi="Consolas"/>
              </w:rPr>
              <w:t>的参会人，统一分类到未分组。</w:t>
            </w:r>
          </w:p>
          <w:p w14:paraId="1ED37E84" w14:textId="77777777" w:rsidR="00274A78" w:rsidRDefault="00DA7782" w:rsidP="00196994">
            <w:pPr>
              <w:numPr>
                <w:ilvl w:val="0"/>
                <w:numId w:val="236"/>
              </w:numPr>
              <w:spacing w:line="360" w:lineRule="auto"/>
              <w:rPr>
                <w:rFonts w:ascii="Consolas" w:hAnsi="Consolas"/>
              </w:rPr>
            </w:pPr>
            <w:r>
              <w:rPr>
                <w:rFonts w:ascii="Consolas" w:hAnsi="Consolas" w:hint="eastAsia"/>
              </w:rPr>
              <w:t>会中</w:t>
            </w:r>
            <w:r>
              <w:rPr>
                <w:rFonts w:ascii="Consolas" w:hAnsi="Consolas"/>
              </w:rPr>
              <w:t>邀请的参会人</w:t>
            </w:r>
            <w:r w:rsidR="007D59AC">
              <w:rPr>
                <w:rFonts w:ascii="Consolas" w:hAnsi="Consolas" w:hint="eastAsia"/>
              </w:rPr>
              <w:t>（</w:t>
            </w:r>
            <w:r w:rsidR="007D59AC">
              <w:rPr>
                <w:rFonts w:ascii="Consolas" w:hAnsi="Consolas"/>
              </w:rPr>
              <w:t>邮件或电话）及主动进入会议的参会人</w:t>
            </w:r>
            <w:r>
              <w:rPr>
                <w:rFonts w:ascii="Consolas" w:hAnsi="Consolas"/>
              </w:rPr>
              <w:t>，如果在</w:t>
            </w:r>
            <w:r>
              <w:rPr>
                <w:rFonts w:ascii="Consolas" w:hAnsi="Consolas" w:hint="eastAsia"/>
              </w:rPr>
              <w:t>主持人</w:t>
            </w:r>
            <w:r>
              <w:rPr>
                <w:rFonts w:ascii="Consolas" w:hAnsi="Consolas"/>
              </w:rPr>
              <w:t>通讯录中可以查到组织信息的，以通讯录中的进行分</w:t>
            </w:r>
            <w:r>
              <w:rPr>
                <w:rFonts w:ascii="Consolas" w:hAnsi="Consolas"/>
              </w:rPr>
              <w:lastRenderedPageBreak/>
              <w:t>组</w:t>
            </w:r>
            <w:r>
              <w:rPr>
                <w:rFonts w:ascii="Consolas" w:hAnsi="Consolas" w:hint="eastAsia"/>
              </w:rPr>
              <w:t>。</w:t>
            </w:r>
          </w:p>
          <w:p w14:paraId="5D914558" w14:textId="77777777" w:rsidR="00274A78" w:rsidRDefault="00DA7782" w:rsidP="00196994">
            <w:pPr>
              <w:numPr>
                <w:ilvl w:val="0"/>
                <w:numId w:val="236"/>
              </w:numPr>
              <w:spacing w:line="360" w:lineRule="auto"/>
              <w:rPr>
                <w:rFonts w:ascii="Consolas" w:hAnsi="Consolas"/>
              </w:rPr>
            </w:pPr>
            <w:r>
              <w:rPr>
                <w:rFonts w:ascii="Consolas" w:hAnsi="Consolas" w:hint="eastAsia"/>
              </w:rPr>
              <w:t>其他</w:t>
            </w:r>
            <w:r>
              <w:rPr>
                <w:rFonts w:ascii="Consolas" w:hAnsi="Consolas"/>
              </w:rPr>
              <w:t>情况，一律分配到未分组。</w:t>
            </w:r>
          </w:p>
          <w:p w14:paraId="32A95044" w14:textId="30B9E13C" w:rsidR="00A06D5E" w:rsidRDefault="00A06D5E" w:rsidP="00196994">
            <w:pPr>
              <w:numPr>
                <w:ilvl w:val="0"/>
                <w:numId w:val="61"/>
              </w:numPr>
              <w:spacing w:line="360" w:lineRule="auto"/>
              <w:rPr>
                <w:rFonts w:ascii="Consolas" w:hAnsi="Consolas"/>
              </w:rPr>
            </w:pPr>
            <w:r>
              <w:rPr>
                <w:rFonts w:ascii="Consolas" w:hAnsi="Consolas" w:hint="eastAsia"/>
              </w:rPr>
              <w:t>无论</w:t>
            </w:r>
            <w:r>
              <w:rPr>
                <w:rFonts w:ascii="Consolas" w:hAnsi="Consolas"/>
              </w:rPr>
              <w:t>在大方数还是小方数模式下，</w:t>
            </w:r>
            <w:r>
              <w:rPr>
                <w:rFonts w:ascii="Consolas" w:hAnsi="Consolas" w:hint="eastAsia"/>
              </w:rPr>
              <w:t>【</w:t>
            </w:r>
            <w:r>
              <w:rPr>
                <w:rFonts w:ascii="Consolas" w:hAnsi="Consolas"/>
              </w:rPr>
              <w:t>未入会】分类仅主持人</w:t>
            </w:r>
            <w:r>
              <w:rPr>
                <w:rFonts w:ascii="Consolas" w:hAnsi="Consolas" w:hint="eastAsia"/>
              </w:rPr>
              <w:t>端</w:t>
            </w:r>
            <w:r>
              <w:rPr>
                <w:rFonts w:ascii="Consolas" w:hAnsi="Consolas"/>
              </w:rPr>
              <w:t>显示，其他参会人</w:t>
            </w:r>
            <w:r>
              <w:rPr>
                <w:rFonts w:ascii="Consolas" w:hAnsi="Consolas" w:hint="eastAsia"/>
              </w:rPr>
              <w:t>不显示</w:t>
            </w:r>
            <w:r>
              <w:rPr>
                <w:rFonts w:ascii="Consolas" w:hAnsi="Consolas"/>
              </w:rPr>
              <w:t>。</w:t>
            </w:r>
          </w:p>
        </w:tc>
      </w:tr>
      <w:tr w:rsidR="00A81FE3" w:rsidRPr="004F624E" w14:paraId="6AFC8E90" w14:textId="77777777" w:rsidTr="00A84009">
        <w:tc>
          <w:tcPr>
            <w:tcW w:w="2235" w:type="dxa"/>
            <w:shd w:val="clear" w:color="auto" w:fill="auto"/>
          </w:tcPr>
          <w:p w14:paraId="538F0897" w14:textId="77777777" w:rsidR="00A81FE3" w:rsidRPr="004F624E" w:rsidRDefault="00A81FE3" w:rsidP="00A84009">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31497AE6" w14:textId="77777777" w:rsidR="00A81FE3" w:rsidRPr="004F624E" w:rsidRDefault="00A81FE3" w:rsidP="00A8400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81FE3" w:rsidRPr="004F624E" w14:paraId="20233C48" w14:textId="77777777" w:rsidTr="00A84009">
        <w:tc>
          <w:tcPr>
            <w:tcW w:w="2235" w:type="dxa"/>
            <w:shd w:val="clear" w:color="auto" w:fill="auto"/>
          </w:tcPr>
          <w:p w14:paraId="75F60F50" w14:textId="77777777" w:rsidR="00A81FE3" w:rsidRPr="004F624E" w:rsidRDefault="00A81FE3" w:rsidP="00A84009">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7BB66A91" w14:textId="77777777" w:rsidR="00A81FE3" w:rsidRPr="004F624E" w:rsidRDefault="00A81FE3" w:rsidP="00A8400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81FE3" w:rsidRPr="004F624E" w14:paraId="0BC41C45" w14:textId="77777777" w:rsidTr="00A84009">
        <w:tc>
          <w:tcPr>
            <w:tcW w:w="2235" w:type="dxa"/>
            <w:shd w:val="clear" w:color="auto" w:fill="auto"/>
          </w:tcPr>
          <w:p w14:paraId="02CC5686" w14:textId="77777777" w:rsidR="00A81FE3" w:rsidRPr="004F624E" w:rsidRDefault="00A81FE3" w:rsidP="00A84009">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74200747" w14:textId="77777777" w:rsidR="00A81FE3" w:rsidRPr="004F624E" w:rsidRDefault="00A81FE3" w:rsidP="00A84009">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7D7D35A4" w14:textId="77777777" w:rsidR="003E5DE2" w:rsidRPr="004F624E" w:rsidRDefault="003E5DE2" w:rsidP="00EB0FE1">
      <w:pPr>
        <w:pStyle w:val="30"/>
        <w:numPr>
          <w:ilvl w:val="2"/>
          <w:numId w:val="14"/>
        </w:numPr>
        <w:rPr>
          <w:rFonts w:ascii="Consolas" w:hAnsi="Consolas"/>
        </w:rPr>
      </w:pPr>
      <w:bookmarkStart w:id="571" w:name="_Toc355341054"/>
      <w:r w:rsidRPr="004F624E">
        <w:rPr>
          <w:rFonts w:ascii="Consolas" w:hAnsi="Consolas" w:hint="eastAsia"/>
        </w:rPr>
        <w:t>发言状态栏</w:t>
      </w:r>
      <w:bookmarkEnd w:id="571"/>
    </w:p>
    <w:p w14:paraId="20AB3BAA" w14:textId="77777777" w:rsidR="00274A78" w:rsidRDefault="00274A78" w:rsidP="00196994">
      <w:pPr>
        <w:pStyle w:val="a4"/>
        <w:spacing w:after="72"/>
        <w:ind w:firstLineChars="0" w:firstLine="0"/>
        <w:rPr>
          <w:rFonts w:ascii="Consolas" w:hAnsi="Consolas"/>
          <w:sz w:val="22"/>
        </w:rPr>
      </w:pPr>
    </w:p>
    <w:p w14:paraId="641CAC1E" w14:textId="77777777" w:rsidR="00274A78" w:rsidRDefault="004E1C5A" w:rsidP="00196994">
      <w:pPr>
        <w:pStyle w:val="a4"/>
        <w:spacing w:after="72"/>
        <w:ind w:firstLineChars="0" w:firstLine="0"/>
        <w:rPr>
          <w:rFonts w:ascii="Consolas" w:hAnsi="Consolas"/>
          <w:sz w:val="22"/>
        </w:rPr>
      </w:pPr>
      <w:r w:rsidRPr="00196994">
        <w:rPr>
          <w:rFonts w:ascii="Consolas" w:hAnsi="Consolas" w:hint="eastAsia"/>
          <w:sz w:val="22"/>
        </w:rPr>
        <w:t>显示与操作逻辑同云会议</w:t>
      </w:r>
      <w:r w:rsidRPr="00196994">
        <w:rPr>
          <w:rFonts w:ascii="Consolas" w:hAnsi="Consolas"/>
          <w:sz w:val="22"/>
        </w:rPr>
        <w:t>2.0</w:t>
      </w:r>
      <w:r w:rsidRPr="00196994">
        <w:rPr>
          <w:rFonts w:ascii="Consolas" w:hAnsi="Consolas" w:hint="eastAsia"/>
          <w:sz w:val="22"/>
        </w:rPr>
        <w:t>，此处不再赘述。</w:t>
      </w:r>
    </w:p>
    <w:p w14:paraId="3B03E00D" w14:textId="77777777" w:rsidR="00274A78" w:rsidRPr="00196994" w:rsidRDefault="00274A78" w:rsidP="00196994">
      <w:pPr>
        <w:pStyle w:val="a4"/>
        <w:spacing w:after="72"/>
        <w:ind w:firstLineChars="0" w:firstLine="0"/>
        <w:rPr>
          <w:rFonts w:ascii="Consolas" w:hAnsi="Consolas"/>
          <w:sz w:val="22"/>
        </w:rPr>
      </w:pPr>
    </w:p>
    <w:p w14:paraId="1EB734CE" w14:textId="77777777" w:rsidR="003E5DE2" w:rsidRPr="004F624E" w:rsidRDefault="00B77EAE" w:rsidP="00EB0FE1">
      <w:pPr>
        <w:pStyle w:val="30"/>
        <w:numPr>
          <w:ilvl w:val="2"/>
          <w:numId w:val="14"/>
        </w:numPr>
        <w:rPr>
          <w:rFonts w:ascii="Consolas" w:hAnsi="Consolas"/>
        </w:rPr>
      </w:pPr>
      <w:bookmarkStart w:id="572" w:name="_Toc355341055"/>
      <w:r w:rsidRPr="004F624E">
        <w:rPr>
          <w:rFonts w:ascii="Consolas" w:hAnsi="Consolas" w:hint="eastAsia"/>
        </w:rPr>
        <w:t>☆</w:t>
      </w:r>
      <w:r w:rsidR="0059092C" w:rsidRPr="004F624E">
        <w:rPr>
          <w:rFonts w:ascii="Consolas" w:hAnsi="Consolas" w:hint="eastAsia"/>
        </w:rPr>
        <w:t>会议控制区</w:t>
      </w:r>
      <w:bookmarkEnd w:id="572"/>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DA393F" w:rsidRPr="004F624E" w14:paraId="700C10CA" w14:textId="77777777" w:rsidTr="00AE1217">
        <w:tc>
          <w:tcPr>
            <w:tcW w:w="2235" w:type="dxa"/>
            <w:shd w:val="clear" w:color="auto" w:fill="auto"/>
          </w:tcPr>
          <w:p w14:paraId="757193C1" w14:textId="77777777" w:rsidR="00DA393F" w:rsidRPr="004F624E" w:rsidRDefault="00DA393F" w:rsidP="00AE1217">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213E59E9" w14:textId="77777777" w:rsidR="00DA393F" w:rsidRPr="004F624E" w:rsidRDefault="00DA393F" w:rsidP="00AE1217">
            <w:pPr>
              <w:pStyle w:val="a4"/>
              <w:spacing w:after="72"/>
              <w:ind w:firstLineChars="0" w:firstLine="0"/>
              <w:rPr>
                <w:rFonts w:ascii="Consolas" w:hAnsi="Consolas"/>
                <w:caps/>
                <w:sz w:val="21"/>
                <w:szCs w:val="21"/>
              </w:rPr>
            </w:pPr>
            <w:r w:rsidRPr="004F624E">
              <w:rPr>
                <w:rFonts w:ascii="Consolas" w:hAnsi="Consolas" w:hint="eastAsia"/>
                <w:caps/>
                <w:sz w:val="21"/>
                <w:szCs w:val="21"/>
              </w:rPr>
              <w:t>会议控制区</w:t>
            </w:r>
          </w:p>
        </w:tc>
      </w:tr>
      <w:tr w:rsidR="00DA393F" w:rsidRPr="004F624E" w14:paraId="4CF8033E" w14:textId="77777777" w:rsidTr="00AE1217">
        <w:tc>
          <w:tcPr>
            <w:tcW w:w="2235" w:type="dxa"/>
            <w:shd w:val="clear" w:color="auto" w:fill="auto"/>
          </w:tcPr>
          <w:p w14:paraId="19ED0AB9" w14:textId="77777777" w:rsidR="00DA393F" w:rsidRPr="004F624E" w:rsidRDefault="00DA393F" w:rsidP="00AE1217">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35C12011" w14:textId="77777777" w:rsidR="00DA393F" w:rsidRPr="004F624E" w:rsidRDefault="00DA393F" w:rsidP="00AE1217">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MAX1.0_CLIENT_CONFPANEL_SRS_006</w:t>
            </w:r>
          </w:p>
        </w:tc>
      </w:tr>
      <w:tr w:rsidR="00DA393F" w:rsidRPr="004F624E" w14:paraId="46FCE22D" w14:textId="77777777" w:rsidTr="00AE1217">
        <w:tc>
          <w:tcPr>
            <w:tcW w:w="2235" w:type="dxa"/>
            <w:shd w:val="clear" w:color="auto" w:fill="auto"/>
          </w:tcPr>
          <w:p w14:paraId="61A13DE9" w14:textId="77777777" w:rsidR="00DA393F" w:rsidRPr="004F624E" w:rsidRDefault="00DA393F" w:rsidP="00AE1217">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01D0EC10" w14:textId="77777777" w:rsidR="00DA393F" w:rsidRPr="004F624E" w:rsidRDefault="00DA393F" w:rsidP="00AE1217">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DA393F" w:rsidRPr="004F624E" w14:paraId="3E759138" w14:textId="77777777" w:rsidTr="00AE1217">
        <w:tc>
          <w:tcPr>
            <w:tcW w:w="2235" w:type="dxa"/>
            <w:shd w:val="clear" w:color="auto" w:fill="auto"/>
          </w:tcPr>
          <w:p w14:paraId="6E7DB34F" w14:textId="77777777" w:rsidR="00DA393F" w:rsidRPr="004F624E" w:rsidRDefault="00DA393F" w:rsidP="00AE1217">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6754E22C" w14:textId="77777777" w:rsidR="00DA393F" w:rsidRPr="004F624E" w:rsidRDefault="00B77EAE" w:rsidP="00FC1FDC">
            <w:pPr>
              <w:pStyle w:val="a4"/>
              <w:spacing w:after="72"/>
              <w:ind w:firstLineChars="0" w:firstLine="0"/>
              <w:rPr>
                <w:rFonts w:ascii="Consolas" w:hAnsi="Consolas"/>
                <w:caps/>
                <w:sz w:val="21"/>
                <w:szCs w:val="21"/>
              </w:rPr>
            </w:pPr>
            <w:r w:rsidRPr="004F624E">
              <w:rPr>
                <w:rFonts w:ascii="Consolas" w:hAnsi="Consolas" w:hint="eastAsia"/>
                <w:caps/>
                <w:sz w:val="21"/>
                <w:szCs w:val="21"/>
              </w:rPr>
              <w:t>在</w:t>
            </w:r>
            <w:r w:rsidR="008B5713" w:rsidRPr="004F624E">
              <w:rPr>
                <w:rFonts w:ascii="Consolas" w:hAnsi="Consolas" w:hint="eastAsia"/>
                <w:caps/>
                <w:sz w:val="21"/>
                <w:szCs w:val="21"/>
              </w:rPr>
              <w:t>遥控器</w:t>
            </w:r>
            <w:r w:rsidRPr="004F624E">
              <w:rPr>
                <w:rFonts w:ascii="Consolas" w:hAnsi="Consolas" w:hint="eastAsia"/>
                <w:caps/>
                <w:sz w:val="21"/>
                <w:szCs w:val="21"/>
              </w:rPr>
              <w:t>窗口最下方一栏，根据不同角色，将显示不同数量的功能按钮。例如，文字交流、举手、</w:t>
            </w:r>
            <w:r w:rsidR="00FC1FDC" w:rsidRPr="004F624E">
              <w:rPr>
                <w:rFonts w:ascii="Consolas" w:hAnsi="Consolas" w:hint="eastAsia"/>
                <w:caps/>
                <w:sz w:val="21"/>
                <w:szCs w:val="21"/>
              </w:rPr>
              <w:t>开启</w:t>
            </w:r>
            <w:r w:rsidRPr="004F624E">
              <w:rPr>
                <w:rFonts w:ascii="Consolas" w:hAnsi="Consolas" w:hint="eastAsia"/>
                <w:caps/>
                <w:sz w:val="21"/>
                <w:szCs w:val="21"/>
              </w:rPr>
              <w:t>双流、全体静音等。</w:t>
            </w:r>
          </w:p>
        </w:tc>
      </w:tr>
      <w:tr w:rsidR="00DA393F" w:rsidRPr="004F624E" w14:paraId="74155D51" w14:textId="77777777" w:rsidTr="00AE1217">
        <w:tc>
          <w:tcPr>
            <w:tcW w:w="2235" w:type="dxa"/>
            <w:shd w:val="clear" w:color="auto" w:fill="auto"/>
          </w:tcPr>
          <w:p w14:paraId="3F50E603" w14:textId="77777777" w:rsidR="00DA393F" w:rsidRPr="004F624E" w:rsidRDefault="00DA393F" w:rsidP="00AE1217">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1D94E4AC" w14:textId="77777777" w:rsidR="00DA393F" w:rsidRPr="004F624E" w:rsidRDefault="00DA393F" w:rsidP="00AE1217">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DA393F" w:rsidRPr="004F624E" w14:paraId="2D610AEB" w14:textId="77777777" w:rsidTr="00AE1217">
        <w:tc>
          <w:tcPr>
            <w:tcW w:w="2235" w:type="dxa"/>
            <w:shd w:val="clear" w:color="auto" w:fill="auto"/>
          </w:tcPr>
          <w:p w14:paraId="72A9ED86" w14:textId="77777777" w:rsidR="00DA393F" w:rsidRPr="004F624E" w:rsidRDefault="00DA393F" w:rsidP="00AE1217">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7C0A2CAE" w14:textId="77777777" w:rsidR="00DA393F" w:rsidRPr="004F624E" w:rsidRDefault="00DA393F" w:rsidP="00AE1217">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DA393F" w:rsidRPr="004F624E" w14:paraId="5902F788" w14:textId="77777777" w:rsidTr="00AE1217">
        <w:tc>
          <w:tcPr>
            <w:tcW w:w="9096" w:type="dxa"/>
            <w:gridSpan w:val="2"/>
            <w:shd w:val="clear" w:color="auto" w:fill="auto"/>
          </w:tcPr>
          <w:p w14:paraId="7EECAF03" w14:textId="77777777" w:rsidR="00DA393F" w:rsidRPr="004F624E" w:rsidRDefault="00DA393F" w:rsidP="00AE1217">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DA393F" w:rsidRPr="004F624E" w14:paraId="3963613D" w14:textId="77777777" w:rsidTr="00AE1217">
        <w:tc>
          <w:tcPr>
            <w:tcW w:w="9096" w:type="dxa"/>
            <w:gridSpan w:val="2"/>
            <w:shd w:val="clear" w:color="auto" w:fill="auto"/>
          </w:tcPr>
          <w:p w14:paraId="61DEF68B" w14:textId="77777777" w:rsidR="00DA393F" w:rsidRPr="004F624E" w:rsidRDefault="00DA393F" w:rsidP="00AC5C40">
            <w:pPr>
              <w:pStyle w:val="srs"/>
              <w:numPr>
                <w:ilvl w:val="0"/>
                <w:numId w:val="68"/>
              </w:numPr>
              <w:rPr>
                <w:rFonts w:ascii="Consolas" w:hAnsi="Consolas"/>
                <w:szCs w:val="21"/>
              </w:rPr>
            </w:pPr>
            <w:r w:rsidRPr="004F624E">
              <w:rPr>
                <w:rFonts w:ascii="Consolas" w:hAnsi="Consolas" w:hint="eastAsia"/>
                <w:szCs w:val="21"/>
              </w:rPr>
              <w:t>参会者进入会议</w:t>
            </w:r>
          </w:p>
          <w:p w14:paraId="41A5200B" w14:textId="77777777" w:rsidR="00DA393F" w:rsidRPr="004F624E" w:rsidRDefault="00DA393F" w:rsidP="00AC5C40">
            <w:pPr>
              <w:pStyle w:val="srs"/>
              <w:numPr>
                <w:ilvl w:val="0"/>
                <w:numId w:val="68"/>
              </w:numPr>
              <w:rPr>
                <w:rFonts w:ascii="Consolas" w:hAnsi="Consolas"/>
                <w:szCs w:val="21"/>
              </w:rPr>
            </w:pPr>
            <w:r w:rsidRPr="004F624E">
              <w:rPr>
                <w:rFonts w:ascii="Consolas" w:hAnsi="Consolas" w:hint="eastAsia"/>
                <w:szCs w:val="21"/>
              </w:rPr>
              <w:t>查看会议遥控器</w:t>
            </w:r>
            <w:r w:rsidR="00B77EAE" w:rsidRPr="004F624E">
              <w:rPr>
                <w:rFonts w:ascii="Consolas" w:hAnsi="Consolas" w:hint="eastAsia"/>
                <w:szCs w:val="21"/>
              </w:rPr>
              <w:t>窗口下方的控制区</w:t>
            </w:r>
            <w:r w:rsidR="00EB2B1B" w:rsidRPr="004F624E">
              <w:rPr>
                <w:rFonts w:ascii="Consolas" w:hAnsi="Consolas" w:hint="eastAsia"/>
                <w:szCs w:val="21"/>
              </w:rPr>
              <w:t>，包括以下功能：</w:t>
            </w:r>
          </w:p>
          <w:p w14:paraId="76CB0EE6" w14:textId="77777777" w:rsidR="00EB2B1B" w:rsidRPr="004F624E" w:rsidRDefault="00F952B9" w:rsidP="00AC5C40">
            <w:pPr>
              <w:pStyle w:val="srs"/>
              <w:numPr>
                <w:ilvl w:val="1"/>
                <w:numId w:val="68"/>
              </w:numPr>
              <w:rPr>
                <w:rFonts w:ascii="Consolas" w:hAnsi="Consolas"/>
                <w:szCs w:val="21"/>
              </w:rPr>
            </w:pPr>
            <w:hyperlink w:anchor="_音频选择与切换" w:history="1">
              <w:r w:rsidR="00EB2B1B" w:rsidRPr="004F624E">
                <w:rPr>
                  <w:rStyle w:val="af2"/>
                  <w:rFonts w:ascii="Consolas" w:hAnsi="Consolas" w:hint="eastAsia"/>
                  <w:szCs w:val="21"/>
                </w:rPr>
                <w:t>音频选择</w:t>
              </w:r>
            </w:hyperlink>
          </w:p>
          <w:p w14:paraId="670783A4" w14:textId="77777777" w:rsidR="00EB2B1B" w:rsidRPr="004F624E" w:rsidRDefault="00F952B9" w:rsidP="00AC5C40">
            <w:pPr>
              <w:pStyle w:val="srs"/>
              <w:numPr>
                <w:ilvl w:val="1"/>
                <w:numId w:val="68"/>
              </w:numPr>
              <w:rPr>
                <w:rFonts w:ascii="Consolas" w:hAnsi="Consolas"/>
                <w:szCs w:val="21"/>
              </w:rPr>
            </w:pPr>
            <w:hyperlink w:anchor="_双流_1" w:history="1">
              <w:r w:rsidR="00EB2B1B" w:rsidRPr="004F624E">
                <w:rPr>
                  <w:rStyle w:val="af2"/>
                  <w:rFonts w:ascii="Consolas" w:hAnsi="Consolas" w:hint="eastAsia"/>
                  <w:szCs w:val="21"/>
                </w:rPr>
                <w:t>双流</w:t>
              </w:r>
            </w:hyperlink>
            <w:r w:rsidR="00EB2B1B" w:rsidRPr="004F624E">
              <w:rPr>
                <w:rFonts w:ascii="Consolas" w:hAnsi="Consolas" w:hint="eastAsia"/>
                <w:szCs w:val="21"/>
              </w:rPr>
              <w:t>（仅主持人）</w:t>
            </w:r>
          </w:p>
          <w:p w14:paraId="26520E9C" w14:textId="77777777" w:rsidR="00EB2B1B" w:rsidRPr="004F624E" w:rsidRDefault="00F952B9" w:rsidP="00AC5C40">
            <w:pPr>
              <w:pStyle w:val="srs"/>
              <w:numPr>
                <w:ilvl w:val="1"/>
                <w:numId w:val="68"/>
              </w:numPr>
              <w:rPr>
                <w:rFonts w:ascii="Consolas" w:hAnsi="Consolas"/>
                <w:szCs w:val="21"/>
              </w:rPr>
            </w:pPr>
            <w:hyperlink w:anchor="_文字交流" w:history="1">
              <w:r w:rsidR="00C94F51" w:rsidRPr="004F624E">
                <w:rPr>
                  <w:rStyle w:val="af2"/>
                  <w:rFonts w:ascii="Consolas" w:hAnsi="Consolas" w:hint="eastAsia"/>
                  <w:szCs w:val="21"/>
                </w:rPr>
                <w:t>文字交流</w:t>
              </w:r>
            </w:hyperlink>
          </w:p>
          <w:p w14:paraId="35073CF5" w14:textId="77777777" w:rsidR="00EB2B1B" w:rsidRPr="004F624E" w:rsidRDefault="00F952B9" w:rsidP="00AC5C40">
            <w:pPr>
              <w:pStyle w:val="srs"/>
              <w:numPr>
                <w:ilvl w:val="1"/>
                <w:numId w:val="68"/>
              </w:numPr>
              <w:rPr>
                <w:rFonts w:ascii="Consolas" w:hAnsi="Consolas"/>
                <w:szCs w:val="21"/>
              </w:rPr>
            </w:pPr>
            <w:hyperlink w:anchor="_全体静音" w:history="1">
              <w:r w:rsidR="00EB2B1B" w:rsidRPr="004F624E">
                <w:rPr>
                  <w:rStyle w:val="af2"/>
                  <w:rFonts w:ascii="Consolas" w:hAnsi="Consolas" w:hint="eastAsia"/>
                  <w:szCs w:val="21"/>
                </w:rPr>
                <w:t>全体静音</w:t>
              </w:r>
            </w:hyperlink>
            <w:r w:rsidR="00EB2B1B" w:rsidRPr="004F624E">
              <w:rPr>
                <w:rFonts w:ascii="Consolas" w:hAnsi="Consolas" w:hint="eastAsia"/>
                <w:szCs w:val="21"/>
              </w:rPr>
              <w:t>（仅主持人）</w:t>
            </w:r>
          </w:p>
          <w:p w14:paraId="71BA4503" w14:textId="77777777" w:rsidR="00EB2B1B" w:rsidRPr="004F624E" w:rsidRDefault="00F952B9" w:rsidP="00AC5C40">
            <w:pPr>
              <w:pStyle w:val="srs"/>
              <w:numPr>
                <w:ilvl w:val="1"/>
                <w:numId w:val="68"/>
              </w:numPr>
              <w:rPr>
                <w:rFonts w:ascii="Consolas" w:hAnsi="Consolas"/>
                <w:szCs w:val="21"/>
              </w:rPr>
            </w:pPr>
            <w:hyperlink w:anchor="_数据视图" w:history="1">
              <w:r w:rsidR="00EB2B1B" w:rsidRPr="004F624E">
                <w:rPr>
                  <w:rStyle w:val="af2"/>
                  <w:rFonts w:ascii="Consolas" w:hAnsi="Consolas" w:hint="eastAsia"/>
                  <w:szCs w:val="21"/>
                </w:rPr>
                <w:t>申请发言</w:t>
              </w:r>
            </w:hyperlink>
            <w:r w:rsidR="00EB2B1B" w:rsidRPr="004F624E">
              <w:rPr>
                <w:rFonts w:ascii="Consolas" w:hAnsi="Consolas" w:hint="eastAsia"/>
                <w:szCs w:val="21"/>
              </w:rPr>
              <w:t>（仅参会人）</w:t>
            </w:r>
          </w:p>
          <w:p w14:paraId="11F68545" w14:textId="77777777" w:rsidR="00DA393F" w:rsidRPr="004F624E" w:rsidRDefault="00DA393F" w:rsidP="00AC5C40">
            <w:pPr>
              <w:pStyle w:val="srs"/>
              <w:numPr>
                <w:ilvl w:val="0"/>
                <w:numId w:val="68"/>
              </w:numPr>
              <w:rPr>
                <w:rFonts w:ascii="Consolas" w:hAnsi="Consolas"/>
                <w:szCs w:val="21"/>
              </w:rPr>
            </w:pPr>
            <w:r w:rsidRPr="004F624E">
              <w:rPr>
                <w:rFonts w:ascii="Consolas" w:hAnsi="Consolas" w:hint="eastAsia"/>
                <w:szCs w:val="21"/>
              </w:rPr>
              <w:t>用例结束。</w:t>
            </w:r>
          </w:p>
        </w:tc>
      </w:tr>
      <w:tr w:rsidR="00DA393F" w:rsidRPr="004F624E" w14:paraId="00097BB5" w14:textId="77777777" w:rsidTr="00AE1217">
        <w:tc>
          <w:tcPr>
            <w:tcW w:w="9096" w:type="dxa"/>
            <w:gridSpan w:val="2"/>
            <w:shd w:val="clear" w:color="auto" w:fill="auto"/>
          </w:tcPr>
          <w:p w14:paraId="34962B57" w14:textId="77777777" w:rsidR="00DA393F" w:rsidRPr="004F624E" w:rsidRDefault="00DA393F" w:rsidP="00AE1217">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DA393F" w:rsidRPr="004F624E" w14:paraId="2AE6E83A" w14:textId="77777777" w:rsidTr="00AE1217">
        <w:tc>
          <w:tcPr>
            <w:tcW w:w="9096" w:type="dxa"/>
            <w:gridSpan w:val="2"/>
            <w:shd w:val="clear" w:color="auto" w:fill="auto"/>
          </w:tcPr>
          <w:p w14:paraId="06DB6CBB" w14:textId="77777777" w:rsidR="00DA393F" w:rsidRPr="004F624E" w:rsidRDefault="00AF320A" w:rsidP="00AE1217">
            <w:pPr>
              <w:spacing w:line="360" w:lineRule="auto"/>
              <w:rPr>
                <w:rFonts w:ascii="Consolas" w:hAnsi="Consolas"/>
              </w:rPr>
            </w:pPr>
            <w:r w:rsidRPr="004F624E">
              <w:rPr>
                <w:rFonts w:ascii="Consolas" w:hAnsi="Consolas" w:hint="eastAsia"/>
              </w:rPr>
              <w:t>N/A</w:t>
            </w:r>
          </w:p>
        </w:tc>
      </w:tr>
      <w:tr w:rsidR="00DA393F" w:rsidRPr="004F624E" w14:paraId="0B1E15B9" w14:textId="77777777" w:rsidTr="00AE1217">
        <w:tc>
          <w:tcPr>
            <w:tcW w:w="2235" w:type="dxa"/>
            <w:shd w:val="clear" w:color="auto" w:fill="auto"/>
          </w:tcPr>
          <w:p w14:paraId="7767B33B" w14:textId="77777777" w:rsidR="00DA393F" w:rsidRPr="004F624E" w:rsidRDefault="00DA393F" w:rsidP="00AE1217">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6053D4F8" w14:textId="77777777" w:rsidR="00DA393F" w:rsidRPr="004F624E" w:rsidRDefault="00AF320A" w:rsidP="00AE1217">
            <w:pPr>
              <w:pStyle w:val="a4"/>
              <w:spacing w:after="72"/>
              <w:ind w:firstLineChars="0" w:firstLine="0"/>
              <w:rPr>
                <w:rFonts w:ascii="Consolas" w:hAnsi="Consolas"/>
                <w:sz w:val="21"/>
                <w:szCs w:val="21"/>
              </w:rPr>
            </w:pPr>
            <w:r w:rsidRPr="004F624E">
              <w:rPr>
                <w:rFonts w:ascii="Consolas" w:hAnsi="Consolas" w:hint="eastAsia"/>
                <w:sz w:val="21"/>
                <w:szCs w:val="21"/>
              </w:rPr>
              <w:t>不同角色的人进入会议后看到的功能按钮符合业务规则约定。</w:t>
            </w:r>
          </w:p>
        </w:tc>
      </w:tr>
      <w:tr w:rsidR="00DA393F" w:rsidRPr="004F624E" w14:paraId="20CCC094" w14:textId="77777777" w:rsidTr="00AE1217">
        <w:tc>
          <w:tcPr>
            <w:tcW w:w="2235" w:type="dxa"/>
            <w:shd w:val="clear" w:color="auto" w:fill="auto"/>
          </w:tcPr>
          <w:p w14:paraId="1C3415B4" w14:textId="77777777" w:rsidR="00DA393F" w:rsidRPr="004F624E" w:rsidRDefault="00DA393F" w:rsidP="00AE1217">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业务规则</w:t>
            </w:r>
          </w:p>
        </w:tc>
        <w:tc>
          <w:tcPr>
            <w:tcW w:w="6861" w:type="dxa"/>
            <w:shd w:val="clear" w:color="auto" w:fill="auto"/>
          </w:tcPr>
          <w:p w14:paraId="15315669" w14:textId="77777777" w:rsidR="00DA393F" w:rsidRPr="004F624E" w:rsidRDefault="00C94F51" w:rsidP="00283EB4">
            <w:pPr>
              <w:pStyle w:val="srs"/>
              <w:numPr>
                <w:ilvl w:val="0"/>
                <w:numId w:val="0"/>
              </w:numPr>
              <w:rPr>
                <w:rFonts w:ascii="Consolas" w:hAnsi="Consolas"/>
                <w:szCs w:val="21"/>
              </w:rPr>
            </w:pPr>
            <w:r w:rsidRPr="004F624E">
              <w:rPr>
                <w:rFonts w:ascii="Consolas" w:hAnsi="Consolas" w:hint="eastAsia"/>
                <w:szCs w:val="21"/>
              </w:rPr>
              <w:t>不同按钮点击后执行的功能请</w:t>
            </w:r>
            <w:r w:rsidR="00283EB4" w:rsidRPr="004F624E">
              <w:rPr>
                <w:rFonts w:ascii="Consolas" w:hAnsi="Consolas" w:hint="eastAsia"/>
                <w:szCs w:val="21"/>
              </w:rPr>
              <w:t>使用超链接跳至</w:t>
            </w:r>
            <w:r w:rsidRPr="004F624E">
              <w:rPr>
                <w:rFonts w:ascii="Consolas" w:hAnsi="Consolas" w:hint="eastAsia"/>
                <w:szCs w:val="21"/>
              </w:rPr>
              <w:t>具体章节</w:t>
            </w:r>
            <w:r w:rsidR="00283EB4" w:rsidRPr="004F624E">
              <w:rPr>
                <w:rFonts w:ascii="Consolas" w:hAnsi="Consolas" w:hint="eastAsia"/>
                <w:szCs w:val="21"/>
              </w:rPr>
              <w:t>参考</w:t>
            </w:r>
            <w:r w:rsidRPr="004F624E">
              <w:rPr>
                <w:rFonts w:ascii="Consolas" w:hAnsi="Consolas" w:hint="eastAsia"/>
                <w:szCs w:val="21"/>
              </w:rPr>
              <w:t>。</w:t>
            </w:r>
          </w:p>
        </w:tc>
      </w:tr>
      <w:tr w:rsidR="00DA393F" w:rsidRPr="004F624E" w14:paraId="32491B02" w14:textId="77777777" w:rsidTr="00AE1217">
        <w:tc>
          <w:tcPr>
            <w:tcW w:w="2235" w:type="dxa"/>
            <w:shd w:val="clear" w:color="auto" w:fill="auto"/>
          </w:tcPr>
          <w:p w14:paraId="6A04BDB6" w14:textId="77777777" w:rsidR="00DA393F" w:rsidRPr="004F624E" w:rsidRDefault="00DA393F" w:rsidP="00AE1217">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52EEE80D" w14:textId="77777777" w:rsidR="00DA393F" w:rsidRPr="004F624E" w:rsidRDefault="00DA393F" w:rsidP="00AE1217">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DA393F" w:rsidRPr="004F624E" w14:paraId="37FE13DA" w14:textId="77777777" w:rsidTr="00AE1217">
        <w:tc>
          <w:tcPr>
            <w:tcW w:w="2235" w:type="dxa"/>
            <w:shd w:val="clear" w:color="auto" w:fill="auto"/>
          </w:tcPr>
          <w:p w14:paraId="399DDEDD" w14:textId="77777777" w:rsidR="00DA393F" w:rsidRPr="004F624E" w:rsidRDefault="00DA393F" w:rsidP="00AE1217">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787B9488" w14:textId="77777777" w:rsidR="00DA393F" w:rsidRPr="004F624E" w:rsidRDefault="00DA393F" w:rsidP="00AE1217">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DA393F" w:rsidRPr="004F624E" w14:paraId="1A006B60" w14:textId="77777777" w:rsidTr="00AE1217">
        <w:tc>
          <w:tcPr>
            <w:tcW w:w="2235" w:type="dxa"/>
            <w:shd w:val="clear" w:color="auto" w:fill="auto"/>
          </w:tcPr>
          <w:p w14:paraId="294C6225" w14:textId="77777777" w:rsidR="00DA393F" w:rsidRPr="004F624E" w:rsidRDefault="00DA393F" w:rsidP="00AE1217">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725DF802" w14:textId="77777777" w:rsidR="00DA393F" w:rsidRPr="004F624E" w:rsidRDefault="00DA393F" w:rsidP="00AE1217">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1D240517" w14:textId="77777777" w:rsidR="00DA393F" w:rsidRPr="004F624E" w:rsidRDefault="00DA393F" w:rsidP="00DA393F">
      <w:pPr>
        <w:pStyle w:val="a4"/>
        <w:spacing w:after="72"/>
        <w:ind w:firstLine="480"/>
        <w:rPr>
          <w:rFonts w:ascii="Consolas" w:hAnsi="Consolas"/>
        </w:rPr>
      </w:pPr>
    </w:p>
    <w:p w14:paraId="09E3F436" w14:textId="77777777" w:rsidR="005D2C83" w:rsidRPr="004F624E" w:rsidRDefault="008B5713" w:rsidP="00EB0FE1">
      <w:pPr>
        <w:pStyle w:val="30"/>
        <w:numPr>
          <w:ilvl w:val="2"/>
          <w:numId w:val="14"/>
        </w:numPr>
        <w:rPr>
          <w:rFonts w:ascii="Consolas" w:hAnsi="Consolas"/>
          <w:strike/>
        </w:rPr>
      </w:pPr>
      <w:bookmarkStart w:id="573" w:name="_Toc355341056"/>
      <w:r w:rsidRPr="004F624E">
        <w:rPr>
          <w:rFonts w:ascii="Consolas" w:hAnsi="Consolas" w:hint="eastAsia"/>
          <w:strike/>
        </w:rPr>
        <w:t>★</w:t>
      </w:r>
      <w:r w:rsidR="005D2C83" w:rsidRPr="004F624E">
        <w:rPr>
          <w:rFonts w:ascii="Consolas" w:hAnsi="Consolas" w:hint="eastAsia"/>
          <w:strike/>
        </w:rPr>
        <w:t>产品消息</w:t>
      </w:r>
      <w:bookmarkEnd w:id="573"/>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8B5713" w:rsidRPr="004F624E" w14:paraId="1A977EAB" w14:textId="77777777" w:rsidTr="00AE1217">
        <w:tc>
          <w:tcPr>
            <w:tcW w:w="2235" w:type="dxa"/>
            <w:shd w:val="clear" w:color="auto" w:fill="auto"/>
          </w:tcPr>
          <w:p w14:paraId="091C7F95" w14:textId="77777777" w:rsidR="008B5713" w:rsidRPr="004F624E" w:rsidRDefault="008B5713" w:rsidP="00AE1217">
            <w:pPr>
              <w:pStyle w:val="a4"/>
              <w:spacing w:after="72"/>
              <w:ind w:firstLineChars="0" w:firstLine="0"/>
              <w:rPr>
                <w:rFonts w:ascii="Consolas" w:hAnsi="Consolas"/>
                <w:b/>
                <w:caps/>
                <w:strike/>
                <w:sz w:val="21"/>
                <w:szCs w:val="21"/>
              </w:rPr>
            </w:pPr>
            <w:r w:rsidRPr="004F624E">
              <w:rPr>
                <w:rFonts w:ascii="Consolas" w:hAnsi="Consolas" w:hint="eastAsia"/>
                <w:b/>
                <w:caps/>
                <w:strike/>
                <w:sz w:val="21"/>
                <w:szCs w:val="21"/>
              </w:rPr>
              <w:t>用例名称</w:t>
            </w:r>
          </w:p>
        </w:tc>
        <w:tc>
          <w:tcPr>
            <w:tcW w:w="6861" w:type="dxa"/>
            <w:shd w:val="clear" w:color="auto" w:fill="auto"/>
          </w:tcPr>
          <w:p w14:paraId="255720F1" w14:textId="77777777" w:rsidR="008B5713" w:rsidRPr="004F624E" w:rsidRDefault="008B5713" w:rsidP="00AE1217">
            <w:pPr>
              <w:pStyle w:val="a4"/>
              <w:spacing w:after="72"/>
              <w:ind w:firstLineChars="0" w:firstLine="0"/>
              <w:rPr>
                <w:rFonts w:ascii="Consolas" w:hAnsi="Consolas"/>
                <w:caps/>
                <w:strike/>
                <w:sz w:val="21"/>
                <w:szCs w:val="21"/>
              </w:rPr>
            </w:pPr>
            <w:r w:rsidRPr="004F624E">
              <w:rPr>
                <w:rFonts w:ascii="Consolas" w:hAnsi="Consolas" w:hint="eastAsia"/>
                <w:caps/>
                <w:strike/>
                <w:sz w:val="21"/>
                <w:szCs w:val="21"/>
              </w:rPr>
              <w:t>产品消息</w:t>
            </w:r>
          </w:p>
        </w:tc>
      </w:tr>
      <w:tr w:rsidR="008B5713" w:rsidRPr="004F624E" w14:paraId="0075EDA5" w14:textId="77777777" w:rsidTr="00AE1217">
        <w:tc>
          <w:tcPr>
            <w:tcW w:w="2235" w:type="dxa"/>
            <w:shd w:val="clear" w:color="auto" w:fill="auto"/>
          </w:tcPr>
          <w:p w14:paraId="40E313AE" w14:textId="77777777" w:rsidR="008B5713" w:rsidRPr="004F624E" w:rsidRDefault="008B5713" w:rsidP="00AE1217">
            <w:pPr>
              <w:pStyle w:val="a4"/>
              <w:spacing w:after="72"/>
              <w:ind w:firstLineChars="0" w:firstLine="0"/>
              <w:rPr>
                <w:rFonts w:ascii="Consolas" w:hAnsi="Consolas"/>
                <w:b/>
                <w:caps/>
                <w:strike/>
                <w:sz w:val="21"/>
                <w:szCs w:val="21"/>
              </w:rPr>
            </w:pPr>
            <w:r w:rsidRPr="004F624E">
              <w:rPr>
                <w:rFonts w:ascii="Consolas" w:hAnsi="Consolas" w:hint="eastAsia"/>
                <w:b/>
                <w:caps/>
                <w:strike/>
                <w:sz w:val="21"/>
                <w:szCs w:val="21"/>
              </w:rPr>
              <w:t>SRS ID</w:t>
            </w:r>
          </w:p>
        </w:tc>
        <w:tc>
          <w:tcPr>
            <w:tcW w:w="6861" w:type="dxa"/>
            <w:shd w:val="clear" w:color="auto" w:fill="auto"/>
          </w:tcPr>
          <w:p w14:paraId="6276BE78" w14:textId="77777777" w:rsidR="008B5713" w:rsidRPr="004F624E" w:rsidRDefault="008B5713" w:rsidP="00AE1217">
            <w:pPr>
              <w:pStyle w:val="a4"/>
              <w:spacing w:after="72"/>
              <w:ind w:firstLineChars="0" w:firstLine="0"/>
              <w:rPr>
                <w:rFonts w:ascii="Consolas" w:hAnsi="Consolas"/>
                <w:caps/>
                <w:strike/>
                <w:sz w:val="21"/>
                <w:szCs w:val="21"/>
              </w:rPr>
            </w:pPr>
            <w:r w:rsidRPr="004F624E">
              <w:rPr>
                <w:rFonts w:ascii="Consolas" w:hAnsi="Consolas" w:hint="eastAsia"/>
                <w:caps/>
                <w:strike/>
                <w:sz w:val="21"/>
                <w:szCs w:val="21"/>
              </w:rPr>
              <w:t>MAX1.0_CLIENT_CONFPANEL_SRS_007</w:t>
            </w:r>
          </w:p>
        </w:tc>
      </w:tr>
      <w:tr w:rsidR="008B5713" w:rsidRPr="004F624E" w14:paraId="1DD66982" w14:textId="77777777" w:rsidTr="00AE1217">
        <w:tc>
          <w:tcPr>
            <w:tcW w:w="2235" w:type="dxa"/>
            <w:shd w:val="clear" w:color="auto" w:fill="auto"/>
          </w:tcPr>
          <w:p w14:paraId="472A8392" w14:textId="77777777" w:rsidR="008B5713" w:rsidRPr="004F624E" w:rsidRDefault="008B5713" w:rsidP="00AE1217">
            <w:pPr>
              <w:pStyle w:val="a4"/>
              <w:spacing w:after="72"/>
              <w:ind w:firstLineChars="0" w:firstLine="0"/>
              <w:rPr>
                <w:rFonts w:ascii="Consolas" w:hAnsi="Consolas"/>
                <w:b/>
                <w:strike/>
                <w:sz w:val="21"/>
                <w:szCs w:val="21"/>
              </w:rPr>
            </w:pPr>
            <w:r w:rsidRPr="004F624E">
              <w:rPr>
                <w:rFonts w:ascii="Consolas" w:hAnsi="Consolas" w:hint="eastAsia"/>
                <w:b/>
                <w:strike/>
                <w:sz w:val="21"/>
                <w:szCs w:val="21"/>
              </w:rPr>
              <w:t>角色</w:t>
            </w:r>
          </w:p>
        </w:tc>
        <w:tc>
          <w:tcPr>
            <w:tcW w:w="6861" w:type="dxa"/>
            <w:shd w:val="clear" w:color="auto" w:fill="auto"/>
          </w:tcPr>
          <w:p w14:paraId="45064D75" w14:textId="77777777" w:rsidR="008B5713" w:rsidRPr="004F624E" w:rsidRDefault="008B5713" w:rsidP="00AE1217">
            <w:pPr>
              <w:pStyle w:val="a4"/>
              <w:spacing w:after="72"/>
              <w:ind w:firstLineChars="0" w:firstLine="0"/>
              <w:rPr>
                <w:rFonts w:ascii="Consolas" w:hAnsi="Consolas"/>
                <w:caps/>
                <w:strike/>
                <w:sz w:val="21"/>
                <w:szCs w:val="21"/>
              </w:rPr>
            </w:pPr>
            <w:r w:rsidRPr="004F624E">
              <w:rPr>
                <w:rFonts w:ascii="Consolas" w:hAnsi="Consolas" w:hint="eastAsia"/>
                <w:caps/>
                <w:strike/>
                <w:sz w:val="21"/>
                <w:szCs w:val="21"/>
              </w:rPr>
              <w:t>主持人</w:t>
            </w:r>
          </w:p>
        </w:tc>
      </w:tr>
      <w:tr w:rsidR="008B5713" w:rsidRPr="004F624E" w14:paraId="3B98FAA4" w14:textId="77777777" w:rsidTr="00AE1217">
        <w:tc>
          <w:tcPr>
            <w:tcW w:w="2235" w:type="dxa"/>
            <w:shd w:val="clear" w:color="auto" w:fill="auto"/>
          </w:tcPr>
          <w:p w14:paraId="459A5833" w14:textId="77777777" w:rsidR="008B5713" w:rsidRPr="004F624E" w:rsidRDefault="008B5713" w:rsidP="00AE1217">
            <w:pPr>
              <w:pStyle w:val="a4"/>
              <w:spacing w:after="72"/>
              <w:ind w:firstLineChars="0" w:firstLine="0"/>
              <w:rPr>
                <w:rFonts w:ascii="Consolas" w:hAnsi="Consolas"/>
                <w:b/>
                <w:strike/>
                <w:sz w:val="21"/>
                <w:szCs w:val="21"/>
              </w:rPr>
            </w:pPr>
            <w:r w:rsidRPr="004F624E">
              <w:rPr>
                <w:rFonts w:ascii="Consolas" w:hAnsi="Consolas" w:hint="eastAsia"/>
                <w:b/>
                <w:strike/>
                <w:sz w:val="21"/>
                <w:szCs w:val="21"/>
              </w:rPr>
              <w:t>简述</w:t>
            </w:r>
          </w:p>
        </w:tc>
        <w:tc>
          <w:tcPr>
            <w:tcW w:w="6861" w:type="dxa"/>
            <w:shd w:val="clear" w:color="auto" w:fill="auto"/>
          </w:tcPr>
          <w:p w14:paraId="4D366A4D" w14:textId="77777777" w:rsidR="008B5713" w:rsidRPr="004F624E" w:rsidRDefault="008B5713" w:rsidP="008B5713">
            <w:pPr>
              <w:pStyle w:val="a4"/>
              <w:spacing w:after="72"/>
              <w:ind w:firstLineChars="0" w:firstLine="0"/>
              <w:rPr>
                <w:rFonts w:ascii="Consolas" w:hAnsi="Consolas"/>
                <w:caps/>
                <w:strike/>
                <w:sz w:val="21"/>
                <w:szCs w:val="21"/>
              </w:rPr>
            </w:pPr>
            <w:r w:rsidRPr="004F624E">
              <w:rPr>
                <w:rFonts w:ascii="Consolas" w:hAnsi="Consolas" w:hint="eastAsia"/>
                <w:caps/>
                <w:strike/>
                <w:sz w:val="21"/>
                <w:szCs w:val="21"/>
              </w:rPr>
              <w:t>在遥控器窗口右上角</w:t>
            </w:r>
            <w:r w:rsidR="00B76D1E" w:rsidRPr="004F624E">
              <w:rPr>
                <w:rFonts w:ascii="Consolas" w:hAnsi="Consolas" w:hint="eastAsia"/>
                <w:caps/>
                <w:strike/>
                <w:sz w:val="21"/>
                <w:szCs w:val="21"/>
              </w:rPr>
              <w:t>可以点击【产品消息】按钮，查看云会议产品的相关消息通知。</w:t>
            </w:r>
          </w:p>
        </w:tc>
      </w:tr>
      <w:tr w:rsidR="008B5713" w:rsidRPr="004F624E" w14:paraId="3303511C" w14:textId="77777777" w:rsidTr="00AE1217">
        <w:tc>
          <w:tcPr>
            <w:tcW w:w="2235" w:type="dxa"/>
            <w:shd w:val="clear" w:color="auto" w:fill="auto"/>
          </w:tcPr>
          <w:p w14:paraId="76D44A47" w14:textId="77777777" w:rsidR="008B5713" w:rsidRPr="004F624E" w:rsidRDefault="008B5713" w:rsidP="00AE1217">
            <w:pPr>
              <w:pStyle w:val="a4"/>
              <w:spacing w:after="72"/>
              <w:ind w:firstLineChars="0" w:firstLine="0"/>
              <w:rPr>
                <w:rFonts w:ascii="Consolas" w:hAnsi="Consolas"/>
                <w:b/>
                <w:strike/>
                <w:sz w:val="21"/>
                <w:szCs w:val="21"/>
              </w:rPr>
            </w:pPr>
            <w:r w:rsidRPr="004F624E">
              <w:rPr>
                <w:rFonts w:ascii="Consolas" w:hAnsi="Consolas" w:hint="eastAsia"/>
                <w:b/>
                <w:strike/>
                <w:sz w:val="21"/>
                <w:szCs w:val="21"/>
              </w:rPr>
              <w:t>优先级别</w:t>
            </w:r>
          </w:p>
        </w:tc>
        <w:tc>
          <w:tcPr>
            <w:tcW w:w="6861" w:type="dxa"/>
            <w:shd w:val="clear" w:color="auto" w:fill="auto"/>
          </w:tcPr>
          <w:p w14:paraId="49328ACA" w14:textId="77777777" w:rsidR="008B5713" w:rsidRPr="004F624E" w:rsidRDefault="008B5713" w:rsidP="00AE1217">
            <w:pPr>
              <w:pStyle w:val="a4"/>
              <w:spacing w:after="72"/>
              <w:ind w:firstLineChars="0" w:firstLine="0"/>
              <w:rPr>
                <w:rFonts w:ascii="Consolas" w:hAnsi="Consolas"/>
                <w:caps/>
                <w:strike/>
                <w:sz w:val="21"/>
                <w:szCs w:val="21"/>
              </w:rPr>
            </w:pPr>
            <w:r w:rsidRPr="004F624E">
              <w:rPr>
                <w:rFonts w:ascii="Consolas" w:hAnsi="Consolas" w:hint="eastAsia"/>
                <w:caps/>
                <w:strike/>
                <w:sz w:val="21"/>
                <w:szCs w:val="21"/>
              </w:rPr>
              <w:t>高</w:t>
            </w:r>
          </w:p>
        </w:tc>
      </w:tr>
      <w:tr w:rsidR="008B5713" w:rsidRPr="004F624E" w14:paraId="095F74B4" w14:textId="77777777" w:rsidTr="00AE1217">
        <w:tc>
          <w:tcPr>
            <w:tcW w:w="2235" w:type="dxa"/>
            <w:shd w:val="clear" w:color="auto" w:fill="auto"/>
          </w:tcPr>
          <w:p w14:paraId="214B5DF7" w14:textId="77777777" w:rsidR="008B5713" w:rsidRPr="004F624E" w:rsidRDefault="008B5713" w:rsidP="00AE1217">
            <w:pPr>
              <w:pStyle w:val="a4"/>
              <w:spacing w:after="72"/>
              <w:ind w:firstLineChars="0" w:firstLine="0"/>
              <w:rPr>
                <w:rFonts w:ascii="Consolas" w:hAnsi="Consolas"/>
                <w:b/>
                <w:strike/>
                <w:sz w:val="21"/>
                <w:szCs w:val="21"/>
              </w:rPr>
            </w:pPr>
            <w:r w:rsidRPr="004F624E">
              <w:rPr>
                <w:rFonts w:ascii="Consolas" w:hAnsi="Consolas" w:hint="eastAsia"/>
                <w:b/>
                <w:strike/>
                <w:sz w:val="21"/>
                <w:szCs w:val="21"/>
              </w:rPr>
              <w:t>前置条件</w:t>
            </w:r>
          </w:p>
        </w:tc>
        <w:tc>
          <w:tcPr>
            <w:tcW w:w="6861" w:type="dxa"/>
            <w:shd w:val="clear" w:color="auto" w:fill="auto"/>
          </w:tcPr>
          <w:p w14:paraId="63608872" w14:textId="77777777" w:rsidR="008B5713" w:rsidRPr="004F624E" w:rsidRDefault="008B5713" w:rsidP="00AE1217">
            <w:pPr>
              <w:pStyle w:val="a4"/>
              <w:spacing w:after="72"/>
              <w:ind w:firstLineChars="0" w:firstLine="0"/>
              <w:rPr>
                <w:rFonts w:ascii="Consolas" w:hAnsi="Consolas"/>
                <w:caps/>
                <w:strike/>
                <w:sz w:val="21"/>
                <w:szCs w:val="21"/>
              </w:rPr>
            </w:pPr>
            <w:r w:rsidRPr="004F624E">
              <w:rPr>
                <w:rFonts w:ascii="Consolas" w:hAnsi="Consolas" w:hint="eastAsia"/>
                <w:caps/>
                <w:strike/>
                <w:sz w:val="21"/>
                <w:szCs w:val="21"/>
              </w:rPr>
              <w:t>成功进入会议</w:t>
            </w:r>
          </w:p>
        </w:tc>
      </w:tr>
      <w:tr w:rsidR="008B5713" w:rsidRPr="004F624E" w14:paraId="3DB29AF1" w14:textId="77777777" w:rsidTr="00AE1217">
        <w:tc>
          <w:tcPr>
            <w:tcW w:w="9096" w:type="dxa"/>
            <w:gridSpan w:val="2"/>
            <w:shd w:val="clear" w:color="auto" w:fill="auto"/>
          </w:tcPr>
          <w:p w14:paraId="2E0CD776" w14:textId="77777777" w:rsidR="008B5713" w:rsidRPr="004F624E" w:rsidRDefault="008B5713" w:rsidP="00AE1217">
            <w:pPr>
              <w:pStyle w:val="a4"/>
              <w:spacing w:after="72"/>
              <w:ind w:firstLineChars="0" w:firstLine="0"/>
              <w:rPr>
                <w:rFonts w:ascii="Consolas" w:hAnsi="Consolas"/>
                <w:strike/>
                <w:sz w:val="21"/>
                <w:szCs w:val="21"/>
              </w:rPr>
            </w:pPr>
            <w:r w:rsidRPr="004F624E">
              <w:rPr>
                <w:rFonts w:ascii="Consolas" w:hAnsi="Consolas" w:hint="eastAsia"/>
                <w:b/>
                <w:strike/>
                <w:sz w:val="21"/>
                <w:szCs w:val="21"/>
              </w:rPr>
              <w:t>主事件流程</w:t>
            </w:r>
          </w:p>
        </w:tc>
      </w:tr>
      <w:tr w:rsidR="008B5713" w:rsidRPr="004F624E" w14:paraId="1A3136C1" w14:textId="77777777" w:rsidTr="00AE1217">
        <w:tc>
          <w:tcPr>
            <w:tcW w:w="9096" w:type="dxa"/>
            <w:gridSpan w:val="2"/>
            <w:shd w:val="clear" w:color="auto" w:fill="auto"/>
          </w:tcPr>
          <w:p w14:paraId="07EED790" w14:textId="77777777" w:rsidR="008B5713" w:rsidRPr="004F624E" w:rsidRDefault="00B76D1E" w:rsidP="00AC5C40">
            <w:pPr>
              <w:pStyle w:val="srs"/>
              <w:numPr>
                <w:ilvl w:val="0"/>
                <w:numId w:val="69"/>
              </w:numPr>
              <w:rPr>
                <w:rFonts w:ascii="Consolas" w:hAnsi="Consolas"/>
                <w:strike/>
                <w:szCs w:val="21"/>
              </w:rPr>
            </w:pPr>
            <w:r w:rsidRPr="004F624E">
              <w:rPr>
                <w:rFonts w:ascii="Consolas" w:hAnsi="Consolas" w:hint="eastAsia"/>
                <w:strike/>
                <w:szCs w:val="21"/>
              </w:rPr>
              <w:t>主持人</w:t>
            </w:r>
            <w:r w:rsidR="008B5713" w:rsidRPr="004F624E">
              <w:rPr>
                <w:rFonts w:ascii="Consolas" w:hAnsi="Consolas" w:hint="eastAsia"/>
                <w:strike/>
                <w:szCs w:val="21"/>
              </w:rPr>
              <w:t>进入会议</w:t>
            </w:r>
            <w:r w:rsidRPr="004F624E">
              <w:rPr>
                <w:rFonts w:ascii="Consolas" w:hAnsi="Consolas" w:hint="eastAsia"/>
                <w:strike/>
                <w:szCs w:val="21"/>
              </w:rPr>
              <w:t>，点击会议遥控器窗口右上方的【产品消息】按钮，弹出窗口。</w:t>
            </w:r>
          </w:p>
          <w:p w14:paraId="70D051C7" w14:textId="77777777" w:rsidR="008B5713" w:rsidRPr="004F624E" w:rsidRDefault="00B76D1E" w:rsidP="00AC5C40">
            <w:pPr>
              <w:pStyle w:val="srs"/>
              <w:numPr>
                <w:ilvl w:val="0"/>
                <w:numId w:val="69"/>
              </w:numPr>
              <w:rPr>
                <w:rFonts w:ascii="Consolas" w:hAnsi="Consolas"/>
                <w:strike/>
                <w:szCs w:val="21"/>
              </w:rPr>
            </w:pPr>
            <w:r w:rsidRPr="004F624E">
              <w:rPr>
                <w:rFonts w:ascii="Consolas" w:hAnsi="Consolas" w:hint="eastAsia"/>
                <w:strike/>
                <w:szCs w:val="21"/>
              </w:rPr>
              <w:t>查看【产品消息】</w:t>
            </w:r>
            <w:r w:rsidR="00414C5A" w:rsidRPr="004F624E">
              <w:rPr>
                <w:rFonts w:ascii="Consolas" w:hAnsi="Consolas" w:hint="eastAsia"/>
                <w:strike/>
                <w:szCs w:val="21"/>
              </w:rPr>
              <w:t>窗口</w:t>
            </w:r>
            <w:r w:rsidRPr="004F624E">
              <w:rPr>
                <w:rFonts w:ascii="Consolas" w:hAnsi="Consolas" w:hint="eastAsia"/>
                <w:strike/>
                <w:szCs w:val="21"/>
              </w:rPr>
              <w:t>中的内容，包括：</w:t>
            </w:r>
          </w:p>
          <w:p w14:paraId="02DE2E6A" w14:textId="77777777" w:rsidR="008B5713" w:rsidRPr="004F624E" w:rsidRDefault="00B76D1E" w:rsidP="00AC5C40">
            <w:pPr>
              <w:pStyle w:val="srs"/>
              <w:numPr>
                <w:ilvl w:val="1"/>
                <w:numId w:val="69"/>
              </w:numPr>
              <w:rPr>
                <w:rFonts w:ascii="Consolas" w:hAnsi="Consolas"/>
                <w:strike/>
                <w:szCs w:val="21"/>
              </w:rPr>
            </w:pPr>
            <w:r w:rsidRPr="004F624E">
              <w:rPr>
                <w:rFonts w:ascii="Consolas" w:hAnsi="Consolas" w:hint="eastAsia"/>
                <w:strike/>
                <w:szCs w:val="21"/>
              </w:rPr>
              <w:t>提示文字：您有未读产品消息</w:t>
            </w:r>
            <w:r w:rsidRPr="004F624E">
              <w:rPr>
                <w:rFonts w:ascii="Consolas" w:hAnsi="Consolas" w:hint="eastAsia"/>
                <w:strike/>
                <w:szCs w:val="21"/>
              </w:rPr>
              <w:t>X</w:t>
            </w:r>
            <w:r w:rsidRPr="004F624E">
              <w:rPr>
                <w:rFonts w:ascii="Consolas" w:hAnsi="Consolas" w:hint="eastAsia"/>
                <w:strike/>
                <w:szCs w:val="21"/>
              </w:rPr>
              <w:t>条，共</w:t>
            </w:r>
            <w:r w:rsidRPr="004F624E">
              <w:rPr>
                <w:rFonts w:ascii="Consolas" w:hAnsi="Consolas" w:hint="eastAsia"/>
                <w:strike/>
                <w:szCs w:val="21"/>
              </w:rPr>
              <w:t>X</w:t>
            </w:r>
            <w:r w:rsidRPr="004F624E">
              <w:rPr>
                <w:rFonts w:ascii="Consolas" w:hAnsi="Consolas" w:hint="eastAsia"/>
                <w:strike/>
                <w:szCs w:val="21"/>
              </w:rPr>
              <w:t>条（</w:t>
            </w:r>
            <w:r w:rsidRPr="004F624E">
              <w:rPr>
                <w:rFonts w:ascii="Consolas" w:hAnsi="Consolas" w:hint="eastAsia"/>
                <w:strike/>
                <w:szCs w:val="21"/>
              </w:rPr>
              <w:t>X</w:t>
            </w:r>
            <w:r w:rsidRPr="004F624E">
              <w:rPr>
                <w:rFonts w:ascii="Consolas" w:hAnsi="Consolas" w:hint="eastAsia"/>
                <w:strike/>
                <w:szCs w:val="21"/>
              </w:rPr>
              <w:t>最小为</w:t>
            </w:r>
            <w:r w:rsidRPr="004F624E">
              <w:rPr>
                <w:rFonts w:ascii="Consolas" w:hAnsi="Consolas" w:hint="eastAsia"/>
                <w:strike/>
                <w:szCs w:val="21"/>
              </w:rPr>
              <w:t>0</w:t>
            </w:r>
            <w:r w:rsidRPr="004F624E">
              <w:rPr>
                <w:rFonts w:ascii="Consolas" w:hAnsi="Consolas" w:hint="eastAsia"/>
                <w:strike/>
                <w:szCs w:val="21"/>
              </w:rPr>
              <w:t>）</w:t>
            </w:r>
          </w:p>
          <w:p w14:paraId="20A75A5F" w14:textId="77777777" w:rsidR="008B5713" w:rsidRPr="004F624E" w:rsidRDefault="00B76D1E" w:rsidP="00AC5C40">
            <w:pPr>
              <w:pStyle w:val="srs"/>
              <w:numPr>
                <w:ilvl w:val="1"/>
                <w:numId w:val="69"/>
              </w:numPr>
              <w:rPr>
                <w:rFonts w:ascii="Consolas" w:hAnsi="Consolas"/>
                <w:strike/>
                <w:szCs w:val="21"/>
              </w:rPr>
            </w:pPr>
            <w:r w:rsidRPr="004F624E">
              <w:rPr>
                <w:rFonts w:ascii="Consolas" w:hAnsi="Consolas" w:hint="eastAsia"/>
                <w:strike/>
                <w:szCs w:val="21"/>
              </w:rPr>
              <w:t>列表显示每一条通知消息的概述</w:t>
            </w:r>
            <w:r w:rsidR="00AC6653" w:rsidRPr="004F624E">
              <w:rPr>
                <w:rFonts w:ascii="Consolas" w:hAnsi="Consolas" w:hint="eastAsia"/>
                <w:strike/>
                <w:szCs w:val="21"/>
              </w:rPr>
              <w:t>文字，及【查看】按钮。概述文字超长部分以</w:t>
            </w:r>
            <w:r w:rsidR="00AC6653" w:rsidRPr="004F624E">
              <w:rPr>
                <w:rFonts w:ascii="Consolas" w:hAnsi="Consolas"/>
                <w:strike/>
                <w:szCs w:val="21"/>
              </w:rPr>
              <w:t>…</w:t>
            </w:r>
            <w:r w:rsidR="00AC6653" w:rsidRPr="004F624E">
              <w:rPr>
                <w:rFonts w:ascii="Consolas" w:hAnsi="Consolas" w:hint="eastAsia"/>
                <w:strike/>
                <w:szCs w:val="21"/>
              </w:rPr>
              <w:t>代替。</w:t>
            </w:r>
          </w:p>
          <w:p w14:paraId="4F42BB64" w14:textId="77777777" w:rsidR="008B5713" w:rsidRPr="004F624E" w:rsidRDefault="00AC6653" w:rsidP="00AC5C40">
            <w:pPr>
              <w:pStyle w:val="srs"/>
              <w:numPr>
                <w:ilvl w:val="0"/>
                <w:numId w:val="69"/>
              </w:numPr>
              <w:rPr>
                <w:rFonts w:ascii="Consolas" w:hAnsi="Consolas"/>
                <w:strike/>
                <w:szCs w:val="21"/>
              </w:rPr>
            </w:pPr>
            <w:r w:rsidRPr="004F624E">
              <w:rPr>
                <w:rFonts w:ascii="Consolas" w:hAnsi="Consolas" w:hint="eastAsia"/>
                <w:strike/>
                <w:szCs w:val="21"/>
              </w:rPr>
              <w:t>点击某一条消息的【查看】按钮，弹出窗口显示该消息的</w:t>
            </w:r>
            <w:r w:rsidR="00414C5A" w:rsidRPr="004F624E">
              <w:rPr>
                <w:rFonts w:ascii="Consolas" w:hAnsi="Consolas" w:hint="eastAsia"/>
                <w:strike/>
                <w:szCs w:val="21"/>
              </w:rPr>
              <w:t>详细内容。</w:t>
            </w:r>
          </w:p>
          <w:p w14:paraId="4E1BC3BE" w14:textId="77777777" w:rsidR="008B5713" w:rsidRPr="004F624E" w:rsidRDefault="008B5713" w:rsidP="00AC5C40">
            <w:pPr>
              <w:pStyle w:val="srs"/>
              <w:numPr>
                <w:ilvl w:val="0"/>
                <w:numId w:val="69"/>
              </w:numPr>
              <w:rPr>
                <w:rFonts w:ascii="Consolas" w:hAnsi="Consolas"/>
                <w:strike/>
                <w:szCs w:val="21"/>
              </w:rPr>
            </w:pPr>
            <w:r w:rsidRPr="004F624E">
              <w:rPr>
                <w:rFonts w:ascii="Consolas" w:hAnsi="Consolas" w:hint="eastAsia"/>
                <w:strike/>
                <w:szCs w:val="21"/>
              </w:rPr>
              <w:t>用例结束。</w:t>
            </w:r>
          </w:p>
        </w:tc>
      </w:tr>
      <w:tr w:rsidR="008B5713" w:rsidRPr="004F624E" w14:paraId="5688B996" w14:textId="77777777" w:rsidTr="00AE1217">
        <w:tc>
          <w:tcPr>
            <w:tcW w:w="9096" w:type="dxa"/>
            <w:gridSpan w:val="2"/>
            <w:shd w:val="clear" w:color="auto" w:fill="auto"/>
          </w:tcPr>
          <w:p w14:paraId="6D0E3EB6" w14:textId="77777777" w:rsidR="008B5713" w:rsidRPr="004F624E" w:rsidRDefault="008B5713" w:rsidP="00AE1217">
            <w:pPr>
              <w:pStyle w:val="a4"/>
              <w:spacing w:after="72"/>
              <w:ind w:firstLineChars="0" w:firstLine="0"/>
              <w:rPr>
                <w:rFonts w:ascii="Consolas" w:hAnsi="Consolas"/>
                <w:b/>
                <w:strike/>
                <w:sz w:val="21"/>
                <w:szCs w:val="21"/>
              </w:rPr>
            </w:pPr>
            <w:r w:rsidRPr="004F624E">
              <w:rPr>
                <w:rFonts w:ascii="Consolas" w:hAnsi="Consolas" w:hint="eastAsia"/>
                <w:b/>
                <w:strike/>
                <w:sz w:val="21"/>
                <w:szCs w:val="21"/>
              </w:rPr>
              <w:t>其他事件流程</w:t>
            </w:r>
          </w:p>
        </w:tc>
      </w:tr>
      <w:tr w:rsidR="008B5713" w:rsidRPr="004F624E" w14:paraId="2082FA77" w14:textId="77777777" w:rsidTr="00AE1217">
        <w:tc>
          <w:tcPr>
            <w:tcW w:w="9096" w:type="dxa"/>
            <w:gridSpan w:val="2"/>
            <w:shd w:val="clear" w:color="auto" w:fill="auto"/>
          </w:tcPr>
          <w:p w14:paraId="564497DE" w14:textId="77777777" w:rsidR="008B5713" w:rsidRPr="004F624E" w:rsidRDefault="008B5713" w:rsidP="00AE1217">
            <w:pPr>
              <w:spacing w:line="360" w:lineRule="auto"/>
              <w:rPr>
                <w:rFonts w:ascii="Consolas" w:hAnsi="Consolas"/>
                <w:strike/>
              </w:rPr>
            </w:pPr>
            <w:r w:rsidRPr="004F624E">
              <w:rPr>
                <w:rFonts w:ascii="Consolas" w:hAnsi="Consolas" w:hint="eastAsia"/>
                <w:strike/>
              </w:rPr>
              <w:t>N/A</w:t>
            </w:r>
          </w:p>
        </w:tc>
      </w:tr>
      <w:tr w:rsidR="008B5713" w:rsidRPr="004F624E" w14:paraId="748CD5AD" w14:textId="77777777" w:rsidTr="00AE1217">
        <w:tc>
          <w:tcPr>
            <w:tcW w:w="2235" w:type="dxa"/>
            <w:shd w:val="clear" w:color="auto" w:fill="auto"/>
          </w:tcPr>
          <w:p w14:paraId="5BCF6066" w14:textId="77777777" w:rsidR="008B5713" w:rsidRPr="004F624E" w:rsidRDefault="008B5713" w:rsidP="00AE1217">
            <w:pPr>
              <w:pStyle w:val="a4"/>
              <w:spacing w:after="72"/>
              <w:ind w:firstLineChars="0" w:firstLine="0"/>
              <w:rPr>
                <w:rFonts w:ascii="Consolas" w:hAnsi="Consolas"/>
                <w:b/>
                <w:strike/>
                <w:sz w:val="21"/>
                <w:szCs w:val="21"/>
              </w:rPr>
            </w:pPr>
            <w:r w:rsidRPr="004F624E">
              <w:rPr>
                <w:rFonts w:ascii="Consolas" w:hAnsi="Consolas" w:hint="eastAsia"/>
                <w:b/>
                <w:strike/>
                <w:sz w:val="21"/>
                <w:szCs w:val="21"/>
              </w:rPr>
              <w:t>后置条件</w:t>
            </w:r>
          </w:p>
        </w:tc>
        <w:tc>
          <w:tcPr>
            <w:tcW w:w="6861" w:type="dxa"/>
            <w:shd w:val="clear" w:color="auto" w:fill="auto"/>
          </w:tcPr>
          <w:p w14:paraId="3DB21999" w14:textId="77777777" w:rsidR="008B5713" w:rsidRPr="004F624E" w:rsidRDefault="00414C5A" w:rsidP="00AE1217">
            <w:pPr>
              <w:pStyle w:val="a4"/>
              <w:spacing w:after="72"/>
              <w:ind w:firstLineChars="0" w:firstLine="0"/>
              <w:rPr>
                <w:rFonts w:ascii="Consolas" w:hAnsi="Consolas"/>
                <w:strike/>
                <w:sz w:val="21"/>
                <w:szCs w:val="21"/>
              </w:rPr>
            </w:pPr>
            <w:r w:rsidRPr="004F624E">
              <w:rPr>
                <w:rFonts w:ascii="Consolas" w:hAnsi="Consolas" w:hint="eastAsia"/>
                <w:strike/>
                <w:sz w:val="21"/>
                <w:szCs w:val="21"/>
              </w:rPr>
              <w:t>N/A</w:t>
            </w:r>
          </w:p>
        </w:tc>
      </w:tr>
      <w:tr w:rsidR="008B5713" w:rsidRPr="004F624E" w14:paraId="7F17CF68" w14:textId="77777777" w:rsidTr="00AE1217">
        <w:tc>
          <w:tcPr>
            <w:tcW w:w="2235" w:type="dxa"/>
            <w:shd w:val="clear" w:color="auto" w:fill="auto"/>
          </w:tcPr>
          <w:p w14:paraId="59EE388B" w14:textId="77777777" w:rsidR="008B5713" w:rsidRPr="004F624E" w:rsidRDefault="008B5713" w:rsidP="00AE1217">
            <w:pPr>
              <w:pStyle w:val="a4"/>
              <w:spacing w:after="72"/>
              <w:ind w:firstLineChars="0" w:firstLine="0"/>
              <w:rPr>
                <w:rFonts w:ascii="Consolas" w:hAnsi="Consolas"/>
                <w:b/>
                <w:strike/>
                <w:sz w:val="21"/>
                <w:szCs w:val="21"/>
              </w:rPr>
            </w:pPr>
            <w:r w:rsidRPr="004F624E">
              <w:rPr>
                <w:rFonts w:ascii="Consolas" w:hAnsi="Consolas" w:hint="eastAsia"/>
                <w:b/>
                <w:strike/>
                <w:sz w:val="21"/>
                <w:szCs w:val="21"/>
              </w:rPr>
              <w:t>业务规则</w:t>
            </w:r>
          </w:p>
        </w:tc>
        <w:tc>
          <w:tcPr>
            <w:tcW w:w="6861" w:type="dxa"/>
            <w:shd w:val="clear" w:color="auto" w:fill="auto"/>
          </w:tcPr>
          <w:p w14:paraId="22FC1F83" w14:textId="77777777" w:rsidR="008B5713" w:rsidRPr="004F624E" w:rsidRDefault="00414C5A" w:rsidP="00AC5C40">
            <w:pPr>
              <w:pStyle w:val="srs"/>
              <w:numPr>
                <w:ilvl w:val="0"/>
                <w:numId w:val="70"/>
              </w:numPr>
              <w:rPr>
                <w:rFonts w:ascii="Consolas" w:hAnsi="Consolas"/>
                <w:strike/>
                <w:szCs w:val="21"/>
              </w:rPr>
            </w:pPr>
            <w:r w:rsidRPr="004F624E">
              <w:rPr>
                <w:rFonts w:ascii="Consolas" w:hAnsi="Consolas" w:hint="eastAsia"/>
                <w:strike/>
                <w:szCs w:val="21"/>
              </w:rPr>
              <w:t>如果有未读消息，在【产品消息】按钮上要以角标形式显示具体数量。</w:t>
            </w:r>
          </w:p>
          <w:p w14:paraId="3D51B776" w14:textId="77777777" w:rsidR="00414C5A" w:rsidRPr="004F624E" w:rsidRDefault="00414C5A" w:rsidP="00AC5C40">
            <w:pPr>
              <w:pStyle w:val="srs"/>
              <w:numPr>
                <w:ilvl w:val="0"/>
                <w:numId w:val="70"/>
              </w:numPr>
              <w:rPr>
                <w:rFonts w:ascii="Consolas" w:hAnsi="Consolas"/>
                <w:strike/>
                <w:szCs w:val="21"/>
              </w:rPr>
            </w:pPr>
            <w:r w:rsidRPr="004F624E">
              <w:rPr>
                <w:rFonts w:ascii="Consolas" w:hAnsi="Consolas" w:hint="eastAsia"/>
                <w:strike/>
                <w:szCs w:val="21"/>
              </w:rPr>
              <w:t>未读消息的概述文字要以特殊字体格式显示（如粗体）。</w:t>
            </w:r>
          </w:p>
          <w:p w14:paraId="02F7FFAA" w14:textId="77777777" w:rsidR="00414C5A" w:rsidRPr="004F624E" w:rsidRDefault="00414C5A" w:rsidP="00AC5C40">
            <w:pPr>
              <w:pStyle w:val="srs"/>
              <w:numPr>
                <w:ilvl w:val="0"/>
                <w:numId w:val="70"/>
              </w:numPr>
              <w:rPr>
                <w:rFonts w:ascii="Consolas" w:hAnsi="Consolas"/>
                <w:strike/>
                <w:szCs w:val="21"/>
              </w:rPr>
            </w:pPr>
            <w:r w:rsidRPr="004F624E">
              <w:rPr>
                <w:rFonts w:ascii="Consolas" w:hAnsi="Consolas" w:hint="eastAsia"/>
                <w:strike/>
                <w:szCs w:val="21"/>
              </w:rPr>
              <w:t>产品消息窗口为非模态窗口</w:t>
            </w:r>
            <w:r w:rsidR="00440E6D" w:rsidRPr="004F624E">
              <w:rPr>
                <w:rFonts w:ascii="Consolas" w:hAnsi="Consolas" w:hint="eastAsia"/>
                <w:strike/>
                <w:szCs w:val="21"/>
              </w:rPr>
              <w:t>。</w:t>
            </w:r>
          </w:p>
        </w:tc>
      </w:tr>
      <w:tr w:rsidR="008B5713" w:rsidRPr="004F624E" w14:paraId="3CF232D7" w14:textId="77777777" w:rsidTr="00AE1217">
        <w:tc>
          <w:tcPr>
            <w:tcW w:w="2235" w:type="dxa"/>
            <w:shd w:val="clear" w:color="auto" w:fill="auto"/>
          </w:tcPr>
          <w:p w14:paraId="4F7CC0E5" w14:textId="77777777" w:rsidR="008B5713" w:rsidRPr="004F624E" w:rsidRDefault="008B5713" w:rsidP="00AE1217">
            <w:pPr>
              <w:pStyle w:val="a4"/>
              <w:spacing w:after="72"/>
              <w:ind w:firstLineChars="0" w:firstLine="0"/>
              <w:rPr>
                <w:rFonts w:ascii="Consolas" w:hAnsi="Consolas"/>
                <w:b/>
                <w:strike/>
                <w:sz w:val="21"/>
                <w:szCs w:val="21"/>
              </w:rPr>
            </w:pPr>
            <w:r w:rsidRPr="004F624E">
              <w:rPr>
                <w:rFonts w:ascii="Consolas" w:hAnsi="Consolas" w:hint="eastAsia"/>
                <w:b/>
                <w:strike/>
                <w:sz w:val="21"/>
                <w:szCs w:val="21"/>
              </w:rPr>
              <w:t>设计约束</w:t>
            </w:r>
          </w:p>
        </w:tc>
        <w:tc>
          <w:tcPr>
            <w:tcW w:w="6861" w:type="dxa"/>
            <w:shd w:val="clear" w:color="auto" w:fill="auto"/>
          </w:tcPr>
          <w:p w14:paraId="0000E231" w14:textId="77777777" w:rsidR="008B5713" w:rsidRPr="004F624E" w:rsidRDefault="008B5713" w:rsidP="00AE1217">
            <w:pPr>
              <w:pStyle w:val="a4"/>
              <w:spacing w:after="72"/>
              <w:ind w:firstLineChars="0" w:firstLine="0"/>
              <w:rPr>
                <w:rFonts w:ascii="Consolas" w:hAnsi="Consolas"/>
                <w:strike/>
                <w:sz w:val="21"/>
                <w:szCs w:val="21"/>
              </w:rPr>
            </w:pPr>
            <w:r w:rsidRPr="004F624E">
              <w:rPr>
                <w:rFonts w:ascii="Consolas" w:hAnsi="Consolas" w:hint="eastAsia"/>
                <w:strike/>
                <w:sz w:val="21"/>
                <w:szCs w:val="21"/>
              </w:rPr>
              <w:t>N/A</w:t>
            </w:r>
          </w:p>
        </w:tc>
      </w:tr>
      <w:tr w:rsidR="008B5713" w:rsidRPr="004F624E" w14:paraId="18920AE5" w14:textId="77777777" w:rsidTr="00AE1217">
        <w:tc>
          <w:tcPr>
            <w:tcW w:w="2235" w:type="dxa"/>
            <w:shd w:val="clear" w:color="auto" w:fill="auto"/>
          </w:tcPr>
          <w:p w14:paraId="32952F0F" w14:textId="77777777" w:rsidR="008B5713" w:rsidRPr="004F624E" w:rsidRDefault="008B5713" w:rsidP="00AE1217">
            <w:pPr>
              <w:pStyle w:val="a4"/>
              <w:spacing w:after="72"/>
              <w:ind w:firstLineChars="0" w:firstLine="0"/>
              <w:rPr>
                <w:rFonts w:ascii="Consolas" w:hAnsi="Consolas"/>
                <w:b/>
                <w:strike/>
                <w:sz w:val="21"/>
                <w:szCs w:val="21"/>
              </w:rPr>
            </w:pPr>
            <w:r w:rsidRPr="004F624E">
              <w:rPr>
                <w:rFonts w:ascii="Consolas" w:hAnsi="Consolas" w:hint="eastAsia"/>
                <w:b/>
                <w:strike/>
                <w:sz w:val="21"/>
                <w:szCs w:val="21"/>
              </w:rPr>
              <w:t>参数表</w:t>
            </w:r>
          </w:p>
        </w:tc>
        <w:tc>
          <w:tcPr>
            <w:tcW w:w="6861" w:type="dxa"/>
            <w:shd w:val="clear" w:color="auto" w:fill="auto"/>
          </w:tcPr>
          <w:p w14:paraId="203B289E" w14:textId="77777777" w:rsidR="008B5713" w:rsidRPr="004F624E" w:rsidRDefault="008B5713" w:rsidP="00AE1217">
            <w:pPr>
              <w:pStyle w:val="a4"/>
              <w:spacing w:after="72"/>
              <w:ind w:firstLineChars="0" w:firstLine="0"/>
              <w:rPr>
                <w:rFonts w:ascii="Consolas" w:hAnsi="Consolas"/>
                <w:strike/>
                <w:sz w:val="21"/>
                <w:szCs w:val="21"/>
              </w:rPr>
            </w:pPr>
            <w:r w:rsidRPr="004F624E">
              <w:rPr>
                <w:rFonts w:ascii="Consolas" w:hAnsi="Consolas" w:hint="eastAsia"/>
                <w:strike/>
                <w:sz w:val="21"/>
                <w:szCs w:val="21"/>
              </w:rPr>
              <w:t>N/A</w:t>
            </w:r>
          </w:p>
        </w:tc>
      </w:tr>
      <w:tr w:rsidR="008B5713" w:rsidRPr="004F624E" w14:paraId="18EC0409" w14:textId="77777777" w:rsidTr="00AE1217">
        <w:tc>
          <w:tcPr>
            <w:tcW w:w="2235" w:type="dxa"/>
            <w:shd w:val="clear" w:color="auto" w:fill="auto"/>
          </w:tcPr>
          <w:p w14:paraId="35B8B055" w14:textId="77777777" w:rsidR="008B5713" w:rsidRPr="004F624E" w:rsidRDefault="008B5713" w:rsidP="00AE1217">
            <w:pPr>
              <w:pStyle w:val="a4"/>
              <w:spacing w:after="72"/>
              <w:ind w:firstLineChars="0" w:firstLine="0"/>
              <w:rPr>
                <w:rFonts w:ascii="Consolas" w:hAnsi="Consolas"/>
                <w:b/>
                <w:strike/>
                <w:sz w:val="21"/>
                <w:szCs w:val="21"/>
              </w:rPr>
            </w:pPr>
            <w:r w:rsidRPr="004F624E">
              <w:rPr>
                <w:rFonts w:ascii="Consolas" w:hAnsi="Consolas" w:hint="eastAsia"/>
                <w:b/>
                <w:strike/>
                <w:sz w:val="21"/>
                <w:szCs w:val="21"/>
              </w:rPr>
              <w:t>非功能需求</w:t>
            </w:r>
          </w:p>
        </w:tc>
        <w:tc>
          <w:tcPr>
            <w:tcW w:w="6861" w:type="dxa"/>
            <w:shd w:val="clear" w:color="auto" w:fill="auto"/>
          </w:tcPr>
          <w:p w14:paraId="09518F1D" w14:textId="77777777" w:rsidR="008B5713" w:rsidRPr="004F624E" w:rsidRDefault="008B5713" w:rsidP="00AE1217">
            <w:pPr>
              <w:pStyle w:val="a4"/>
              <w:spacing w:after="72"/>
              <w:ind w:firstLineChars="0" w:firstLine="0"/>
              <w:rPr>
                <w:rFonts w:ascii="Consolas" w:hAnsi="Consolas"/>
                <w:strike/>
                <w:sz w:val="21"/>
                <w:szCs w:val="21"/>
              </w:rPr>
            </w:pPr>
            <w:r w:rsidRPr="004F624E">
              <w:rPr>
                <w:rFonts w:ascii="Consolas" w:hAnsi="Consolas" w:hint="eastAsia"/>
                <w:strike/>
                <w:sz w:val="21"/>
                <w:szCs w:val="21"/>
              </w:rPr>
              <w:t>N/A</w:t>
            </w:r>
          </w:p>
        </w:tc>
      </w:tr>
    </w:tbl>
    <w:p w14:paraId="31637F19" w14:textId="77777777" w:rsidR="008B5713" w:rsidRPr="004F624E" w:rsidRDefault="008B5713" w:rsidP="008B5713">
      <w:pPr>
        <w:pStyle w:val="a4"/>
        <w:spacing w:after="72"/>
        <w:ind w:firstLine="480"/>
        <w:rPr>
          <w:rFonts w:ascii="Consolas" w:hAnsi="Consolas"/>
        </w:rPr>
      </w:pPr>
    </w:p>
    <w:p w14:paraId="510FB3E7" w14:textId="77777777" w:rsidR="005D2C83" w:rsidRPr="004F624E" w:rsidRDefault="00440E6D" w:rsidP="00EB0FE1">
      <w:pPr>
        <w:pStyle w:val="30"/>
        <w:numPr>
          <w:ilvl w:val="2"/>
          <w:numId w:val="14"/>
        </w:numPr>
        <w:rPr>
          <w:rFonts w:ascii="Consolas" w:hAnsi="Consolas"/>
        </w:rPr>
      </w:pPr>
      <w:bookmarkStart w:id="574" w:name="_Toc355341057"/>
      <w:r w:rsidRPr="004F624E">
        <w:rPr>
          <w:rFonts w:ascii="Consolas" w:hAnsi="Consolas" w:hint="eastAsia"/>
        </w:rPr>
        <w:lastRenderedPageBreak/>
        <w:t>更多功能</w:t>
      </w:r>
      <w:bookmarkEnd w:id="574"/>
    </w:p>
    <w:p w14:paraId="62758C3E" w14:textId="77777777" w:rsidR="00440E6D" w:rsidRPr="004F624E" w:rsidRDefault="00440E6D" w:rsidP="00440E6D">
      <w:pPr>
        <w:rPr>
          <w:rFonts w:ascii="Consolas" w:hAnsi="Consolas"/>
        </w:rPr>
      </w:pPr>
      <w:r w:rsidRPr="004F624E">
        <w:rPr>
          <w:rFonts w:ascii="Consolas" w:hAnsi="Consolas" w:hint="eastAsia"/>
        </w:rPr>
        <w:t>在遥控器窗口右上角点击【更多功能】按钮，</w:t>
      </w:r>
      <w:r w:rsidR="00A528BA" w:rsidRPr="004F624E">
        <w:rPr>
          <w:rFonts w:ascii="Consolas" w:hAnsi="Consolas" w:hint="eastAsia"/>
        </w:rPr>
        <w:t>将弹出菜单，显示更多的命令选项供用户选择。</w:t>
      </w:r>
    </w:p>
    <w:p w14:paraId="529212DE" w14:textId="77777777" w:rsidR="00440E6D" w:rsidRPr="004F624E" w:rsidRDefault="00440E6D" w:rsidP="00CD4D74">
      <w:pPr>
        <w:pStyle w:val="aff5"/>
        <w:keepNext/>
        <w:keepLines/>
        <w:widowControl/>
        <w:numPr>
          <w:ilvl w:val="0"/>
          <w:numId w:val="71"/>
        </w:numPr>
        <w:spacing w:beforeLines="20" w:before="48" w:afterLines="20" w:after="48"/>
        <w:ind w:firstLineChars="0"/>
        <w:outlineLvl w:val="3"/>
        <w:rPr>
          <w:rFonts w:ascii="Consolas" w:hAnsi="Consolas"/>
          <w:b/>
          <w:bCs/>
          <w:vanish/>
          <w:sz w:val="28"/>
          <w:szCs w:val="28"/>
        </w:rPr>
      </w:pPr>
    </w:p>
    <w:p w14:paraId="48EAC183" w14:textId="77777777" w:rsidR="00440E6D" w:rsidRPr="004F624E" w:rsidRDefault="00440E6D" w:rsidP="00CD4D74">
      <w:pPr>
        <w:pStyle w:val="aff5"/>
        <w:keepNext/>
        <w:keepLines/>
        <w:widowControl/>
        <w:numPr>
          <w:ilvl w:val="0"/>
          <w:numId w:val="71"/>
        </w:numPr>
        <w:spacing w:beforeLines="20" w:before="48" w:afterLines="20" w:after="48"/>
        <w:ind w:firstLineChars="0"/>
        <w:outlineLvl w:val="3"/>
        <w:rPr>
          <w:rFonts w:ascii="Consolas" w:hAnsi="Consolas"/>
          <w:b/>
          <w:bCs/>
          <w:vanish/>
          <w:sz w:val="28"/>
          <w:szCs w:val="28"/>
        </w:rPr>
      </w:pPr>
    </w:p>
    <w:p w14:paraId="710EA9E2" w14:textId="77777777" w:rsidR="00440E6D" w:rsidRPr="004F624E" w:rsidRDefault="00440E6D">
      <w:pPr>
        <w:pStyle w:val="aff5"/>
        <w:keepNext/>
        <w:keepLines/>
        <w:widowControl/>
        <w:numPr>
          <w:ilvl w:val="0"/>
          <w:numId w:val="71"/>
        </w:numPr>
        <w:spacing w:beforeLines="20" w:before="48" w:afterLines="20" w:after="48"/>
        <w:ind w:firstLineChars="0"/>
        <w:outlineLvl w:val="3"/>
        <w:rPr>
          <w:rFonts w:ascii="Consolas" w:hAnsi="Consolas"/>
          <w:b/>
          <w:bCs/>
          <w:vanish/>
          <w:sz w:val="28"/>
          <w:szCs w:val="28"/>
        </w:rPr>
      </w:pPr>
    </w:p>
    <w:p w14:paraId="5A984780" w14:textId="77777777" w:rsidR="00440E6D" w:rsidRPr="004F624E" w:rsidRDefault="00440E6D">
      <w:pPr>
        <w:pStyle w:val="aff5"/>
        <w:keepNext/>
        <w:keepLines/>
        <w:widowControl/>
        <w:numPr>
          <w:ilvl w:val="0"/>
          <w:numId w:val="71"/>
        </w:numPr>
        <w:spacing w:beforeLines="20" w:before="48" w:afterLines="20" w:after="48"/>
        <w:ind w:firstLineChars="0"/>
        <w:outlineLvl w:val="3"/>
        <w:rPr>
          <w:rFonts w:ascii="Consolas" w:hAnsi="Consolas"/>
          <w:b/>
          <w:bCs/>
          <w:vanish/>
          <w:sz w:val="28"/>
          <w:szCs w:val="28"/>
        </w:rPr>
      </w:pPr>
    </w:p>
    <w:p w14:paraId="1EFBD1D8" w14:textId="77777777" w:rsidR="00440E6D" w:rsidRPr="004F624E" w:rsidRDefault="00440E6D">
      <w:pPr>
        <w:pStyle w:val="aff5"/>
        <w:keepNext/>
        <w:keepLines/>
        <w:widowControl/>
        <w:numPr>
          <w:ilvl w:val="0"/>
          <w:numId w:val="71"/>
        </w:numPr>
        <w:spacing w:beforeLines="20" w:before="48" w:afterLines="20" w:after="48"/>
        <w:ind w:firstLineChars="0"/>
        <w:outlineLvl w:val="3"/>
        <w:rPr>
          <w:rFonts w:ascii="Consolas" w:hAnsi="Consolas"/>
          <w:b/>
          <w:bCs/>
          <w:vanish/>
          <w:sz w:val="28"/>
          <w:szCs w:val="28"/>
        </w:rPr>
      </w:pPr>
    </w:p>
    <w:p w14:paraId="3DAE04DD" w14:textId="77777777" w:rsidR="00440E6D" w:rsidRPr="004F624E" w:rsidRDefault="00440E6D">
      <w:pPr>
        <w:pStyle w:val="aff5"/>
        <w:keepNext/>
        <w:keepLines/>
        <w:widowControl/>
        <w:numPr>
          <w:ilvl w:val="0"/>
          <w:numId w:val="71"/>
        </w:numPr>
        <w:spacing w:beforeLines="20" w:before="48" w:afterLines="20" w:after="48"/>
        <w:ind w:firstLineChars="0"/>
        <w:outlineLvl w:val="3"/>
        <w:rPr>
          <w:rFonts w:ascii="Consolas" w:hAnsi="Consolas"/>
          <w:b/>
          <w:bCs/>
          <w:vanish/>
          <w:sz w:val="28"/>
          <w:szCs w:val="28"/>
        </w:rPr>
      </w:pPr>
    </w:p>
    <w:p w14:paraId="57FD715E" w14:textId="77777777" w:rsidR="00440E6D" w:rsidRPr="004F624E" w:rsidRDefault="00440E6D">
      <w:pPr>
        <w:pStyle w:val="aff5"/>
        <w:keepNext/>
        <w:keepLines/>
        <w:widowControl/>
        <w:numPr>
          <w:ilvl w:val="0"/>
          <w:numId w:val="71"/>
        </w:numPr>
        <w:spacing w:beforeLines="20" w:before="48" w:afterLines="20" w:after="48"/>
        <w:ind w:firstLineChars="0"/>
        <w:outlineLvl w:val="3"/>
        <w:rPr>
          <w:rFonts w:ascii="Consolas" w:hAnsi="Consolas"/>
          <w:b/>
          <w:bCs/>
          <w:vanish/>
          <w:sz w:val="28"/>
          <w:szCs w:val="28"/>
        </w:rPr>
      </w:pPr>
    </w:p>
    <w:p w14:paraId="30F3103F" w14:textId="77777777" w:rsidR="00440E6D" w:rsidRPr="004F624E" w:rsidRDefault="00440E6D">
      <w:pPr>
        <w:pStyle w:val="aff5"/>
        <w:keepNext/>
        <w:keepLines/>
        <w:widowControl/>
        <w:numPr>
          <w:ilvl w:val="0"/>
          <w:numId w:val="71"/>
        </w:numPr>
        <w:spacing w:beforeLines="20" w:before="48" w:afterLines="20" w:after="48"/>
        <w:ind w:firstLineChars="0"/>
        <w:outlineLvl w:val="3"/>
        <w:rPr>
          <w:rFonts w:ascii="Consolas" w:hAnsi="Consolas"/>
          <w:b/>
          <w:bCs/>
          <w:vanish/>
          <w:sz w:val="28"/>
          <w:szCs w:val="28"/>
        </w:rPr>
      </w:pPr>
    </w:p>
    <w:p w14:paraId="77C30658" w14:textId="77777777" w:rsidR="00440E6D" w:rsidRPr="004F624E" w:rsidRDefault="00440E6D">
      <w:pPr>
        <w:pStyle w:val="aff5"/>
        <w:keepNext/>
        <w:keepLines/>
        <w:widowControl/>
        <w:numPr>
          <w:ilvl w:val="1"/>
          <w:numId w:val="71"/>
        </w:numPr>
        <w:spacing w:beforeLines="20" w:before="48" w:afterLines="20" w:after="48"/>
        <w:ind w:firstLineChars="0"/>
        <w:outlineLvl w:val="3"/>
        <w:rPr>
          <w:rFonts w:ascii="Consolas" w:hAnsi="Consolas"/>
          <w:b/>
          <w:bCs/>
          <w:vanish/>
          <w:sz w:val="28"/>
          <w:szCs w:val="28"/>
        </w:rPr>
      </w:pPr>
    </w:p>
    <w:p w14:paraId="0FD7466C" w14:textId="77777777" w:rsidR="00440E6D" w:rsidRPr="004F624E" w:rsidRDefault="00440E6D">
      <w:pPr>
        <w:pStyle w:val="aff5"/>
        <w:keepNext/>
        <w:keepLines/>
        <w:widowControl/>
        <w:numPr>
          <w:ilvl w:val="1"/>
          <w:numId w:val="71"/>
        </w:numPr>
        <w:spacing w:beforeLines="20" w:before="48" w:afterLines="20" w:after="48"/>
        <w:ind w:firstLineChars="0"/>
        <w:outlineLvl w:val="3"/>
        <w:rPr>
          <w:rFonts w:ascii="Consolas" w:hAnsi="Consolas"/>
          <w:b/>
          <w:bCs/>
          <w:vanish/>
          <w:sz w:val="28"/>
          <w:szCs w:val="28"/>
        </w:rPr>
      </w:pPr>
    </w:p>
    <w:p w14:paraId="50B558CD" w14:textId="77777777" w:rsidR="00440E6D" w:rsidRPr="004F624E" w:rsidRDefault="00440E6D">
      <w:pPr>
        <w:pStyle w:val="aff5"/>
        <w:keepNext/>
        <w:keepLines/>
        <w:widowControl/>
        <w:numPr>
          <w:ilvl w:val="2"/>
          <w:numId w:val="71"/>
        </w:numPr>
        <w:spacing w:beforeLines="20" w:before="48" w:afterLines="20" w:after="48"/>
        <w:ind w:firstLineChars="0"/>
        <w:outlineLvl w:val="3"/>
        <w:rPr>
          <w:rFonts w:ascii="Consolas" w:hAnsi="Consolas"/>
          <w:b/>
          <w:bCs/>
          <w:vanish/>
          <w:sz w:val="28"/>
          <w:szCs w:val="28"/>
        </w:rPr>
      </w:pPr>
    </w:p>
    <w:p w14:paraId="581C99D2" w14:textId="77777777" w:rsidR="00440E6D" w:rsidRPr="004F624E" w:rsidRDefault="00440E6D">
      <w:pPr>
        <w:pStyle w:val="aff5"/>
        <w:keepNext/>
        <w:keepLines/>
        <w:widowControl/>
        <w:numPr>
          <w:ilvl w:val="2"/>
          <w:numId w:val="71"/>
        </w:numPr>
        <w:spacing w:beforeLines="20" w:before="48" w:afterLines="20" w:after="48"/>
        <w:ind w:firstLineChars="0"/>
        <w:outlineLvl w:val="3"/>
        <w:rPr>
          <w:rFonts w:ascii="Consolas" w:hAnsi="Consolas"/>
          <w:b/>
          <w:bCs/>
          <w:vanish/>
          <w:sz w:val="28"/>
          <w:szCs w:val="28"/>
        </w:rPr>
      </w:pPr>
    </w:p>
    <w:p w14:paraId="5C45F5F6" w14:textId="77777777" w:rsidR="00440E6D" w:rsidRPr="004F624E" w:rsidRDefault="00440E6D">
      <w:pPr>
        <w:pStyle w:val="aff5"/>
        <w:keepNext/>
        <w:keepLines/>
        <w:widowControl/>
        <w:numPr>
          <w:ilvl w:val="2"/>
          <w:numId w:val="71"/>
        </w:numPr>
        <w:spacing w:beforeLines="20" w:before="48" w:afterLines="20" w:after="48"/>
        <w:ind w:firstLineChars="0"/>
        <w:outlineLvl w:val="3"/>
        <w:rPr>
          <w:rFonts w:ascii="Consolas" w:hAnsi="Consolas"/>
          <w:b/>
          <w:bCs/>
          <w:vanish/>
          <w:sz w:val="28"/>
          <w:szCs w:val="28"/>
        </w:rPr>
      </w:pPr>
    </w:p>
    <w:p w14:paraId="02F9D50F" w14:textId="77777777" w:rsidR="00440E6D" w:rsidRPr="004F624E" w:rsidRDefault="00440E6D">
      <w:pPr>
        <w:pStyle w:val="aff5"/>
        <w:keepNext/>
        <w:keepLines/>
        <w:widowControl/>
        <w:numPr>
          <w:ilvl w:val="2"/>
          <w:numId w:val="71"/>
        </w:numPr>
        <w:spacing w:beforeLines="20" w:before="48" w:afterLines="20" w:after="48"/>
        <w:ind w:firstLineChars="0"/>
        <w:outlineLvl w:val="3"/>
        <w:rPr>
          <w:rFonts w:ascii="Consolas" w:hAnsi="Consolas"/>
          <w:b/>
          <w:bCs/>
          <w:vanish/>
          <w:sz w:val="28"/>
          <w:szCs w:val="28"/>
        </w:rPr>
      </w:pPr>
    </w:p>
    <w:p w14:paraId="456F4923" w14:textId="77777777" w:rsidR="00440E6D" w:rsidRPr="004F624E" w:rsidRDefault="00440E6D">
      <w:pPr>
        <w:pStyle w:val="aff5"/>
        <w:keepNext/>
        <w:keepLines/>
        <w:widowControl/>
        <w:numPr>
          <w:ilvl w:val="2"/>
          <w:numId w:val="71"/>
        </w:numPr>
        <w:spacing w:beforeLines="20" w:before="48" w:afterLines="20" w:after="48"/>
        <w:ind w:firstLineChars="0"/>
        <w:outlineLvl w:val="3"/>
        <w:rPr>
          <w:rFonts w:ascii="Consolas" w:hAnsi="Consolas"/>
          <w:b/>
          <w:bCs/>
          <w:vanish/>
          <w:sz w:val="28"/>
          <w:szCs w:val="28"/>
        </w:rPr>
      </w:pPr>
    </w:p>
    <w:p w14:paraId="59558F65" w14:textId="77777777" w:rsidR="00440E6D" w:rsidRPr="004F624E" w:rsidRDefault="00440E6D">
      <w:pPr>
        <w:pStyle w:val="aff5"/>
        <w:keepNext/>
        <w:keepLines/>
        <w:widowControl/>
        <w:numPr>
          <w:ilvl w:val="2"/>
          <w:numId w:val="71"/>
        </w:numPr>
        <w:spacing w:beforeLines="20" w:before="48" w:afterLines="20" w:after="48"/>
        <w:ind w:firstLineChars="0"/>
        <w:outlineLvl w:val="3"/>
        <w:rPr>
          <w:rFonts w:ascii="Consolas" w:hAnsi="Consolas"/>
          <w:b/>
          <w:bCs/>
          <w:vanish/>
          <w:sz w:val="28"/>
          <w:szCs w:val="28"/>
        </w:rPr>
      </w:pPr>
    </w:p>
    <w:p w14:paraId="426AF1B4" w14:textId="77777777" w:rsidR="00440E6D" w:rsidRPr="004F624E" w:rsidRDefault="00440E6D">
      <w:pPr>
        <w:pStyle w:val="aff5"/>
        <w:keepNext/>
        <w:keepLines/>
        <w:widowControl/>
        <w:numPr>
          <w:ilvl w:val="2"/>
          <w:numId w:val="71"/>
        </w:numPr>
        <w:spacing w:beforeLines="20" w:before="48" w:afterLines="20" w:after="48"/>
        <w:ind w:firstLineChars="0"/>
        <w:outlineLvl w:val="3"/>
        <w:rPr>
          <w:rFonts w:ascii="Consolas" w:hAnsi="Consolas"/>
          <w:b/>
          <w:bCs/>
          <w:vanish/>
          <w:sz w:val="28"/>
          <w:szCs w:val="28"/>
        </w:rPr>
      </w:pPr>
    </w:p>
    <w:p w14:paraId="1BC76255" w14:textId="77777777" w:rsidR="00440E6D" w:rsidRPr="004F624E" w:rsidRDefault="00440E6D">
      <w:pPr>
        <w:pStyle w:val="aff5"/>
        <w:keepNext/>
        <w:keepLines/>
        <w:widowControl/>
        <w:numPr>
          <w:ilvl w:val="2"/>
          <w:numId w:val="71"/>
        </w:numPr>
        <w:spacing w:beforeLines="20" w:before="48" w:afterLines="20" w:after="48"/>
        <w:ind w:firstLineChars="0"/>
        <w:outlineLvl w:val="3"/>
        <w:rPr>
          <w:rFonts w:ascii="Consolas" w:hAnsi="Consolas"/>
          <w:b/>
          <w:bCs/>
          <w:vanish/>
          <w:sz w:val="28"/>
          <w:szCs w:val="28"/>
        </w:rPr>
      </w:pPr>
    </w:p>
    <w:p w14:paraId="4B14057C" w14:textId="77777777" w:rsidR="00440E6D" w:rsidRPr="004F624E" w:rsidRDefault="00440E6D" w:rsidP="00AC5C40">
      <w:pPr>
        <w:pStyle w:val="4"/>
        <w:numPr>
          <w:ilvl w:val="3"/>
          <w:numId w:val="71"/>
        </w:numPr>
        <w:spacing w:before="48" w:after="48"/>
        <w:rPr>
          <w:rFonts w:ascii="Consolas" w:hAnsi="Consolas"/>
        </w:rPr>
      </w:pPr>
      <w:r w:rsidRPr="004F624E">
        <w:rPr>
          <w:rFonts w:ascii="Consolas" w:hAnsi="Consolas" w:hint="eastAsia"/>
        </w:rPr>
        <w:t>音视频检测</w:t>
      </w:r>
    </w:p>
    <w:p w14:paraId="5A233F23" w14:textId="77777777" w:rsidR="001F2F4E" w:rsidRPr="004F624E" w:rsidRDefault="0059285B" w:rsidP="00A528BA">
      <w:pPr>
        <w:ind w:firstLine="420"/>
        <w:rPr>
          <w:rFonts w:ascii="Consolas" w:hAnsi="Consolas"/>
        </w:rPr>
      </w:pPr>
      <w:r w:rsidRPr="004F624E">
        <w:rPr>
          <w:rFonts w:ascii="Consolas" w:hAnsi="Consolas" w:hint="eastAsia"/>
        </w:rPr>
        <w:t>用于用户对其参加会议时使用的本地多媒体设备（摄像头、麦克风等）进行检测，可以让用户清楚的知道会议中的可用设备以及不可用设备出现异常的原因。</w:t>
      </w:r>
    </w:p>
    <w:p w14:paraId="1539FA6F" w14:textId="77777777" w:rsidR="001F2F4E" w:rsidRPr="004F624E" w:rsidRDefault="001F2F4E" w:rsidP="0059285B">
      <w:pPr>
        <w:rPr>
          <w:rFonts w:ascii="Consolas" w:hAnsi="Consolas"/>
        </w:rPr>
      </w:pPr>
      <w:r w:rsidRPr="004F624E">
        <w:rPr>
          <w:rFonts w:ascii="Consolas" w:hAnsi="Consolas" w:hint="eastAsia"/>
        </w:rPr>
        <w:t>关于检测的具体操作步骤和说明，请参见</w:t>
      </w:r>
      <w:hyperlink w:anchor="_设备检测" w:history="1">
        <w:r w:rsidRPr="004F624E">
          <w:rPr>
            <w:rStyle w:val="af2"/>
            <w:rFonts w:ascii="Consolas" w:hAnsi="Consolas" w:hint="eastAsia"/>
          </w:rPr>
          <w:t>设备检测</w:t>
        </w:r>
      </w:hyperlink>
      <w:r w:rsidRPr="004F624E">
        <w:rPr>
          <w:rFonts w:ascii="Consolas" w:hAnsi="Consolas" w:hint="eastAsia"/>
        </w:rPr>
        <w:t>一节。</w:t>
      </w:r>
    </w:p>
    <w:p w14:paraId="6C492A32" w14:textId="77777777" w:rsidR="00440E6D" w:rsidRPr="004F624E" w:rsidRDefault="00440E6D" w:rsidP="00AC5C40">
      <w:pPr>
        <w:pStyle w:val="4"/>
        <w:numPr>
          <w:ilvl w:val="3"/>
          <w:numId w:val="71"/>
        </w:numPr>
        <w:spacing w:before="48" w:after="48"/>
        <w:rPr>
          <w:rFonts w:ascii="Consolas" w:hAnsi="Consolas"/>
        </w:rPr>
      </w:pPr>
      <w:r w:rsidRPr="004F624E">
        <w:rPr>
          <w:rFonts w:ascii="Consolas" w:hAnsi="Consolas" w:hint="eastAsia"/>
        </w:rPr>
        <w:t>在线客服</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A528BA" w:rsidRPr="004F624E" w14:paraId="6E39F0D5" w14:textId="77777777" w:rsidTr="00D9625C">
        <w:tc>
          <w:tcPr>
            <w:tcW w:w="2235" w:type="dxa"/>
            <w:shd w:val="clear" w:color="auto" w:fill="auto"/>
          </w:tcPr>
          <w:p w14:paraId="4DE4B101" w14:textId="77777777" w:rsidR="00A528BA" w:rsidRPr="004F624E" w:rsidRDefault="00A528BA" w:rsidP="00D9625C">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5967627B" w14:textId="77777777" w:rsidR="00A528BA" w:rsidRPr="004F624E" w:rsidRDefault="00A528BA" w:rsidP="00D9625C">
            <w:pPr>
              <w:pStyle w:val="a4"/>
              <w:spacing w:after="72"/>
              <w:ind w:firstLineChars="0" w:firstLine="0"/>
              <w:rPr>
                <w:rFonts w:ascii="Consolas" w:hAnsi="Consolas"/>
                <w:caps/>
                <w:sz w:val="21"/>
                <w:szCs w:val="21"/>
              </w:rPr>
            </w:pPr>
            <w:r w:rsidRPr="004F624E">
              <w:rPr>
                <w:rFonts w:ascii="Consolas" w:hAnsi="Consolas" w:hint="eastAsia"/>
                <w:caps/>
                <w:sz w:val="21"/>
                <w:szCs w:val="21"/>
              </w:rPr>
              <w:t>在线客服</w:t>
            </w:r>
          </w:p>
        </w:tc>
      </w:tr>
      <w:tr w:rsidR="00A528BA" w:rsidRPr="004F624E" w14:paraId="28AC0ED1" w14:textId="77777777" w:rsidTr="00D9625C">
        <w:tc>
          <w:tcPr>
            <w:tcW w:w="2235" w:type="dxa"/>
            <w:shd w:val="clear" w:color="auto" w:fill="auto"/>
          </w:tcPr>
          <w:p w14:paraId="3FD907A7" w14:textId="77777777" w:rsidR="00A528BA" w:rsidRPr="004F624E" w:rsidRDefault="00A528BA" w:rsidP="00D9625C">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04075748" w14:textId="77777777" w:rsidR="00A528BA" w:rsidRPr="004F624E" w:rsidRDefault="00A528BA" w:rsidP="00D9625C">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MAX1.0_CLIENT_CONFPANEL_SRS_008</w:t>
            </w:r>
          </w:p>
        </w:tc>
      </w:tr>
      <w:tr w:rsidR="00A528BA" w:rsidRPr="004F624E" w14:paraId="4A413C5A" w14:textId="77777777" w:rsidTr="00D9625C">
        <w:tc>
          <w:tcPr>
            <w:tcW w:w="2235" w:type="dxa"/>
            <w:shd w:val="clear" w:color="auto" w:fill="auto"/>
          </w:tcPr>
          <w:p w14:paraId="6BC14176" w14:textId="77777777" w:rsidR="00A528BA" w:rsidRPr="004F624E" w:rsidRDefault="00A528BA" w:rsidP="00D9625C">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6FF94E64" w14:textId="77777777" w:rsidR="00A528BA" w:rsidRPr="004F624E" w:rsidRDefault="00A528BA" w:rsidP="00A528BA">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A528BA" w:rsidRPr="004F624E" w14:paraId="560FC621" w14:textId="77777777" w:rsidTr="00D9625C">
        <w:tc>
          <w:tcPr>
            <w:tcW w:w="2235" w:type="dxa"/>
            <w:shd w:val="clear" w:color="auto" w:fill="auto"/>
          </w:tcPr>
          <w:p w14:paraId="43B5236F" w14:textId="77777777" w:rsidR="00A528BA" w:rsidRPr="004F624E" w:rsidRDefault="00A528BA" w:rsidP="00D9625C">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171D31E4" w14:textId="77777777" w:rsidR="00A528BA" w:rsidRPr="004F624E" w:rsidRDefault="00A528BA" w:rsidP="00D9625C">
            <w:pPr>
              <w:pStyle w:val="a4"/>
              <w:spacing w:after="72"/>
              <w:ind w:firstLineChars="0" w:firstLine="0"/>
              <w:rPr>
                <w:rFonts w:ascii="Consolas" w:hAnsi="Consolas"/>
                <w:caps/>
                <w:sz w:val="21"/>
                <w:szCs w:val="21"/>
              </w:rPr>
            </w:pPr>
            <w:r w:rsidRPr="004F624E">
              <w:rPr>
                <w:rFonts w:ascii="Consolas" w:hAnsi="Consolas" w:hint="eastAsia"/>
                <w:caps/>
                <w:sz w:val="21"/>
                <w:szCs w:val="21"/>
              </w:rPr>
              <w:t>用户可通过此命令，直接通过文字交流的方式与全时的客服人员联系。</w:t>
            </w:r>
          </w:p>
        </w:tc>
      </w:tr>
      <w:tr w:rsidR="00A528BA" w:rsidRPr="004F624E" w14:paraId="3852ACB7" w14:textId="77777777" w:rsidTr="00D9625C">
        <w:tc>
          <w:tcPr>
            <w:tcW w:w="2235" w:type="dxa"/>
            <w:shd w:val="clear" w:color="auto" w:fill="auto"/>
          </w:tcPr>
          <w:p w14:paraId="3630B2B6" w14:textId="77777777" w:rsidR="00A528BA" w:rsidRPr="004F624E" w:rsidRDefault="00A528BA" w:rsidP="00D9625C">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0544B7FA" w14:textId="77777777" w:rsidR="00A528BA" w:rsidRPr="004F624E" w:rsidRDefault="00A528BA" w:rsidP="00D9625C">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A528BA" w:rsidRPr="004F624E" w14:paraId="1514DA29" w14:textId="77777777" w:rsidTr="00D9625C">
        <w:tc>
          <w:tcPr>
            <w:tcW w:w="2235" w:type="dxa"/>
            <w:shd w:val="clear" w:color="auto" w:fill="auto"/>
          </w:tcPr>
          <w:p w14:paraId="56B8B97A" w14:textId="77777777" w:rsidR="00A528BA" w:rsidRPr="004F624E" w:rsidRDefault="00A528BA" w:rsidP="00D9625C">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07B064BA" w14:textId="77777777" w:rsidR="00A528BA" w:rsidRPr="004F624E" w:rsidRDefault="00A528BA" w:rsidP="00D9625C">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A528BA" w:rsidRPr="004F624E" w14:paraId="5876AC1A" w14:textId="77777777" w:rsidTr="00D9625C">
        <w:tc>
          <w:tcPr>
            <w:tcW w:w="9096" w:type="dxa"/>
            <w:gridSpan w:val="2"/>
            <w:shd w:val="clear" w:color="auto" w:fill="auto"/>
          </w:tcPr>
          <w:p w14:paraId="5C021F46" w14:textId="77777777" w:rsidR="00A528BA" w:rsidRPr="004F624E" w:rsidRDefault="00A528BA" w:rsidP="00D9625C">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A528BA" w:rsidRPr="004F624E" w14:paraId="0B6BA69F" w14:textId="77777777" w:rsidTr="00D9625C">
        <w:tc>
          <w:tcPr>
            <w:tcW w:w="9096" w:type="dxa"/>
            <w:gridSpan w:val="2"/>
            <w:shd w:val="clear" w:color="auto" w:fill="auto"/>
          </w:tcPr>
          <w:p w14:paraId="5BB53BF5" w14:textId="77777777" w:rsidR="00A528BA" w:rsidRPr="004F624E" w:rsidRDefault="00A528BA" w:rsidP="00AC5C40">
            <w:pPr>
              <w:pStyle w:val="srs"/>
              <w:numPr>
                <w:ilvl w:val="0"/>
                <w:numId w:val="72"/>
              </w:numPr>
              <w:rPr>
                <w:rFonts w:ascii="Consolas" w:hAnsi="Consolas"/>
                <w:szCs w:val="21"/>
              </w:rPr>
            </w:pPr>
            <w:r w:rsidRPr="004F624E">
              <w:rPr>
                <w:rFonts w:ascii="Consolas" w:hAnsi="Consolas" w:hint="eastAsia"/>
                <w:szCs w:val="21"/>
              </w:rPr>
              <w:t>用户点击【在线客服】命令</w:t>
            </w:r>
          </w:p>
          <w:p w14:paraId="52CA1007" w14:textId="77777777" w:rsidR="00A528BA" w:rsidRPr="004F624E" w:rsidRDefault="00A528BA" w:rsidP="00AC5C40">
            <w:pPr>
              <w:pStyle w:val="srs"/>
              <w:numPr>
                <w:ilvl w:val="0"/>
                <w:numId w:val="72"/>
              </w:numPr>
              <w:rPr>
                <w:rFonts w:ascii="Consolas" w:hAnsi="Consolas"/>
                <w:szCs w:val="21"/>
              </w:rPr>
            </w:pPr>
            <w:r w:rsidRPr="004F624E">
              <w:rPr>
                <w:rFonts w:ascii="Consolas" w:hAnsi="Consolas" w:hint="eastAsia"/>
                <w:szCs w:val="21"/>
              </w:rPr>
              <w:t>自动弹出系统默认浏览器，转向全时在线客服系统</w:t>
            </w:r>
            <w:r w:rsidR="00E91CC6" w:rsidRPr="004F624E">
              <w:rPr>
                <w:rFonts w:ascii="Consolas" w:hAnsi="Consolas" w:hint="eastAsia"/>
                <w:szCs w:val="21"/>
              </w:rPr>
              <w:t>。</w:t>
            </w:r>
          </w:p>
          <w:p w14:paraId="2CD5B735" w14:textId="77777777" w:rsidR="00A528BA" w:rsidRPr="004F624E" w:rsidRDefault="00E91CC6" w:rsidP="00AC5C40">
            <w:pPr>
              <w:pStyle w:val="srs"/>
              <w:numPr>
                <w:ilvl w:val="0"/>
                <w:numId w:val="72"/>
              </w:numPr>
              <w:rPr>
                <w:rFonts w:ascii="Consolas" w:hAnsi="Consolas"/>
                <w:szCs w:val="21"/>
              </w:rPr>
            </w:pPr>
            <w:r w:rsidRPr="004F624E">
              <w:rPr>
                <w:rFonts w:ascii="Consolas" w:hAnsi="Consolas" w:hint="eastAsia"/>
                <w:szCs w:val="21"/>
              </w:rPr>
              <w:t>使用在线客服系统与全时的客服人员在线沟通（文字形式）。</w:t>
            </w:r>
          </w:p>
          <w:p w14:paraId="1DE23DDA" w14:textId="77777777" w:rsidR="00A528BA" w:rsidRPr="004F624E" w:rsidRDefault="00A528BA" w:rsidP="00AC5C40">
            <w:pPr>
              <w:pStyle w:val="srs"/>
              <w:numPr>
                <w:ilvl w:val="0"/>
                <w:numId w:val="72"/>
              </w:numPr>
              <w:rPr>
                <w:rFonts w:ascii="Consolas" w:hAnsi="Consolas"/>
                <w:szCs w:val="21"/>
              </w:rPr>
            </w:pPr>
            <w:r w:rsidRPr="004F624E">
              <w:rPr>
                <w:rFonts w:ascii="Consolas" w:hAnsi="Consolas" w:hint="eastAsia"/>
                <w:szCs w:val="21"/>
              </w:rPr>
              <w:t>用例结束。</w:t>
            </w:r>
          </w:p>
        </w:tc>
      </w:tr>
      <w:tr w:rsidR="00A528BA" w:rsidRPr="004F624E" w14:paraId="2D58E3C4" w14:textId="77777777" w:rsidTr="00D9625C">
        <w:tc>
          <w:tcPr>
            <w:tcW w:w="9096" w:type="dxa"/>
            <w:gridSpan w:val="2"/>
            <w:shd w:val="clear" w:color="auto" w:fill="auto"/>
          </w:tcPr>
          <w:p w14:paraId="3BE3CDBF" w14:textId="77777777" w:rsidR="00A528BA" w:rsidRPr="004F624E" w:rsidRDefault="00A528BA" w:rsidP="00D9625C">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A528BA" w:rsidRPr="004F624E" w14:paraId="53AFB984" w14:textId="77777777" w:rsidTr="00D9625C">
        <w:tc>
          <w:tcPr>
            <w:tcW w:w="9096" w:type="dxa"/>
            <w:gridSpan w:val="2"/>
            <w:shd w:val="clear" w:color="auto" w:fill="auto"/>
          </w:tcPr>
          <w:p w14:paraId="4626A5B4" w14:textId="77777777" w:rsidR="00A528BA" w:rsidRPr="004F624E" w:rsidRDefault="00A528BA" w:rsidP="00D9625C">
            <w:pPr>
              <w:spacing w:line="360" w:lineRule="auto"/>
              <w:rPr>
                <w:rFonts w:ascii="Consolas" w:hAnsi="Consolas"/>
              </w:rPr>
            </w:pPr>
            <w:r w:rsidRPr="004F624E">
              <w:rPr>
                <w:rFonts w:ascii="Consolas" w:hAnsi="Consolas" w:hint="eastAsia"/>
              </w:rPr>
              <w:t>N/A</w:t>
            </w:r>
          </w:p>
        </w:tc>
      </w:tr>
      <w:tr w:rsidR="00A528BA" w:rsidRPr="004F624E" w14:paraId="72EA5BC1" w14:textId="77777777" w:rsidTr="00D9625C">
        <w:tc>
          <w:tcPr>
            <w:tcW w:w="2235" w:type="dxa"/>
            <w:shd w:val="clear" w:color="auto" w:fill="auto"/>
          </w:tcPr>
          <w:p w14:paraId="176CCF9A" w14:textId="77777777" w:rsidR="00A528BA" w:rsidRPr="004F624E" w:rsidRDefault="00A528BA" w:rsidP="00D9625C">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446507D5" w14:textId="77777777" w:rsidR="00A528BA" w:rsidRPr="004F624E" w:rsidRDefault="00A528BA" w:rsidP="00D9625C">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528BA" w:rsidRPr="004F624E" w14:paraId="5D7CCBEB" w14:textId="77777777" w:rsidTr="00D9625C">
        <w:tc>
          <w:tcPr>
            <w:tcW w:w="2235" w:type="dxa"/>
            <w:shd w:val="clear" w:color="auto" w:fill="auto"/>
          </w:tcPr>
          <w:p w14:paraId="23CEF21A" w14:textId="77777777" w:rsidR="00A528BA" w:rsidRPr="004F624E" w:rsidRDefault="00A528BA" w:rsidP="00D9625C">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552A9401" w14:textId="77777777" w:rsidR="00A528BA" w:rsidRPr="004F624E" w:rsidRDefault="00E91CC6" w:rsidP="00E91CC6">
            <w:pPr>
              <w:pStyle w:val="srs"/>
              <w:numPr>
                <w:ilvl w:val="0"/>
                <w:numId w:val="0"/>
              </w:numPr>
              <w:rPr>
                <w:rFonts w:ascii="Consolas" w:hAnsi="Consolas"/>
                <w:szCs w:val="21"/>
              </w:rPr>
            </w:pPr>
            <w:r w:rsidRPr="004F624E">
              <w:rPr>
                <w:rFonts w:ascii="Consolas" w:hAnsi="Consolas" w:hint="eastAsia"/>
                <w:szCs w:val="21"/>
              </w:rPr>
              <w:t>N/A</w:t>
            </w:r>
          </w:p>
        </w:tc>
      </w:tr>
      <w:tr w:rsidR="00A528BA" w:rsidRPr="004F624E" w14:paraId="1D75F581" w14:textId="77777777" w:rsidTr="00D9625C">
        <w:tc>
          <w:tcPr>
            <w:tcW w:w="2235" w:type="dxa"/>
            <w:shd w:val="clear" w:color="auto" w:fill="auto"/>
          </w:tcPr>
          <w:p w14:paraId="17A7E33F" w14:textId="77777777" w:rsidR="00A528BA" w:rsidRPr="004F624E" w:rsidRDefault="00A528BA" w:rsidP="00D9625C">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1EC59871" w14:textId="77777777" w:rsidR="00A528BA" w:rsidRPr="004F624E" w:rsidRDefault="00A528BA" w:rsidP="00D9625C">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528BA" w:rsidRPr="004F624E" w14:paraId="10C9C13C" w14:textId="77777777" w:rsidTr="00D9625C">
        <w:tc>
          <w:tcPr>
            <w:tcW w:w="2235" w:type="dxa"/>
            <w:shd w:val="clear" w:color="auto" w:fill="auto"/>
          </w:tcPr>
          <w:p w14:paraId="51581028" w14:textId="77777777" w:rsidR="00A528BA" w:rsidRPr="004F624E" w:rsidRDefault="00A528BA" w:rsidP="00D9625C">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3A70B482" w14:textId="77777777" w:rsidR="00A528BA" w:rsidRPr="004F624E" w:rsidRDefault="00A528BA" w:rsidP="00D9625C">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528BA" w:rsidRPr="004F624E" w14:paraId="7F344708" w14:textId="77777777" w:rsidTr="00D9625C">
        <w:tc>
          <w:tcPr>
            <w:tcW w:w="2235" w:type="dxa"/>
            <w:shd w:val="clear" w:color="auto" w:fill="auto"/>
          </w:tcPr>
          <w:p w14:paraId="2706E4C1" w14:textId="77777777" w:rsidR="00A528BA" w:rsidRPr="004F624E" w:rsidRDefault="00A528BA" w:rsidP="00D9625C">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4E827E4E" w14:textId="77777777" w:rsidR="00A528BA" w:rsidRPr="004F624E" w:rsidRDefault="00A528BA" w:rsidP="00D9625C">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1395EFCD" w14:textId="77777777" w:rsidR="00440E6D" w:rsidRPr="004F624E" w:rsidRDefault="00440E6D" w:rsidP="00AC5C40">
      <w:pPr>
        <w:pStyle w:val="4"/>
        <w:numPr>
          <w:ilvl w:val="3"/>
          <w:numId w:val="71"/>
        </w:numPr>
        <w:spacing w:before="48" w:after="48"/>
        <w:rPr>
          <w:rFonts w:ascii="Consolas" w:hAnsi="Consolas"/>
        </w:rPr>
      </w:pPr>
      <w:r w:rsidRPr="004F624E">
        <w:rPr>
          <w:rFonts w:ascii="Consolas" w:hAnsi="Consolas" w:hint="eastAsia"/>
        </w:rPr>
        <w:t>设置</w:t>
      </w:r>
    </w:p>
    <w:p w14:paraId="7A1D428B" w14:textId="77777777" w:rsidR="00F310D8" w:rsidRPr="004F624E" w:rsidRDefault="00F310D8" w:rsidP="00F843EB">
      <w:pPr>
        <w:ind w:firstLine="420"/>
        <w:rPr>
          <w:rFonts w:ascii="Consolas" w:hAnsi="Consolas"/>
        </w:rPr>
      </w:pPr>
      <w:r w:rsidRPr="004F624E">
        <w:rPr>
          <w:rFonts w:ascii="Consolas" w:hAnsi="Consolas" w:hint="eastAsia"/>
        </w:rPr>
        <w:t>通过此命令，参会者可以对会议参数进行修改。例如修改文字交流的保存路径、下载文件路径、音视频设备等等。具体请参考</w:t>
      </w:r>
      <w:hyperlink w:anchor="_会议设置_1" w:history="1">
        <w:r w:rsidRPr="004F624E">
          <w:rPr>
            <w:rStyle w:val="af2"/>
            <w:rFonts w:ascii="Consolas" w:hAnsi="Consolas" w:hint="eastAsia"/>
          </w:rPr>
          <w:t>会议设置</w:t>
        </w:r>
      </w:hyperlink>
      <w:r w:rsidRPr="004F624E">
        <w:rPr>
          <w:rFonts w:ascii="Consolas" w:hAnsi="Consolas" w:hint="eastAsia"/>
        </w:rPr>
        <w:t>一节。</w:t>
      </w:r>
    </w:p>
    <w:p w14:paraId="4F8EBBBE" w14:textId="77777777" w:rsidR="00440E6D" w:rsidRPr="004F624E" w:rsidRDefault="00440E6D" w:rsidP="00AC5C40">
      <w:pPr>
        <w:pStyle w:val="4"/>
        <w:numPr>
          <w:ilvl w:val="3"/>
          <w:numId w:val="71"/>
        </w:numPr>
        <w:spacing w:before="48" w:after="48"/>
        <w:rPr>
          <w:rFonts w:ascii="Consolas" w:hAnsi="Consolas"/>
        </w:rPr>
      </w:pPr>
      <w:r w:rsidRPr="004F624E">
        <w:rPr>
          <w:rFonts w:ascii="Consolas" w:hAnsi="Consolas" w:hint="eastAsia"/>
        </w:rPr>
        <w:t>问题反馈</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F310D8" w:rsidRPr="004F624E" w14:paraId="511DAD94" w14:textId="77777777" w:rsidTr="00D9625C">
        <w:tc>
          <w:tcPr>
            <w:tcW w:w="2235" w:type="dxa"/>
            <w:shd w:val="clear" w:color="auto" w:fill="auto"/>
          </w:tcPr>
          <w:p w14:paraId="31C53B92" w14:textId="77777777" w:rsidR="00F310D8" w:rsidRPr="004F624E" w:rsidRDefault="00F310D8" w:rsidP="00D9625C">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768B17D1" w14:textId="77777777" w:rsidR="00F310D8" w:rsidRPr="004F624E" w:rsidRDefault="00F310D8" w:rsidP="00D9625C">
            <w:pPr>
              <w:pStyle w:val="a4"/>
              <w:spacing w:after="72"/>
              <w:ind w:firstLineChars="0" w:firstLine="0"/>
              <w:rPr>
                <w:rFonts w:ascii="Consolas" w:hAnsi="Consolas"/>
                <w:caps/>
                <w:sz w:val="21"/>
                <w:szCs w:val="21"/>
              </w:rPr>
            </w:pPr>
            <w:r w:rsidRPr="004F624E">
              <w:rPr>
                <w:rFonts w:ascii="Consolas" w:hAnsi="Consolas" w:hint="eastAsia"/>
                <w:caps/>
                <w:sz w:val="21"/>
                <w:szCs w:val="21"/>
              </w:rPr>
              <w:t>在线客服</w:t>
            </w:r>
          </w:p>
        </w:tc>
      </w:tr>
      <w:tr w:rsidR="00F310D8" w:rsidRPr="004F624E" w14:paraId="5B46B05A" w14:textId="77777777" w:rsidTr="00D9625C">
        <w:tc>
          <w:tcPr>
            <w:tcW w:w="2235" w:type="dxa"/>
            <w:shd w:val="clear" w:color="auto" w:fill="auto"/>
          </w:tcPr>
          <w:p w14:paraId="7A98DBF5" w14:textId="77777777" w:rsidR="00F310D8" w:rsidRPr="004F624E" w:rsidRDefault="00F310D8" w:rsidP="00D9625C">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553B33FF" w14:textId="77777777" w:rsidR="00F310D8" w:rsidRPr="004F624E" w:rsidRDefault="00F310D8" w:rsidP="00D9625C">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MAX1.0_CLIENT_CONFPANEL_SRS_00</w:t>
            </w:r>
            <w:r w:rsidR="007B6944" w:rsidRPr="004F624E">
              <w:rPr>
                <w:rFonts w:ascii="Consolas" w:hAnsi="Consolas" w:hint="eastAsia"/>
                <w:caps/>
                <w:sz w:val="21"/>
                <w:szCs w:val="21"/>
              </w:rPr>
              <w:t>9</w:t>
            </w:r>
          </w:p>
        </w:tc>
      </w:tr>
      <w:tr w:rsidR="00F310D8" w:rsidRPr="004F624E" w14:paraId="1D6B844E" w14:textId="77777777" w:rsidTr="00D9625C">
        <w:tc>
          <w:tcPr>
            <w:tcW w:w="2235" w:type="dxa"/>
            <w:shd w:val="clear" w:color="auto" w:fill="auto"/>
          </w:tcPr>
          <w:p w14:paraId="41E84A0E" w14:textId="77777777" w:rsidR="00F310D8" w:rsidRPr="004F624E" w:rsidRDefault="00F310D8" w:rsidP="00D9625C">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076DE15E" w14:textId="77777777" w:rsidR="00F310D8" w:rsidRPr="004F624E" w:rsidRDefault="00F310D8" w:rsidP="00D9625C">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F310D8" w:rsidRPr="004F624E" w14:paraId="7A162670" w14:textId="77777777" w:rsidTr="00D9625C">
        <w:tc>
          <w:tcPr>
            <w:tcW w:w="2235" w:type="dxa"/>
            <w:shd w:val="clear" w:color="auto" w:fill="auto"/>
          </w:tcPr>
          <w:p w14:paraId="40BF5DCE" w14:textId="77777777" w:rsidR="00F310D8" w:rsidRPr="004F624E" w:rsidRDefault="00F310D8" w:rsidP="00D9625C">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简述</w:t>
            </w:r>
          </w:p>
        </w:tc>
        <w:tc>
          <w:tcPr>
            <w:tcW w:w="6861" w:type="dxa"/>
            <w:shd w:val="clear" w:color="auto" w:fill="auto"/>
          </w:tcPr>
          <w:p w14:paraId="087E8DE4" w14:textId="77777777" w:rsidR="00F310D8" w:rsidRPr="004F624E" w:rsidRDefault="00F310D8" w:rsidP="007B6944">
            <w:pPr>
              <w:pStyle w:val="a4"/>
              <w:spacing w:after="72"/>
              <w:ind w:firstLineChars="0" w:firstLine="0"/>
              <w:rPr>
                <w:rFonts w:ascii="Consolas" w:hAnsi="Consolas"/>
                <w:caps/>
                <w:sz w:val="21"/>
                <w:szCs w:val="21"/>
              </w:rPr>
            </w:pPr>
            <w:r w:rsidRPr="004F624E">
              <w:rPr>
                <w:rFonts w:ascii="Consolas" w:hAnsi="Consolas" w:hint="eastAsia"/>
                <w:caps/>
                <w:sz w:val="21"/>
                <w:szCs w:val="21"/>
              </w:rPr>
              <w:t>用户可通过此命令</w:t>
            </w:r>
            <w:r w:rsidR="007B6944" w:rsidRPr="004F624E">
              <w:rPr>
                <w:rFonts w:ascii="Consolas" w:hAnsi="Consolas" w:hint="eastAsia"/>
                <w:caps/>
                <w:sz w:val="21"/>
                <w:szCs w:val="21"/>
              </w:rPr>
              <w:t>打开问题反馈窗口，填写问题描述并发送给全时技术支持</w:t>
            </w:r>
            <w:r w:rsidRPr="004F624E">
              <w:rPr>
                <w:rFonts w:ascii="Consolas" w:hAnsi="Consolas" w:hint="eastAsia"/>
                <w:caps/>
                <w:sz w:val="21"/>
                <w:szCs w:val="21"/>
              </w:rPr>
              <w:t>。</w:t>
            </w:r>
          </w:p>
        </w:tc>
      </w:tr>
      <w:tr w:rsidR="00F310D8" w:rsidRPr="004F624E" w14:paraId="7251E914" w14:textId="77777777" w:rsidTr="00D9625C">
        <w:tc>
          <w:tcPr>
            <w:tcW w:w="2235" w:type="dxa"/>
            <w:shd w:val="clear" w:color="auto" w:fill="auto"/>
          </w:tcPr>
          <w:p w14:paraId="3ECD82E2" w14:textId="77777777" w:rsidR="00F310D8" w:rsidRPr="004F624E" w:rsidRDefault="00F310D8" w:rsidP="00D9625C">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6D22FD07" w14:textId="77777777" w:rsidR="00F310D8" w:rsidRPr="004F624E" w:rsidRDefault="00F310D8" w:rsidP="00D9625C">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F310D8" w:rsidRPr="004F624E" w14:paraId="496001B7" w14:textId="77777777" w:rsidTr="00D9625C">
        <w:tc>
          <w:tcPr>
            <w:tcW w:w="2235" w:type="dxa"/>
            <w:shd w:val="clear" w:color="auto" w:fill="auto"/>
          </w:tcPr>
          <w:p w14:paraId="4B67A810" w14:textId="77777777" w:rsidR="00F310D8" w:rsidRPr="004F624E" w:rsidRDefault="00F310D8" w:rsidP="00D9625C">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62A75B22" w14:textId="77777777" w:rsidR="00F310D8" w:rsidRPr="004F624E" w:rsidRDefault="00F310D8" w:rsidP="00D9625C">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F310D8" w:rsidRPr="004F624E" w14:paraId="2F928E95" w14:textId="77777777" w:rsidTr="00D9625C">
        <w:tc>
          <w:tcPr>
            <w:tcW w:w="9096" w:type="dxa"/>
            <w:gridSpan w:val="2"/>
            <w:shd w:val="clear" w:color="auto" w:fill="auto"/>
          </w:tcPr>
          <w:p w14:paraId="032EA592" w14:textId="77777777" w:rsidR="00F310D8" w:rsidRPr="004F624E" w:rsidRDefault="00F310D8" w:rsidP="00D9625C">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F310D8" w:rsidRPr="004F624E" w14:paraId="2B33D549" w14:textId="77777777" w:rsidTr="00D9625C">
        <w:tc>
          <w:tcPr>
            <w:tcW w:w="9096" w:type="dxa"/>
            <w:gridSpan w:val="2"/>
            <w:shd w:val="clear" w:color="auto" w:fill="auto"/>
          </w:tcPr>
          <w:p w14:paraId="2474BAFB" w14:textId="77777777" w:rsidR="00F310D8" w:rsidRPr="004F624E" w:rsidRDefault="00F310D8" w:rsidP="00AC5C40">
            <w:pPr>
              <w:pStyle w:val="srs"/>
              <w:numPr>
                <w:ilvl w:val="0"/>
                <w:numId w:val="73"/>
              </w:numPr>
              <w:rPr>
                <w:rFonts w:ascii="Consolas" w:hAnsi="Consolas"/>
                <w:szCs w:val="21"/>
              </w:rPr>
            </w:pPr>
            <w:r w:rsidRPr="004F624E">
              <w:rPr>
                <w:rFonts w:ascii="Consolas" w:hAnsi="Consolas" w:hint="eastAsia"/>
                <w:szCs w:val="21"/>
              </w:rPr>
              <w:t>用户</w:t>
            </w:r>
            <w:r w:rsidR="007B6944" w:rsidRPr="004F624E">
              <w:rPr>
                <w:rFonts w:ascii="Consolas" w:hAnsi="Consolas" w:hint="eastAsia"/>
                <w:szCs w:val="21"/>
              </w:rPr>
              <w:t>执行</w:t>
            </w:r>
            <w:r w:rsidRPr="004F624E">
              <w:rPr>
                <w:rFonts w:ascii="Consolas" w:hAnsi="Consolas" w:hint="eastAsia"/>
                <w:szCs w:val="21"/>
              </w:rPr>
              <w:t>【</w:t>
            </w:r>
            <w:r w:rsidR="007B6944" w:rsidRPr="004F624E">
              <w:rPr>
                <w:rFonts w:ascii="Consolas" w:hAnsi="Consolas" w:hint="eastAsia"/>
                <w:szCs w:val="21"/>
              </w:rPr>
              <w:t>问题反馈</w:t>
            </w:r>
            <w:r w:rsidRPr="004F624E">
              <w:rPr>
                <w:rFonts w:ascii="Consolas" w:hAnsi="Consolas" w:hint="eastAsia"/>
                <w:szCs w:val="21"/>
              </w:rPr>
              <w:t>】命令</w:t>
            </w:r>
            <w:r w:rsidR="002C2303" w:rsidRPr="004F624E">
              <w:rPr>
                <w:rFonts w:ascii="Consolas" w:hAnsi="Consolas" w:hint="eastAsia"/>
                <w:szCs w:val="21"/>
              </w:rPr>
              <w:t>，弹出问题反馈表单窗口。</w:t>
            </w:r>
          </w:p>
          <w:p w14:paraId="2D35F94A" w14:textId="77777777" w:rsidR="002C2303" w:rsidRPr="004F624E" w:rsidRDefault="002C2303" w:rsidP="00AC5C40">
            <w:pPr>
              <w:pStyle w:val="srs"/>
              <w:numPr>
                <w:ilvl w:val="0"/>
                <w:numId w:val="73"/>
              </w:numPr>
              <w:rPr>
                <w:rFonts w:ascii="Consolas" w:hAnsi="Consolas"/>
                <w:szCs w:val="21"/>
              </w:rPr>
            </w:pPr>
            <w:r w:rsidRPr="004F624E">
              <w:rPr>
                <w:rFonts w:ascii="Consolas" w:hAnsi="Consolas" w:hint="eastAsia"/>
                <w:szCs w:val="21"/>
              </w:rPr>
              <w:t>完成表单内容。包括姓名、</w:t>
            </w:r>
            <w:r w:rsidRPr="004F624E">
              <w:rPr>
                <w:rFonts w:ascii="Consolas" w:hAnsi="Consolas" w:hint="eastAsia"/>
                <w:szCs w:val="21"/>
              </w:rPr>
              <w:t>E-mail</w:t>
            </w:r>
            <w:r w:rsidR="004260FB" w:rsidRPr="004F624E">
              <w:rPr>
                <w:rFonts w:ascii="Consolas" w:hAnsi="Consolas" w:hint="eastAsia"/>
                <w:szCs w:val="21"/>
              </w:rPr>
              <w:t>、电话号码、问题类型及文字描述。</w:t>
            </w:r>
          </w:p>
          <w:p w14:paraId="0AA95803" w14:textId="77777777" w:rsidR="00F310D8" w:rsidRPr="004F624E" w:rsidRDefault="004260FB" w:rsidP="00AC5C40">
            <w:pPr>
              <w:pStyle w:val="srs"/>
              <w:numPr>
                <w:ilvl w:val="0"/>
                <w:numId w:val="73"/>
              </w:numPr>
              <w:rPr>
                <w:rFonts w:ascii="Consolas" w:hAnsi="Consolas"/>
                <w:szCs w:val="21"/>
              </w:rPr>
            </w:pPr>
            <w:r w:rsidRPr="004F624E">
              <w:rPr>
                <w:rFonts w:ascii="Consolas" w:hAnsi="Consolas" w:hint="eastAsia"/>
                <w:szCs w:val="21"/>
              </w:rPr>
              <w:t>点击</w:t>
            </w:r>
            <w:r w:rsidR="0090653E" w:rsidRPr="004F624E">
              <w:rPr>
                <w:rFonts w:ascii="Consolas" w:hAnsi="Consolas" w:hint="eastAsia"/>
                <w:szCs w:val="21"/>
              </w:rPr>
              <w:t>【</w:t>
            </w:r>
            <w:r w:rsidRPr="004F624E">
              <w:rPr>
                <w:rFonts w:ascii="Consolas" w:hAnsi="Consolas" w:hint="eastAsia"/>
                <w:szCs w:val="21"/>
              </w:rPr>
              <w:t>提交</w:t>
            </w:r>
            <w:r w:rsidR="0090653E" w:rsidRPr="004F624E">
              <w:rPr>
                <w:rFonts w:ascii="Consolas" w:hAnsi="Consolas" w:hint="eastAsia"/>
                <w:szCs w:val="21"/>
              </w:rPr>
              <w:t>】</w:t>
            </w:r>
            <w:r w:rsidRPr="004F624E">
              <w:rPr>
                <w:rFonts w:ascii="Consolas" w:hAnsi="Consolas" w:hint="eastAsia"/>
                <w:szCs w:val="21"/>
              </w:rPr>
              <w:t>按钮，验证输入内容合法性。</w:t>
            </w:r>
          </w:p>
          <w:p w14:paraId="1DA2338C" w14:textId="77777777" w:rsidR="00B63AF7" w:rsidRPr="004F624E" w:rsidRDefault="00B63AF7" w:rsidP="00AC5C40">
            <w:pPr>
              <w:pStyle w:val="srs"/>
              <w:numPr>
                <w:ilvl w:val="0"/>
                <w:numId w:val="73"/>
              </w:numPr>
              <w:rPr>
                <w:rFonts w:ascii="Consolas" w:hAnsi="Consolas"/>
                <w:szCs w:val="21"/>
              </w:rPr>
            </w:pPr>
            <w:r w:rsidRPr="004F624E">
              <w:rPr>
                <w:rFonts w:ascii="Consolas" w:hAnsi="Consolas" w:hint="eastAsia"/>
                <w:szCs w:val="21"/>
              </w:rPr>
              <w:t>将当前表单内容记录下来，并关闭窗口。</w:t>
            </w:r>
          </w:p>
          <w:p w14:paraId="72A04E22" w14:textId="77777777" w:rsidR="00B63AF7" w:rsidRPr="004F624E" w:rsidRDefault="00B63AF7" w:rsidP="00AC5C40">
            <w:pPr>
              <w:pStyle w:val="srs"/>
              <w:numPr>
                <w:ilvl w:val="0"/>
                <w:numId w:val="73"/>
              </w:numPr>
              <w:rPr>
                <w:rFonts w:ascii="Consolas" w:hAnsi="Consolas"/>
                <w:szCs w:val="21"/>
              </w:rPr>
            </w:pPr>
            <w:r w:rsidRPr="004F624E">
              <w:rPr>
                <w:rFonts w:ascii="Consolas" w:hAnsi="Consolas" w:hint="eastAsia"/>
                <w:szCs w:val="21"/>
              </w:rPr>
              <w:t>用户退出会议时，自动将本场会议用户填写的问题反馈内容，通过后台程序发送给服务器。</w:t>
            </w:r>
          </w:p>
          <w:p w14:paraId="0AE26B1C" w14:textId="77777777" w:rsidR="00F310D8" w:rsidRPr="004F624E" w:rsidRDefault="00F310D8" w:rsidP="00AC5C40">
            <w:pPr>
              <w:pStyle w:val="srs"/>
              <w:numPr>
                <w:ilvl w:val="0"/>
                <w:numId w:val="73"/>
              </w:numPr>
              <w:rPr>
                <w:rFonts w:ascii="Consolas" w:hAnsi="Consolas"/>
                <w:szCs w:val="21"/>
              </w:rPr>
            </w:pPr>
            <w:r w:rsidRPr="004F624E">
              <w:rPr>
                <w:rFonts w:ascii="Consolas" w:hAnsi="Consolas" w:hint="eastAsia"/>
                <w:szCs w:val="21"/>
              </w:rPr>
              <w:t>用例结束。</w:t>
            </w:r>
          </w:p>
        </w:tc>
      </w:tr>
      <w:tr w:rsidR="00F310D8" w:rsidRPr="004F624E" w14:paraId="109254F1" w14:textId="77777777" w:rsidTr="00D9625C">
        <w:tc>
          <w:tcPr>
            <w:tcW w:w="9096" w:type="dxa"/>
            <w:gridSpan w:val="2"/>
            <w:shd w:val="clear" w:color="auto" w:fill="auto"/>
          </w:tcPr>
          <w:p w14:paraId="7E8A0943" w14:textId="77777777" w:rsidR="00F310D8" w:rsidRPr="004F624E" w:rsidRDefault="00F310D8" w:rsidP="00D9625C">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F310D8" w:rsidRPr="004F624E" w14:paraId="167774BE" w14:textId="77777777" w:rsidTr="00D9625C">
        <w:tc>
          <w:tcPr>
            <w:tcW w:w="9096" w:type="dxa"/>
            <w:gridSpan w:val="2"/>
            <w:shd w:val="clear" w:color="auto" w:fill="auto"/>
          </w:tcPr>
          <w:p w14:paraId="58D14FEE" w14:textId="77777777" w:rsidR="00F310D8" w:rsidRPr="004F624E" w:rsidRDefault="000904B8" w:rsidP="00AC5C40">
            <w:pPr>
              <w:numPr>
                <w:ilvl w:val="0"/>
                <w:numId w:val="75"/>
              </w:numPr>
              <w:spacing w:line="360" w:lineRule="auto"/>
              <w:rPr>
                <w:rFonts w:ascii="Consolas" w:hAnsi="Consolas"/>
              </w:rPr>
            </w:pPr>
            <w:r w:rsidRPr="004F624E">
              <w:rPr>
                <w:rFonts w:ascii="Consolas" w:hAnsi="Consolas" w:hint="eastAsia"/>
              </w:rPr>
              <w:t>自动记录部分表单内容</w:t>
            </w:r>
          </w:p>
          <w:p w14:paraId="70F44802" w14:textId="77777777" w:rsidR="005959D5" w:rsidRPr="004F624E" w:rsidRDefault="00EC62BC" w:rsidP="00AC5C40">
            <w:pPr>
              <w:numPr>
                <w:ilvl w:val="1"/>
                <w:numId w:val="75"/>
              </w:numPr>
              <w:spacing w:line="360" w:lineRule="auto"/>
              <w:rPr>
                <w:rFonts w:ascii="Consolas" w:hAnsi="Consolas"/>
              </w:rPr>
            </w:pPr>
            <w:r w:rsidRPr="004F624E">
              <w:rPr>
                <w:rFonts w:ascii="Consolas" w:hAnsi="Consolas" w:hint="eastAsia"/>
              </w:rPr>
              <w:t>输入姓名、邮件地址、联系方式并选择问题类型后，点击</w:t>
            </w:r>
            <w:r w:rsidR="00C441A8" w:rsidRPr="004F624E">
              <w:rPr>
                <w:rFonts w:ascii="Consolas" w:hAnsi="Consolas" w:hint="eastAsia"/>
              </w:rPr>
              <w:t>【提交】、</w:t>
            </w:r>
            <w:r w:rsidRPr="004F624E">
              <w:rPr>
                <w:rFonts w:ascii="Consolas" w:hAnsi="Consolas" w:hint="eastAsia"/>
              </w:rPr>
              <w:t>【取消】按钮或</w:t>
            </w:r>
            <w:r w:rsidR="00C441A8" w:rsidRPr="004F624E">
              <w:rPr>
                <w:rFonts w:ascii="Consolas" w:hAnsi="Consolas" w:hint="eastAsia"/>
              </w:rPr>
              <w:t>直接</w:t>
            </w:r>
            <w:r w:rsidRPr="004F624E">
              <w:rPr>
                <w:rFonts w:ascii="Consolas" w:hAnsi="Consolas" w:hint="eastAsia"/>
              </w:rPr>
              <w:t>关闭窗口，用例开始。</w:t>
            </w:r>
          </w:p>
          <w:p w14:paraId="667B59CE" w14:textId="77777777" w:rsidR="00EC62BC" w:rsidRPr="004F624E" w:rsidRDefault="00C441A8" w:rsidP="00AC5C40">
            <w:pPr>
              <w:numPr>
                <w:ilvl w:val="1"/>
                <w:numId w:val="75"/>
              </w:numPr>
              <w:spacing w:line="360" w:lineRule="auto"/>
              <w:rPr>
                <w:rFonts w:ascii="Consolas" w:hAnsi="Consolas"/>
              </w:rPr>
            </w:pPr>
            <w:r w:rsidRPr="004F624E">
              <w:rPr>
                <w:rFonts w:ascii="Consolas" w:hAnsi="Consolas" w:hint="eastAsia"/>
              </w:rPr>
              <w:t>问题反馈窗口关闭后，</w:t>
            </w:r>
            <w:r w:rsidR="00EC62BC" w:rsidRPr="004F624E">
              <w:rPr>
                <w:rFonts w:ascii="Consolas" w:hAnsi="Consolas" w:hint="eastAsia"/>
              </w:rPr>
              <w:t>再次通过遥控器更多功能命令菜单中打开问题反馈窗口。</w:t>
            </w:r>
          </w:p>
          <w:p w14:paraId="25310F07" w14:textId="77777777" w:rsidR="00EC62BC" w:rsidRPr="004F624E" w:rsidRDefault="000904B8" w:rsidP="00AC5C40">
            <w:pPr>
              <w:numPr>
                <w:ilvl w:val="1"/>
                <w:numId w:val="75"/>
              </w:numPr>
              <w:spacing w:line="360" w:lineRule="auto"/>
              <w:rPr>
                <w:rFonts w:ascii="Consolas" w:hAnsi="Consolas"/>
              </w:rPr>
            </w:pPr>
            <w:r w:rsidRPr="004F624E">
              <w:rPr>
                <w:rFonts w:ascii="Consolas" w:hAnsi="Consolas" w:hint="eastAsia"/>
              </w:rPr>
              <w:t>上一次输入的姓名、邮件地址、联系方式及问题类型将被自动恢复（无论格式是否合法）。（</w:t>
            </w:r>
            <w:r w:rsidRPr="004F624E">
              <w:rPr>
                <w:rFonts w:ascii="Consolas" w:hAnsi="Consolas" w:hint="eastAsia"/>
                <w:sz w:val="20"/>
              </w:rPr>
              <w:t>注：输入的问题描述文字不自动记录。</w:t>
            </w:r>
            <w:r w:rsidRPr="004F624E">
              <w:rPr>
                <w:rFonts w:ascii="Consolas" w:hAnsi="Consolas" w:hint="eastAsia"/>
              </w:rPr>
              <w:t>）</w:t>
            </w:r>
          </w:p>
          <w:p w14:paraId="661A3531" w14:textId="77777777" w:rsidR="000904B8" w:rsidRPr="004F624E" w:rsidRDefault="000904B8" w:rsidP="00AC5C40">
            <w:pPr>
              <w:numPr>
                <w:ilvl w:val="1"/>
                <w:numId w:val="75"/>
              </w:numPr>
              <w:spacing w:line="360" w:lineRule="auto"/>
              <w:rPr>
                <w:rFonts w:ascii="Consolas" w:hAnsi="Consolas"/>
              </w:rPr>
            </w:pPr>
            <w:r w:rsidRPr="004F624E">
              <w:rPr>
                <w:rFonts w:ascii="Consolas" w:hAnsi="Consolas" w:hint="eastAsia"/>
              </w:rPr>
              <w:t>用例结束</w:t>
            </w:r>
          </w:p>
        </w:tc>
      </w:tr>
      <w:tr w:rsidR="00F310D8" w:rsidRPr="004F624E" w14:paraId="21975E8F" w14:textId="77777777" w:rsidTr="00D9625C">
        <w:tc>
          <w:tcPr>
            <w:tcW w:w="2235" w:type="dxa"/>
            <w:shd w:val="clear" w:color="auto" w:fill="auto"/>
          </w:tcPr>
          <w:p w14:paraId="7FC64BA0" w14:textId="77777777" w:rsidR="00F310D8" w:rsidRPr="004F624E" w:rsidRDefault="00F310D8" w:rsidP="00D9625C">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75503893" w14:textId="77777777" w:rsidR="00F310D8" w:rsidRPr="004F624E" w:rsidRDefault="00B63AF7" w:rsidP="00B63AF7">
            <w:pPr>
              <w:pStyle w:val="a4"/>
              <w:spacing w:after="72"/>
              <w:ind w:firstLineChars="0" w:firstLine="0"/>
              <w:rPr>
                <w:rFonts w:ascii="Consolas" w:hAnsi="Consolas"/>
                <w:sz w:val="21"/>
                <w:szCs w:val="21"/>
              </w:rPr>
            </w:pPr>
            <w:r w:rsidRPr="004F624E">
              <w:rPr>
                <w:rFonts w:ascii="Consolas" w:hAnsi="Consolas" w:hint="eastAsia"/>
                <w:sz w:val="21"/>
                <w:szCs w:val="21"/>
              </w:rPr>
              <w:t>用户退出会议后，可在负责接收问题反馈的邮箱中收到本次问题反馈的邮件。</w:t>
            </w:r>
          </w:p>
        </w:tc>
      </w:tr>
      <w:tr w:rsidR="00F310D8" w:rsidRPr="004F624E" w14:paraId="304CC98E" w14:textId="77777777" w:rsidTr="00D9625C">
        <w:tc>
          <w:tcPr>
            <w:tcW w:w="2235" w:type="dxa"/>
            <w:shd w:val="clear" w:color="auto" w:fill="auto"/>
          </w:tcPr>
          <w:p w14:paraId="471350DE" w14:textId="77777777" w:rsidR="00F310D8" w:rsidRPr="004F624E" w:rsidRDefault="00F310D8" w:rsidP="00D9625C">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4B1221F9" w14:textId="77777777" w:rsidR="005959D5" w:rsidRPr="004F624E" w:rsidRDefault="005959D5" w:rsidP="00AC5C40">
            <w:pPr>
              <w:pStyle w:val="srs"/>
              <w:numPr>
                <w:ilvl w:val="0"/>
                <w:numId w:val="74"/>
              </w:numPr>
              <w:rPr>
                <w:rFonts w:ascii="Consolas" w:hAnsi="Consolas"/>
                <w:szCs w:val="21"/>
              </w:rPr>
            </w:pPr>
            <w:r w:rsidRPr="004F624E">
              <w:rPr>
                <w:rFonts w:ascii="Consolas" w:hAnsi="Consolas" w:hint="eastAsia"/>
                <w:szCs w:val="21"/>
              </w:rPr>
              <w:t>各个字段的合法性验证与说明：</w:t>
            </w:r>
          </w:p>
          <w:p w14:paraId="11AE38AF" w14:textId="77777777" w:rsidR="00F310D8" w:rsidRPr="004F624E" w:rsidRDefault="00B63AF7" w:rsidP="00AC5C40">
            <w:pPr>
              <w:pStyle w:val="srs"/>
              <w:numPr>
                <w:ilvl w:val="1"/>
                <w:numId w:val="74"/>
              </w:numPr>
              <w:rPr>
                <w:rFonts w:ascii="Consolas" w:hAnsi="Consolas"/>
                <w:szCs w:val="21"/>
              </w:rPr>
            </w:pPr>
            <w:r w:rsidRPr="004F624E">
              <w:rPr>
                <w:rFonts w:ascii="Consolas" w:hAnsi="Consolas" w:hint="eastAsia"/>
                <w:szCs w:val="21"/>
              </w:rPr>
              <w:t>姓名的格式</w:t>
            </w:r>
            <w:r w:rsidR="003027FE" w:rsidRPr="004F624E">
              <w:rPr>
                <w:rFonts w:ascii="Consolas" w:hAnsi="Consolas" w:hint="eastAsia"/>
                <w:szCs w:val="21"/>
              </w:rPr>
              <w:t>合法性验证</w:t>
            </w:r>
            <w:hyperlink w:anchor="_姓名" w:history="1">
              <w:r w:rsidR="003027FE" w:rsidRPr="004F624E">
                <w:rPr>
                  <w:rStyle w:val="af2"/>
                  <w:rFonts w:ascii="Consolas" w:hAnsi="Consolas" w:hint="eastAsia"/>
                  <w:szCs w:val="21"/>
                </w:rPr>
                <w:t>参考这里</w:t>
              </w:r>
            </w:hyperlink>
            <w:r w:rsidR="003027FE" w:rsidRPr="004F624E">
              <w:rPr>
                <w:rFonts w:ascii="Consolas" w:hAnsi="Consolas" w:hint="eastAsia"/>
                <w:szCs w:val="21"/>
              </w:rPr>
              <w:t>。</w:t>
            </w:r>
            <w:r w:rsidR="003027FE" w:rsidRPr="004F624E">
              <w:rPr>
                <w:rFonts w:ascii="Consolas" w:hAnsi="Consolas"/>
                <w:szCs w:val="21"/>
              </w:rPr>
              <w:t xml:space="preserve"> </w:t>
            </w:r>
          </w:p>
          <w:p w14:paraId="63C14247" w14:textId="77777777" w:rsidR="0090653E" w:rsidRPr="004F624E" w:rsidRDefault="003027FE" w:rsidP="00AC5C40">
            <w:pPr>
              <w:pStyle w:val="srs"/>
              <w:numPr>
                <w:ilvl w:val="1"/>
                <w:numId w:val="74"/>
              </w:numPr>
              <w:rPr>
                <w:rFonts w:ascii="Consolas" w:hAnsi="Consolas"/>
                <w:szCs w:val="21"/>
              </w:rPr>
            </w:pPr>
            <w:r w:rsidRPr="004F624E">
              <w:rPr>
                <w:rFonts w:ascii="Consolas" w:hAnsi="Consolas" w:hint="eastAsia"/>
                <w:szCs w:val="21"/>
              </w:rPr>
              <w:t>邮件地址合法性验证</w:t>
            </w:r>
            <w:hyperlink w:anchor="_E-mail" w:history="1">
              <w:r w:rsidRPr="004F624E">
                <w:rPr>
                  <w:rStyle w:val="af2"/>
                  <w:rFonts w:ascii="Consolas" w:hAnsi="Consolas" w:hint="eastAsia"/>
                  <w:szCs w:val="21"/>
                </w:rPr>
                <w:t>参考这里</w:t>
              </w:r>
            </w:hyperlink>
            <w:r w:rsidRPr="004F624E">
              <w:rPr>
                <w:rFonts w:ascii="Consolas" w:hAnsi="Consolas" w:hint="eastAsia"/>
                <w:szCs w:val="21"/>
              </w:rPr>
              <w:t>。</w:t>
            </w:r>
            <w:r w:rsidRPr="004F624E">
              <w:rPr>
                <w:rFonts w:ascii="Consolas" w:hAnsi="Consolas" w:hint="eastAsia"/>
                <w:szCs w:val="21"/>
              </w:rPr>
              <w:t xml:space="preserve"> </w:t>
            </w:r>
          </w:p>
          <w:p w14:paraId="08187A2F" w14:textId="77777777" w:rsidR="0090653E" w:rsidRPr="004F624E" w:rsidRDefault="0090653E" w:rsidP="00AC5C40">
            <w:pPr>
              <w:pStyle w:val="srs"/>
              <w:numPr>
                <w:ilvl w:val="1"/>
                <w:numId w:val="74"/>
              </w:numPr>
              <w:rPr>
                <w:rFonts w:ascii="Consolas" w:hAnsi="Consolas"/>
                <w:szCs w:val="21"/>
              </w:rPr>
            </w:pPr>
            <w:r w:rsidRPr="004F624E">
              <w:rPr>
                <w:rFonts w:ascii="Consolas" w:hAnsi="Consolas" w:hint="eastAsia"/>
                <w:szCs w:val="21"/>
              </w:rPr>
              <w:t>联系方式合法性验证</w:t>
            </w:r>
            <w:hyperlink w:anchor="_联系方式" w:history="1">
              <w:r w:rsidR="003027FE" w:rsidRPr="004F624E">
                <w:rPr>
                  <w:rStyle w:val="af2"/>
                  <w:rFonts w:ascii="Consolas" w:hAnsi="Consolas" w:hint="eastAsia"/>
                  <w:szCs w:val="21"/>
                </w:rPr>
                <w:t>参考这里</w:t>
              </w:r>
            </w:hyperlink>
            <w:r w:rsidR="003027FE" w:rsidRPr="004F624E">
              <w:rPr>
                <w:rFonts w:ascii="Consolas" w:hAnsi="Consolas" w:hint="eastAsia"/>
                <w:szCs w:val="21"/>
              </w:rPr>
              <w:t>。</w:t>
            </w:r>
          </w:p>
          <w:p w14:paraId="2E140F21" w14:textId="77777777" w:rsidR="0090653E" w:rsidRPr="004F624E" w:rsidRDefault="0090653E" w:rsidP="00AC5C40">
            <w:pPr>
              <w:pStyle w:val="srs"/>
              <w:numPr>
                <w:ilvl w:val="1"/>
                <w:numId w:val="74"/>
              </w:numPr>
              <w:rPr>
                <w:rFonts w:ascii="Consolas" w:hAnsi="Consolas"/>
                <w:szCs w:val="21"/>
              </w:rPr>
            </w:pPr>
            <w:r w:rsidRPr="004F624E">
              <w:rPr>
                <w:rFonts w:ascii="Consolas" w:hAnsi="Consolas" w:hint="eastAsia"/>
                <w:szCs w:val="21"/>
              </w:rPr>
              <w:t>问题类型为组合框选项，包含两个选项：（</w:t>
            </w:r>
            <w:r w:rsidRPr="004F624E">
              <w:rPr>
                <w:rFonts w:ascii="Consolas" w:hAnsi="Consolas" w:hint="eastAsia"/>
                <w:szCs w:val="21"/>
              </w:rPr>
              <w:t>1</w:t>
            </w:r>
            <w:r w:rsidRPr="004F624E">
              <w:rPr>
                <w:rFonts w:ascii="Consolas" w:hAnsi="Consolas" w:hint="eastAsia"/>
                <w:szCs w:val="21"/>
              </w:rPr>
              <w:t>）故障报修（</w:t>
            </w:r>
            <w:r w:rsidRPr="004F624E">
              <w:rPr>
                <w:rFonts w:ascii="Consolas" w:hAnsi="Consolas" w:hint="eastAsia"/>
                <w:szCs w:val="21"/>
              </w:rPr>
              <w:t>2</w:t>
            </w:r>
            <w:r w:rsidRPr="004F624E">
              <w:rPr>
                <w:rFonts w:ascii="Consolas" w:hAnsi="Consolas" w:hint="eastAsia"/>
                <w:szCs w:val="21"/>
              </w:rPr>
              <w:t>）咨询与建议。默认选中（</w:t>
            </w:r>
            <w:r w:rsidRPr="004F624E">
              <w:rPr>
                <w:rFonts w:ascii="Consolas" w:hAnsi="Consolas" w:hint="eastAsia"/>
                <w:szCs w:val="21"/>
              </w:rPr>
              <w:t>1</w:t>
            </w:r>
            <w:r w:rsidRPr="004F624E">
              <w:rPr>
                <w:rFonts w:ascii="Consolas" w:hAnsi="Consolas" w:hint="eastAsia"/>
                <w:szCs w:val="21"/>
              </w:rPr>
              <w:t>）。</w:t>
            </w:r>
          </w:p>
          <w:p w14:paraId="5295255A" w14:textId="77777777" w:rsidR="0090653E" w:rsidRPr="004F624E" w:rsidRDefault="0090653E" w:rsidP="00AC5C40">
            <w:pPr>
              <w:pStyle w:val="srs"/>
              <w:numPr>
                <w:ilvl w:val="1"/>
                <w:numId w:val="74"/>
              </w:numPr>
              <w:rPr>
                <w:rFonts w:ascii="Consolas" w:hAnsi="Consolas"/>
                <w:szCs w:val="21"/>
              </w:rPr>
            </w:pPr>
            <w:r w:rsidRPr="004F624E">
              <w:rPr>
                <w:rFonts w:ascii="Consolas" w:hAnsi="Consolas" w:hint="eastAsia"/>
                <w:szCs w:val="21"/>
              </w:rPr>
              <w:t>问题描述文本框内容的合法性验证，包含以下逻辑：</w:t>
            </w:r>
          </w:p>
          <w:p w14:paraId="3EC6C8A9" w14:textId="77777777" w:rsidR="0090653E" w:rsidRPr="004F624E" w:rsidRDefault="0090653E" w:rsidP="00AC5C40">
            <w:pPr>
              <w:pStyle w:val="srs"/>
              <w:numPr>
                <w:ilvl w:val="2"/>
                <w:numId w:val="74"/>
              </w:numPr>
              <w:rPr>
                <w:rFonts w:ascii="Consolas" w:hAnsi="Consolas"/>
                <w:szCs w:val="21"/>
              </w:rPr>
            </w:pPr>
            <w:r w:rsidRPr="004F624E">
              <w:rPr>
                <w:rFonts w:ascii="Consolas" w:hAnsi="Consolas" w:hint="eastAsia"/>
                <w:szCs w:val="21"/>
              </w:rPr>
              <w:t>不允许为空，不允许全部为空格（空格会在提交验证时自动被过滤）</w:t>
            </w:r>
          </w:p>
          <w:p w14:paraId="6B0CC280" w14:textId="77777777" w:rsidR="0090653E" w:rsidRPr="004F624E" w:rsidRDefault="00EC62BC" w:rsidP="00AC5C40">
            <w:pPr>
              <w:pStyle w:val="srs"/>
              <w:numPr>
                <w:ilvl w:val="2"/>
                <w:numId w:val="74"/>
              </w:numPr>
              <w:rPr>
                <w:rFonts w:ascii="Consolas" w:hAnsi="Consolas"/>
                <w:szCs w:val="21"/>
              </w:rPr>
            </w:pPr>
            <w:r w:rsidRPr="004F624E">
              <w:rPr>
                <w:rFonts w:ascii="Consolas" w:hAnsi="Consolas" w:hint="eastAsia"/>
                <w:szCs w:val="21"/>
              </w:rPr>
              <w:t>本次入会后，</w:t>
            </w:r>
            <w:r w:rsidR="0090653E" w:rsidRPr="004F624E">
              <w:rPr>
                <w:rFonts w:ascii="Consolas" w:hAnsi="Consolas" w:hint="eastAsia"/>
                <w:szCs w:val="21"/>
              </w:rPr>
              <w:t>累计输入不得超过</w:t>
            </w:r>
            <w:r w:rsidR="0090653E" w:rsidRPr="004F624E">
              <w:rPr>
                <w:rFonts w:ascii="Consolas" w:hAnsi="Consolas" w:hint="eastAsia"/>
                <w:szCs w:val="21"/>
              </w:rPr>
              <w:t>3000</w:t>
            </w:r>
            <w:r w:rsidR="0090653E" w:rsidRPr="004F624E">
              <w:rPr>
                <w:rFonts w:ascii="Consolas" w:hAnsi="Consolas" w:hint="eastAsia"/>
                <w:szCs w:val="21"/>
              </w:rPr>
              <w:t>个字。到达输入上限后，继续输入（或粘贴），超过部分将自动清除，并弹出提</w:t>
            </w:r>
            <w:r w:rsidR="0090653E" w:rsidRPr="004F624E">
              <w:rPr>
                <w:rFonts w:ascii="Consolas" w:hAnsi="Consolas" w:hint="eastAsia"/>
                <w:szCs w:val="21"/>
              </w:rPr>
              <w:lastRenderedPageBreak/>
              <w:t>示对话框。</w:t>
            </w:r>
          </w:p>
          <w:p w14:paraId="638E90CC" w14:textId="77777777" w:rsidR="006D6364" w:rsidRPr="004F624E" w:rsidRDefault="0090653E" w:rsidP="00AC5C40">
            <w:pPr>
              <w:pStyle w:val="srs"/>
              <w:numPr>
                <w:ilvl w:val="2"/>
                <w:numId w:val="74"/>
              </w:numPr>
              <w:rPr>
                <w:rFonts w:ascii="Consolas" w:hAnsi="Consolas"/>
                <w:szCs w:val="21"/>
              </w:rPr>
            </w:pPr>
            <w:r w:rsidRPr="004F624E">
              <w:rPr>
                <w:rFonts w:ascii="Consolas" w:hAnsi="Consolas" w:hint="eastAsia"/>
                <w:szCs w:val="21"/>
              </w:rPr>
              <w:t>粘贴超过</w:t>
            </w:r>
            <w:r w:rsidRPr="004F624E">
              <w:rPr>
                <w:rFonts w:ascii="Consolas" w:hAnsi="Consolas" w:hint="eastAsia"/>
                <w:szCs w:val="21"/>
              </w:rPr>
              <w:t>3000</w:t>
            </w:r>
            <w:r w:rsidRPr="004F624E">
              <w:rPr>
                <w:rFonts w:ascii="Consolas" w:hAnsi="Consolas" w:hint="eastAsia"/>
                <w:szCs w:val="21"/>
              </w:rPr>
              <w:t>个字，将自动截断，并弹出提示对话框。</w:t>
            </w:r>
          </w:p>
          <w:p w14:paraId="6F55DC51" w14:textId="77777777" w:rsidR="00EC62BC" w:rsidRPr="004F624E" w:rsidRDefault="00EC62BC" w:rsidP="00AC5C40">
            <w:pPr>
              <w:pStyle w:val="srs"/>
              <w:numPr>
                <w:ilvl w:val="2"/>
                <w:numId w:val="74"/>
              </w:numPr>
              <w:rPr>
                <w:rFonts w:ascii="Consolas" w:hAnsi="Consolas"/>
                <w:szCs w:val="21"/>
              </w:rPr>
            </w:pPr>
            <w:r w:rsidRPr="004F624E">
              <w:rPr>
                <w:rFonts w:ascii="Consolas" w:hAnsi="Consolas" w:hint="eastAsia"/>
                <w:szCs w:val="21"/>
              </w:rPr>
              <w:t>因某些原因退出会议后重新进入，重新计算文字发送量。</w:t>
            </w:r>
          </w:p>
          <w:p w14:paraId="4BF1F314" w14:textId="77777777" w:rsidR="006D6364" w:rsidRPr="004F624E" w:rsidRDefault="006D6364" w:rsidP="006D6364">
            <w:pPr>
              <w:pStyle w:val="srs"/>
              <w:numPr>
                <w:ilvl w:val="0"/>
                <w:numId w:val="0"/>
              </w:numPr>
              <w:ind w:leftChars="200" w:left="420"/>
              <w:rPr>
                <w:rFonts w:ascii="Consolas" w:hAnsi="Consolas"/>
                <w:szCs w:val="21"/>
              </w:rPr>
            </w:pPr>
            <w:r w:rsidRPr="004F624E">
              <w:rPr>
                <w:rFonts w:ascii="Consolas" w:hAnsi="Consolas" w:hint="eastAsia"/>
                <w:szCs w:val="21"/>
              </w:rPr>
              <w:t>所有不合法的情况均需要进行文字或者弹框提示，提示文字请参考问题反馈表单验证。</w:t>
            </w:r>
          </w:p>
          <w:p w14:paraId="1C073696" w14:textId="77777777" w:rsidR="00A115F6" w:rsidRPr="004F624E" w:rsidRDefault="00EC62BC" w:rsidP="00AC5C40">
            <w:pPr>
              <w:pStyle w:val="srs"/>
              <w:numPr>
                <w:ilvl w:val="0"/>
                <w:numId w:val="74"/>
              </w:numPr>
              <w:rPr>
                <w:rFonts w:ascii="Consolas" w:hAnsi="Consolas"/>
                <w:szCs w:val="21"/>
              </w:rPr>
            </w:pPr>
            <w:r w:rsidRPr="004F624E">
              <w:rPr>
                <w:rFonts w:ascii="Consolas" w:hAnsi="Consolas" w:hint="eastAsia"/>
                <w:szCs w:val="21"/>
              </w:rPr>
              <w:t>表单在初始状态下，部分文本框内要显示水印文字，包括：</w:t>
            </w:r>
          </w:p>
          <w:p w14:paraId="5BC5D6AE" w14:textId="77777777" w:rsidR="00EC62BC" w:rsidRPr="004F624E" w:rsidRDefault="00EC62BC" w:rsidP="00AC5C40">
            <w:pPr>
              <w:pStyle w:val="srs"/>
              <w:numPr>
                <w:ilvl w:val="1"/>
                <w:numId w:val="74"/>
              </w:numPr>
              <w:rPr>
                <w:rFonts w:ascii="Consolas" w:hAnsi="Consolas"/>
                <w:szCs w:val="21"/>
              </w:rPr>
            </w:pPr>
            <w:r w:rsidRPr="004F624E">
              <w:rPr>
                <w:rFonts w:ascii="Consolas" w:hAnsi="Consolas" w:hint="eastAsia"/>
                <w:szCs w:val="21"/>
              </w:rPr>
              <w:t>邮件地址文本框：“例如：</w:t>
            </w:r>
            <w:r w:rsidRPr="004F624E">
              <w:rPr>
                <w:rFonts w:ascii="Consolas" w:hAnsi="Consolas" w:hint="eastAsia"/>
                <w:szCs w:val="21"/>
              </w:rPr>
              <w:t>example@quanshi.com</w:t>
            </w:r>
            <w:r w:rsidRPr="004F624E">
              <w:rPr>
                <w:rFonts w:ascii="Consolas" w:hAnsi="Consolas" w:hint="eastAsia"/>
                <w:szCs w:val="21"/>
              </w:rPr>
              <w:t>”</w:t>
            </w:r>
          </w:p>
          <w:p w14:paraId="4FC9C845" w14:textId="77777777" w:rsidR="00EC62BC" w:rsidRPr="004F624E" w:rsidRDefault="00EC62BC" w:rsidP="00AC5C40">
            <w:pPr>
              <w:pStyle w:val="srs"/>
              <w:numPr>
                <w:ilvl w:val="1"/>
                <w:numId w:val="74"/>
              </w:numPr>
              <w:rPr>
                <w:rFonts w:ascii="Consolas" w:hAnsi="Consolas"/>
                <w:szCs w:val="21"/>
              </w:rPr>
            </w:pPr>
            <w:r w:rsidRPr="004F624E">
              <w:rPr>
                <w:rFonts w:ascii="Consolas" w:hAnsi="Consolas" w:hint="eastAsia"/>
                <w:szCs w:val="21"/>
              </w:rPr>
              <w:t>联系方式文本框：“手机或固定电话”</w:t>
            </w:r>
          </w:p>
          <w:p w14:paraId="0B14F0F6" w14:textId="77777777" w:rsidR="00EC62BC" w:rsidRPr="004F624E" w:rsidRDefault="00EC62BC" w:rsidP="00AC5C40">
            <w:pPr>
              <w:pStyle w:val="srs"/>
              <w:numPr>
                <w:ilvl w:val="1"/>
                <w:numId w:val="74"/>
              </w:numPr>
              <w:rPr>
                <w:rFonts w:ascii="Consolas" w:hAnsi="Consolas"/>
                <w:szCs w:val="21"/>
              </w:rPr>
            </w:pPr>
            <w:r w:rsidRPr="004F624E">
              <w:rPr>
                <w:rFonts w:ascii="Consolas" w:hAnsi="Consolas" w:hint="eastAsia"/>
                <w:szCs w:val="21"/>
              </w:rPr>
              <w:t>问题描述文本框：“请描述您所遇到的故障情况”</w:t>
            </w:r>
          </w:p>
          <w:p w14:paraId="3D6CC471" w14:textId="77777777" w:rsidR="00EC62BC" w:rsidRPr="004F624E" w:rsidRDefault="00EC62BC" w:rsidP="00EC62BC">
            <w:pPr>
              <w:pStyle w:val="srs"/>
              <w:numPr>
                <w:ilvl w:val="0"/>
                <w:numId w:val="0"/>
              </w:numPr>
              <w:ind w:leftChars="200" w:left="420"/>
              <w:rPr>
                <w:rFonts w:ascii="Consolas" w:hAnsi="Consolas"/>
                <w:szCs w:val="21"/>
              </w:rPr>
            </w:pPr>
            <w:r w:rsidRPr="004F624E">
              <w:rPr>
                <w:rFonts w:ascii="Consolas" w:hAnsi="Consolas" w:hint="eastAsia"/>
                <w:szCs w:val="21"/>
              </w:rPr>
              <w:t>水印文字仅显示一次，即当用户开始在文本框内输入时，水印文字自动消失，并且在本次会议中不再显示。</w:t>
            </w:r>
          </w:p>
          <w:p w14:paraId="10B8E9F0" w14:textId="77777777" w:rsidR="00393011" w:rsidRDefault="00393011" w:rsidP="00AC5C40">
            <w:pPr>
              <w:pStyle w:val="srs"/>
              <w:numPr>
                <w:ilvl w:val="0"/>
                <w:numId w:val="74"/>
              </w:numPr>
              <w:rPr>
                <w:rFonts w:ascii="Consolas" w:hAnsi="Consolas"/>
                <w:szCs w:val="21"/>
              </w:rPr>
            </w:pPr>
            <w:r w:rsidRPr="004F624E">
              <w:rPr>
                <w:rFonts w:ascii="Consolas" w:hAnsi="Consolas" w:hint="eastAsia"/>
                <w:szCs w:val="21"/>
              </w:rPr>
              <w:t>用户填写的问题表单内容不会立即向服务器发送。只有当用户在正常退出会议时才进行发送。除了用户填写的表单内容将被自动发送到全时某个邮箱中以外，还需要在后台调用一个进程负责将客户端日志压缩上传到指定的服务器。</w:t>
            </w:r>
          </w:p>
          <w:p w14:paraId="20F34939" w14:textId="77777777" w:rsidR="00040439" w:rsidRPr="004F624E" w:rsidRDefault="00040439" w:rsidP="00AC5C40">
            <w:pPr>
              <w:pStyle w:val="srs"/>
              <w:numPr>
                <w:ilvl w:val="0"/>
                <w:numId w:val="74"/>
              </w:numPr>
              <w:rPr>
                <w:rFonts w:ascii="Consolas" w:hAnsi="Consolas"/>
                <w:szCs w:val="21"/>
              </w:rPr>
            </w:pPr>
            <w:r>
              <w:rPr>
                <w:rFonts w:ascii="Consolas" w:hAnsi="Consolas" w:hint="eastAsia"/>
                <w:szCs w:val="21"/>
              </w:rPr>
              <w:t>程序异常退出，上一次的问题记录信息不会保留。</w:t>
            </w:r>
          </w:p>
        </w:tc>
      </w:tr>
      <w:tr w:rsidR="00F310D8" w:rsidRPr="004F624E" w14:paraId="6C3D64C0" w14:textId="77777777" w:rsidTr="00D9625C">
        <w:tc>
          <w:tcPr>
            <w:tcW w:w="2235" w:type="dxa"/>
            <w:shd w:val="clear" w:color="auto" w:fill="auto"/>
          </w:tcPr>
          <w:p w14:paraId="0CDD08C2" w14:textId="77777777" w:rsidR="00F310D8" w:rsidRPr="004F624E" w:rsidRDefault="00F310D8" w:rsidP="00D9625C">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16A5A87C" w14:textId="77777777" w:rsidR="00F310D8" w:rsidRPr="004F624E" w:rsidRDefault="00F310D8" w:rsidP="00D9625C">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F310D8" w:rsidRPr="004F624E" w14:paraId="7B3714F6" w14:textId="77777777" w:rsidTr="00D9625C">
        <w:tc>
          <w:tcPr>
            <w:tcW w:w="2235" w:type="dxa"/>
            <w:shd w:val="clear" w:color="auto" w:fill="auto"/>
          </w:tcPr>
          <w:p w14:paraId="0A4F1370" w14:textId="77777777" w:rsidR="00F310D8" w:rsidRPr="004F624E" w:rsidRDefault="00F310D8" w:rsidP="00D9625C">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16A96291" w14:textId="77777777" w:rsidR="00F310D8" w:rsidRPr="004F624E" w:rsidRDefault="00F310D8" w:rsidP="00D9625C">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F310D8" w:rsidRPr="004F624E" w14:paraId="7CC04EE7" w14:textId="77777777" w:rsidTr="00D9625C">
        <w:tc>
          <w:tcPr>
            <w:tcW w:w="2235" w:type="dxa"/>
            <w:shd w:val="clear" w:color="auto" w:fill="auto"/>
          </w:tcPr>
          <w:p w14:paraId="0B2C1BBB" w14:textId="77777777" w:rsidR="00F310D8" w:rsidRPr="004F624E" w:rsidRDefault="00F310D8" w:rsidP="00D9625C">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363079E0" w14:textId="77777777" w:rsidR="00F310D8" w:rsidRPr="004F624E" w:rsidRDefault="00F310D8" w:rsidP="00D9625C">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789FED86" w14:textId="77777777" w:rsidR="00F310D8" w:rsidRPr="004F624E" w:rsidRDefault="00F310D8" w:rsidP="00F310D8">
      <w:pPr>
        <w:pStyle w:val="a4"/>
        <w:spacing w:after="72"/>
        <w:ind w:firstLine="480"/>
        <w:rPr>
          <w:rFonts w:ascii="Consolas" w:hAnsi="Consolas"/>
        </w:rPr>
      </w:pPr>
    </w:p>
    <w:p w14:paraId="2A682664" w14:textId="77777777" w:rsidR="00440E6D" w:rsidRPr="004F624E" w:rsidRDefault="00440E6D" w:rsidP="00AC5C40">
      <w:pPr>
        <w:pStyle w:val="4"/>
        <w:numPr>
          <w:ilvl w:val="3"/>
          <w:numId w:val="71"/>
        </w:numPr>
        <w:spacing w:before="48" w:after="48"/>
        <w:rPr>
          <w:rFonts w:ascii="Consolas" w:hAnsi="Consolas"/>
        </w:rPr>
      </w:pPr>
      <w:r w:rsidRPr="004F624E">
        <w:rPr>
          <w:rFonts w:ascii="Consolas" w:hAnsi="Consolas" w:hint="eastAsia"/>
        </w:rPr>
        <w:t>关于</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7A189E" w:rsidRPr="004F624E" w14:paraId="1BCBC6C8" w14:textId="77777777" w:rsidTr="00102CE0">
        <w:tc>
          <w:tcPr>
            <w:tcW w:w="2235" w:type="dxa"/>
            <w:shd w:val="clear" w:color="auto" w:fill="auto"/>
          </w:tcPr>
          <w:p w14:paraId="789595C7" w14:textId="77777777" w:rsidR="007A189E" w:rsidRPr="004F624E" w:rsidRDefault="007A189E" w:rsidP="00102CE0">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1D9FF020" w14:textId="77777777" w:rsidR="007A189E" w:rsidRPr="004F624E" w:rsidRDefault="007A189E"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关于</w:t>
            </w:r>
          </w:p>
        </w:tc>
      </w:tr>
      <w:tr w:rsidR="007A189E" w:rsidRPr="004F624E" w14:paraId="1E94F742" w14:textId="77777777" w:rsidTr="00102CE0">
        <w:tc>
          <w:tcPr>
            <w:tcW w:w="2235" w:type="dxa"/>
            <w:shd w:val="clear" w:color="auto" w:fill="auto"/>
          </w:tcPr>
          <w:p w14:paraId="7395A13F" w14:textId="77777777" w:rsidR="007A189E" w:rsidRPr="004F624E" w:rsidRDefault="007A189E" w:rsidP="00102CE0">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4E57EFBD" w14:textId="77777777" w:rsidR="007A189E" w:rsidRPr="004F624E" w:rsidRDefault="007A189E"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MAX1.0_CLIENT_CONFPANEL_SRS_010</w:t>
            </w:r>
          </w:p>
        </w:tc>
      </w:tr>
      <w:tr w:rsidR="007A189E" w:rsidRPr="004F624E" w14:paraId="0267C2CD" w14:textId="77777777" w:rsidTr="00102CE0">
        <w:tc>
          <w:tcPr>
            <w:tcW w:w="2235" w:type="dxa"/>
            <w:shd w:val="clear" w:color="auto" w:fill="auto"/>
          </w:tcPr>
          <w:p w14:paraId="53DE7166" w14:textId="77777777" w:rsidR="007A189E" w:rsidRPr="004F624E" w:rsidRDefault="007A189E" w:rsidP="00102CE0">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17B12867" w14:textId="77777777" w:rsidR="007A189E" w:rsidRPr="004F624E" w:rsidRDefault="007A189E"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7A189E" w:rsidRPr="004F624E" w14:paraId="128D81C3" w14:textId="77777777" w:rsidTr="00102CE0">
        <w:tc>
          <w:tcPr>
            <w:tcW w:w="2235" w:type="dxa"/>
            <w:shd w:val="clear" w:color="auto" w:fill="auto"/>
          </w:tcPr>
          <w:p w14:paraId="61A8DB9B" w14:textId="77777777" w:rsidR="007A189E" w:rsidRPr="004F624E" w:rsidRDefault="007A189E" w:rsidP="00102CE0">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25FDBECD" w14:textId="77777777" w:rsidR="007A189E" w:rsidRPr="004F624E" w:rsidRDefault="007A189E" w:rsidP="007A189E">
            <w:pPr>
              <w:pStyle w:val="a4"/>
              <w:spacing w:after="72"/>
              <w:ind w:firstLineChars="0" w:firstLine="0"/>
              <w:rPr>
                <w:rFonts w:ascii="Consolas" w:hAnsi="Consolas"/>
                <w:caps/>
                <w:sz w:val="21"/>
                <w:szCs w:val="21"/>
              </w:rPr>
            </w:pPr>
            <w:r w:rsidRPr="004F624E">
              <w:rPr>
                <w:rFonts w:ascii="Consolas" w:hAnsi="Consolas" w:hint="eastAsia"/>
                <w:caps/>
                <w:sz w:val="21"/>
                <w:szCs w:val="21"/>
              </w:rPr>
              <w:t>用户可通过此命令，打开程序的关于对话框，查看软件版本等信息。</w:t>
            </w:r>
          </w:p>
        </w:tc>
      </w:tr>
      <w:tr w:rsidR="007A189E" w:rsidRPr="004F624E" w14:paraId="3B256821" w14:textId="77777777" w:rsidTr="00102CE0">
        <w:tc>
          <w:tcPr>
            <w:tcW w:w="2235" w:type="dxa"/>
            <w:shd w:val="clear" w:color="auto" w:fill="auto"/>
          </w:tcPr>
          <w:p w14:paraId="59B7CDA9" w14:textId="77777777" w:rsidR="007A189E" w:rsidRPr="004F624E" w:rsidRDefault="007A189E" w:rsidP="00102CE0">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7B59B298" w14:textId="77777777" w:rsidR="007A189E" w:rsidRPr="004F624E" w:rsidRDefault="007A189E"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7A189E" w:rsidRPr="004F624E" w14:paraId="1FD86376" w14:textId="77777777" w:rsidTr="00102CE0">
        <w:tc>
          <w:tcPr>
            <w:tcW w:w="2235" w:type="dxa"/>
            <w:shd w:val="clear" w:color="auto" w:fill="auto"/>
          </w:tcPr>
          <w:p w14:paraId="25189E05" w14:textId="77777777" w:rsidR="007A189E" w:rsidRPr="004F624E" w:rsidRDefault="007A189E"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3C72EC1A" w14:textId="77777777" w:rsidR="007A189E" w:rsidRPr="004F624E" w:rsidRDefault="007A189E"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7A189E" w:rsidRPr="004F624E" w14:paraId="16D1B4F6" w14:textId="77777777" w:rsidTr="00102CE0">
        <w:tc>
          <w:tcPr>
            <w:tcW w:w="9096" w:type="dxa"/>
            <w:gridSpan w:val="2"/>
            <w:shd w:val="clear" w:color="auto" w:fill="auto"/>
          </w:tcPr>
          <w:p w14:paraId="4B6C5A51" w14:textId="77777777" w:rsidR="007A189E" w:rsidRPr="004F624E" w:rsidRDefault="007A189E" w:rsidP="00102CE0">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7A189E" w:rsidRPr="004F624E" w14:paraId="5CC503D9" w14:textId="77777777" w:rsidTr="00102CE0">
        <w:tc>
          <w:tcPr>
            <w:tcW w:w="9096" w:type="dxa"/>
            <w:gridSpan w:val="2"/>
            <w:shd w:val="clear" w:color="auto" w:fill="auto"/>
          </w:tcPr>
          <w:p w14:paraId="06180B8D" w14:textId="77777777" w:rsidR="007A189E" w:rsidRPr="004F624E" w:rsidRDefault="007A189E" w:rsidP="00AC5C40">
            <w:pPr>
              <w:pStyle w:val="srs"/>
              <w:numPr>
                <w:ilvl w:val="0"/>
                <w:numId w:val="76"/>
              </w:numPr>
              <w:rPr>
                <w:rFonts w:ascii="Consolas" w:hAnsi="Consolas"/>
                <w:szCs w:val="21"/>
              </w:rPr>
            </w:pPr>
            <w:r w:rsidRPr="004F624E">
              <w:rPr>
                <w:rFonts w:ascii="Consolas" w:hAnsi="Consolas" w:hint="eastAsia"/>
                <w:szCs w:val="21"/>
              </w:rPr>
              <w:t>用户点击【关于】命令，弹出关于对话框。</w:t>
            </w:r>
          </w:p>
          <w:p w14:paraId="637FCCF4" w14:textId="77777777" w:rsidR="007A189E" w:rsidRPr="004F624E" w:rsidRDefault="007A189E" w:rsidP="00AC5C40">
            <w:pPr>
              <w:pStyle w:val="srs"/>
              <w:numPr>
                <w:ilvl w:val="0"/>
                <w:numId w:val="76"/>
              </w:numPr>
              <w:rPr>
                <w:rFonts w:ascii="Consolas" w:hAnsi="Consolas"/>
                <w:szCs w:val="21"/>
              </w:rPr>
            </w:pPr>
            <w:r w:rsidRPr="004F624E">
              <w:rPr>
                <w:rFonts w:ascii="Consolas" w:hAnsi="Consolas" w:hint="eastAsia"/>
                <w:szCs w:val="21"/>
              </w:rPr>
              <w:t>查看关于对话框中的信息，应包括：软件名称、版本、公司、版权信息等。</w:t>
            </w:r>
          </w:p>
          <w:p w14:paraId="38E69757" w14:textId="77777777" w:rsidR="007A189E" w:rsidRPr="004F624E" w:rsidRDefault="007A189E" w:rsidP="00AC5C40">
            <w:pPr>
              <w:pStyle w:val="srs"/>
              <w:numPr>
                <w:ilvl w:val="0"/>
                <w:numId w:val="76"/>
              </w:numPr>
              <w:rPr>
                <w:rFonts w:ascii="Consolas" w:hAnsi="Consolas"/>
                <w:szCs w:val="21"/>
              </w:rPr>
            </w:pPr>
            <w:r w:rsidRPr="004F624E">
              <w:rPr>
                <w:rFonts w:ascii="Consolas" w:hAnsi="Consolas" w:hint="eastAsia"/>
                <w:szCs w:val="21"/>
              </w:rPr>
              <w:t>关闭关于对话框</w:t>
            </w:r>
          </w:p>
          <w:p w14:paraId="0148B143" w14:textId="77777777" w:rsidR="007A189E" w:rsidRPr="004F624E" w:rsidRDefault="007A189E" w:rsidP="00AC5C40">
            <w:pPr>
              <w:pStyle w:val="srs"/>
              <w:numPr>
                <w:ilvl w:val="0"/>
                <w:numId w:val="76"/>
              </w:numPr>
              <w:rPr>
                <w:rFonts w:ascii="Consolas" w:hAnsi="Consolas"/>
                <w:szCs w:val="21"/>
              </w:rPr>
            </w:pPr>
            <w:r w:rsidRPr="004F624E">
              <w:rPr>
                <w:rFonts w:ascii="Consolas" w:hAnsi="Consolas" w:hint="eastAsia"/>
                <w:szCs w:val="21"/>
              </w:rPr>
              <w:t>用例结束。</w:t>
            </w:r>
          </w:p>
        </w:tc>
      </w:tr>
      <w:tr w:rsidR="007A189E" w:rsidRPr="004F624E" w14:paraId="3CE0EB9B" w14:textId="77777777" w:rsidTr="00102CE0">
        <w:tc>
          <w:tcPr>
            <w:tcW w:w="9096" w:type="dxa"/>
            <w:gridSpan w:val="2"/>
            <w:shd w:val="clear" w:color="auto" w:fill="auto"/>
          </w:tcPr>
          <w:p w14:paraId="0D3171A1" w14:textId="77777777" w:rsidR="007A189E" w:rsidRPr="004F624E" w:rsidRDefault="007A189E" w:rsidP="00102CE0">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其他事件流程</w:t>
            </w:r>
          </w:p>
        </w:tc>
      </w:tr>
      <w:tr w:rsidR="007A189E" w:rsidRPr="004F624E" w14:paraId="7ED34647" w14:textId="77777777" w:rsidTr="00102CE0">
        <w:tc>
          <w:tcPr>
            <w:tcW w:w="9096" w:type="dxa"/>
            <w:gridSpan w:val="2"/>
            <w:shd w:val="clear" w:color="auto" w:fill="auto"/>
          </w:tcPr>
          <w:p w14:paraId="1BBB630A" w14:textId="77777777" w:rsidR="007A189E" w:rsidRPr="004F624E" w:rsidRDefault="007A189E" w:rsidP="00102CE0">
            <w:pPr>
              <w:spacing w:line="360" w:lineRule="auto"/>
              <w:rPr>
                <w:rFonts w:ascii="Consolas" w:hAnsi="Consolas"/>
              </w:rPr>
            </w:pPr>
            <w:r w:rsidRPr="004F624E">
              <w:rPr>
                <w:rFonts w:ascii="Consolas" w:hAnsi="Consolas" w:hint="eastAsia"/>
              </w:rPr>
              <w:t>N/A</w:t>
            </w:r>
          </w:p>
        </w:tc>
      </w:tr>
      <w:tr w:rsidR="007A189E" w:rsidRPr="004F624E" w14:paraId="26627A21" w14:textId="77777777" w:rsidTr="00102CE0">
        <w:tc>
          <w:tcPr>
            <w:tcW w:w="2235" w:type="dxa"/>
            <w:shd w:val="clear" w:color="auto" w:fill="auto"/>
          </w:tcPr>
          <w:p w14:paraId="0A3C1539" w14:textId="77777777" w:rsidR="007A189E" w:rsidRPr="004F624E" w:rsidRDefault="007A189E"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3E06CFE6" w14:textId="77777777" w:rsidR="007A189E" w:rsidRPr="004F624E" w:rsidRDefault="007A189E" w:rsidP="00102CE0">
            <w:pPr>
              <w:pStyle w:val="a4"/>
              <w:spacing w:after="72"/>
              <w:ind w:firstLineChars="0" w:firstLine="0"/>
              <w:rPr>
                <w:rFonts w:ascii="Consolas" w:hAnsi="Consolas"/>
                <w:sz w:val="21"/>
                <w:szCs w:val="21"/>
              </w:rPr>
            </w:pPr>
            <w:r w:rsidRPr="004F624E">
              <w:rPr>
                <w:rFonts w:ascii="Consolas" w:hAnsi="Consolas" w:hint="eastAsia"/>
                <w:sz w:val="21"/>
                <w:szCs w:val="21"/>
              </w:rPr>
              <w:t>关于对话框上的信息完整、正确。</w:t>
            </w:r>
          </w:p>
        </w:tc>
      </w:tr>
      <w:tr w:rsidR="007A189E" w:rsidRPr="004F624E" w14:paraId="4513C6AD" w14:textId="77777777" w:rsidTr="00102CE0">
        <w:tc>
          <w:tcPr>
            <w:tcW w:w="2235" w:type="dxa"/>
            <w:shd w:val="clear" w:color="auto" w:fill="auto"/>
          </w:tcPr>
          <w:p w14:paraId="2AF41A15" w14:textId="77777777" w:rsidR="007A189E" w:rsidRPr="004F624E" w:rsidRDefault="007A189E" w:rsidP="00102CE0">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71996627" w14:textId="77777777" w:rsidR="007A189E" w:rsidRPr="004F624E" w:rsidRDefault="007A189E" w:rsidP="00AC5C40">
            <w:pPr>
              <w:pStyle w:val="srs"/>
              <w:numPr>
                <w:ilvl w:val="0"/>
                <w:numId w:val="77"/>
              </w:numPr>
              <w:rPr>
                <w:rFonts w:ascii="Consolas" w:hAnsi="Consolas"/>
                <w:szCs w:val="21"/>
              </w:rPr>
            </w:pPr>
            <w:r w:rsidRPr="004F624E">
              <w:rPr>
                <w:rFonts w:ascii="Consolas" w:hAnsi="Consolas" w:hint="eastAsia"/>
                <w:szCs w:val="21"/>
              </w:rPr>
              <w:t>关于对话框为非模态。</w:t>
            </w:r>
          </w:p>
          <w:p w14:paraId="24F0CDCC" w14:textId="77777777" w:rsidR="007A189E" w:rsidRPr="004F624E" w:rsidRDefault="007A189E" w:rsidP="00AC5C40">
            <w:pPr>
              <w:pStyle w:val="srs"/>
              <w:numPr>
                <w:ilvl w:val="0"/>
                <w:numId w:val="77"/>
              </w:numPr>
              <w:rPr>
                <w:rFonts w:ascii="Consolas" w:hAnsi="Consolas"/>
                <w:szCs w:val="21"/>
              </w:rPr>
            </w:pPr>
            <w:r w:rsidRPr="004F624E">
              <w:rPr>
                <w:rFonts w:ascii="Consolas" w:hAnsi="Consolas" w:hint="eastAsia"/>
                <w:szCs w:val="21"/>
              </w:rPr>
              <w:t>重复执行【关于】命令，不会重复打开对话框。</w:t>
            </w:r>
          </w:p>
        </w:tc>
      </w:tr>
      <w:tr w:rsidR="007A189E" w:rsidRPr="004F624E" w14:paraId="1E48FA6E" w14:textId="77777777" w:rsidTr="00102CE0">
        <w:tc>
          <w:tcPr>
            <w:tcW w:w="2235" w:type="dxa"/>
            <w:shd w:val="clear" w:color="auto" w:fill="auto"/>
          </w:tcPr>
          <w:p w14:paraId="22B9C433" w14:textId="77777777" w:rsidR="007A189E" w:rsidRPr="004F624E" w:rsidRDefault="007A189E" w:rsidP="00102CE0">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4BA89AD7" w14:textId="77777777" w:rsidR="007A189E" w:rsidRPr="004F624E" w:rsidRDefault="007A189E"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7A189E" w:rsidRPr="004F624E" w14:paraId="6E4995B9" w14:textId="77777777" w:rsidTr="00102CE0">
        <w:tc>
          <w:tcPr>
            <w:tcW w:w="2235" w:type="dxa"/>
            <w:shd w:val="clear" w:color="auto" w:fill="auto"/>
          </w:tcPr>
          <w:p w14:paraId="70BC1D02" w14:textId="77777777" w:rsidR="007A189E" w:rsidRPr="004F624E" w:rsidRDefault="007A189E"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7BB1C7C4" w14:textId="77777777" w:rsidR="007A189E" w:rsidRPr="004F624E" w:rsidRDefault="007A189E"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7A189E" w:rsidRPr="004F624E" w14:paraId="3E79A16E" w14:textId="77777777" w:rsidTr="00102CE0">
        <w:tc>
          <w:tcPr>
            <w:tcW w:w="2235" w:type="dxa"/>
            <w:shd w:val="clear" w:color="auto" w:fill="auto"/>
          </w:tcPr>
          <w:p w14:paraId="1801CD3A" w14:textId="77777777" w:rsidR="007A189E" w:rsidRPr="004F624E" w:rsidRDefault="007A189E" w:rsidP="00102CE0">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182AD6A8" w14:textId="77777777" w:rsidR="007A189E" w:rsidRPr="004F624E" w:rsidRDefault="007A189E"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5B32CDDA" w14:textId="77777777" w:rsidR="007A189E" w:rsidRPr="004F624E" w:rsidRDefault="007A189E" w:rsidP="007A189E">
      <w:pPr>
        <w:pStyle w:val="a4"/>
        <w:spacing w:after="72"/>
        <w:ind w:firstLine="480"/>
        <w:rPr>
          <w:rFonts w:ascii="Consolas" w:hAnsi="Consolas"/>
        </w:rPr>
      </w:pPr>
    </w:p>
    <w:p w14:paraId="47101CAE" w14:textId="77777777" w:rsidR="005D2C83" w:rsidRPr="004F624E" w:rsidRDefault="002D3D28" w:rsidP="00EB0FE1">
      <w:pPr>
        <w:pStyle w:val="30"/>
        <w:numPr>
          <w:ilvl w:val="2"/>
          <w:numId w:val="14"/>
        </w:numPr>
        <w:rPr>
          <w:rFonts w:ascii="Consolas" w:hAnsi="Consolas"/>
        </w:rPr>
      </w:pPr>
      <w:bookmarkStart w:id="575" w:name="_Toc355341058"/>
      <w:r w:rsidRPr="004F624E">
        <w:rPr>
          <w:rFonts w:ascii="Consolas" w:hAnsi="Consolas" w:hint="eastAsia"/>
          <w:b w:val="0"/>
        </w:rPr>
        <w:t>☆</w:t>
      </w:r>
      <w:r w:rsidR="005D2C83" w:rsidRPr="004F624E">
        <w:rPr>
          <w:rFonts w:ascii="Consolas" w:hAnsi="Consolas" w:hint="eastAsia"/>
        </w:rPr>
        <w:t>右键菜单</w:t>
      </w:r>
      <w:bookmarkEnd w:id="575"/>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6D340F" w:rsidRPr="004F624E" w14:paraId="4A4B5CB5" w14:textId="77777777" w:rsidTr="00102CE0">
        <w:tc>
          <w:tcPr>
            <w:tcW w:w="2235" w:type="dxa"/>
            <w:shd w:val="clear" w:color="auto" w:fill="auto"/>
          </w:tcPr>
          <w:p w14:paraId="50291C0C" w14:textId="77777777" w:rsidR="006D340F" w:rsidRPr="004F624E" w:rsidRDefault="006D340F" w:rsidP="00102CE0">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5425D438" w14:textId="77777777" w:rsidR="006D340F" w:rsidRPr="004F624E" w:rsidRDefault="006D340F"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右键菜单</w:t>
            </w:r>
          </w:p>
        </w:tc>
      </w:tr>
      <w:tr w:rsidR="006D340F" w:rsidRPr="004F624E" w14:paraId="659E264C" w14:textId="77777777" w:rsidTr="00102CE0">
        <w:tc>
          <w:tcPr>
            <w:tcW w:w="2235" w:type="dxa"/>
            <w:shd w:val="clear" w:color="auto" w:fill="auto"/>
          </w:tcPr>
          <w:p w14:paraId="483068F7" w14:textId="77777777" w:rsidR="006D340F" w:rsidRPr="004F624E" w:rsidRDefault="006D340F" w:rsidP="00102CE0">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0437A413" w14:textId="77777777" w:rsidR="006D340F" w:rsidRPr="004F624E" w:rsidRDefault="006D340F" w:rsidP="006D340F">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MAX1.0_CLIENT_CONFPANEL_SRS_011</w:t>
            </w:r>
          </w:p>
        </w:tc>
      </w:tr>
      <w:tr w:rsidR="006D340F" w:rsidRPr="004F624E" w14:paraId="1C0F6584" w14:textId="77777777" w:rsidTr="00102CE0">
        <w:tc>
          <w:tcPr>
            <w:tcW w:w="2235" w:type="dxa"/>
            <w:shd w:val="clear" w:color="auto" w:fill="auto"/>
          </w:tcPr>
          <w:p w14:paraId="7F3010B1" w14:textId="77777777" w:rsidR="006D340F" w:rsidRPr="004F624E" w:rsidRDefault="006D340F" w:rsidP="00102CE0">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71FD4365" w14:textId="77777777" w:rsidR="006D340F" w:rsidRPr="004F624E" w:rsidRDefault="006D340F"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6D340F" w:rsidRPr="004F624E" w14:paraId="1AA5B7D0" w14:textId="77777777" w:rsidTr="00102CE0">
        <w:tc>
          <w:tcPr>
            <w:tcW w:w="2235" w:type="dxa"/>
            <w:shd w:val="clear" w:color="auto" w:fill="auto"/>
          </w:tcPr>
          <w:p w14:paraId="15B63B1E" w14:textId="77777777" w:rsidR="006D340F" w:rsidRPr="004F624E" w:rsidRDefault="006D340F" w:rsidP="00102CE0">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0B06B04A" w14:textId="77777777" w:rsidR="006D340F" w:rsidRPr="004F624E" w:rsidRDefault="006D340F" w:rsidP="006D340F">
            <w:pPr>
              <w:pStyle w:val="a4"/>
              <w:spacing w:after="72"/>
              <w:ind w:firstLineChars="0" w:firstLine="0"/>
              <w:rPr>
                <w:rFonts w:ascii="Consolas" w:hAnsi="Consolas"/>
                <w:caps/>
                <w:sz w:val="21"/>
                <w:szCs w:val="21"/>
              </w:rPr>
            </w:pPr>
            <w:r w:rsidRPr="004F624E">
              <w:rPr>
                <w:rFonts w:ascii="Consolas" w:hAnsi="Consolas" w:hint="eastAsia"/>
                <w:caps/>
                <w:sz w:val="21"/>
                <w:szCs w:val="21"/>
              </w:rPr>
              <w:t>用户可通过遥控器参会者列表中的右键菜单执行某些功能。不同角色的参会者，在不同场景下，右键菜单内容有所不同。</w:t>
            </w:r>
          </w:p>
        </w:tc>
      </w:tr>
      <w:tr w:rsidR="006D340F" w:rsidRPr="004F624E" w14:paraId="4EB31881" w14:textId="77777777" w:rsidTr="00102CE0">
        <w:tc>
          <w:tcPr>
            <w:tcW w:w="2235" w:type="dxa"/>
            <w:shd w:val="clear" w:color="auto" w:fill="auto"/>
          </w:tcPr>
          <w:p w14:paraId="6289717D" w14:textId="77777777" w:rsidR="006D340F" w:rsidRPr="004F624E" w:rsidRDefault="006D340F" w:rsidP="00102CE0">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4DD3BAD3" w14:textId="77777777" w:rsidR="006D340F" w:rsidRPr="004F624E" w:rsidRDefault="006D340F"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6D340F" w:rsidRPr="004F624E" w14:paraId="367775FB" w14:textId="77777777" w:rsidTr="00102CE0">
        <w:tc>
          <w:tcPr>
            <w:tcW w:w="2235" w:type="dxa"/>
            <w:shd w:val="clear" w:color="auto" w:fill="auto"/>
          </w:tcPr>
          <w:p w14:paraId="47BFDD43" w14:textId="77777777" w:rsidR="006D340F" w:rsidRPr="004F624E" w:rsidRDefault="006D340F"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2698295C" w14:textId="77777777" w:rsidR="006D340F" w:rsidRPr="004F624E" w:rsidRDefault="006D340F" w:rsidP="00102CE0">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6D340F" w:rsidRPr="004F624E" w14:paraId="37281329" w14:textId="77777777" w:rsidTr="00102CE0">
        <w:tc>
          <w:tcPr>
            <w:tcW w:w="9096" w:type="dxa"/>
            <w:gridSpan w:val="2"/>
            <w:shd w:val="clear" w:color="auto" w:fill="auto"/>
          </w:tcPr>
          <w:p w14:paraId="1FF5E392" w14:textId="77777777" w:rsidR="006D340F" w:rsidRPr="004F624E" w:rsidRDefault="006D340F" w:rsidP="00102CE0">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6D340F" w:rsidRPr="004F624E" w14:paraId="065A36AB" w14:textId="77777777" w:rsidTr="00102CE0">
        <w:tc>
          <w:tcPr>
            <w:tcW w:w="9096" w:type="dxa"/>
            <w:gridSpan w:val="2"/>
            <w:shd w:val="clear" w:color="auto" w:fill="auto"/>
          </w:tcPr>
          <w:p w14:paraId="1773CB70" w14:textId="77777777" w:rsidR="006D340F" w:rsidRPr="004F624E" w:rsidRDefault="006D340F" w:rsidP="00AC5C40">
            <w:pPr>
              <w:pStyle w:val="srs"/>
              <w:numPr>
                <w:ilvl w:val="0"/>
                <w:numId w:val="78"/>
              </w:numPr>
              <w:rPr>
                <w:rFonts w:ascii="Consolas" w:hAnsi="Consolas"/>
                <w:szCs w:val="21"/>
              </w:rPr>
            </w:pPr>
            <w:r w:rsidRPr="004F624E">
              <w:rPr>
                <w:rFonts w:ascii="Consolas" w:hAnsi="Consolas" w:hint="eastAsia"/>
                <w:szCs w:val="21"/>
              </w:rPr>
              <w:t>参会者将鼠标移动至参会者列表中某一行，该行将高亮显示，用例开始。</w:t>
            </w:r>
          </w:p>
          <w:p w14:paraId="50503C5D" w14:textId="77777777" w:rsidR="006D340F" w:rsidRPr="004F624E" w:rsidRDefault="006D340F" w:rsidP="00AC5C40">
            <w:pPr>
              <w:pStyle w:val="srs"/>
              <w:numPr>
                <w:ilvl w:val="0"/>
                <w:numId w:val="78"/>
              </w:numPr>
              <w:rPr>
                <w:rFonts w:ascii="Consolas" w:hAnsi="Consolas"/>
                <w:szCs w:val="21"/>
              </w:rPr>
            </w:pPr>
            <w:r w:rsidRPr="004F624E">
              <w:rPr>
                <w:rFonts w:ascii="Consolas" w:hAnsi="Consolas" w:hint="eastAsia"/>
                <w:szCs w:val="21"/>
              </w:rPr>
              <w:t>按下鼠标右键，在鼠标点击位置右下方弹出菜单。</w:t>
            </w:r>
          </w:p>
          <w:p w14:paraId="312889DD" w14:textId="77777777" w:rsidR="006D340F" w:rsidRPr="004F624E" w:rsidRDefault="006D340F" w:rsidP="00AC5C40">
            <w:pPr>
              <w:pStyle w:val="srs"/>
              <w:numPr>
                <w:ilvl w:val="0"/>
                <w:numId w:val="78"/>
              </w:numPr>
              <w:rPr>
                <w:rFonts w:ascii="Consolas" w:hAnsi="Consolas"/>
                <w:szCs w:val="21"/>
              </w:rPr>
            </w:pPr>
            <w:r w:rsidRPr="004F624E">
              <w:rPr>
                <w:rFonts w:ascii="Consolas" w:hAnsi="Consolas" w:hint="eastAsia"/>
                <w:szCs w:val="21"/>
              </w:rPr>
              <w:t>选择菜单中的某个命令执行相应功能。</w:t>
            </w:r>
          </w:p>
          <w:p w14:paraId="7B3DA119" w14:textId="77777777" w:rsidR="006D340F" w:rsidRPr="004F624E" w:rsidRDefault="006D340F" w:rsidP="00AC5C40">
            <w:pPr>
              <w:pStyle w:val="srs"/>
              <w:numPr>
                <w:ilvl w:val="0"/>
                <w:numId w:val="78"/>
              </w:numPr>
              <w:rPr>
                <w:rFonts w:ascii="Consolas" w:hAnsi="Consolas"/>
                <w:szCs w:val="21"/>
              </w:rPr>
            </w:pPr>
            <w:r w:rsidRPr="004F624E">
              <w:rPr>
                <w:rFonts w:ascii="Consolas" w:hAnsi="Consolas" w:hint="eastAsia"/>
                <w:szCs w:val="21"/>
              </w:rPr>
              <w:t>用例结束。</w:t>
            </w:r>
          </w:p>
        </w:tc>
      </w:tr>
      <w:tr w:rsidR="006D340F" w:rsidRPr="004F624E" w14:paraId="0A05C165" w14:textId="77777777" w:rsidTr="00102CE0">
        <w:tc>
          <w:tcPr>
            <w:tcW w:w="9096" w:type="dxa"/>
            <w:gridSpan w:val="2"/>
            <w:shd w:val="clear" w:color="auto" w:fill="auto"/>
          </w:tcPr>
          <w:p w14:paraId="4DEFF7E4" w14:textId="77777777" w:rsidR="006D340F" w:rsidRPr="004F624E" w:rsidRDefault="006D340F"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6D340F" w:rsidRPr="004F624E" w14:paraId="32C1CC9F" w14:textId="77777777" w:rsidTr="00102CE0">
        <w:tc>
          <w:tcPr>
            <w:tcW w:w="9096" w:type="dxa"/>
            <w:gridSpan w:val="2"/>
            <w:shd w:val="clear" w:color="auto" w:fill="auto"/>
          </w:tcPr>
          <w:p w14:paraId="19D8F1D2" w14:textId="77777777" w:rsidR="006D340F" w:rsidRPr="004F624E" w:rsidRDefault="006D340F" w:rsidP="00102CE0">
            <w:pPr>
              <w:spacing w:line="360" w:lineRule="auto"/>
              <w:rPr>
                <w:rFonts w:ascii="Consolas" w:hAnsi="Consolas"/>
              </w:rPr>
            </w:pPr>
            <w:r w:rsidRPr="004F624E">
              <w:rPr>
                <w:rFonts w:ascii="Consolas" w:hAnsi="Consolas" w:hint="eastAsia"/>
              </w:rPr>
              <w:t>N/A</w:t>
            </w:r>
          </w:p>
        </w:tc>
      </w:tr>
      <w:tr w:rsidR="006D340F" w:rsidRPr="004F624E" w14:paraId="0FD9FD2A" w14:textId="77777777" w:rsidTr="00102CE0">
        <w:tc>
          <w:tcPr>
            <w:tcW w:w="2235" w:type="dxa"/>
            <w:shd w:val="clear" w:color="auto" w:fill="auto"/>
          </w:tcPr>
          <w:p w14:paraId="4FD3C69A" w14:textId="77777777" w:rsidR="006D340F" w:rsidRPr="004F624E" w:rsidRDefault="006D340F"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0A76EFCB" w14:textId="77777777" w:rsidR="006D340F" w:rsidRPr="004F624E" w:rsidRDefault="006D340F" w:rsidP="00102CE0">
            <w:pPr>
              <w:pStyle w:val="a4"/>
              <w:spacing w:after="72"/>
              <w:ind w:firstLineChars="0" w:firstLine="0"/>
              <w:rPr>
                <w:rFonts w:ascii="Consolas" w:hAnsi="Consolas"/>
                <w:sz w:val="21"/>
                <w:szCs w:val="21"/>
              </w:rPr>
            </w:pPr>
            <w:r w:rsidRPr="004F624E">
              <w:rPr>
                <w:rFonts w:ascii="Consolas" w:hAnsi="Consolas" w:hint="eastAsia"/>
                <w:sz w:val="21"/>
                <w:szCs w:val="21"/>
              </w:rPr>
              <w:t>弹出菜单内容可正常显示，位置正确。</w:t>
            </w:r>
          </w:p>
        </w:tc>
      </w:tr>
      <w:tr w:rsidR="006D340F" w:rsidRPr="004F624E" w14:paraId="3D4C5BE6" w14:textId="77777777" w:rsidTr="00102CE0">
        <w:tc>
          <w:tcPr>
            <w:tcW w:w="2235" w:type="dxa"/>
            <w:shd w:val="clear" w:color="auto" w:fill="auto"/>
          </w:tcPr>
          <w:p w14:paraId="38D1F380" w14:textId="77777777" w:rsidR="006D340F" w:rsidRPr="004F624E" w:rsidRDefault="006D340F" w:rsidP="00102CE0">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697734AA" w14:textId="77777777" w:rsidR="006D340F" w:rsidRPr="004F624E" w:rsidRDefault="00BC4BAF" w:rsidP="006D340F">
            <w:pPr>
              <w:pStyle w:val="srs"/>
              <w:numPr>
                <w:ilvl w:val="0"/>
                <w:numId w:val="0"/>
              </w:numPr>
              <w:rPr>
                <w:rFonts w:ascii="Consolas" w:hAnsi="Consolas"/>
                <w:szCs w:val="21"/>
              </w:rPr>
            </w:pPr>
            <w:r w:rsidRPr="004F624E">
              <w:rPr>
                <w:rFonts w:ascii="Consolas" w:hAnsi="Consolas" w:hint="eastAsia"/>
                <w:szCs w:val="21"/>
              </w:rPr>
              <w:t>不同角色的参会者，在不同场景下，右键菜单内容和状态不同。列举如下：</w:t>
            </w:r>
          </w:p>
          <w:p w14:paraId="1D2C3C52" w14:textId="77777777" w:rsidR="00BC4BAF" w:rsidRPr="004F624E" w:rsidRDefault="00BC4BAF" w:rsidP="00AC5C40">
            <w:pPr>
              <w:pStyle w:val="srs"/>
              <w:numPr>
                <w:ilvl w:val="0"/>
                <w:numId w:val="79"/>
              </w:numPr>
              <w:rPr>
                <w:rFonts w:ascii="Consolas" w:hAnsi="Consolas"/>
                <w:szCs w:val="21"/>
              </w:rPr>
            </w:pPr>
            <w:r w:rsidRPr="004F624E">
              <w:rPr>
                <w:rFonts w:ascii="Consolas" w:hAnsi="Consolas" w:hint="eastAsia"/>
                <w:szCs w:val="21"/>
              </w:rPr>
              <w:t>仅主持人</w:t>
            </w:r>
            <w:r w:rsidR="00901390" w:rsidRPr="004F624E">
              <w:rPr>
                <w:rFonts w:ascii="Consolas" w:hAnsi="Consolas" w:hint="eastAsia"/>
                <w:szCs w:val="21"/>
              </w:rPr>
              <w:t>，或同时是主讲人</w:t>
            </w:r>
            <w:r w:rsidRPr="004F624E">
              <w:rPr>
                <w:rFonts w:ascii="Consolas" w:hAnsi="Consolas" w:hint="eastAsia"/>
                <w:szCs w:val="21"/>
              </w:rPr>
              <w:t>：</w:t>
            </w:r>
          </w:p>
          <w:p w14:paraId="4512D21B" w14:textId="77777777" w:rsidR="00BC4BAF" w:rsidRPr="004F624E" w:rsidRDefault="00BC4BAF" w:rsidP="00AC5C40">
            <w:pPr>
              <w:pStyle w:val="srs"/>
              <w:numPr>
                <w:ilvl w:val="1"/>
                <w:numId w:val="79"/>
              </w:numPr>
              <w:rPr>
                <w:rFonts w:ascii="Consolas" w:hAnsi="Consolas"/>
                <w:szCs w:val="21"/>
              </w:rPr>
            </w:pPr>
            <w:r w:rsidRPr="004F624E">
              <w:rPr>
                <w:rFonts w:ascii="Consolas" w:hAnsi="Consolas" w:hint="eastAsia"/>
                <w:szCs w:val="21"/>
              </w:rPr>
              <w:t>点击自己时，显示菜单项为：</w:t>
            </w:r>
          </w:p>
          <w:p w14:paraId="7E13381C" w14:textId="77777777" w:rsidR="00BC4BAF" w:rsidRPr="004F624E" w:rsidRDefault="00BC4BAF" w:rsidP="00AC5C40">
            <w:pPr>
              <w:pStyle w:val="srs"/>
              <w:numPr>
                <w:ilvl w:val="2"/>
                <w:numId w:val="79"/>
              </w:numPr>
              <w:rPr>
                <w:rFonts w:ascii="Consolas" w:hAnsi="Consolas"/>
                <w:szCs w:val="21"/>
              </w:rPr>
            </w:pPr>
            <w:r w:rsidRPr="004F624E">
              <w:rPr>
                <w:rFonts w:ascii="Consolas" w:hAnsi="Consolas" w:hint="eastAsia"/>
                <w:szCs w:val="21"/>
              </w:rPr>
              <w:t>自我静音</w:t>
            </w:r>
            <w:r w:rsidRPr="004F624E">
              <w:rPr>
                <w:rFonts w:ascii="Consolas" w:hAnsi="Consolas" w:hint="eastAsia"/>
                <w:szCs w:val="21"/>
              </w:rPr>
              <w:t>/</w:t>
            </w:r>
            <w:r w:rsidRPr="004F624E">
              <w:rPr>
                <w:rFonts w:ascii="Consolas" w:hAnsi="Consolas" w:hint="eastAsia"/>
                <w:szCs w:val="21"/>
              </w:rPr>
              <w:t>解除自我静音</w:t>
            </w:r>
            <w:r w:rsidR="008864CE" w:rsidRPr="004F624E">
              <w:rPr>
                <w:rFonts w:ascii="Consolas" w:hAnsi="Consolas" w:hint="eastAsia"/>
                <w:szCs w:val="21"/>
              </w:rPr>
              <w:t>（未连接语音时，不显示此项）</w:t>
            </w:r>
          </w:p>
          <w:p w14:paraId="425C965D" w14:textId="4BF05EA3" w:rsidR="00BC4BAF" w:rsidRPr="004F624E" w:rsidRDefault="00BC4BAF" w:rsidP="006B2F34">
            <w:pPr>
              <w:pStyle w:val="srs"/>
              <w:numPr>
                <w:ilvl w:val="2"/>
                <w:numId w:val="79"/>
              </w:numPr>
              <w:rPr>
                <w:rFonts w:ascii="Consolas" w:hAnsi="Consolas"/>
                <w:szCs w:val="21"/>
              </w:rPr>
            </w:pPr>
            <w:del w:id="576" w:author="Yu Xu" w:date="2013-06-09T17:07:00Z">
              <w:r w:rsidRPr="004F624E" w:rsidDel="006B2F34">
                <w:rPr>
                  <w:rFonts w:ascii="Consolas" w:hAnsi="Consolas" w:hint="eastAsia"/>
                  <w:szCs w:val="21"/>
                </w:rPr>
                <w:delText>自我外呼</w:delText>
              </w:r>
            </w:del>
            <w:ins w:id="577" w:author="Yu Xu" w:date="2013-06-09T17:07:00Z">
              <w:r w:rsidR="006B2F34">
                <w:rPr>
                  <w:rFonts w:ascii="Consolas" w:hAnsi="Consolas" w:hint="eastAsia"/>
                  <w:szCs w:val="21"/>
                </w:rPr>
                <w:t>使用电话</w:t>
              </w:r>
              <w:r w:rsidR="006B2F34">
                <w:rPr>
                  <w:rFonts w:ascii="Consolas" w:hAnsi="Consolas" w:hint="eastAsia"/>
                  <w:szCs w:val="21"/>
                </w:rPr>
                <w:t>/</w:t>
              </w:r>
              <w:r w:rsidR="006B2F34">
                <w:rPr>
                  <w:rFonts w:ascii="Consolas" w:hAnsi="Consolas" w:hint="eastAsia"/>
                  <w:szCs w:val="21"/>
                </w:rPr>
                <w:t>会场语音</w:t>
              </w:r>
            </w:ins>
            <w:r w:rsidR="00520873" w:rsidRPr="004F624E">
              <w:rPr>
                <w:rFonts w:ascii="Consolas" w:hAnsi="Consolas" w:hint="eastAsia"/>
                <w:szCs w:val="21"/>
              </w:rPr>
              <w:t>（</w:t>
            </w:r>
            <w:ins w:id="578" w:author="Yu Xu" w:date="2013-06-09T17:07:00Z">
              <w:r w:rsidR="006B2F34" w:rsidRPr="006B2F34">
                <w:rPr>
                  <w:rFonts w:ascii="Consolas" w:hAnsi="Consolas" w:hint="eastAsia"/>
                  <w:szCs w:val="21"/>
                </w:rPr>
                <w:t>没有开启语音</w:t>
              </w:r>
            </w:ins>
            <w:del w:id="579" w:author="Yu Xu" w:date="2013-06-09T17:07:00Z">
              <w:r w:rsidR="009322E4" w:rsidRPr="004F624E" w:rsidDel="006B2F34">
                <w:rPr>
                  <w:rFonts w:ascii="Consolas" w:hAnsi="Consolas" w:hint="eastAsia"/>
                  <w:szCs w:val="21"/>
                </w:rPr>
                <w:delText>电话已绑定时，不显示此项</w:delText>
              </w:r>
            </w:del>
            <w:ins w:id="580" w:author="Yu Xu" w:date="2013-06-09T17:08:00Z">
              <w:r w:rsidR="006B2F34">
                <w:rPr>
                  <w:rFonts w:ascii="Consolas" w:hAnsi="Consolas" w:hint="eastAsia"/>
                  <w:szCs w:val="21"/>
                </w:rPr>
                <w:t>或</w:t>
              </w:r>
              <w:r w:rsidR="006B2F34">
                <w:rPr>
                  <w:rFonts w:ascii="Consolas" w:hAnsi="Consolas"/>
                  <w:szCs w:val="21"/>
                </w:rPr>
                <w:t>使用</w:t>
              </w:r>
              <w:r w:rsidR="006B2F34">
                <w:rPr>
                  <w:rFonts w:ascii="Consolas" w:hAnsi="Consolas" w:hint="eastAsia"/>
                  <w:szCs w:val="21"/>
                </w:rPr>
                <w:t>电话</w:t>
              </w:r>
              <w:r w:rsidR="006B2F34">
                <w:rPr>
                  <w:rFonts w:ascii="Consolas" w:hAnsi="Consolas"/>
                  <w:szCs w:val="21"/>
                </w:rPr>
                <w:t>时，显示</w:t>
              </w:r>
              <w:r w:rsidR="006B2F34">
                <w:rPr>
                  <w:rFonts w:ascii="Consolas" w:hAnsi="Consolas"/>
                  <w:szCs w:val="21"/>
                </w:rPr>
                <w:t>“</w:t>
              </w:r>
              <w:r w:rsidR="006B2F34">
                <w:rPr>
                  <w:rFonts w:ascii="Consolas" w:hAnsi="Consolas" w:hint="eastAsia"/>
                  <w:szCs w:val="21"/>
                </w:rPr>
                <w:t>会场语音</w:t>
              </w:r>
              <w:r w:rsidR="006B2F34">
                <w:rPr>
                  <w:rFonts w:ascii="Consolas" w:hAnsi="Consolas"/>
                  <w:szCs w:val="21"/>
                </w:rPr>
                <w:t>”</w:t>
              </w:r>
              <w:r w:rsidR="006B2F34">
                <w:rPr>
                  <w:rFonts w:ascii="Consolas" w:hAnsi="Consolas" w:hint="eastAsia"/>
                  <w:szCs w:val="21"/>
                </w:rPr>
                <w:t>，</w:t>
              </w:r>
              <w:r w:rsidR="006B2F34">
                <w:rPr>
                  <w:rFonts w:ascii="Consolas" w:hAnsi="Consolas"/>
                  <w:szCs w:val="21"/>
                </w:rPr>
                <w:t>否则显示</w:t>
              </w:r>
              <w:r w:rsidR="006B2F34">
                <w:rPr>
                  <w:rFonts w:ascii="Consolas" w:hAnsi="Consolas" w:hint="eastAsia"/>
                  <w:szCs w:val="21"/>
                </w:rPr>
                <w:t>“使用</w:t>
              </w:r>
              <w:r w:rsidR="006B2F34">
                <w:rPr>
                  <w:rFonts w:ascii="Consolas" w:hAnsi="Consolas"/>
                  <w:szCs w:val="21"/>
                </w:rPr>
                <w:t>电话</w:t>
              </w:r>
              <w:r w:rsidR="006B2F34">
                <w:rPr>
                  <w:rFonts w:ascii="Consolas" w:hAnsi="Consolas"/>
                  <w:szCs w:val="21"/>
                </w:rPr>
                <w:t>”</w:t>
              </w:r>
            </w:ins>
            <w:r w:rsidR="00520873" w:rsidRPr="004F624E">
              <w:rPr>
                <w:rFonts w:ascii="Consolas" w:hAnsi="Consolas" w:hint="eastAsia"/>
                <w:szCs w:val="21"/>
              </w:rPr>
              <w:t>）</w:t>
            </w:r>
          </w:p>
          <w:p w14:paraId="750141ED" w14:textId="77777777" w:rsidR="00BC4BAF" w:rsidRPr="004F624E" w:rsidRDefault="00BC4BAF" w:rsidP="00AC5C40">
            <w:pPr>
              <w:pStyle w:val="srs"/>
              <w:numPr>
                <w:ilvl w:val="2"/>
                <w:numId w:val="79"/>
              </w:numPr>
              <w:rPr>
                <w:rFonts w:ascii="Consolas" w:hAnsi="Consolas"/>
                <w:szCs w:val="21"/>
              </w:rPr>
            </w:pPr>
            <w:r w:rsidRPr="004F624E">
              <w:rPr>
                <w:rFonts w:ascii="Consolas" w:hAnsi="Consolas" w:hint="eastAsia"/>
                <w:szCs w:val="21"/>
              </w:rPr>
              <w:lastRenderedPageBreak/>
              <w:t>设为主讲人</w:t>
            </w:r>
            <w:r w:rsidR="00901390" w:rsidRPr="004F624E">
              <w:rPr>
                <w:rFonts w:ascii="Consolas" w:hAnsi="Consolas" w:hint="eastAsia"/>
                <w:szCs w:val="21"/>
              </w:rPr>
              <w:t>（仅当自己不是主讲人时可见）</w:t>
            </w:r>
          </w:p>
          <w:p w14:paraId="4C4B20A0" w14:textId="77777777" w:rsidR="00BC4BAF" w:rsidRPr="004F624E" w:rsidRDefault="00BC4BAF" w:rsidP="00AC5C40">
            <w:pPr>
              <w:pStyle w:val="srs"/>
              <w:numPr>
                <w:ilvl w:val="2"/>
                <w:numId w:val="79"/>
              </w:numPr>
              <w:rPr>
                <w:rFonts w:ascii="Consolas" w:hAnsi="Consolas"/>
                <w:szCs w:val="21"/>
              </w:rPr>
            </w:pPr>
            <w:r w:rsidRPr="004F624E">
              <w:rPr>
                <w:rFonts w:ascii="Consolas" w:hAnsi="Consolas" w:hint="eastAsia"/>
                <w:szCs w:val="21"/>
              </w:rPr>
              <w:t>退出会议</w:t>
            </w:r>
          </w:p>
          <w:p w14:paraId="792F79F5" w14:textId="77777777" w:rsidR="00BC4BAF" w:rsidRPr="004F624E" w:rsidRDefault="00BC4BAF" w:rsidP="00AC5C40">
            <w:pPr>
              <w:pStyle w:val="srs"/>
              <w:numPr>
                <w:ilvl w:val="1"/>
                <w:numId w:val="79"/>
              </w:numPr>
              <w:rPr>
                <w:rFonts w:ascii="Consolas" w:hAnsi="Consolas"/>
                <w:szCs w:val="21"/>
              </w:rPr>
            </w:pPr>
            <w:r w:rsidRPr="004F624E">
              <w:rPr>
                <w:rFonts w:ascii="Consolas" w:hAnsi="Consolas" w:hint="eastAsia"/>
                <w:szCs w:val="21"/>
              </w:rPr>
              <w:t>点击其他参会人时，显示菜单项为：</w:t>
            </w:r>
          </w:p>
          <w:p w14:paraId="2D66920F" w14:textId="60EFF08D" w:rsidR="004A2278" w:rsidRDefault="004A2278" w:rsidP="00AC5C40">
            <w:pPr>
              <w:pStyle w:val="srs"/>
              <w:numPr>
                <w:ilvl w:val="2"/>
                <w:numId w:val="79"/>
              </w:numPr>
              <w:rPr>
                <w:rFonts w:ascii="Consolas" w:hAnsi="Consolas"/>
                <w:szCs w:val="21"/>
              </w:rPr>
            </w:pPr>
            <w:r w:rsidRPr="004F624E">
              <w:rPr>
                <w:rFonts w:ascii="Consolas" w:hAnsi="Consolas" w:hint="eastAsia"/>
                <w:szCs w:val="21"/>
              </w:rPr>
              <w:t>静音</w:t>
            </w:r>
            <w:r w:rsidRPr="004F624E">
              <w:rPr>
                <w:rFonts w:ascii="Consolas" w:hAnsi="Consolas" w:hint="eastAsia"/>
                <w:szCs w:val="21"/>
              </w:rPr>
              <w:t>/</w:t>
            </w:r>
            <w:r w:rsidRPr="004F624E">
              <w:rPr>
                <w:rFonts w:ascii="Consolas" w:hAnsi="Consolas" w:hint="eastAsia"/>
                <w:szCs w:val="21"/>
              </w:rPr>
              <w:t>解除静音（仅对方连接了语音后</w:t>
            </w:r>
            <w:r w:rsidR="000177E2">
              <w:rPr>
                <w:rFonts w:ascii="Consolas" w:hAnsi="Consolas" w:hint="eastAsia"/>
                <w:szCs w:val="21"/>
              </w:rPr>
              <w:t>，及【已入会】【主要参会人】中</w:t>
            </w:r>
            <w:r w:rsidRPr="004F624E">
              <w:rPr>
                <w:rFonts w:ascii="Consolas" w:hAnsi="Consolas" w:hint="eastAsia"/>
                <w:szCs w:val="21"/>
              </w:rPr>
              <w:t>显示）</w:t>
            </w:r>
          </w:p>
          <w:p w14:paraId="52FE0C36" w14:textId="77777777" w:rsidR="00426D6B" w:rsidRPr="004F624E" w:rsidRDefault="00426D6B" w:rsidP="00AC5C40">
            <w:pPr>
              <w:pStyle w:val="srs"/>
              <w:numPr>
                <w:ilvl w:val="2"/>
                <w:numId w:val="79"/>
              </w:numPr>
              <w:rPr>
                <w:rFonts w:ascii="Consolas" w:hAnsi="Consolas"/>
                <w:szCs w:val="21"/>
              </w:rPr>
            </w:pPr>
            <w:r>
              <w:rPr>
                <w:rFonts w:ascii="Consolas" w:hAnsi="Consolas" w:hint="eastAsia"/>
                <w:szCs w:val="21"/>
              </w:rPr>
              <w:t>设为主讲人</w:t>
            </w:r>
          </w:p>
          <w:p w14:paraId="77274762" w14:textId="530BCD2C" w:rsidR="00EC6EF2" w:rsidRPr="004F624E" w:rsidRDefault="00EC6EF2" w:rsidP="00AC5C40">
            <w:pPr>
              <w:pStyle w:val="srs"/>
              <w:numPr>
                <w:ilvl w:val="2"/>
                <w:numId w:val="79"/>
              </w:numPr>
              <w:rPr>
                <w:rFonts w:ascii="Consolas" w:hAnsi="Consolas"/>
                <w:szCs w:val="21"/>
              </w:rPr>
            </w:pPr>
            <w:r w:rsidRPr="004F624E">
              <w:rPr>
                <w:rFonts w:ascii="Consolas" w:hAnsi="Consolas" w:hint="eastAsia"/>
                <w:szCs w:val="21"/>
              </w:rPr>
              <w:t>移动至</w:t>
            </w:r>
            <w:r w:rsidR="00680102" w:rsidRPr="004F624E">
              <w:rPr>
                <w:rFonts w:ascii="Consolas" w:hAnsi="Consolas" w:hint="eastAsia"/>
                <w:szCs w:val="21"/>
              </w:rPr>
              <w:t>“</w:t>
            </w:r>
            <w:r w:rsidR="00BF47E3" w:rsidRPr="004F624E">
              <w:rPr>
                <w:rFonts w:ascii="Consolas" w:hAnsi="Consolas" w:hint="eastAsia"/>
                <w:szCs w:val="21"/>
              </w:rPr>
              <w:t>主要参会人</w:t>
            </w:r>
            <w:r w:rsidR="00680102" w:rsidRPr="004F624E">
              <w:rPr>
                <w:rFonts w:ascii="Consolas" w:hAnsi="Consolas" w:hint="eastAsia"/>
                <w:szCs w:val="21"/>
              </w:rPr>
              <w:t>”</w:t>
            </w:r>
            <w:r w:rsidR="00E07EA0">
              <w:rPr>
                <w:rFonts w:ascii="Consolas" w:hAnsi="Consolas" w:hint="eastAsia"/>
                <w:szCs w:val="21"/>
              </w:rPr>
              <w:t>（</w:t>
            </w:r>
            <w:r w:rsidR="00E07EA0" w:rsidRPr="004F624E">
              <w:rPr>
                <w:rFonts w:ascii="Consolas" w:hAnsi="Consolas" w:hint="eastAsia"/>
                <w:szCs w:val="21"/>
              </w:rPr>
              <w:t>仅在</w:t>
            </w:r>
            <w:r w:rsidR="00E07EA0">
              <w:rPr>
                <w:rFonts w:ascii="Consolas" w:hAnsi="Consolas" w:hint="eastAsia"/>
                <w:szCs w:val="21"/>
              </w:rPr>
              <w:t>【已入会】分类中出现。）</w:t>
            </w:r>
          </w:p>
          <w:p w14:paraId="38EA7DA7" w14:textId="77777777" w:rsidR="00BF47E3" w:rsidRPr="004F624E" w:rsidRDefault="00BF47E3" w:rsidP="00AC5C40">
            <w:pPr>
              <w:pStyle w:val="srs"/>
              <w:numPr>
                <w:ilvl w:val="2"/>
                <w:numId w:val="79"/>
              </w:numPr>
              <w:rPr>
                <w:rFonts w:ascii="Consolas" w:hAnsi="Consolas"/>
                <w:szCs w:val="21"/>
              </w:rPr>
            </w:pPr>
            <w:r w:rsidRPr="004F624E">
              <w:rPr>
                <w:rFonts w:ascii="Consolas" w:hAnsi="Consolas" w:hint="eastAsia"/>
                <w:szCs w:val="21"/>
              </w:rPr>
              <w:t>移出（仅在【主要参会人】分类中点击，且点击的不是主讲人）</w:t>
            </w:r>
          </w:p>
          <w:p w14:paraId="16E33DAC" w14:textId="77777777" w:rsidR="00BC4BAF" w:rsidRPr="004F624E" w:rsidRDefault="00BC4BAF" w:rsidP="00AC5C40">
            <w:pPr>
              <w:pStyle w:val="srs"/>
              <w:numPr>
                <w:ilvl w:val="2"/>
                <w:numId w:val="79"/>
              </w:numPr>
              <w:rPr>
                <w:rFonts w:ascii="Consolas" w:hAnsi="Consolas"/>
                <w:szCs w:val="21"/>
              </w:rPr>
            </w:pPr>
            <w:r w:rsidRPr="004F624E">
              <w:rPr>
                <w:rFonts w:ascii="Consolas" w:hAnsi="Consolas" w:hint="eastAsia"/>
                <w:szCs w:val="21"/>
              </w:rPr>
              <w:t>聊天</w:t>
            </w:r>
            <w:r w:rsidR="003C4A16">
              <w:rPr>
                <w:rFonts w:ascii="Consolas" w:hAnsi="Consolas" w:hint="eastAsia"/>
                <w:szCs w:val="21"/>
              </w:rPr>
              <w:t>（仅在【已入会】【主要参会人】中出现）</w:t>
            </w:r>
          </w:p>
          <w:p w14:paraId="26C1A655" w14:textId="331AE141" w:rsidR="00BC4BAF" w:rsidRPr="004F624E" w:rsidRDefault="00BC4BAF" w:rsidP="00AC5C40">
            <w:pPr>
              <w:pStyle w:val="srs"/>
              <w:numPr>
                <w:ilvl w:val="2"/>
                <w:numId w:val="79"/>
              </w:numPr>
              <w:rPr>
                <w:rFonts w:ascii="Consolas" w:hAnsi="Consolas"/>
                <w:szCs w:val="21"/>
              </w:rPr>
            </w:pPr>
            <w:r w:rsidRPr="004F624E">
              <w:rPr>
                <w:rFonts w:ascii="Consolas" w:hAnsi="Consolas" w:hint="eastAsia"/>
                <w:szCs w:val="21"/>
              </w:rPr>
              <w:t>请出会议</w:t>
            </w:r>
            <w:r w:rsidR="00A7609F">
              <w:rPr>
                <w:rFonts w:ascii="Consolas" w:hAnsi="Consolas" w:hint="eastAsia"/>
                <w:szCs w:val="21"/>
              </w:rPr>
              <w:t>（</w:t>
            </w:r>
            <w:r w:rsidR="000177E2">
              <w:rPr>
                <w:rFonts w:ascii="Consolas" w:hAnsi="Consolas" w:hint="eastAsia"/>
                <w:szCs w:val="21"/>
              </w:rPr>
              <w:t>仅在【已入会】【主要参会人】中出现</w:t>
            </w:r>
            <w:r w:rsidR="00A7609F">
              <w:rPr>
                <w:rFonts w:ascii="Consolas" w:hAnsi="Consolas"/>
                <w:szCs w:val="21"/>
              </w:rPr>
              <w:t>）</w:t>
            </w:r>
          </w:p>
          <w:p w14:paraId="6E16E338" w14:textId="22DB047D" w:rsidR="00BC4BAF" w:rsidRDefault="00BC4BAF" w:rsidP="00AC5C40">
            <w:pPr>
              <w:pStyle w:val="srs"/>
              <w:numPr>
                <w:ilvl w:val="1"/>
                <w:numId w:val="79"/>
              </w:numPr>
              <w:rPr>
                <w:rFonts w:ascii="Consolas" w:hAnsi="Consolas"/>
                <w:szCs w:val="21"/>
              </w:rPr>
            </w:pPr>
            <w:r w:rsidRPr="004F624E">
              <w:rPr>
                <w:rFonts w:ascii="Consolas" w:hAnsi="Consolas" w:hint="eastAsia"/>
                <w:szCs w:val="21"/>
              </w:rPr>
              <w:t>点击电话参会人</w:t>
            </w:r>
            <w:r w:rsidR="003C4A16">
              <w:rPr>
                <w:rFonts w:ascii="Consolas" w:hAnsi="Consolas" w:hint="eastAsia"/>
                <w:szCs w:val="21"/>
              </w:rPr>
              <w:t>，</w:t>
            </w:r>
            <w:r w:rsidR="00262F1E">
              <w:rPr>
                <w:rFonts w:ascii="Consolas" w:hAnsi="Consolas" w:hint="eastAsia"/>
                <w:szCs w:val="21"/>
              </w:rPr>
              <w:t>显示</w:t>
            </w:r>
            <w:r w:rsidRPr="004F624E">
              <w:rPr>
                <w:rFonts w:ascii="Consolas" w:hAnsi="Consolas" w:hint="eastAsia"/>
                <w:szCs w:val="21"/>
              </w:rPr>
              <w:t>菜单项</w:t>
            </w:r>
            <w:r w:rsidR="00262F1E">
              <w:rPr>
                <w:rFonts w:ascii="Consolas" w:hAnsi="Consolas" w:hint="eastAsia"/>
                <w:szCs w:val="21"/>
              </w:rPr>
              <w:t>为</w:t>
            </w:r>
            <w:r w:rsidR="00262F1E">
              <w:rPr>
                <w:rFonts w:ascii="Consolas" w:hAnsi="Consolas"/>
                <w:szCs w:val="21"/>
              </w:rPr>
              <w:t>：</w:t>
            </w:r>
          </w:p>
          <w:p w14:paraId="7F17BB19" w14:textId="77777777" w:rsidR="00274A78" w:rsidRDefault="00262F1E" w:rsidP="00196994">
            <w:pPr>
              <w:pStyle w:val="srs"/>
              <w:numPr>
                <w:ilvl w:val="2"/>
                <w:numId w:val="79"/>
              </w:numPr>
              <w:rPr>
                <w:rFonts w:ascii="Consolas" w:hAnsi="Consolas"/>
                <w:szCs w:val="21"/>
              </w:rPr>
            </w:pPr>
            <w:r>
              <w:rPr>
                <w:rFonts w:ascii="Consolas" w:hAnsi="Consolas" w:hint="eastAsia"/>
                <w:szCs w:val="21"/>
              </w:rPr>
              <w:t>请出</w:t>
            </w:r>
            <w:r>
              <w:rPr>
                <w:rFonts w:ascii="Consolas" w:hAnsi="Consolas"/>
                <w:szCs w:val="21"/>
              </w:rPr>
              <w:t>会议</w:t>
            </w:r>
          </w:p>
          <w:p w14:paraId="4C71B3AE" w14:textId="77777777" w:rsidR="00274A78" w:rsidRDefault="00262F1E" w:rsidP="00196994">
            <w:pPr>
              <w:pStyle w:val="srs"/>
              <w:numPr>
                <w:ilvl w:val="2"/>
                <w:numId w:val="79"/>
              </w:numPr>
              <w:rPr>
                <w:rFonts w:ascii="Consolas" w:hAnsi="Consolas"/>
                <w:szCs w:val="21"/>
              </w:rPr>
            </w:pPr>
            <w:r>
              <w:rPr>
                <w:rFonts w:ascii="Consolas" w:hAnsi="Consolas" w:hint="eastAsia"/>
                <w:szCs w:val="21"/>
              </w:rPr>
              <w:t>静音</w:t>
            </w:r>
            <w:r>
              <w:rPr>
                <w:rFonts w:ascii="Consolas" w:hAnsi="Consolas" w:hint="eastAsia"/>
                <w:szCs w:val="21"/>
              </w:rPr>
              <w:t>/</w:t>
            </w:r>
            <w:r>
              <w:rPr>
                <w:rFonts w:ascii="Consolas" w:hAnsi="Consolas" w:hint="eastAsia"/>
                <w:szCs w:val="21"/>
              </w:rPr>
              <w:t>取消</w:t>
            </w:r>
            <w:r>
              <w:rPr>
                <w:rFonts w:ascii="Consolas" w:hAnsi="Consolas"/>
                <w:szCs w:val="21"/>
              </w:rPr>
              <w:t>静音</w:t>
            </w:r>
          </w:p>
          <w:p w14:paraId="4106EEF5" w14:textId="77777777" w:rsidR="00BC4BAF" w:rsidRPr="004F624E" w:rsidRDefault="00BC4BAF" w:rsidP="00AC5C40">
            <w:pPr>
              <w:pStyle w:val="srs"/>
              <w:numPr>
                <w:ilvl w:val="0"/>
                <w:numId w:val="79"/>
              </w:numPr>
              <w:rPr>
                <w:rFonts w:ascii="Consolas" w:hAnsi="Consolas"/>
                <w:szCs w:val="21"/>
              </w:rPr>
            </w:pPr>
            <w:r w:rsidRPr="004F624E">
              <w:rPr>
                <w:rFonts w:ascii="Consolas" w:hAnsi="Consolas" w:hint="eastAsia"/>
                <w:szCs w:val="21"/>
              </w:rPr>
              <w:t>仅主讲人：</w:t>
            </w:r>
          </w:p>
          <w:p w14:paraId="4209F130" w14:textId="77777777" w:rsidR="004A2278" w:rsidRPr="004F624E" w:rsidRDefault="004A2278" w:rsidP="00AC5C40">
            <w:pPr>
              <w:pStyle w:val="srs"/>
              <w:numPr>
                <w:ilvl w:val="1"/>
                <w:numId w:val="79"/>
              </w:numPr>
              <w:rPr>
                <w:rFonts w:ascii="Consolas" w:hAnsi="Consolas"/>
                <w:szCs w:val="21"/>
              </w:rPr>
            </w:pPr>
            <w:r w:rsidRPr="004F624E">
              <w:rPr>
                <w:rFonts w:ascii="Consolas" w:hAnsi="Consolas" w:hint="eastAsia"/>
                <w:szCs w:val="21"/>
              </w:rPr>
              <w:t>点击自己时，显示菜单项为：</w:t>
            </w:r>
          </w:p>
          <w:p w14:paraId="1276A385" w14:textId="77777777" w:rsidR="004A2278" w:rsidRPr="004F624E" w:rsidRDefault="004A2278" w:rsidP="00AC5C40">
            <w:pPr>
              <w:pStyle w:val="srs"/>
              <w:numPr>
                <w:ilvl w:val="2"/>
                <w:numId w:val="79"/>
              </w:numPr>
              <w:rPr>
                <w:rFonts w:ascii="Consolas" w:hAnsi="Consolas"/>
                <w:szCs w:val="21"/>
              </w:rPr>
            </w:pPr>
            <w:r w:rsidRPr="004F624E">
              <w:rPr>
                <w:rFonts w:ascii="Consolas" w:hAnsi="Consolas" w:hint="eastAsia"/>
                <w:szCs w:val="21"/>
              </w:rPr>
              <w:t>自我静音</w:t>
            </w:r>
            <w:r w:rsidRPr="004F624E">
              <w:rPr>
                <w:rFonts w:ascii="Consolas" w:hAnsi="Consolas" w:hint="eastAsia"/>
                <w:szCs w:val="21"/>
              </w:rPr>
              <w:t>/</w:t>
            </w:r>
            <w:r w:rsidRPr="004F624E">
              <w:rPr>
                <w:rFonts w:ascii="Consolas" w:hAnsi="Consolas" w:hint="eastAsia"/>
                <w:szCs w:val="21"/>
              </w:rPr>
              <w:t>解除自我静音（未连接语音时，不显示此项）</w:t>
            </w:r>
          </w:p>
          <w:p w14:paraId="6C6BDA10" w14:textId="033D2DC8" w:rsidR="004A2278" w:rsidRPr="004F624E" w:rsidRDefault="006B2F34" w:rsidP="00AC5C40">
            <w:pPr>
              <w:pStyle w:val="srs"/>
              <w:numPr>
                <w:ilvl w:val="2"/>
                <w:numId w:val="79"/>
              </w:numPr>
              <w:rPr>
                <w:rFonts w:ascii="Consolas" w:hAnsi="Consolas"/>
                <w:szCs w:val="21"/>
              </w:rPr>
            </w:pPr>
            <w:ins w:id="581" w:author="Yu Xu" w:date="2013-06-09T17:08:00Z">
              <w:r>
                <w:rPr>
                  <w:rFonts w:ascii="Consolas" w:hAnsi="Consolas" w:hint="eastAsia"/>
                  <w:szCs w:val="21"/>
                </w:rPr>
                <w:t>使用电话</w:t>
              </w:r>
              <w:r>
                <w:rPr>
                  <w:rFonts w:ascii="Consolas" w:hAnsi="Consolas" w:hint="eastAsia"/>
                  <w:szCs w:val="21"/>
                </w:rPr>
                <w:t>/</w:t>
              </w:r>
              <w:r>
                <w:rPr>
                  <w:rFonts w:ascii="Consolas" w:hAnsi="Consolas" w:hint="eastAsia"/>
                  <w:szCs w:val="21"/>
                </w:rPr>
                <w:t>会场语音</w:t>
              </w:r>
              <w:r w:rsidRPr="004F624E">
                <w:rPr>
                  <w:rFonts w:ascii="Consolas" w:hAnsi="Consolas" w:hint="eastAsia"/>
                  <w:szCs w:val="21"/>
                </w:rPr>
                <w:t>（</w:t>
              </w:r>
              <w:r w:rsidRPr="006B2F34">
                <w:rPr>
                  <w:rFonts w:ascii="Consolas" w:hAnsi="Consolas" w:hint="eastAsia"/>
                  <w:szCs w:val="21"/>
                </w:rPr>
                <w:t>没有开启语音</w:t>
              </w:r>
              <w:r>
                <w:rPr>
                  <w:rFonts w:ascii="Consolas" w:hAnsi="Consolas" w:hint="eastAsia"/>
                  <w:szCs w:val="21"/>
                </w:rPr>
                <w:t>或</w:t>
              </w:r>
              <w:r>
                <w:rPr>
                  <w:rFonts w:ascii="Consolas" w:hAnsi="Consolas"/>
                  <w:szCs w:val="21"/>
                </w:rPr>
                <w:t>使用</w:t>
              </w:r>
              <w:r>
                <w:rPr>
                  <w:rFonts w:ascii="Consolas" w:hAnsi="Consolas" w:hint="eastAsia"/>
                  <w:szCs w:val="21"/>
                </w:rPr>
                <w:t>电话</w:t>
              </w:r>
              <w:r>
                <w:rPr>
                  <w:rFonts w:ascii="Consolas" w:hAnsi="Consolas"/>
                  <w:szCs w:val="21"/>
                </w:rPr>
                <w:t>时，显示</w:t>
              </w:r>
              <w:r>
                <w:rPr>
                  <w:rFonts w:ascii="Consolas" w:hAnsi="Consolas"/>
                  <w:szCs w:val="21"/>
                </w:rPr>
                <w:t>“</w:t>
              </w:r>
              <w:r>
                <w:rPr>
                  <w:rFonts w:ascii="Consolas" w:hAnsi="Consolas" w:hint="eastAsia"/>
                  <w:szCs w:val="21"/>
                </w:rPr>
                <w:t>会场语音</w:t>
              </w:r>
              <w:r>
                <w:rPr>
                  <w:rFonts w:ascii="Consolas" w:hAnsi="Consolas"/>
                  <w:szCs w:val="21"/>
                </w:rPr>
                <w:t>”</w:t>
              </w:r>
              <w:r>
                <w:rPr>
                  <w:rFonts w:ascii="Consolas" w:hAnsi="Consolas" w:hint="eastAsia"/>
                  <w:szCs w:val="21"/>
                </w:rPr>
                <w:t>，</w:t>
              </w:r>
              <w:r>
                <w:rPr>
                  <w:rFonts w:ascii="Consolas" w:hAnsi="Consolas"/>
                  <w:szCs w:val="21"/>
                </w:rPr>
                <w:t>否则显示</w:t>
              </w:r>
              <w:r>
                <w:rPr>
                  <w:rFonts w:ascii="Consolas" w:hAnsi="Consolas" w:hint="eastAsia"/>
                  <w:szCs w:val="21"/>
                </w:rPr>
                <w:t>“使用</w:t>
              </w:r>
              <w:r>
                <w:rPr>
                  <w:rFonts w:ascii="Consolas" w:hAnsi="Consolas"/>
                  <w:szCs w:val="21"/>
                </w:rPr>
                <w:t>电话</w:t>
              </w:r>
              <w:r>
                <w:rPr>
                  <w:rFonts w:ascii="Consolas" w:hAnsi="Consolas"/>
                  <w:szCs w:val="21"/>
                </w:rPr>
                <w:t>”</w:t>
              </w:r>
              <w:r w:rsidRPr="004F624E">
                <w:rPr>
                  <w:rFonts w:ascii="Consolas" w:hAnsi="Consolas" w:hint="eastAsia"/>
                  <w:szCs w:val="21"/>
                </w:rPr>
                <w:t>）</w:t>
              </w:r>
            </w:ins>
            <w:del w:id="582" w:author="Yu Xu" w:date="2013-06-09T17:08:00Z">
              <w:r w:rsidR="004A2278" w:rsidRPr="004F624E" w:rsidDel="006B2F34">
                <w:rPr>
                  <w:rFonts w:ascii="Consolas" w:hAnsi="Consolas" w:hint="eastAsia"/>
                  <w:szCs w:val="21"/>
                </w:rPr>
                <w:delText>自我外呼</w:delText>
              </w:r>
              <w:r w:rsidR="009322E4" w:rsidRPr="004F624E" w:rsidDel="006B2F34">
                <w:rPr>
                  <w:rFonts w:ascii="Consolas" w:hAnsi="Consolas" w:hint="eastAsia"/>
                  <w:szCs w:val="21"/>
                </w:rPr>
                <w:delText>（电话已绑定时，不显示此项）</w:delText>
              </w:r>
            </w:del>
          </w:p>
          <w:p w14:paraId="00999339" w14:textId="77777777" w:rsidR="004A2278" w:rsidRPr="004F624E" w:rsidRDefault="004A2278" w:rsidP="00AC5C40">
            <w:pPr>
              <w:pStyle w:val="srs"/>
              <w:numPr>
                <w:ilvl w:val="2"/>
                <w:numId w:val="79"/>
              </w:numPr>
              <w:rPr>
                <w:rFonts w:ascii="Consolas" w:hAnsi="Consolas"/>
                <w:szCs w:val="21"/>
              </w:rPr>
            </w:pPr>
            <w:r w:rsidRPr="004F624E">
              <w:rPr>
                <w:rFonts w:ascii="Consolas" w:hAnsi="Consolas" w:hint="eastAsia"/>
                <w:szCs w:val="21"/>
              </w:rPr>
              <w:t>退出会议</w:t>
            </w:r>
          </w:p>
          <w:p w14:paraId="1EB1AB7B" w14:textId="77777777" w:rsidR="004A2278" w:rsidRPr="004F624E" w:rsidRDefault="004A2278" w:rsidP="00AC5C40">
            <w:pPr>
              <w:pStyle w:val="srs"/>
              <w:numPr>
                <w:ilvl w:val="1"/>
                <w:numId w:val="79"/>
              </w:numPr>
              <w:rPr>
                <w:rFonts w:ascii="Consolas" w:hAnsi="Consolas"/>
                <w:szCs w:val="21"/>
              </w:rPr>
            </w:pPr>
            <w:r w:rsidRPr="004F624E">
              <w:rPr>
                <w:rFonts w:ascii="Consolas" w:hAnsi="Consolas" w:hint="eastAsia"/>
                <w:szCs w:val="21"/>
              </w:rPr>
              <w:t>点击其他参会人时，显示菜单项为：</w:t>
            </w:r>
          </w:p>
          <w:p w14:paraId="210C42E3" w14:textId="77777777" w:rsidR="004A2278" w:rsidRPr="004F624E" w:rsidRDefault="004A2278" w:rsidP="00AC5C40">
            <w:pPr>
              <w:pStyle w:val="srs"/>
              <w:numPr>
                <w:ilvl w:val="2"/>
                <w:numId w:val="79"/>
              </w:numPr>
              <w:rPr>
                <w:rFonts w:ascii="Consolas" w:hAnsi="Consolas"/>
                <w:szCs w:val="21"/>
              </w:rPr>
            </w:pPr>
            <w:r w:rsidRPr="004F624E">
              <w:rPr>
                <w:rFonts w:ascii="Consolas" w:hAnsi="Consolas" w:hint="eastAsia"/>
                <w:szCs w:val="21"/>
              </w:rPr>
              <w:t>聊天</w:t>
            </w:r>
            <w:r w:rsidR="00A4735E">
              <w:rPr>
                <w:rFonts w:ascii="Consolas" w:hAnsi="Consolas" w:hint="eastAsia"/>
                <w:szCs w:val="21"/>
              </w:rPr>
              <w:t>（仅在【已入会】【主要参会人】中出现）</w:t>
            </w:r>
          </w:p>
          <w:p w14:paraId="6E6EBC17" w14:textId="77777777" w:rsidR="004A2278" w:rsidRPr="004F624E" w:rsidRDefault="004A2278" w:rsidP="00AC5C40">
            <w:pPr>
              <w:pStyle w:val="srs"/>
              <w:numPr>
                <w:ilvl w:val="2"/>
                <w:numId w:val="79"/>
              </w:numPr>
              <w:rPr>
                <w:rFonts w:ascii="Consolas" w:hAnsi="Consolas"/>
                <w:szCs w:val="21"/>
              </w:rPr>
            </w:pPr>
            <w:r w:rsidRPr="004F624E">
              <w:rPr>
                <w:rFonts w:ascii="Consolas" w:hAnsi="Consolas" w:hint="eastAsia"/>
                <w:szCs w:val="21"/>
              </w:rPr>
              <w:t>设为主讲人</w:t>
            </w:r>
            <w:r w:rsidR="000177E2">
              <w:rPr>
                <w:rFonts w:ascii="Consolas" w:hAnsi="Consolas" w:hint="eastAsia"/>
                <w:szCs w:val="21"/>
              </w:rPr>
              <w:t>（仅在【已入会】【主要参会人】中出现）</w:t>
            </w:r>
          </w:p>
          <w:p w14:paraId="2932BAB3" w14:textId="77777777" w:rsidR="004A2278" w:rsidRPr="004F624E" w:rsidRDefault="004A2278" w:rsidP="00AC5C40">
            <w:pPr>
              <w:pStyle w:val="srs"/>
              <w:numPr>
                <w:ilvl w:val="1"/>
                <w:numId w:val="79"/>
              </w:numPr>
              <w:rPr>
                <w:rFonts w:ascii="Consolas" w:hAnsi="Consolas"/>
                <w:szCs w:val="21"/>
              </w:rPr>
            </w:pPr>
            <w:r w:rsidRPr="004F624E">
              <w:rPr>
                <w:rFonts w:ascii="Consolas" w:hAnsi="Consolas" w:hint="eastAsia"/>
                <w:szCs w:val="21"/>
              </w:rPr>
              <w:t>点击电话参会人时，无菜单项</w:t>
            </w:r>
          </w:p>
          <w:p w14:paraId="1A313C52" w14:textId="77777777" w:rsidR="00BC4BAF" w:rsidRPr="004F624E" w:rsidRDefault="00BC4BAF" w:rsidP="00AC5C40">
            <w:pPr>
              <w:pStyle w:val="srs"/>
              <w:numPr>
                <w:ilvl w:val="0"/>
                <w:numId w:val="79"/>
              </w:numPr>
              <w:rPr>
                <w:rFonts w:ascii="Consolas" w:hAnsi="Consolas"/>
                <w:szCs w:val="21"/>
              </w:rPr>
            </w:pPr>
            <w:r w:rsidRPr="004F624E">
              <w:rPr>
                <w:rFonts w:ascii="Consolas" w:hAnsi="Consolas" w:hint="eastAsia"/>
                <w:szCs w:val="21"/>
              </w:rPr>
              <w:t>参会人：</w:t>
            </w:r>
          </w:p>
          <w:p w14:paraId="6DE3E0B7" w14:textId="77777777" w:rsidR="00ED6877" w:rsidRPr="004F624E" w:rsidRDefault="00ED6877" w:rsidP="00AC5C40">
            <w:pPr>
              <w:pStyle w:val="srs"/>
              <w:numPr>
                <w:ilvl w:val="1"/>
                <w:numId w:val="79"/>
              </w:numPr>
              <w:rPr>
                <w:rFonts w:ascii="Consolas" w:hAnsi="Consolas"/>
                <w:szCs w:val="21"/>
              </w:rPr>
            </w:pPr>
            <w:r w:rsidRPr="004F624E">
              <w:rPr>
                <w:rFonts w:ascii="Consolas" w:hAnsi="Consolas" w:hint="eastAsia"/>
                <w:szCs w:val="21"/>
              </w:rPr>
              <w:t>点击自己时，显示菜单项为：</w:t>
            </w:r>
          </w:p>
          <w:p w14:paraId="5A30BEE5" w14:textId="77777777" w:rsidR="00ED6877" w:rsidRPr="004F624E" w:rsidRDefault="00ED6877" w:rsidP="00AC5C40">
            <w:pPr>
              <w:pStyle w:val="srs"/>
              <w:numPr>
                <w:ilvl w:val="2"/>
                <w:numId w:val="79"/>
              </w:numPr>
              <w:rPr>
                <w:rFonts w:ascii="Consolas" w:hAnsi="Consolas"/>
                <w:szCs w:val="21"/>
              </w:rPr>
            </w:pPr>
            <w:r w:rsidRPr="004F624E">
              <w:rPr>
                <w:rFonts w:ascii="Consolas" w:hAnsi="Consolas" w:hint="eastAsia"/>
                <w:szCs w:val="21"/>
              </w:rPr>
              <w:t>自我静音</w:t>
            </w:r>
            <w:r w:rsidRPr="004F624E">
              <w:rPr>
                <w:rFonts w:ascii="Consolas" w:hAnsi="Consolas" w:hint="eastAsia"/>
                <w:szCs w:val="21"/>
              </w:rPr>
              <w:t>/</w:t>
            </w:r>
            <w:r w:rsidRPr="004F624E">
              <w:rPr>
                <w:rFonts w:ascii="Consolas" w:hAnsi="Consolas" w:hint="eastAsia"/>
                <w:szCs w:val="21"/>
              </w:rPr>
              <w:t>解除自我静音（未连接语音时，不显示此项）</w:t>
            </w:r>
          </w:p>
          <w:p w14:paraId="1B183F1F" w14:textId="4498204C" w:rsidR="00ED6877" w:rsidRPr="004F624E" w:rsidRDefault="006B2F34" w:rsidP="00AC5C40">
            <w:pPr>
              <w:pStyle w:val="srs"/>
              <w:numPr>
                <w:ilvl w:val="2"/>
                <w:numId w:val="79"/>
              </w:numPr>
              <w:rPr>
                <w:rFonts w:ascii="Consolas" w:hAnsi="Consolas"/>
                <w:szCs w:val="21"/>
              </w:rPr>
            </w:pPr>
            <w:ins w:id="583" w:author="Yu Xu" w:date="2013-06-09T17:08:00Z">
              <w:r>
                <w:rPr>
                  <w:rFonts w:ascii="Consolas" w:hAnsi="Consolas" w:hint="eastAsia"/>
                  <w:szCs w:val="21"/>
                </w:rPr>
                <w:t>使用电话</w:t>
              </w:r>
              <w:r>
                <w:rPr>
                  <w:rFonts w:ascii="Consolas" w:hAnsi="Consolas" w:hint="eastAsia"/>
                  <w:szCs w:val="21"/>
                </w:rPr>
                <w:t>/</w:t>
              </w:r>
              <w:r>
                <w:rPr>
                  <w:rFonts w:ascii="Consolas" w:hAnsi="Consolas" w:hint="eastAsia"/>
                  <w:szCs w:val="21"/>
                </w:rPr>
                <w:t>会场语音</w:t>
              </w:r>
              <w:r w:rsidRPr="004F624E">
                <w:rPr>
                  <w:rFonts w:ascii="Consolas" w:hAnsi="Consolas" w:hint="eastAsia"/>
                  <w:szCs w:val="21"/>
                </w:rPr>
                <w:t>（</w:t>
              </w:r>
              <w:r w:rsidRPr="006B2F34">
                <w:rPr>
                  <w:rFonts w:ascii="Consolas" w:hAnsi="Consolas" w:hint="eastAsia"/>
                  <w:szCs w:val="21"/>
                </w:rPr>
                <w:t>没有开启语音</w:t>
              </w:r>
              <w:r>
                <w:rPr>
                  <w:rFonts w:ascii="Consolas" w:hAnsi="Consolas" w:hint="eastAsia"/>
                  <w:szCs w:val="21"/>
                </w:rPr>
                <w:t>或</w:t>
              </w:r>
              <w:r>
                <w:rPr>
                  <w:rFonts w:ascii="Consolas" w:hAnsi="Consolas"/>
                  <w:szCs w:val="21"/>
                </w:rPr>
                <w:t>使用</w:t>
              </w:r>
              <w:r>
                <w:rPr>
                  <w:rFonts w:ascii="Consolas" w:hAnsi="Consolas" w:hint="eastAsia"/>
                  <w:szCs w:val="21"/>
                </w:rPr>
                <w:t>电话</w:t>
              </w:r>
              <w:r>
                <w:rPr>
                  <w:rFonts w:ascii="Consolas" w:hAnsi="Consolas"/>
                  <w:szCs w:val="21"/>
                </w:rPr>
                <w:t>时，显示</w:t>
              </w:r>
              <w:r>
                <w:rPr>
                  <w:rFonts w:ascii="Consolas" w:hAnsi="Consolas"/>
                  <w:szCs w:val="21"/>
                </w:rPr>
                <w:t>“</w:t>
              </w:r>
              <w:r>
                <w:rPr>
                  <w:rFonts w:ascii="Consolas" w:hAnsi="Consolas" w:hint="eastAsia"/>
                  <w:szCs w:val="21"/>
                </w:rPr>
                <w:t>会场语音</w:t>
              </w:r>
              <w:r>
                <w:rPr>
                  <w:rFonts w:ascii="Consolas" w:hAnsi="Consolas"/>
                  <w:szCs w:val="21"/>
                </w:rPr>
                <w:t>”</w:t>
              </w:r>
              <w:r>
                <w:rPr>
                  <w:rFonts w:ascii="Consolas" w:hAnsi="Consolas" w:hint="eastAsia"/>
                  <w:szCs w:val="21"/>
                </w:rPr>
                <w:t>，</w:t>
              </w:r>
              <w:r>
                <w:rPr>
                  <w:rFonts w:ascii="Consolas" w:hAnsi="Consolas"/>
                  <w:szCs w:val="21"/>
                </w:rPr>
                <w:t>否则显示</w:t>
              </w:r>
              <w:r>
                <w:rPr>
                  <w:rFonts w:ascii="Consolas" w:hAnsi="Consolas" w:hint="eastAsia"/>
                  <w:szCs w:val="21"/>
                </w:rPr>
                <w:t>“使用</w:t>
              </w:r>
              <w:r>
                <w:rPr>
                  <w:rFonts w:ascii="Consolas" w:hAnsi="Consolas"/>
                  <w:szCs w:val="21"/>
                </w:rPr>
                <w:t>电话</w:t>
              </w:r>
              <w:r>
                <w:rPr>
                  <w:rFonts w:ascii="Consolas" w:hAnsi="Consolas"/>
                  <w:szCs w:val="21"/>
                </w:rPr>
                <w:t>”</w:t>
              </w:r>
              <w:r w:rsidRPr="004F624E">
                <w:rPr>
                  <w:rFonts w:ascii="Consolas" w:hAnsi="Consolas" w:hint="eastAsia"/>
                  <w:szCs w:val="21"/>
                </w:rPr>
                <w:t>）</w:t>
              </w:r>
            </w:ins>
            <w:del w:id="584" w:author="Yu Xu" w:date="2013-06-09T17:08:00Z">
              <w:r w:rsidR="00ED6877" w:rsidRPr="004F624E" w:rsidDel="006B2F34">
                <w:rPr>
                  <w:rFonts w:ascii="Consolas" w:hAnsi="Consolas" w:hint="eastAsia"/>
                  <w:szCs w:val="21"/>
                </w:rPr>
                <w:delText>自我外呼</w:delText>
              </w:r>
              <w:r w:rsidR="009322E4" w:rsidRPr="004F624E" w:rsidDel="006B2F34">
                <w:rPr>
                  <w:rFonts w:ascii="Consolas" w:hAnsi="Consolas" w:hint="eastAsia"/>
                  <w:szCs w:val="21"/>
                </w:rPr>
                <w:delText>（电话已绑定时，不显示此项）</w:delText>
              </w:r>
            </w:del>
          </w:p>
          <w:p w14:paraId="0C3A3945" w14:textId="77777777" w:rsidR="00ED6877" w:rsidRPr="004F624E" w:rsidRDefault="00ED6877" w:rsidP="00AC5C40">
            <w:pPr>
              <w:pStyle w:val="srs"/>
              <w:numPr>
                <w:ilvl w:val="2"/>
                <w:numId w:val="79"/>
              </w:numPr>
              <w:rPr>
                <w:rFonts w:ascii="Consolas" w:hAnsi="Consolas"/>
                <w:szCs w:val="21"/>
              </w:rPr>
            </w:pPr>
            <w:r w:rsidRPr="004F624E">
              <w:rPr>
                <w:rFonts w:ascii="Consolas" w:hAnsi="Consolas" w:hint="eastAsia"/>
                <w:szCs w:val="21"/>
              </w:rPr>
              <w:t>退出会议</w:t>
            </w:r>
          </w:p>
          <w:p w14:paraId="30B3B79A" w14:textId="77777777" w:rsidR="00ED6877" w:rsidRPr="004F624E" w:rsidRDefault="00ED6877" w:rsidP="00AC5C40">
            <w:pPr>
              <w:pStyle w:val="srs"/>
              <w:numPr>
                <w:ilvl w:val="1"/>
                <w:numId w:val="79"/>
              </w:numPr>
              <w:rPr>
                <w:rFonts w:ascii="Consolas" w:hAnsi="Consolas"/>
                <w:szCs w:val="21"/>
              </w:rPr>
            </w:pPr>
            <w:r w:rsidRPr="004F624E">
              <w:rPr>
                <w:rFonts w:ascii="Consolas" w:hAnsi="Consolas" w:hint="eastAsia"/>
                <w:szCs w:val="21"/>
              </w:rPr>
              <w:t>点击其他参会人时，显示菜单项为：</w:t>
            </w:r>
          </w:p>
          <w:p w14:paraId="799756E0" w14:textId="77777777" w:rsidR="00ED6877" w:rsidRPr="004F624E" w:rsidRDefault="00ED6877" w:rsidP="00AC5C40">
            <w:pPr>
              <w:pStyle w:val="srs"/>
              <w:numPr>
                <w:ilvl w:val="2"/>
                <w:numId w:val="79"/>
              </w:numPr>
              <w:rPr>
                <w:rFonts w:ascii="Consolas" w:hAnsi="Consolas"/>
                <w:szCs w:val="21"/>
              </w:rPr>
            </w:pPr>
            <w:r w:rsidRPr="004F624E">
              <w:rPr>
                <w:rFonts w:ascii="Consolas" w:hAnsi="Consolas" w:hint="eastAsia"/>
                <w:szCs w:val="21"/>
              </w:rPr>
              <w:t>聊天</w:t>
            </w:r>
            <w:r w:rsidR="00A4735E">
              <w:rPr>
                <w:rFonts w:ascii="Consolas" w:hAnsi="Consolas" w:hint="eastAsia"/>
                <w:szCs w:val="21"/>
              </w:rPr>
              <w:t>（仅在【已入会】【主要参会人】中出现）</w:t>
            </w:r>
          </w:p>
          <w:p w14:paraId="1B1BDD9A" w14:textId="77777777" w:rsidR="00ED6877" w:rsidRDefault="00ED6877" w:rsidP="00AC5C40">
            <w:pPr>
              <w:pStyle w:val="srs"/>
              <w:numPr>
                <w:ilvl w:val="1"/>
                <w:numId w:val="79"/>
              </w:numPr>
              <w:rPr>
                <w:ins w:id="585" w:author="Yu Xu" w:date="2013-06-09T17:09:00Z"/>
                <w:rFonts w:ascii="Consolas" w:hAnsi="Consolas"/>
                <w:szCs w:val="21"/>
              </w:rPr>
            </w:pPr>
            <w:r w:rsidRPr="004F624E">
              <w:rPr>
                <w:rFonts w:ascii="Consolas" w:hAnsi="Consolas" w:hint="eastAsia"/>
                <w:szCs w:val="21"/>
              </w:rPr>
              <w:lastRenderedPageBreak/>
              <w:t>点击电话参会人时，无菜单项</w:t>
            </w:r>
          </w:p>
          <w:p w14:paraId="3DECB79A" w14:textId="4F21EF1B" w:rsidR="006B2F34" w:rsidRPr="004F624E" w:rsidRDefault="006B2F34">
            <w:pPr>
              <w:pStyle w:val="srs"/>
              <w:numPr>
                <w:ilvl w:val="0"/>
                <w:numId w:val="79"/>
              </w:numPr>
              <w:rPr>
                <w:rFonts w:ascii="Consolas" w:hAnsi="Consolas"/>
                <w:color w:val="000000"/>
                <w:szCs w:val="21"/>
              </w:rPr>
              <w:pPrChange w:id="586" w:author="Yu Xu" w:date="2013-06-09T17:09:00Z">
                <w:pPr>
                  <w:pStyle w:val="srs"/>
                  <w:numPr>
                    <w:ilvl w:val="1"/>
                    <w:numId w:val="79"/>
                  </w:numPr>
                  <w:spacing w:before="100" w:beforeAutospacing="1" w:afterAutospacing="1"/>
                  <w:ind w:left="840" w:hanging="420"/>
                </w:pPr>
              </w:pPrChange>
            </w:pPr>
            <w:ins w:id="587" w:author="Yu Xu" w:date="2013-06-09T17:09:00Z">
              <w:r>
                <w:rPr>
                  <w:rFonts w:ascii="Consolas" w:hAnsi="Consolas" w:hint="eastAsia"/>
                  <w:szCs w:val="21"/>
                </w:rPr>
                <w:t>菜单项</w:t>
              </w:r>
              <w:r>
                <w:rPr>
                  <w:rFonts w:ascii="Consolas" w:hAnsi="Consolas"/>
                  <w:szCs w:val="21"/>
                </w:rPr>
                <w:t>“</w:t>
              </w:r>
              <w:r w:rsidRPr="006B2F34">
                <w:rPr>
                  <w:rFonts w:ascii="Consolas" w:hAnsi="Consolas" w:hint="eastAsia"/>
                  <w:szCs w:val="21"/>
                </w:rPr>
                <w:t>使用电话</w:t>
              </w:r>
              <w:r w:rsidRPr="006B2F34">
                <w:rPr>
                  <w:rFonts w:ascii="Consolas" w:hAnsi="Consolas" w:hint="eastAsia"/>
                  <w:szCs w:val="21"/>
                </w:rPr>
                <w:t>/</w:t>
              </w:r>
              <w:r w:rsidRPr="006B2F34">
                <w:rPr>
                  <w:rFonts w:ascii="Consolas" w:hAnsi="Consolas" w:hint="eastAsia"/>
                  <w:szCs w:val="21"/>
                </w:rPr>
                <w:t>会场语音</w:t>
              </w:r>
              <w:r>
                <w:rPr>
                  <w:rFonts w:ascii="Consolas" w:hAnsi="Consolas"/>
                  <w:szCs w:val="21"/>
                </w:rPr>
                <w:t>”</w:t>
              </w:r>
              <w:r>
                <w:rPr>
                  <w:rFonts w:ascii="Consolas" w:hAnsi="Consolas" w:hint="eastAsia"/>
                  <w:szCs w:val="21"/>
                </w:rPr>
                <w:t>执行后</w:t>
              </w:r>
              <w:r>
                <w:rPr>
                  <w:rFonts w:ascii="Consolas" w:hAnsi="Consolas"/>
                  <w:szCs w:val="21"/>
                </w:rPr>
                <w:t>，</w:t>
              </w:r>
              <w:r>
                <w:rPr>
                  <w:rFonts w:ascii="Consolas" w:hAnsi="Consolas" w:hint="eastAsia"/>
                  <w:szCs w:val="21"/>
                </w:rPr>
                <w:t>弹出【</w:t>
              </w:r>
              <w:r>
                <w:rPr>
                  <w:rFonts w:ascii="Consolas" w:hAnsi="Consolas"/>
                  <w:szCs w:val="21"/>
                </w:rPr>
                <w:t>开启语音对话框】，</w:t>
              </w:r>
              <w:r>
                <w:rPr>
                  <w:rFonts w:ascii="Consolas" w:hAnsi="Consolas" w:hint="eastAsia"/>
                  <w:szCs w:val="21"/>
                </w:rPr>
                <w:t>默认展开“</w:t>
              </w:r>
              <w:r>
                <w:rPr>
                  <w:rFonts w:ascii="Consolas" w:hAnsi="Consolas"/>
                  <w:szCs w:val="21"/>
                </w:rPr>
                <w:t>使用电话</w:t>
              </w:r>
              <w:r>
                <w:rPr>
                  <w:rFonts w:ascii="Consolas" w:hAnsi="Consolas"/>
                  <w:szCs w:val="21"/>
                </w:rPr>
                <w:t>”</w:t>
              </w:r>
            </w:ins>
            <w:ins w:id="588" w:author="Yu Xu" w:date="2013-06-09T17:10:00Z">
              <w:r w:rsidR="00FA03B1">
                <w:rPr>
                  <w:rFonts w:ascii="Consolas" w:hAnsi="Consolas" w:hint="eastAsia"/>
                  <w:szCs w:val="21"/>
                </w:rPr>
                <w:t>界面</w:t>
              </w:r>
            </w:ins>
            <w:ins w:id="589" w:author="Yu Xu" w:date="2013-06-09T17:09:00Z">
              <w:r>
                <w:rPr>
                  <w:rFonts w:ascii="Consolas" w:hAnsi="Consolas"/>
                  <w:szCs w:val="21"/>
                </w:rPr>
                <w:t>。</w:t>
              </w:r>
            </w:ins>
          </w:p>
        </w:tc>
      </w:tr>
      <w:tr w:rsidR="006D340F" w:rsidRPr="004F624E" w14:paraId="4CED6CA6" w14:textId="77777777" w:rsidTr="00102CE0">
        <w:tc>
          <w:tcPr>
            <w:tcW w:w="2235" w:type="dxa"/>
            <w:shd w:val="clear" w:color="auto" w:fill="auto"/>
          </w:tcPr>
          <w:p w14:paraId="356E4EF0" w14:textId="77777777" w:rsidR="006D340F" w:rsidRPr="004F624E" w:rsidRDefault="006D340F" w:rsidP="00102CE0">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63D7127F" w14:textId="77777777" w:rsidR="006D340F" w:rsidRPr="004F624E" w:rsidRDefault="006D340F"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6D340F" w:rsidRPr="004F624E" w14:paraId="27E8794F" w14:textId="77777777" w:rsidTr="00102CE0">
        <w:tc>
          <w:tcPr>
            <w:tcW w:w="2235" w:type="dxa"/>
            <w:shd w:val="clear" w:color="auto" w:fill="auto"/>
          </w:tcPr>
          <w:p w14:paraId="4B6E0654" w14:textId="77777777" w:rsidR="006D340F" w:rsidRPr="004F624E" w:rsidRDefault="006D340F" w:rsidP="00102CE0">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56F59F2E" w14:textId="77777777" w:rsidR="006D340F" w:rsidRPr="004F624E" w:rsidRDefault="006D340F"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6D340F" w:rsidRPr="004F624E" w14:paraId="3B5A750D" w14:textId="77777777" w:rsidTr="00102CE0">
        <w:tc>
          <w:tcPr>
            <w:tcW w:w="2235" w:type="dxa"/>
            <w:shd w:val="clear" w:color="auto" w:fill="auto"/>
          </w:tcPr>
          <w:p w14:paraId="1C829E1F" w14:textId="77777777" w:rsidR="006D340F" w:rsidRPr="004F624E" w:rsidRDefault="006D340F" w:rsidP="00102CE0">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59F8DD9B" w14:textId="77777777" w:rsidR="006D340F" w:rsidRPr="004F624E" w:rsidRDefault="006D340F" w:rsidP="00102CE0">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18494339" w14:textId="77777777" w:rsidR="00D25D54" w:rsidRPr="004F624E" w:rsidRDefault="009D33EC" w:rsidP="00EB0FE1">
      <w:pPr>
        <w:pStyle w:val="30"/>
        <w:numPr>
          <w:ilvl w:val="2"/>
          <w:numId w:val="14"/>
        </w:numPr>
        <w:rPr>
          <w:rFonts w:ascii="Consolas" w:hAnsi="Consolas"/>
        </w:rPr>
      </w:pPr>
      <w:bookmarkStart w:id="590" w:name="_数据视图"/>
      <w:bookmarkStart w:id="591" w:name="_★举手"/>
      <w:bookmarkStart w:id="592" w:name="_★举手发言"/>
      <w:bookmarkStart w:id="593" w:name="_Toc355341059"/>
      <w:bookmarkEnd w:id="590"/>
      <w:bookmarkEnd w:id="591"/>
      <w:bookmarkEnd w:id="592"/>
      <w:r w:rsidRPr="004F624E">
        <w:rPr>
          <w:rFonts w:ascii="Consolas" w:hAnsi="Consolas" w:hint="eastAsia"/>
          <w:b w:val="0"/>
        </w:rPr>
        <w:t>☆</w:t>
      </w:r>
      <w:r w:rsidR="00D25D54" w:rsidRPr="004F624E">
        <w:rPr>
          <w:rFonts w:ascii="Consolas" w:hAnsi="Consolas" w:hint="eastAsia"/>
        </w:rPr>
        <w:t>举手</w:t>
      </w:r>
      <w:r w:rsidR="00F46759" w:rsidRPr="004F624E">
        <w:rPr>
          <w:rFonts w:ascii="Consolas" w:hAnsi="Consolas" w:hint="eastAsia"/>
        </w:rPr>
        <w:t>发言</w:t>
      </w:r>
      <w:bookmarkEnd w:id="593"/>
    </w:p>
    <w:p w14:paraId="4DA4B0D5" w14:textId="77777777" w:rsidR="001F3C98" w:rsidRPr="004F624E" w:rsidRDefault="00CC3CBC" w:rsidP="001F3C98">
      <w:pPr>
        <w:pStyle w:val="a4"/>
        <w:spacing w:after="72"/>
        <w:ind w:firstLineChars="0" w:firstLine="0"/>
        <w:rPr>
          <w:rFonts w:ascii="Consolas" w:hAnsi="Consolas"/>
        </w:rPr>
      </w:pPr>
      <w:r w:rsidRPr="004F624E">
        <w:rPr>
          <w:rFonts w:ascii="Consolas" w:hAnsi="Consolas"/>
          <w:noProof/>
        </w:rPr>
        <w:drawing>
          <wp:inline distT="0" distB="0" distL="0" distR="0" wp14:anchorId="24988DEA" wp14:editId="0B891A8F">
            <wp:extent cx="5638800" cy="303459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8800" cy="3034594"/>
                    </a:xfrm>
                    <a:prstGeom prst="rect">
                      <a:avLst/>
                    </a:prstGeom>
                    <a:noFill/>
                    <a:ln>
                      <a:noFill/>
                    </a:ln>
                  </pic:spPr>
                </pic:pic>
              </a:graphicData>
            </a:graphic>
          </wp:inline>
        </w:drawing>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FD2033" w:rsidRPr="004F624E" w14:paraId="59AD7856" w14:textId="77777777" w:rsidTr="00967E8A">
        <w:tc>
          <w:tcPr>
            <w:tcW w:w="2235" w:type="dxa"/>
            <w:shd w:val="clear" w:color="auto" w:fill="auto"/>
          </w:tcPr>
          <w:p w14:paraId="4220AE06" w14:textId="77777777" w:rsidR="00FD2033" w:rsidRPr="004F624E" w:rsidRDefault="00FD2033" w:rsidP="00967E8A">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7AC1036D" w14:textId="77777777" w:rsidR="00FD2033" w:rsidRPr="004F624E" w:rsidRDefault="00FD2033" w:rsidP="00967E8A">
            <w:pPr>
              <w:pStyle w:val="a4"/>
              <w:spacing w:after="72"/>
              <w:ind w:firstLineChars="0" w:firstLine="0"/>
              <w:rPr>
                <w:rFonts w:ascii="Consolas" w:hAnsi="Consolas"/>
                <w:caps/>
                <w:sz w:val="21"/>
                <w:szCs w:val="21"/>
              </w:rPr>
            </w:pPr>
            <w:r w:rsidRPr="004F624E">
              <w:rPr>
                <w:rFonts w:ascii="Consolas" w:hAnsi="Consolas" w:hint="eastAsia"/>
                <w:caps/>
                <w:sz w:val="21"/>
                <w:szCs w:val="21"/>
              </w:rPr>
              <w:t>举手发言</w:t>
            </w:r>
          </w:p>
        </w:tc>
      </w:tr>
      <w:tr w:rsidR="00FD2033" w:rsidRPr="004F624E" w14:paraId="46B62CB8" w14:textId="77777777" w:rsidTr="00967E8A">
        <w:tc>
          <w:tcPr>
            <w:tcW w:w="2235" w:type="dxa"/>
            <w:shd w:val="clear" w:color="auto" w:fill="auto"/>
          </w:tcPr>
          <w:p w14:paraId="6EEE724D" w14:textId="77777777" w:rsidR="00FD2033" w:rsidRPr="004F624E" w:rsidRDefault="00FD2033" w:rsidP="00967E8A">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4CA3E5DD" w14:textId="77777777" w:rsidR="00FD2033" w:rsidRPr="004F624E" w:rsidRDefault="00FD2033" w:rsidP="00967E8A">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MAX1.0_CLIENT_CONFPANEL_SRS_012</w:t>
            </w:r>
          </w:p>
        </w:tc>
      </w:tr>
      <w:tr w:rsidR="00FD2033" w:rsidRPr="004F624E" w14:paraId="0B8C12F6" w14:textId="77777777" w:rsidTr="00967E8A">
        <w:tc>
          <w:tcPr>
            <w:tcW w:w="2235" w:type="dxa"/>
            <w:shd w:val="clear" w:color="auto" w:fill="auto"/>
          </w:tcPr>
          <w:p w14:paraId="55DE7C17" w14:textId="77777777" w:rsidR="00FD2033" w:rsidRPr="004F624E" w:rsidRDefault="00FD2033" w:rsidP="00967E8A">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534B51C0" w14:textId="77777777" w:rsidR="00FD2033" w:rsidRPr="004F624E" w:rsidRDefault="00FD2033" w:rsidP="00967E8A">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FD2033" w:rsidRPr="004F624E" w14:paraId="068B13CA" w14:textId="77777777" w:rsidTr="00967E8A">
        <w:tc>
          <w:tcPr>
            <w:tcW w:w="2235" w:type="dxa"/>
            <w:shd w:val="clear" w:color="auto" w:fill="auto"/>
          </w:tcPr>
          <w:p w14:paraId="17C0238A" w14:textId="77777777" w:rsidR="00FD2033" w:rsidRPr="004F624E" w:rsidRDefault="00FD2033" w:rsidP="00967E8A">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41201324" w14:textId="77777777" w:rsidR="00FD2033" w:rsidRPr="004F624E" w:rsidRDefault="00FD2033" w:rsidP="00967E8A">
            <w:pPr>
              <w:pStyle w:val="a4"/>
              <w:spacing w:after="72"/>
              <w:ind w:firstLineChars="0" w:firstLine="0"/>
              <w:rPr>
                <w:rFonts w:ascii="Consolas" w:hAnsi="Consolas"/>
                <w:caps/>
                <w:sz w:val="21"/>
                <w:szCs w:val="21"/>
              </w:rPr>
            </w:pPr>
            <w:r w:rsidRPr="004F624E">
              <w:rPr>
                <w:rFonts w:ascii="Consolas" w:hAnsi="Consolas" w:hint="eastAsia"/>
                <w:caps/>
                <w:sz w:val="21"/>
                <w:szCs w:val="21"/>
              </w:rPr>
              <w:t>主持人执行了全体静音后，参会人可以使用举手功能向主持人发送发言请求。</w:t>
            </w:r>
          </w:p>
        </w:tc>
      </w:tr>
      <w:tr w:rsidR="00FD2033" w:rsidRPr="004F624E" w14:paraId="5311C01F" w14:textId="77777777" w:rsidTr="00967E8A">
        <w:tc>
          <w:tcPr>
            <w:tcW w:w="2235" w:type="dxa"/>
            <w:shd w:val="clear" w:color="auto" w:fill="auto"/>
          </w:tcPr>
          <w:p w14:paraId="2082D958" w14:textId="77777777" w:rsidR="00FD2033" w:rsidRPr="004F624E" w:rsidRDefault="00FD2033" w:rsidP="00967E8A">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56D8B7D8" w14:textId="77777777" w:rsidR="00FD2033" w:rsidRPr="004F624E" w:rsidRDefault="00FD2033" w:rsidP="00967E8A">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FD2033" w:rsidRPr="004F624E" w14:paraId="7BB206D0" w14:textId="77777777" w:rsidTr="00967E8A">
        <w:tc>
          <w:tcPr>
            <w:tcW w:w="2235" w:type="dxa"/>
            <w:shd w:val="clear" w:color="auto" w:fill="auto"/>
          </w:tcPr>
          <w:p w14:paraId="6B043941" w14:textId="77777777" w:rsidR="00FD2033" w:rsidRPr="004F624E" w:rsidRDefault="00FD2033" w:rsidP="00967E8A">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1C156435" w14:textId="77777777" w:rsidR="00FD2033" w:rsidRPr="004F624E" w:rsidRDefault="00FD2033" w:rsidP="00967E8A">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FD2033" w:rsidRPr="004F624E" w14:paraId="0F6DAA4C" w14:textId="77777777" w:rsidTr="00967E8A">
        <w:tc>
          <w:tcPr>
            <w:tcW w:w="9096" w:type="dxa"/>
            <w:gridSpan w:val="2"/>
            <w:shd w:val="clear" w:color="auto" w:fill="auto"/>
          </w:tcPr>
          <w:p w14:paraId="77BC574A" w14:textId="77777777" w:rsidR="00FD2033" w:rsidRPr="004F624E" w:rsidRDefault="00FD2033" w:rsidP="00967E8A">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FD2033" w:rsidRPr="004F624E" w14:paraId="3B7EF0FD" w14:textId="77777777" w:rsidTr="00967E8A">
        <w:tc>
          <w:tcPr>
            <w:tcW w:w="9096" w:type="dxa"/>
            <w:gridSpan w:val="2"/>
            <w:shd w:val="clear" w:color="auto" w:fill="auto"/>
          </w:tcPr>
          <w:p w14:paraId="7D2AD52F" w14:textId="77777777" w:rsidR="00FD2033" w:rsidRPr="004F624E" w:rsidRDefault="00FD2033" w:rsidP="00AC5C40">
            <w:pPr>
              <w:pStyle w:val="srs"/>
              <w:numPr>
                <w:ilvl w:val="0"/>
                <w:numId w:val="103"/>
              </w:numPr>
              <w:rPr>
                <w:rFonts w:ascii="Consolas" w:hAnsi="Consolas"/>
                <w:szCs w:val="21"/>
              </w:rPr>
            </w:pPr>
            <w:r w:rsidRPr="004F624E">
              <w:rPr>
                <w:rFonts w:ascii="Consolas" w:hAnsi="Consolas" w:hint="eastAsia"/>
                <w:szCs w:val="21"/>
              </w:rPr>
              <w:t>主持人点击会议控制区中的【全体静音】按钮，此时会场中所有人将被静音。用例开始。</w:t>
            </w:r>
          </w:p>
          <w:p w14:paraId="6F417963" w14:textId="77777777" w:rsidR="00FD2033" w:rsidRPr="004F624E" w:rsidRDefault="00F74060" w:rsidP="00AC5C40">
            <w:pPr>
              <w:pStyle w:val="srs"/>
              <w:numPr>
                <w:ilvl w:val="0"/>
                <w:numId w:val="103"/>
              </w:numPr>
              <w:rPr>
                <w:rFonts w:ascii="Consolas" w:hAnsi="Consolas"/>
                <w:szCs w:val="21"/>
              </w:rPr>
            </w:pPr>
            <w:r w:rsidRPr="004F624E">
              <w:rPr>
                <w:rFonts w:ascii="Consolas" w:hAnsi="Consolas" w:hint="eastAsia"/>
                <w:szCs w:val="21"/>
              </w:rPr>
              <w:t>遥控器窗口的会议控制区上方出现附加工具栏，显示【解除全体静音】【关闭举手】【点名】三个按钮。此时所有参会人的遥控器窗口中的【举手】按钮变为可用状态。</w:t>
            </w:r>
            <w:r w:rsidR="00B772C2" w:rsidRPr="004F624E">
              <w:rPr>
                <w:rFonts w:ascii="Consolas" w:hAnsi="Consolas" w:hint="eastAsia"/>
                <w:szCs w:val="21"/>
              </w:rPr>
              <w:t>主持人的参会者列表，自动显示一个【举手发言】的分类抽屉，置顶显示在其他分类标签上方</w:t>
            </w:r>
            <w:r w:rsidR="00B772C2">
              <w:rPr>
                <w:rFonts w:ascii="Consolas" w:hAnsi="Consolas" w:hint="eastAsia"/>
                <w:szCs w:val="21"/>
              </w:rPr>
              <w:t>。</w:t>
            </w:r>
          </w:p>
          <w:p w14:paraId="3DDABAFC" w14:textId="77777777" w:rsidR="00FD2033" w:rsidRPr="004F624E" w:rsidRDefault="00F74060" w:rsidP="00AC5C40">
            <w:pPr>
              <w:pStyle w:val="srs"/>
              <w:numPr>
                <w:ilvl w:val="0"/>
                <w:numId w:val="103"/>
              </w:numPr>
              <w:rPr>
                <w:rFonts w:ascii="Consolas" w:hAnsi="Consolas"/>
                <w:szCs w:val="21"/>
              </w:rPr>
            </w:pPr>
            <w:r w:rsidRPr="004F624E">
              <w:rPr>
                <w:rFonts w:ascii="Consolas" w:hAnsi="Consolas" w:hint="eastAsia"/>
                <w:szCs w:val="21"/>
              </w:rPr>
              <w:lastRenderedPageBreak/>
              <w:t>所有参会人屏幕右下角出现气泡提示，</w:t>
            </w:r>
            <w:r w:rsidR="00B772C2">
              <w:rPr>
                <w:rFonts w:ascii="Consolas" w:hAnsi="Consolas" w:hint="eastAsia"/>
                <w:szCs w:val="21"/>
              </w:rPr>
              <w:t>提示主持人开启了举手功能。在参会人遥控器窗口中点击【举手】按钮</w:t>
            </w:r>
            <w:r w:rsidR="00FD2033" w:rsidRPr="004F624E">
              <w:rPr>
                <w:rFonts w:ascii="Consolas" w:hAnsi="Consolas" w:hint="eastAsia"/>
                <w:szCs w:val="21"/>
              </w:rPr>
              <w:t>。</w:t>
            </w:r>
          </w:p>
          <w:p w14:paraId="0B441E4E" w14:textId="77777777" w:rsidR="00F74060" w:rsidRPr="004F624E" w:rsidRDefault="00F74060" w:rsidP="00AC5C40">
            <w:pPr>
              <w:pStyle w:val="srs"/>
              <w:numPr>
                <w:ilvl w:val="0"/>
                <w:numId w:val="103"/>
              </w:numPr>
              <w:rPr>
                <w:rFonts w:ascii="Consolas" w:hAnsi="Consolas"/>
                <w:szCs w:val="21"/>
              </w:rPr>
            </w:pPr>
            <w:r w:rsidRPr="004F624E">
              <w:rPr>
                <w:rFonts w:ascii="Consolas" w:hAnsi="Consolas" w:hint="eastAsia"/>
                <w:szCs w:val="21"/>
              </w:rPr>
              <w:t>主持人点击【举手发言】分类抽屉的标题栏展开该分类列表。</w:t>
            </w:r>
          </w:p>
          <w:p w14:paraId="4F4B581F" w14:textId="77777777" w:rsidR="00F74060" w:rsidRPr="004F624E" w:rsidRDefault="00F74060" w:rsidP="00AC5C40">
            <w:pPr>
              <w:pStyle w:val="srs"/>
              <w:numPr>
                <w:ilvl w:val="0"/>
                <w:numId w:val="103"/>
              </w:numPr>
              <w:rPr>
                <w:rFonts w:ascii="Consolas" w:hAnsi="Consolas"/>
                <w:szCs w:val="21"/>
              </w:rPr>
            </w:pPr>
            <w:r w:rsidRPr="004F624E">
              <w:rPr>
                <w:rFonts w:ascii="Consolas" w:hAnsi="Consolas" w:hint="eastAsia"/>
                <w:szCs w:val="21"/>
              </w:rPr>
              <w:t>主持人在【申请发言】分类中，点击要允许发言的人姓名后面的【允许发言】按钮，此人姓名自动移至【正在发言】分类中，</w:t>
            </w:r>
            <w:r w:rsidR="001F2846">
              <w:rPr>
                <w:rFonts w:ascii="Consolas" w:hAnsi="Consolas" w:hint="eastAsia"/>
                <w:szCs w:val="21"/>
              </w:rPr>
              <w:t>并同时被解除静音。</w:t>
            </w:r>
            <w:r w:rsidRPr="004F624E">
              <w:rPr>
                <w:rFonts w:ascii="Consolas" w:hAnsi="Consolas" w:hint="eastAsia"/>
                <w:szCs w:val="21"/>
              </w:rPr>
              <w:t>其名字后面变为【停止发言】。</w:t>
            </w:r>
            <w:r w:rsidR="00EE031E" w:rsidRPr="004F624E">
              <w:rPr>
                <w:rFonts w:ascii="Consolas" w:hAnsi="Consolas" w:hint="eastAsia"/>
                <w:szCs w:val="21"/>
              </w:rPr>
              <w:t>发言人的视频要自动显示出来。关于发言视频模式，请</w:t>
            </w:r>
            <w:hyperlink w:anchor="_举手发言模式" w:history="1">
              <w:r w:rsidR="00EE031E" w:rsidRPr="004F624E">
                <w:rPr>
                  <w:rStyle w:val="af2"/>
                  <w:rFonts w:ascii="Consolas" w:hAnsi="Consolas" w:hint="eastAsia"/>
                  <w:szCs w:val="21"/>
                </w:rPr>
                <w:t>参考这里</w:t>
              </w:r>
            </w:hyperlink>
            <w:r w:rsidR="00EE031E" w:rsidRPr="004F624E">
              <w:rPr>
                <w:rFonts w:ascii="Consolas" w:hAnsi="Consolas" w:hint="eastAsia"/>
                <w:szCs w:val="21"/>
              </w:rPr>
              <w:t>。</w:t>
            </w:r>
          </w:p>
          <w:p w14:paraId="18808989" w14:textId="77777777" w:rsidR="00F46759" w:rsidRPr="004F624E" w:rsidRDefault="00F46759" w:rsidP="00AC5C40">
            <w:pPr>
              <w:pStyle w:val="srs"/>
              <w:numPr>
                <w:ilvl w:val="0"/>
                <w:numId w:val="103"/>
              </w:numPr>
              <w:rPr>
                <w:rFonts w:ascii="Consolas" w:hAnsi="Consolas"/>
                <w:szCs w:val="21"/>
              </w:rPr>
            </w:pPr>
            <w:r w:rsidRPr="004F624E">
              <w:rPr>
                <w:rFonts w:ascii="Consolas" w:hAnsi="Consolas" w:hint="eastAsia"/>
                <w:szCs w:val="21"/>
              </w:rPr>
              <w:t>参会人端的屏幕右下角会弹出气泡提示，提示其获得了发言权限。</w:t>
            </w:r>
          </w:p>
          <w:p w14:paraId="1629124E" w14:textId="77777777" w:rsidR="00F74060" w:rsidRPr="004F624E" w:rsidRDefault="00F74060" w:rsidP="00AC5C40">
            <w:pPr>
              <w:pStyle w:val="srs"/>
              <w:numPr>
                <w:ilvl w:val="0"/>
                <w:numId w:val="103"/>
              </w:numPr>
              <w:rPr>
                <w:rFonts w:ascii="Consolas" w:hAnsi="Consolas"/>
                <w:szCs w:val="21"/>
              </w:rPr>
            </w:pPr>
            <w:r w:rsidRPr="004F624E">
              <w:rPr>
                <w:rFonts w:ascii="Consolas" w:hAnsi="Consolas" w:hint="eastAsia"/>
                <w:szCs w:val="21"/>
              </w:rPr>
              <w:t>主持人点击【正在发言】分类中某人姓名后面的【停止发言】，此人姓名自动移出【举手发言】列表</w:t>
            </w:r>
            <w:r w:rsidR="003B46F4">
              <w:rPr>
                <w:rFonts w:ascii="Consolas" w:hAnsi="Consolas" w:hint="eastAsia"/>
                <w:szCs w:val="21"/>
              </w:rPr>
              <w:t>，参会人端的按钮变为【举手】按钮</w:t>
            </w:r>
            <w:r w:rsidRPr="004F624E">
              <w:rPr>
                <w:rFonts w:ascii="Consolas" w:hAnsi="Consolas" w:hint="eastAsia"/>
                <w:szCs w:val="21"/>
              </w:rPr>
              <w:t>。</w:t>
            </w:r>
          </w:p>
          <w:p w14:paraId="40B00364" w14:textId="77777777" w:rsidR="00FD2033" w:rsidRPr="004F624E" w:rsidRDefault="00FD2033" w:rsidP="00AC5C40">
            <w:pPr>
              <w:pStyle w:val="srs"/>
              <w:numPr>
                <w:ilvl w:val="0"/>
                <w:numId w:val="103"/>
              </w:numPr>
              <w:rPr>
                <w:rFonts w:ascii="Consolas" w:hAnsi="Consolas"/>
                <w:szCs w:val="21"/>
              </w:rPr>
            </w:pPr>
            <w:r w:rsidRPr="004F624E">
              <w:rPr>
                <w:rFonts w:ascii="Consolas" w:hAnsi="Consolas" w:hint="eastAsia"/>
                <w:szCs w:val="21"/>
              </w:rPr>
              <w:t>用例结束。</w:t>
            </w:r>
          </w:p>
        </w:tc>
      </w:tr>
      <w:tr w:rsidR="00FD2033" w:rsidRPr="004F624E" w14:paraId="03B19B10" w14:textId="77777777" w:rsidTr="00967E8A">
        <w:tc>
          <w:tcPr>
            <w:tcW w:w="9096" w:type="dxa"/>
            <w:gridSpan w:val="2"/>
            <w:shd w:val="clear" w:color="auto" w:fill="auto"/>
          </w:tcPr>
          <w:p w14:paraId="0FEFF5B3" w14:textId="77777777" w:rsidR="00FD2033" w:rsidRPr="004F624E" w:rsidRDefault="00FD2033" w:rsidP="00967E8A">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其他事件流程</w:t>
            </w:r>
          </w:p>
        </w:tc>
      </w:tr>
      <w:tr w:rsidR="00FD2033" w:rsidRPr="004F624E" w14:paraId="05419EAC" w14:textId="77777777" w:rsidTr="00967E8A">
        <w:tc>
          <w:tcPr>
            <w:tcW w:w="9096" w:type="dxa"/>
            <w:gridSpan w:val="2"/>
            <w:shd w:val="clear" w:color="auto" w:fill="auto"/>
          </w:tcPr>
          <w:p w14:paraId="4F966FC8" w14:textId="77777777" w:rsidR="00FD2033" w:rsidRPr="004F624E" w:rsidRDefault="00886D51" w:rsidP="00AC5C40">
            <w:pPr>
              <w:numPr>
                <w:ilvl w:val="0"/>
                <w:numId w:val="104"/>
              </w:numPr>
              <w:spacing w:line="360" w:lineRule="auto"/>
              <w:rPr>
                <w:rFonts w:ascii="Consolas" w:hAnsi="Consolas"/>
              </w:rPr>
            </w:pPr>
            <w:r w:rsidRPr="004F624E">
              <w:rPr>
                <w:rFonts w:ascii="Consolas" w:hAnsi="Consolas" w:hint="eastAsia"/>
              </w:rPr>
              <w:t>解除全体静音对举手的影响</w:t>
            </w:r>
          </w:p>
          <w:p w14:paraId="594B239F" w14:textId="77777777" w:rsidR="00886D51" w:rsidRPr="004F624E" w:rsidRDefault="00886D51" w:rsidP="00AC5C40">
            <w:pPr>
              <w:numPr>
                <w:ilvl w:val="1"/>
                <w:numId w:val="104"/>
              </w:numPr>
              <w:spacing w:line="360" w:lineRule="auto"/>
              <w:rPr>
                <w:rFonts w:ascii="Consolas" w:hAnsi="Consolas"/>
              </w:rPr>
            </w:pPr>
            <w:r w:rsidRPr="004F624E">
              <w:rPr>
                <w:rFonts w:ascii="Consolas" w:hAnsi="Consolas" w:hint="eastAsia"/>
              </w:rPr>
              <w:t>主持人点击【解除全体静音】按钮，用例开始。</w:t>
            </w:r>
          </w:p>
          <w:p w14:paraId="32A26E0B" w14:textId="77777777" w:rsidR="00886D51" w:rsidRPr="004F624E" w:rsidRDefault="00886D51" w:rsidP="00AC5C40">
            <w:pPr>
              <w:numPr>
                <w:ilvl w:val="1"/>
                <w:numId w:val="104"/>
              </w:numPr>
              <w:spacing w:line="360" w:lineRule="auto"/>
              <w:rPr>
                <w:rFonts w:ascii="Consolas" w:hAnsi="Consolas"/>
              </w:rPr>
            </w:pPr>
            <w:r w:rsidRPr="004F624E">
              <w:rPr>
                <w:rFonts w:ascii="Consolas" w:hAnsi="Consolas" w:hint="eastAsia"/>
              </w:rPr>
              <w:t>主持人端：隐藏会议控制区上方的附加操作栏，同时关闭【举手发言】抽屉分类。</w:t>
            </w:r>
          </w:p>
          <w:p w14:paraId="1C646953" w14:textId="77777777" w:rsidR="00886D51" w:rsidRPr="004F624E" w:rsidRDefault="00886D51" w:rsidP="00AC5C40">
            <w:pPr>
              <w:numPr>
                <w:ilvl w:val="1"/>
                <w:numId w:val="104"/>
              </w:numPr>
              <w:spacing w:line="360" w:lineRule="auto"/>
              <w:rPr>
                <w:rFonts w:ascii="Consolas" w:hAnsi="Consolas"/>
              </w:rPr>
            </w:pPr>
            <w:r w:rsidRPr="004F624E">
              <w:rPr>
                <w:rFonts w:ascii="Consolas" w:hAnsi="Consolas" w:hint="eastAsia"/>
              </w:rPr>
              <w:t>参与人端：屏幕右下角弹出气泡提示主持人解除了全体静音。【举手】按钮变为禁用。</w:t>
            </w:r>
          </w:p>
          <w:p w14:paraId="53295A03" w14:textId="77777777" w:rsidR="00DC1B46" w:rsidRDefault="00886D51" w:rsidP="00AC5C40">
            <w:pPr>
              <w:numPr>
                <w:ilvl w:val="1"/>
                <w:numId w:val="104"/>
              </w:numPr>
              <w:spacing w:line="360" w:lineRule="auto"/>
              <w:rPr>
                <w:rFonts w:ascii="Consolas" w:hAnsi="Consolas"/>
              </w:rPr>
            </w:pPr>
            <w:r w:rsidRPr="004F624E">
              <w:rPr>
                <w:rFonts w:ascii="Consolas" w:hAnsi="Consolas" w:hint="eastAsia"/>
              </w:rPr>
              <w:t>用例结束。</w:t>
            </w:r>
            <w:r w:rsidR="00580D81">
              <w:rPr>
                <w:rFonts w:ascii="Consolas" w:hAnsi="Consolas" w:hint="eastAsia"/>
              </w:rPr>
              <w:t>、</w:t>
            </w:r>
          </w:p>
          <w:p w14:paraId="746EFC27" w14:textId="77777777" w:rsidR="00580D81" w:rsidRDefault="00580D81" w:rsidP="00AC5C40">
            <w:pPr>
              <w:numPr>
                <w:ilvl w:val="0"/>
                <w:numId w:val="104"/>
              </w:numPr>
              <w:spacing w:line="360" w:lineRule="auto"/>
              <w:rPr>
                <w:rFonts w:ascii="Consolas" w:hAnsi="Consolas"/>
              </w:rPr>
            </w:pPr>
            <w:r>
              <w:rPr>
                <w:rFonts w:ascii="Consolas" w:hAnsi="Consolas" w:hint="eastAsia"/>
              </w:rPr>
              <w:t>关闭举手与开放举手</w:t>
            </w:r>
          </w:p>
          <w:p w14:paraId="60CC66EB" w14:textId="77777777" w:rsidR="00580D81" w:rsidRDefault="00580D81" w:rsidP="00AC5C40">
            <w:pPr>
              <w:numPr>
                <w:ilvl w:val="1"/>
                <w:numId w:val="104"/>
              </w:numPr>
              <w:spacing w:line="360" w:lineRule="auto"/>
              <w:rPr>
                <w:rFonts w:ascii="Consolas" w:hAnsi="Consolas"/>
              </w:rPr>
            </w:pPr>
            <w:r>
              <w:rPr>
                <w:rFonts w:ascii="Consolas" w:hAnsi="Consolas" w:hint="eastAsia"/>
              </w:rPr>
              <w:t>主持人执行了全体静音后，会议控制区上方的附加工具栏中，显示【关闭举手】按钮，用例开始。</w:t>
            </w:r>
          </w:p>
          <w:p w14:paraId="1C951DDD" w14:textId="4747F6AB" w:rsidR="00580D81" w:rsidRDefault="00580D81" w:rsidP="00AC5C40">
            <w:pPr>
              <w:numPr>
                <w:ilvl w:val="1"/>
                <w:numId w:val="104"/>
              </w:numPr>
              <w:spacing w:line="360" w:lineRule="auto"/>
              <w:rPr>
                <w:rFonts w:ascii="Consolas" w:hAnsi="Consolas"/>
              </w:rPr>
            </w:pPr>
            <w:r>
              <w:rPr>
                <w:rFonts w:ascii="Consolas" w:hAnsi="Consolas" w:hint="eastAsia"/>
              </w:rPr>
              <w:t>主持人点击【关闭举手】按钮，则按钮文字变为【开放举手】。同时，隐藏参会人列表中的【举手发言】分类（如果正在显示的话）。其他参会人的会议控制区中的【举手发言】按钮</w:t>
            </w:r>
            <w:r w:rsidR="00162A09">
              <w:rPr>
                <w:rFonts w:ascii="Consolas" w:hAnsi="Consolas" w:hint="eastAsia"/>
              </w:rPr>
              <w:t>恢复</w:t>
            </w:r>
            <w:r w:rsidR="00162A09">
              <w:rPr>
                <w:rFonts w:ascii="Consolas" w:hAnsi="Consolas"/>
              </w:rPr>
              <w:t>默认且</w:t>
            </w:r>
            <w:r>
              <w:rPr>
                <w:rFonts w:ascii="Consolas" w:hAnsi="Consolas" w:hint="eastAsia"/>
              </w:rPr>
              <w:t>被禁用</w:t>
            </w:r>
            <w:r w:rsidR="00871C87">
              <w:rPr>
                <w:rFonts w:ascii="Consolas" w:hAnsi="Consolas" w:hint="eastAsia"/>
              </w:rPr>
              <w:t>，</w:t>
            </w:r>
            <w:r w:rsidR="00871C87">
              <w:rPr>
                <w:rFonts w:ascii="Consolas" w:hAnsi="Consolas"/>
              </w:rPr>
              <w:t>并在屏幕右下角弹出气泡提示窗口</w:t>
            </w:r>
            <w:r>
              <w:rPr>
                <w:rFonts w:ascii="Consolas" w:hAnsi="Consolas" w:hint="eastAsia"/>
              </w:rPr>
              <w:t>。</w:t>
            </w:r>
          </w:p>
          <w:p w14:paraId="1FA76E9F" w14:textId="3D612287" w:rsidR="00580D81" w:rsidRDefault="00580D81" w:rsidP="00AC5C40">
            <w:pPr>
              <w:numPr>
                <w:ilvl w:val="1"/>
                <w:numId w:val="104"/>
              </w:numPr>
              <w:spacing w:line="360" w:lineRule="auto"/>
              <w:rPr>
                <w:rFonts w:ascii="Consolas" w:hAnsi="Consolas"/>
              </w:rPr>
            </w:pPr>
            <w:r>
              <w:rPr>
                <w:rFonts w:ascii="Consolas" w:hAnsi="Consolas" w:hint="eastAsia"/>
              </w:rPr>
              <w:t>主持人再次点击【开放举手】按钮，</w:t>
            </w:r>
            <w:del w:id="594" w:author="Yu Xu" w:date="2013-06-04T16:15:00Z">
              <w:r w:rsidDel="004F7998">
                <w:rPr>
                  <w:rFonts w:ascii="Consolas" w:hAnsi="Consolas" w:hint="eastAsia"/>
                </w:rPr>
                <w:delText>按钮文字变为【已开放举手】，</w:delText>
              </w:r>
              <w:r w:rsidDel="004F7998">
                <w:rPr>
                  <w:rFonts w:ascii="Consolas" w:hAnsi="Consolas" w:hint="eastAsia"/>
                </w:rPr>
                <w:delText>3</w:delText>
              </w:r>
              <w:r w:rsidDel="004F7998">
                <w:rPr>
                  <w:rFonts w:ascii="Consolas" w:hAnsi="Consolas" w:hint="eastAsia"/>
                </w:rPr>
                <w:delText>秒后，</w:delText>
              </w:r>
            </w:del>
            <w:r>
              <w:rPr>
                <w:rFonts w:ascii="Consolas" w:hAnsi="Consolas" w:hint="eastAsia"/>
              </w:rPr>
              <w:t>按钮文字变为【关闭举手】。</w:t>
            </w:r>
            <w:r w:rsidR="00162A09">
              <w:rPr>
                <w:rFonts w:ascii="Consolas" w:hAnsi="Consolas" w:hint="eastAsia"/>
              </w:rPr>
              <w:t>同时</w:t>
            </w:r>
            <w:r w:rsidR="00162A09">
              <w:rPr>
                <w:rFonts w:ascii="Consolas" w:hAnsi="Consolas"/>
              </w:rPr>
              <w:t>，其他参会人</w:t>
            </w:r>
            <w:r w:rsidR="00162A09">
              <w:rPr>
                <w:rFonts w:ascii="Consolas" w:hAnsi="Consolas" w:hint="eastAsia"/>
              </w:rPr>
              <w:t>的</w:t>
            </w:r>
            <w:r w:rsidR="00162A09">
              <w:rPr>
                <w:rFonts w:ascii="Consolas" w:hAnsi="Consolas"/>
              </w:rPr>
              <w:t>【举手发言】按钮恢复可用，需要再次点击来申请举手。</w:t>
            </w:r>
          </w:p>
          <w:p w14:paraId="754B7A3D" w14:textId="77777777" w:rsidR="00580D81" w:rsidRDefault="00580D81" w:rsidP="00AC5C40">
            <w:pPr>
              <w:numPr>
                <w:ilvl w:val="1"/>
                <w:numId w:val="104"/>
              </w:numPr>
              <w:spacing w:line="360" w:lineRule="auto"/>
              <w:rPr>
                <w:rFonts w:ascii="Consolas" w:hAnsi="Consolas"/>
              </w:rPr>
            </w:pPr>
            <w:r>
              <w:rPr>
                <w:rFonts w:ascii="Consolas" w:hAnsi="Consolas" w:hint="eastAsia"/>
              </w:rPr>
              <w:t>用例结束。</w:t>
            </w:r>
          </w:p>
          <w:p w14:paraId="6B9D6401" w14:textId="77777777" w:rsidR="005362A7" w:rsidRDefault="005362A7" w:rsidP="00AC5C40">
            <w:pPr>
              <w:numPr>
                <w:ilvl w:val="0"/>
                <w:numId w:val="104"/>
              </w:numPr>
              <w:spacing w:line="360" w:lineRule="auto"/>
              <w:rPr>
                <w:rFonts w:ascii="Consolas" w:hAnsi="Consolas"/>
                <w:color w:val="000000"/>
              </w:rPr>
            </w:pPr>
            <w:r>
              <w:rPr>
                <w:rFonts w:ascii="Consolas" w:hAnsi="Consolas" w:hint="eastAsia"/>
              </w:rPr>
              <w:t>取消举手</w:t>
            </w:r>
          </w:p>
          <w:p w14:paraId="10125F4C" w14:textId="77777777" w:rsidR="005362A7" w:rsidRDefault="005362A7" w:rsidP="00AC5C40">
            <w:pPr>
              <w:numPr>
                <w:ilvl w:val="1"/>
                <w:numId w:val="104"/>
              </w:numPr>
              <w:spacing w:line="360" w:lineRule="auto"/>
              <w:rPr>
                <w:rFonts w:ascii="Consolas" w:hAnsi="Consolas"/>
              </w:rPr>
            </w:pPr>
            <w:r>
              <w:rPr>
                <w:rFonts w:ascii="Consolas" w:hAnsi="Consolas" w:hint="eastAsia"/>
              </w:rPr>
              <w:t>主持人开放举手后，参会人端的会议控制区的【举手】按钮变为可用状态，用例开始。</w:t>
            </w:r>
          </w:p>
          <w:p w14:paraId="2BDE8D80" w14:textId="77777777" w:rsidR="005362A7" w:rsidRDefault="005362A7" w:rsidP="00AC5C40">
            <w:pPr>
              <w:numPr>
                <w:ilvl w:val="1"/>
                <w:numId w:val="104"/>
              </w:numPr>
              <w:spacing w:line="360" w:lineRule="auto"/>
              <w:rPr>
                <w:rFonts w:ascii="Consolas" w:hAnsi="Consolas"/>
              </w:rPr>
            </w:pPr>
            <w:r>
              <w:rPr>
                <w:rFonts w:ascii="Consolas" w:hAnsi="Consolas" w:hint="eastAsia"/>
              </w:rPr>
              <w:t>参会人点击【举手】按钮后，按钮变为【取消举手】。此时可在主持人端的【举手发言】中看到此人申请发言。</w:t>
            </w:r>
          </w:p>
          <w:p w14:paraId="13E72565" w14:textId="77777777" w:rsidR="005362A7" w:rsidRDefault="005362A7" w:rsidP="00AC5C40">
            <w:pPr>
              <w:numPr>
                <w:ilvl w:val="2"/>
                <w:numId w:val="104"/>
              </w:numPr>
              <w:spacing w:line="360" w:lineRule="auto"/>
              <w:rPr>
                <w:rFonts w:ascii="Consolas" w:hAnsi="Consolas"/>
                <w:color w:val="000000"/>
              </w:rPr>
            </w:pPr>
            <w:r>
              <w:rPr>
                <w:rFonts w:ascii="Consolas" w:hAnsi="Consolas" w:hint="eastAsia"/>
              </w:rPr>
              <w:t>如果主持人允许了此人发言，则参会人端的【取消举手】按钮变为【举手】按钮并禁用。</w:t>
            </w:r>
          </w:p>
          <w:p w14:paraId="25924885" w14:textId="77777777" w:rsidR="005362A7" w:rsidRDefault="005362A7" w:rsidP="00AC5C40">
            <w:pPr>
              <w:numPr>
                <w:ilvl w:val="2"/>
                <w:numId w:val="104"/>
              </w:numPr>
              <w:spacing w:line="360" w:lineRule="auto"/>
              <w:rPr>
                <w:rFonts w:ascii="Consolas" w:hAnsi="Consolas"/>
                <w:color w:val="000000"/>
              </w:rPr>
            </w:pPr>
            <w:r>
              <w:rPr>
                <w:rFonts w:ascii="Consolas" w:hAnsi="Consolas" w:hint="eastAsia"/>
              </w:rPr>
              <w:lastRenderedPageBreak/>
              <w:t>如果主持人尚未允许此人发言，则参会人点击【取消举手】按钮，查看主持人端的【举手发言】分类，此人姓名自动去除。</w:t>
            </w:r>
          </w:p>
          <w:p w14:paraId="77F4CBF6" w14:textId="77777777" w:rsidR="005362A7" w:rsidRPr="004F624E" w:rsidRDefault="005362A7" w:rsidP="00AC5C40">
            <w:pPr>
              <w:numPr>
                <w:ilvl w:val="1"/>
                <w:numId w:val="104"/>
              </w:numPr>
              <w:spacing w:line="360" w:lineRule="auto"/>
              <w:rPr>
                <w:rFonts w:ascii="Consolas" w:hAnsi="Consolas"/>
              </w:rPr>
            </w:pPr>
            <w:r>
              <w:rPr>
                <w:rFonts w:ascii="Consolas" w:hAnsi="Consolas" w:hint="eastAsia"/>
              </w:rPr>
              <w:t>用例结束。</w:t>
            </w:r>
          </w:p>
        </w:tc>
      </w:tr>
      <w:tr w:rsidR="00FD2033" w:rsidRPr="004F624E" w14:paraId="61BC8A05" w14:textId="77777777" w:rsidTr="00967E8A">
        <w:tc>
          <w:tcPr>
            <w:tcW w:w="2235" w:type="dxa"/>
            <w:shd w:val="clear" w:color="auto" w:fill="auto"/>
          </w:tcPr>
          <w:p w14:paraId="4170DB2A" w14:textId="77777777" w:rsidR="00FD2033" w:rsidRPr="004F624E" w:rsidRDefault="00FD2033" w:rsidP="00967E8A">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后置条件</w:t>
            </w:r>
          </w:p>
        </w:tc>
        <w:tc>
          <w:tcPr>
            <w:tcW w:w="6861" w:type="dxa"/>
            <w:shd w:val="clear" w:color="auto" w:fill="auto"/>
          </w:tcPr>
          <w:p w14:paraId="2194BA51" w14:textId="77777777" w:rsidR="00FD2033" w:rsidRPr="004F624E" w:rsidRDefault="00653444" w:rsidP="00967E8A">
            <w:pPr>
              <w:pStyle w:val="a4"/>
              <w:spacing w:after="72"/>
              <w:ind w:firstLineChars="0" w:firstLine="0"/>
              <w:rPr>
                <w:rFonts w:ascii="Consolas" w:hAnsi="Consolas"/>
                <w:sz w:val="21"/>
                <w:szCs w:val="21"/>
              </w:rPr>
            </w:pPr>
            <w:r w:rsidRPr="004F624E">
              <w:rPr>
                <w:rFonts w:ascii="Consolas" w:hAnsi="Consolas" w:hint="eastAsia"/>
                <w:sz w:val="21"/>
                <w:szCs w:val="21"/>
              </w:rPr>
              <w:t>举手功能正常开启，参会人的举手操作，主持人可正常查看及控制。</w:t>
            </w:r>
          </w:p>
        </w:tc>
      </w:tr>
      <w:tr w:rsidR="00FD2033" w:rsidRPr="004F624E" w14:paraId="53B3971E" w14:textId="77777777" w:rsidTr="00967E8A">
        <w:tc>
          <w:tcPr>
            <w:tcW w:w="2235" w:type="dxa"/>
            <w:shd w:val="clear" w:color="auto" w:fill="auto"/>
          </w:tcPr>
          <w:p w14:paraId="1907BE6E" w14:textId="77777777" w:rsidR="00FD2033" w:rsidRPr="004F624E" w:rsidRDefault="00FD2033" w:rsidP="00967E8A">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592148EB" w14:textId="77777777" w:rsidR="00FD2033" w:rsidRPr="004F624E" w:rsidRDefault="00DA540D" w:rsidP="00AC5C40">
            <w:pPr>
              <w:pStyle w:val="srs"/>
              <w:numPr>
                <w:ilvl w:val="0"/>
                <w:numId w:val="121"/>
              </w:numPr>
              <w:rPr>
                <w:rFonts w:ascii="Consolas" w:hAnsi="Consolas"/>
                <w:szCs w:val="21"/>
              </w:rPr>
            </w:pPr>
            <w:r w:rsidRPr="004F624E">
              <w:rPr>
                <w:rFonts w:ascii="Consolas" w:hAnsi="Consolas" w:hint="eastAsia"/>
                <w:szCs w:val="21"/>
              </w:rPr>
              <w:t>【举手发言】分类列表在未展开之前，如果有新的申请发言者，则分类标题栏将自动高亮显示。</w:t>
            </w:r>
          </w:p>
          <w:p w14:paraId="6CF739BB" w14:textId="77777777" w:rsidR="00917432" w:rsidRDefault="003C4A16" w:rsidP="00AC5C40">
            <w:pPr>
              <w:pStyle w:val="srs"/>
              <w:numPr>
                <w:ilvl w:val="0"/>
                <w:numId w:val="121"/>
              </w:numPr>
              <w:rPr>
                <w:rFonts w:ascii="Consolas" w:hAnsi="Consolas"/>
                <w:szCs w:val="21"/>
              </w:rPr>
            </w:pPr>
            <w:r>
              <w:rPr>
                <w:rFonts w:ascii="Consolas" w:hAnsi="Consolas" w:hint="eastAsia"/>
                <w:szCs w:val="21"/>
              </w:rPr>
              <w:t>举手发言中的参会人和其他分类中可能同时出现。</w:t>
            </w:r>
          </w:p>
          <w:p w14:paraId="636EBD62" w14:textId="77777777" w:rsidR="00157E8A" w:rsidRDefault="00157E8A" w:rsidP="00AC5C40">
            <w:pPr>
              <w:pStyle w:val="srs"/>
              <w:numPr>
                <w:ilvl w:val="0"/>
                <w:numId w:val="121"/>
              </w:numPr>
              <w:rPr>
                <w:rFonts w:ascii="Consolas" w:hAnsi="Consolas"/>
                <w:szCs w:val="21"/>
              </w:rPr>
            </w:pPr>
            <w:r>
              <w:rPr>
                <w:rFonts w:ascii="Consolas" w:hAnsi="Consolas" w:hint="eastAsia"/>
                <w:szCs w:val="21"/>
              </w:rPr>
              <w:t>主持人能够允许举手发言的参会人数量受云会议平台限制，此限制参考云会议</w:t>
            </w:r>
            <w:r>
              <w:rPr>
                <w:rFonts w:ascii="Consolas" w:hAnsi="Consolas" w:hint="eastAsia"/>
                <w:szCs w:val="21"/>
              </w:rPr>
              <w:t>2.0</w:t>
            </w:r>
            <w:r w:rsidR="00F54B62">
              <w:rPr>
                <w:rFonts w:ascii="Consolas" w:hAnsi="Consolas" w:hint="eastAsia"/>
                <w:szCs w:val="21"/>
              </w:rPr>
              <w:t>（一般为</w:t>
            </w:r>
            <w:r w:rsidR="00F54B62">
              <w:rPr>
                <w:rFonts w:ascii="Consolas" w:hAnsi="Consolas" w:hint="eastAsia"/>
                <w:szCs w:val="21"/>
              </w:rPr>
              <w:t>16</w:t>
            </w:r>
            <w:r w:rsidR="00F54B62">
              <w:rPr>
                <w:rFonts w:ascii="Consolas" w:hAnsi="Consolas" w:hint="eastAsia"/>
                <w:szCs w:val="21"/>
              </w:rPr>
              <w:t>路）</w:t>
            </w:r>
            <w:r>
              <w:rPr>
                <w:rFonts w:ascii="Consolas" w:hAnsi="Consolas" w:hint="eastAsia"/>
                <w:szCs w:val="21"/>
              </w:rPr>
              <w:t>。</w:t>
            </w:r>
            <w:r w:rsidR="00F54B62">
              <w:rPr>
                <w:rFonts w:ascii="Consolas" w:hAnsi="Consolas" w:hint="eastAsia"/>
                <w:szCs w:val="21"/>
              </w:rPr>
              <w:t>当超过最大限制时，主持人再尝试允许某人发言，则弹出消息提示对话框。</w:t>
            </w:r>
          </w:p>
          <w:p w14:paraId="2A643B95" w14:textId="5E8BC90E" w:rsidR="00F52CBB" w:rsidRDefault="00F52CBB" w:rsidP="00AC5C40">
            <w:pPr>
              <w:pStyle w:val="srs"/>
              <w:numPr>
                <w:ilvl w:val="0"/>
                <w:numId w:val="121"/>
              </w:numPr>
              <w:rPr>
                <w:rFonts w:ascii="Consolas" w:hAnsi="Consolas"/>
                <w:szCs w:val="21"/>
              </w:rPr>
            </w:pPr>
            <w:r>
              <w:rPr>
                <w:rFonts w:ascii="Consolas" w:hAnsi="Consolas" w:hint="eastAsia"/>
                <w:szCs w:val="21"/>
              </w:rPr>
              <w:t>如果主持人</w:t>
            </w:r>
            <w:ins w:id="595" w:author="Yu Xu" w:date="2013-06-05T10:47:00Z">
              <w:r w:rsidR="00F73A13">
                <w:rPr>
                  <w:rFonts w:ascii="Consolas" w:hAnsi="Consolas" w:hint="eastAsia"/>
                  <w:szCs w:val="21"/>
                </w:rPr>
                <w:t>暂时</w:t>
              </w:r>
              <w:r w:rsidR="00F73A13">
                <w:rPr>
                  <w:rFonts w:ascii="Consolas" w:hAnsi="Consolas"/>
                  <w:szCs w:val="21"/>
                </w:rPr>
                <w:t>离开会议，或</w:t>
              </w:r>
            </w:ins>
            <w:r>
              <w:rPr>
                <w:rFonts w:ascii="Consolas" w:hAnsi="Consolas" w:hint="eastAsia"/>
                <w:szCs w:val="21"/>
              </w:rPr>
              <w:t>由于某种原因异常离开会议，当再次进入会议时，举手状态仍然为开启，举手发言人数维持最新。</w:t>
            </w:r>
          </w:p>
          <w:p w14:paraId="624E9AF1" w14:textId="77777777" w:rsidR="00871C87" w:rsidRDefault="00871C87" w:rsidP="00AC5C40">
            <w:pPr>
              <w:pStyle w:val="srs"/>
              <w:numPr>
                <w:ilvl w:val="0"/>
                <w:numId w:val="121"/>
              </w:numPr>
              <w:rPr>
                <w:rFonts w:ascii="Consolas" w:hAnsi="Consolas"/>
                <w:szCs w:val="21"/>
              </w:rPr>
            </w:pPr>
            <w:r>
              <w:rPr>
                <w:rFonts w:ascii="Consolas" w:hAnsi="Consolas" w:hint="eastAsia"/>
                <w:szCs w:val="21"/>
              </w:rPr>
              <w:t>举手</w:t>
            </w:r>
            <w:r>
              <w:rPr>
                <w:rFonts w:ascii="Consolas" w:hAnsi="Consolas"/>
                <w:szCs w:val="21"/>
              </w:rPr>
              <w:t>发言和解除单个参会人静音状态的关系及规则：</w:t>
            </w:r>
          </w:p>
          <w:p w14:paraId="7C9B0B41" w14:textId="77777777" w:rsidR="00274A78" w:rsidRDefault="00871C87" w:rsidP="00196994">
            <w:pPr>
              <w:pStyle w:val="srs"/>
              <w:numPr>
                <w:ilvl w:val="1"/>
                <w:numId w:val="121"/>
              </w:numPr>
              <w:rPr>
                <w:rFonts w:ascii="Consolas" w:hAnsi="Consolas"/>
                <w:szCs w:val="21"/>
              </w:rPr>
            </w:pPr>
            <w:r>
              <w:rPr>
                <w:rFonts w:ascii="Consolas" w:hAnsi="Consolas" w:hint="eastAsia"/>
                <w:szCs w:val="21"/>
              </w:rPr>
              <w:t>主持人</w:t>
            </w:r>
            <w:r>
              <w:rPr>
                <w:rFonts w:ascii="Consolas" w:hAnsi="Consolas"/>
                <w:szCs w:val="21"/>
              </w:rPr>
              <w:t>允许某个参会人发言后</w:t>
            </w:r>
            <w:r>
              <w:rPr>
                <w:rFonts w:ascii="Consolas" w:hAnsi="Consolas" w:hint="eastAsia"/>
                <w:szCs w:val="21"/>
              </w:rPr>
              <w:t>，</w:t>
            </w:r>
            <w:r>
              <w:rPr>
                <w:rFonts w:ascii="Consolas" w:hAnsi="Consolas"/>
                <w:szCs w:val="21"/>
              </w:rPr>
              <w:t>如果此人之前已经处于非静音状态，则</w:t>
            </w:r>
            <w:r>
              <w:rPr>
                <w:rFonts w:ascii="Consolas" w:hAnsi="Consolas" w:hint="eastAsia"/>
                <w:szCs w:val="21"/>
              </w:rPr>
              <w:t>只将</w:t>
            </w:r>
            <w:r>
              <w:rPr>
                <w:rFonts w:ascii="Consolas" w:hAnsi="Consolas"/>
                <w:szCs w:val="21"/>
              </w:rPr>
              <w:t>此人移动到</w:t>
            </w:r>
            <w:r>
              <w:rPr>
                <w:rFonts w:ascii="Consolas" w:hAnsi="Consolas" w:hint="eastAsia"/>
                <w:szCs w:val="21"/>
              </w:rPr>
              <w:t>“</w:t>
            </w:r>
            <w:r>
              <w:rPr>
                <w:rFonts w:ascii="Consolas" w:hAnsi="Consolas"/>
                <w:szCs w:val="21"/>
              </w:rPr>
              <w:t>正在发言</w:t>
            </w:r>
            <w:r>
              <w:rPr>
                <w:rFonts w:ascii="Consolas" w:hAnsi="Consolas"/>
                <w:szCs w:val="21"/>
              </w:rPr>
              <w:t>”</w:t>
            </w:r>
            <w:r>
              <w:rPr>
                <w:rFonts w:ascii="Consolas" w:hAnsi="Consolas" w:hint="eastAsia"/>
                <w:szCs w:val="21"/>
              </w:rPr>
              <w:t>分类</w:t>
            </w:r>
            <w:r>
              <w:rPr>
                <w:rFonts w:ascii="Consolas" w:hAnsi="Consolas"/>
                <w:szCs w:val="21"/>
              </w:rPr>
              <w:t>中并</w:t>
            </w:r>
            <w:r>
              <w:rPr>
                <w:rFonts w:ascii="Consolas" w:hAnsi="Consolas" w:hint="eastAsia"/>
                <w:szCs w:val="21"/>
              </w:rPr>
              <w:t>在</w:t>
            </w:r>
            <w:r>
              <w:rPr>
                <w:rFonts w:ascii="Consolas" w:hAnsi="Consolas"/>
                <w:szCs w:val="21"/>
              </w:rPr>
              <w:t>发言模式的视频视图中显示此人视频。</w:t>
            </w:r>
          </w:p>
          <w:p w14:paraId="6650015E" w14:textId="77777777" w:rsidR="00274A78" w:rsidRDefault="00871C87" w:rsidP="00196994">
            <w:pPr>
              <w:pStyle w:val="srs"/>
              <w:numPr>
                <w:ilvl w:val="1"/>
                <w:numId w:val="121"/>
              </w:numPr>
              <w:rPr>
                <w:ins w:id="596" w:author="Yu Xu" w:date="2013-06-15T14:56:00Z"/>
                <w:rFonts w:ascii="Consolas" w:hAnsi="Consolas"/>
                <w:szCs w:val="21"/>
              </w:rPr>
            </w:pPr>
            <w:r>
              <w:rPr>
                <w:rFonts w:ascii="Consolas" w:hAnsi="Consolas" w:hint="eastAsia"/>
                <w:szCs w:val="21"/>
              </w:rPr>
              <w:t>举手</w:t>
            </w:r>
            <w:r>
              <w:rPr>
                <w:rFonts w:ascii="Consolas" w:hAnsi="Consolas"/>
                <w:szCs w:val="21"/>
              </w:rPr>
              <w:t>开启情况下，如果参会人</w:t>
            </w:r>
            <w:r>
              <w:rPr>
                <w:rFonts w:ascii="Consolas" w:hAnsi="Consolas" w:hint="eastAsia"/>
                <w:szCs w:val="21"/>
              </w:rPr>
              <w:t>自我</w:t>
            </w:r>
            <w:r>
              <w:rPr>
                <w:rFonts w:ascii="Consolas" w:hAnsi="Consolas"/>
                <w:szCs w:val="21"/>
              </w:rPr>
              <w:t>解除了静音（前提是主持人开放了此选项），则举手相关逻辑不受影响。</w:t>
            </w:r>
            <w:r>
              <w:rPr>
                <w:rFonts w:ascii="Consolas" w:hAnsi="Consolas" w:hint="eastAsia"/>
                <w:szCs w:val="21"/>
              </w:rPr>
              <w:t>解除</w:t>
            </w:r>
            <w:r>
              <w:rPr>
                <w:rFonts w:ascii="Consolas" w:hAnsi="Consolas"/>
                <w:szCs w:val="21"/>
              </w:rPr>
              <w:t>静音的人即便申请了举手，也不会自动移动到举手发言</w:t>
            </w:r>
            <w:r>
              <w:rPr>
                <w:rFonts w:ascii="Consolas" w:hAnsi="Consolas" w:hint="eastAsia"/>
                <w:szCs w:val="21"/>
              </w:rPr>
              <w:t>列表</w:t>
            </w:r>
            <w:r>
              <w:rPr>
                <w:rFonts w:ascii="Consolas" w:hAnsi="Consolas"/>
                <w:szCs w:val="21"/>
              </w:rPr>
              <w:t>中的</w:t>
            </w:r>
            <w:r>
              <w:rPr>
                <w:rFonts w:ascii="Consolas" w:hAnsi="Consolas"/>
                <w:szCs w:val="21"/>
              </w:rPr>
              <w:t>“</w:t>
            </w:r>
            <w:r>
              <w:rPr>
                <w:rFonts w:ascii="Consolas" w:hAnsi="Consolas" w:hint="eastAsia"/>
                <w:szCs w:val="21"/>
              </w:rPr>
              <w:t>正在</w:t>
            </w:r>
            <w:r>
              <w:rPr>
                <w:rFonts w:ascii="Consolas" w:hAnsi="Consolas"/>
                <w:szCs w:val="21"/>
              </w:rPr>
              <w:t>发言</w:t>
            </w:r>
            <w:r>
              <w:rPr>
                <w:rFonts w:ascii="Consolas" w:hAnsi="Consolas"/>
                <w:szCs w:val="21"/>
              </w:rPr>
              <w:t>”</w:t>
            </w:r>
            <w:r>
              <w:rPr>
                <w:rFonts w:ascii="Consolas" w:hAnsi="Consolas" w:hint="eastAsia"/>
                <w:szCs w:val="21"/>
              </w:rPr>
              <w:t>分类</w:t>
            </w:r>
            <w:r>
              <w:rPr>
                <w:rFonts w:ascii="Consolas" w:hAnsi="Consolas"/>
                <w:szCs w:val="21"/>
              </w:rPr>
              <w:t>中。</w:t>
            </w:r>
          </w:p>
          <w:p w14:paraId="3DC4DDC2" w14:textId="77777777" w:rsidR="00B9360E" w:rsidRDefault="00B9360E">
            <w:pPr>
              <w:pStyle w:val="srs"/>
              <w:numPr>
                <w:ilvl w:val="0"/>
                <w:numId w:val="121"/>
              </w:numPr>
              <w:rPr>
                <w:ins w:id="597" w:author="Yu Xu" w:date="2013-06-15T14:57:00Z"/>
                <w:rFonts w:ascii="Consolas" w:hAnsi="Consolas"/>
                <w:color w:val="000000"/>
                <w:szCs w:val="21"/>
              </w:rPr>
              <w:pPrChange w:id="598" w:author="Yu Xu" w:date="2013-06-15T14:56:00Z">
                <w:pPr>
                  <w:pStyle w:val="srs"/>
                  <w:numPr>
                    <w:ilvl w:val="1"/>
                    <w:numId w:val="121"/>
                  </w:numPr>
                  <w:spacing w:before="100" w:beforeAutospacing="1" w:afterAutospacing="1"/>
                  <w:ind w:left="840" w:hanging="420"/>
                </w:pPr>
              </w:pPrChange>
            </w:pPr>
            <w:ins w:id="599" w:author="Yu Xu" w:date="2013-06-15T14:56:00Z">
              <w:r>
                <w:rPr>
                  <w:rFonts w:ascii="Consolas" w:hAnsi="Consolas" w:hint="eastAsia"/>
                  <w:szCs w:val="21"/>
                </w:rPr>
                <w:t>如果参会人</w:t>
              </w:r>
              <w:r>
                <w:rPr>
                  <w:rFonts w:ascii="Consolas" w:hAnsi="Consolas"/>
                  <w:szCs w:val="21"/>
                </w:rPr>
                <w:t>没有进行语音选择，则即便</w:t>
              </w:r>
              <w:r>
                <w:rPr>
                  <w:rFonts w:ascii="Consolas" w:hAnsi="Consolas" w:hint="eastAsia"/>
                  <w:szCs w:val="21"/>
                </w:rPr>
                <w:t>主持人</w:t>
              </w:r>
              <w:r>
                <w:rPr>
                  <w:rFonts w:ascii="Consolas" w:hAnsi="Consolas"/>
                  <w:szCs w:val="21"/>
                </w:rPr>
                <w:t>开放</w:t>
              </w:r>
              <w:r>
                <w:rPr>
                  <w:rFonts w:ascii="Consolas" w:hAnsi="Consolas" w:hint="eastAsia"/>
                  <w:szCs w:val="21"/>
                </w:rPr>
                <w:t>了</w:t>
              </w:r>
              <w:r>
                <w:rPr>
                  <w:rFonts w:ascii="Consolas" w:hAnsi="Consolas"/>
                  <w:szCs w:val="21"/>
                </w:rPr>
                <w:t>举手，参会人端的</w:t>
              </w:r>
            </w:ins>
            <w:ins w:id="600" w:author="Yu Xu" w:date="2013-06-15T14:57:00Z">
              <w:r>
                <w:rPr>
                  <w:rFonts w:ascii="Consolas" w:hAnsi="Consolas" w:hint="eastAsia"/>
                  <w:szCs w:val="21"/>
                </w:rPr>
                <w:t>举手</w:t>
              </w:r>
              <w:r>
                <w:rPr>
                  <w:rFonts w:ascii="Consolas" w:hAnsi="Consolas"/>
                  <w:szCs w:val="21"/>
                </w:rPr>
                <w:t>按钮也为禁用不可点击。当</w:t>
              </w:r>
              <w:r>
                <w:rPr>
                  <w:rFonts w:ascii="Consolas" w:hAnsi="Consolas" w:hint="eastAsia"/>
                  <w:szCs w:val="21"/>
                </w:rPr>
                <w:t>接入</w:t>
              </w:r>
              <w:r>
                <w:rPr>
                  <w:rFonts w:ascii="Consolas" w:hAnsi="Consolas"/>
                  <w:szCs w:val="21"/>
                </w:rPr>
                <w:t>语音设备后，举手按钮变为可用。</w:t>
              </w:r>
            </w:ins>
          </w:p>
          <w:p w14:paraId="1D7EA980" w14:textId="77777777" w:rsidR="00B9360E" w:rsidRDefault="00B9360E">
            <w:pPr>
              <w:pStyle w:val="srs"/>
              <w:numPr>
                <w:ilvl w:val="0"/>
                <w:numId w:val="121"/>
              </w:numPr>
              <w:rPr>
                <w:ins w:id="601" w:author="Yu Xu" w:date="2013-06-15T15:00:00Z"/>
                <w:rFonts w:ascii="Consolas" w:hAnsi="Consolas"/>
                <w:color w:val="000000"/>
                <w:szCs w:val="21"/>
              </w:rPr>
              <w:pPrChange w:id="602" w:author="Yu Xu" w:date="2013-06-15T14:56:00Z">
                <w:pPr>
                  <w:pStyle w:val="srs"/>
                  <w:numPr>
                    <w:ilvl w:val="1"/>
                    <w:numId w:val="121"/>
                  </w:numPr>
                  <w:spacing w:before="100" w:beforeAutospacing="1" w:afterAutospacing="1"/>
                  <w:ind w:left="840" w:hanging="420"/>
                </w:pPr>
              </w:pPrChange>
            </w:pPr>
            <w:ins w:id="603" w:author="Yu Xu" w:date="2013-06-15T14:57:00Z">
              <w:r>
                <w:rPr>
                  <w:rFonts w:ascii="Consolas" w:hAnsi="Consolas" w:hint="eastAsia"/>
                  <w:szCs w:val="21"/>
                </w:rPr>
                <w:t>当</w:t>
              </w:r>
              <w:r>
                <w:rPr>
                  <w:rFonts w:ascii="Consolas" w:hAnsi="Consolas"/>
                  <w:szCs w:val="21"/>
                </w:rPr>
                <w:t>参会人发起举手后（主持人端可以看到此人的举手申请），</w:t>
              </w:r>
            </w:ins>
            <w:ins w:id="604" w:author="Yu Xu" w:date="2013-06-15T14:58:00Z">
              <w:r>
                <w:rPr>
                  <w:rFonts w:ascii="Consolas" w:hAnsi="Consolas" w:hint="eastAsia"/>
                  <w:szCs w:val="21"/>
                </w:rPr>
                <w:t>其</w:t>
              </w:r>
              <w:r>
                <w:rPr>
                  <w:rFonts w:ascii="Consolas" w:hAnsi="Consolas"/>
                  <w:szCs w:val="21"/>
                </w:rPr>
                <w:t>语音变为未选择状态，则主持人端仍然可看到此人的举手申请状态，但</w:t>
              </w:r>
              <w:r w:rsidRPr="00B9360E">
                <w:rPr>
                  <w:rFonts w:ascii="Consolas" w:hAnsi="Consolas" w:hint="eastAsia"/>
                  <w:szCs w:val="21"/>
                  <w:highlight w:val="yellow"/>
                  <w:rPrChange w:id="605" w:author="Yu Xu" w:date="2013-06-15T14:59:00Z">
                    <w:rPr>
                      <w:rFonts w:ascii="Consolas" w:hAnsi="Consolas" w:hint="eastAsia"/>
                      <w:szCs w:val="21"/>
                    </w:rPr>
                  </w:rPrChange>
                </w:rPr>
                <w:t>点击后无反应（待定）</w:t>
              </w:r>
              <w:r>
                <w:rPr>
                  <w:rFonts w:ascii="Consolas" w:hAnsi="Consolas"/>
                  <w:szCs w:val="21"/>
                </w:rPr>
                <w:t>。</w:t>
              </w:r>
            </w:ins>
          </w:p>
          <w:p w14:paraId="630BB88B" w14:textId="72C84001" w:rsidR="00C35EAB" w:rsidRDefault="00C35EAB">
            <w:pPr>
              <w:pStyle w:val="srs"/>
              <w:numPr>
                <w:ilvl w:val="0"/>
                <w:numId w:val="121"/>
              </w:numPr>
              <w:rPr>
                <w:rFonts w:ascii="Consolas" w:hAnsi="Consolas"/>
                <w:szCs w:val="21"/>
              </w:rPr>
              <w:pPrChange w:id="606" w:author="Yu Xu" w:date="2013-06-15T15:01:00Z">
                <w:pPr>
                  <w:pStyle w:val="srs"/>
                  <w:numPr>
                    <w:ilvl w:val="1"/>
                    <w:numId w:val="121"/>
                  </w:numPr>
                  <w:ind w:left="840" w:hanging="420"/>
                </w:pPr>
              </w:pPrChange>
            </w:pPr>
            <w:ins w:id="607" w:author="Yu Xu" w:date="2013-06-15T15:01:00Z">
              <w:r>
                <w:rPr>
                  <w:rFonts w:ascii="Consolas" w:hAnsi="Consolas" w:hint="eastAsia"/>
                  <w:szCs w:val="21"/>
                </w:rPr>
                <w:t>参会人</w:t>
              </w:r>
              <w:r>
                <w:rPr>
                  <w:rFonts w:ascii="Consolas" w:hAnsi="Consolas"/>
                  <w:szCs w:val="21"/>
                </w:rPr>
                <w:t>获得发言权后</w:t>
              </w:r>
            </w:ins>
            <w:ins w:id="608" w:author="Yu Xu" w:date="2013-06-15T15:00:00Z">
              <w:r w:rsidRPr="00C35EAB">
                <w:rPr>
                  <w:rFonts w:ascii="Consolas" w:hAnsi="Consolas" w:hint="eastAsia"/>
                  <w:szCs w:val="21"/>
                </w:rPr>
                <w:t>，如果主持人</w:t>
              </w:r>
            </w:ins>
            <w:ins w:id="609" w:author="Yu Xu" w:date="2013-06-15T15:01:00Z">
              <w:r>
                <w:rPr>
                  <w:rFonts w:ascii="Consolas" w:hAnsi="Consolas" w:hint="eastAsia"/>
                  <w:szCs w:val="21"/>
                </w:rPr>
                <w:t>直接在</w:t>
              </w:r>
              <w:r>
                <w:rPr>
                  <w:rFonts w:ascii="Consolas" w:hAnsi="Consolas"/>
                  <w:szCs w:val="21"/>
                </w:rPr>
                <w:t>参会人列表中</w:t>
              </w:r>
              <w:r>
                <w:rPr>
                  <w:rFonts w:ascii="Consolas" w:hAnsi="Consolas" w:hint="eastAsia"/>
                  <w:szCs w:val="21"/>
                </w:rPr>
                <w:t>对</w:t>
              </w:r>
            </w:ins>
            <w:ins w:id="610" w:author="Yu Xu" w:date="2013-06-15T15:00:00Z">
              <w:r w:rsidRPr="00C35EAB">
                <w:rPr>
                  <w:rFonts w:ascii="Consolas" w:hAnsi="Consolas" w:hint="eastAsia"/>
                  <w:szCs w:val="21"/>
                </w:rPr>
                <w:t>该参会人</w:t>
              </w:r>
            </w:ins>
            <w:ins w:id="611" w:author="Yu Xu" w:date="2013-06-15T15:01:00Z">
              <w:r>
                <w:rPr>
                  <w:rFonts w:ascii="Consolas" w:hAnsi="Consolas" w:hint="eastAsia"/>
                  <w:szCs w:val="21"/>
                </w:rPr>
                <w:t>执行</w:t>
              </w:r>
            </w:ins>
            <w:ins w:id="612" w:author="Yu Xu" w:date="2013-06-15T15:00:00Z">
              <w:r w:rsidRPr="00C35EAB">
                <w:rPr>
                  <w:rFonts w:ascii="Consolas" w:hAnsi="Consolas" w:hint="eastAsia"/>
                  <w:szCs w:val="21"/>
                </w:rPr>
                <w:t>静音</w:t>
              </w:r>
            </w:ins>
            <w:ins w:id="613" w:author="Yu Xu" w:date="2013-06-15T15:01:00Z">
              <w:r>
                <w:rPr>
                  <w:rFonts w:ascii="Consolas" w:hAnsi="Consolas" w:hint="eastAsia"/>
                  <w:szCs w:val="21"/>
                </w:rPr>
                <w:t>操作</w:t>
              </w:r>
            </w:ins>
            <w:ins w:id="614" w:author="Yu Xu" w:date="2013-06-15T15:00:00Z">
              <w:r w:rsidRPr="00C35EAB">
                <w:rPr>
                  <w:rFonts w:ascii="Consolas" w:hAnsi="Consolas" w:hint="eastAsia"/>
                  <w:szCs w:val="21"/>
                </w:rPr>
                <w:t>，等同于主持人点击</w:t>
              </w:r>
            </w:ins>
            <w:ins w:id="615" w:author="Yu Xu" w:date="2013-06-15T15:01:00Z">
              <w:r>
                <w:rPr>
                  <w:rFonts w:ascii="Consolas" w:hAnsi="Consolas" w:hint="eastAsia"/>
                  <w:szCs w:val="21"/>
                </w:rPr>
                <w:t>【</w:t>
              </w:r>
              <w:r>
                <w:rPr>
                  <w:rFonts w:ascii="Consolas" w:hAnsi="Consolas"/>
                  <w:szCs w:val="21"/>
                </w:rPr>
                <w:t>举手发言】抽屉中</w:t>
              </w:r>
            </w:ins>
            <w:ins w:id="616" w:author="Yu Xu" w:date="2013-06-15T15:00:00Z">
              <w:r w:rsidRPr="00C35EAB">
                <w:rPr>
                  <w:rFonts w:ascii="Consolas" w:hAnsi="Consolas" w:hint="eastAsia"/>
                  <w:szCs w:val="21"/>
                </w:rPr>
                <w:t>【正在发言】分类</w:t>
              </w:r>
            </w:ins>
            <w:ins w:id="617" w:author="Yu Xu" w:date="2013-06-15T15:01:00Z">
              <w:r>
                <w:rPr>
                  <w:rFonts w:ascii="Consolas" w:hAnsi="Consolas" w:hint="eastAsia"/>
                  <w:szCs w:val="21"/>
                </w:rPr>
                <w:t>下</w:t>
              </w:r>
            </w:ins>
            <w:ins w:id="618" w:author="Yu Xu" w:date="2013-06-15T15:00:00Z">
              <w:r w:rsidRPr="00C35EAB">
                <w:rPr>
                  <w:rFonts w:ascii="Consolas" w:hAnsi="Consolas" w:hint="eastAsia"/>
                  <w:szCs w:val="21"/>
                </w:rPr>
                <w:t>某人姓名后面的【停止发言】，此人姓名自动移出【举手发言】列表，参会人端的按钮变为【举手】按钮。</w:t>
              </w:r>
            </w:ins>
          </w:p>
        </w:tc>
      </w:tr>
      <w:tr w:rsidR="00FD2033" w:rsidRPr="004F624E" w14:paraId="5D4A38B3" w14:textId="77777777" w:rsidTr="00967E8A">
        <w:tc>
          <w:tcPr>
            <w:tcW w:w="2235" w:type="dxa"/>
            <w:shd w:val="clear" w:color="auto" w:fill="auto"/>
          </w:tcPr>
          <w:p w14:paraId="2BB945F2" w14:textId="77777777" w:rsidR="00FD2033" w:rsidRPr="004F624E" w:rsidRDefault="00FD2033" w:rsidP="00967E8A">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7DBD2BE7" w14:textId="77777777" w:rsidR="00FD2033" w:rsidRPr="004F624E" w:rsidRDefault="00FD2033" w:rsidP="00967E8A">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FD2033" w:rsidRPr="004F624E" w14:paraId="3A57293E" w14:textId="77777777" w:rsidTr="00967E8A">
        <w:tc>
          <w:tcPr>
            <w:tcW w:w="2235" w:type="dxa"/>
            <w:shd w:val="clear" w:color="auto" w:fill="auto"/>
          </w:tcPr>
          <w:p w14:paraId="036E0791" w14:textId="77777777" w:rsidR="00FD2033" w:rsidRPr="004F624E" w:rsidRDefault="00FD2033" w:rsidP="00967E8A">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2F2505AA" w14:textId="77777777" w:rsidR="00FD2033" w:rsidRPr="004F624E" w:rsidRDefault="00FD2033" w:rsidP="00967E8A">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FD2033" w:rsidRPr="004F624E" w14:paraId="310EE729" w14:textId="77777777" w:rsidTr="00967E8A">
        <w:tc>
          <w:tcPr>
            <w:tcW w:w="2235" w:type="dxa"/>
            <w:shd w:val="clear" w:color="auto" w:fill="auto"/>
          </w:tcPr>
          <w:p w14:paraId="3CD60B3C" w14:textId="77777777" w:rsidR="00FD2033" w:rsidRPr="004F624E" w:rsidRDefault="00FD2033" w:rsidP="00967E8A">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7A79E338" w14:textId="77777777" w:rsidR="00FD2033" w:rsidRPr="004F624E" w:rsidRDefault="00FD2033" w:rsidP="00967E8A">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23C6E7A3" w14:textId="77777777" w:rsidR="00FD2033" w:rsidRPr="004F624E" w:rsidRDefault="00FD2033" w:rsidP="00FD2033">
      <w:pPr>
        <w:pStyle w:val="a4"/>
        <w:spacing w:after="72"/>
        <w:ind w:firstLine="480"/>
        <w:rPr>
          <w:rFonts w:ascii="Consolas" w:hAnsi="Consolas"/>
        </w:rPr>
      </w:pPr>
    </w:p>
    <w:p w14:paraId="20B12698" w14:textId="77777777" w:rsidR="00D25D54" w:rsidRPr="004F624E" w:rsidRDefault="00D25D54" w:rsidP="00EB0FE1">
      <w:pPr>
        <w:pStyle w:val="30"/>
        <w:numPr>
          <w:ilvl w:val="2"/>
          <w:numId w:val="14"/>
        </w:numPr>
        <w:rPr>
          <w:rFonts w:ascii="Consolas" w:hAnsi="Consolas"/>
        </w:rPr>
      </w:pPr>
      <w:bookmarkStart w:id="619" w:name="_★点名"/>
      <w:bookmarkStart w:id="620" w:name="_Toc355341060"/>
      <w:bookmarkEnd w:id="619"/>
      <w:r w:rsidRPr="004F624E">
        <w:rPr>
          <w:rFonts w:ascii="Consolas" w:hAnsi="Consolas" w:hint="eastAsia"/>
        </w:rPr>
        <w:lastRenderedPageBreak/>
        <w:t>★点名</w:t>
      </w:r>
      <w:bookmarkEnd w:id="620"/>
    </w:p>
    <w:p w14:paraId="4722488B" w14:textId="77777777" w:rsidR="008A5C0E" w:rsidRPr="004F624E" w:rsidRDefault="008A5C0E" w:rsidP="008A5C0E">
      <w:pPr>
        <w:pStyle w:val="a4"/>
        <w:spacing w:after="72"/>
        <w:ind w:firstLineChars="0" w:firstLine="0"/>
        <w:rPr>
          <w:rFonts w:ascii="Consolas" w:hAnsi="Consolas"/>
        </w:rPr>
      </w:pPr>
      <w:r w:rsidRPr="004F624E">
        <w:rPr>
          <w:rFonts w:ascii="Consolas" w:hAnsi="Consolas"/>
          <w:noProof/>
        </w:rPr>
        <w:drawing>
          <wp:inline distT="0" distB="0" distL="0" distR="0" wp14:anchorId="25CC9D8B" wp14:editId="35C49CD0">
            <wp:extent cx="5638800" cy="25538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8800" cy="2553804"/>
                    </a:xfrm>
                    <a:prstGeom prst="rect">
                      <a:avLst/>
                    </a:prstGeom>
                    <a:noFill/>
                    <a:ln>
                      <a:noFill/>
                    </a:ln>
                  </pic:spPr>
                </pic:pic>
              </a:graphicData>
            </a:graphic>
          </wp:inline>
        </w:drawing>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96304D" w:rsidRPr="004F624E" w14:paraId="3EC116AC" w14:textId="77777777" w:rsidTr="003D2987">
        <w:tc>
          <w:tcPr>
            <w:tcW w:w="2235" w:type="dxa"/>
            <w:shd w:val="clear" w:color="auto" w:fill="auto"/>
          </w:tcPr>
          <w:p w14:paraId="0945E699" w14:textId="77777777" w:rsidR="0096304D" w:rsidRPr="004F624E" w:rsidRDefault="0096304D" w:rsidP="003D2987">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59AC36D9" w14:textId="77777777" w:rsidR="0096304D" w:rsidRPr="004F624E" w:rsidRDefault="0096304D" w:rsidP="003D2987">
            <w:pPr>
              <w:pStyle w:val="a4"/>
              <w:spacing w:after="72"/>
              <w:ind w:firstLineChars="0" w:firstLine="0"/>
              <w:rPr>
                <w:rFonts w:ascii="Consolas" w:hAnsi="Consolas"/>
                <w:caps/>
                <w:sz w:val="21"/>
                <w:szCs w:val="21"/>
              </w:rPr>
            </w:pPr>
            <w:r w:rsidRPr="004F624E">
              <w:rPr>
                <w:rFonts w:ascii="Consolas" w:hAnsi="Consolas" w:hint="eastAsia"/>
                <w:caps/>
                <w:sz w:val="21"/>
                <w:szCs w:val="21"/>
              </w:rPr>
              <w:t>点名</w:t>
            </w:r>
          </w:p>
        </w:tc>
      </w:tr>
      <w:tr w:rsidR="0096304D" w:rsidRPr="004F624E" w14:paraId="1F8D4152" w14:textId="77777777" w:rsidTr="003D2987">
        <w:tc>
          <w:tcPr>
            <w:tcW w:w="2235" w:type="dxa"/>
            <w:shd w:val="clear" w:color="auto" w:fill="auto"/>
          </w:tcPr>
          <w:p w14:paraId="108F9749" w14:textId="77777777" w:rsidR="0096304D" w:rsidRPr="004F624E" w:rsidRDefault="0096304D" w:rsidP="003D2987">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6FAB73FA" w14:textId="77777777" w:rsidR="0096304D" w:rsidRPr="004F624E" w:rsidRDefault="0096304D" w:rsidP="003D2987">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MAX1.0_CLIENT_CONFPANEL_SRS_013</w:t>
            </w:r>
          </w:p>
        </w:tc>
      </w:tr>
      <w:tr w:rsidR="0096304D" w:rsidRPr="004F624E" w14:paraId="32BA5488" w14:textId="77777777" w:rsidTr="003D2987">
        <w:tc>
          <w:tcPr>
            <w:tcW w:w="2235" w:type="dxa"/>
            <w:shd w:val="clear" w:color="auto" w:fill="auto"/>
          </w:tcPr>
          <w:p w14:paraId="090FB83D" w14:textId="77777777" w:rsidR="0096304D" w:rsidRPr="004F624E" w:rsidRDefault="0096304D" w:rsidP="003D2987">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3B1BC0A5" w14:textId="77777777" w:rsidR="0096304D" w:rsidRPr="004F624E" w:rsidRDefault="0096304D" w:rsidP="003D2987">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96304D" w:rsidRPr="004F624E" w14:paraId="74184088" w14:textId="77777777" w:rsidTr="003D2987">
        <w:tc>
          <w:tcPr>
            <w:tcW w:w="2235" w:type="dxa"/>
            <w:shd w:val="clear" w:color="auto" w:fill="auto"/>
          </w:tcPr>
          <w:p w14:paraId="3149B009" w14:textId="77777777" w:rsidR="0096304D" w:rsidRPr="004F624E" w:rsidRDefault="0096304D" w:rsidP="003D2987">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72F31FCF" w14:textId="77777777" w:rsidR="0096304D" w:rsidRPr="004F624E" w:rsidRDefault="0096304D" w:rsidP="0096304D">
            <w:pPr>
              <w:pStyle w:val="a4"/>
              <w:spacing w:after="72"/>
              <w:ind w:firstLineChars="0" w:firstLine="0"/>
              <w:rPr>
                <w:rFonts w:ascii="Consolas" w:hAnsi="Consolas"/>
                <w:caps/>
                <w:sz w:val="21"/>
                <w:szCs w:val="21"/>
              </w:rPr>
            </w:pPr>
            <w:r w:rsidRPr="004F624E">
              <w:rPr>
                <w:rFonts w:ascii="Consolas" w:hAnsi="Consolas" w:hint="eastAsia"/>
                <w:caps/>
                <w:sz w:val="21"/>
                <w:szCs w:val="21"/>
              </w:rPr>
              <w:t>主持人可使用点名功能来确定会场中是否有人不在。</w:t>
            </w:r>
          </w:p>
        </w:tc>
      </w:tr>
      <w:tr w:rsidR="0096304D" w:rsidRPr="004F624E" w14:paraId="165EEBFA" w14:textId="77777777" w:rsidTr="003D2987">
        <w:tc>
          <w:tcPr>
            <w:tcW w:w="2235" w:type="dxa"/>
            <w:shd w:val="clear" w:color="auto" w:fill="auto"/>
          </w:tcPr>
          <w:p w14:paraId="617096D1" w14:textId="77777777" w:rsidR="0096304D" w:rsidRPr="004F624E" w:rsidRDefault="0096304D" w:rsidP="003D2987">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3756C20B" w14:textId="77777777" w:rsidR="0096304D" w:rsidRPr="004F624E" w:rsidRDefault="0096304D" w:rsidP="003D2987">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96304D" w:rsidRPr="004F624E" w14:paraId="0A735746" w14:textId="77777777" w:rsidTr="003D2987">
        <w:tc>
          <w:tcPr>
            <w:tcW w:w="2235" w:type="dxa"/>
            <w:shd w:val="clear" w:color="auto" w:fill="auto"/>
          </w:tcPr>
          <w:p w14:paraId="528F9057" w14:textId="77777777" w:rsidR="0096304D" w:rsidRPr="004F624E" w:rsidRDefault="0096304D" w:rsidP="003D2987">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68A12E1F" w14:textId="77777777" w:rsidR="0096304D" w:rsidRPr="004F624E" w:rsidRDefault="0096304D" w:rsidP="003D2987">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96304D" w:rsidRPr="004F624E" w14:paraId="26500E6F" w14:textId="77777777" w:rsidTr="003D2987">
        <w:tc>
          <w:tcPr>
            <w:tcW w:w="9096" w:type="dxa"/>
            <w:gridSpan w:val="2"/>
            <w:shd w:val="clear" w:color="auto" w:fill="auto"/>
          </w:tcPr>
          <w:p w14:paraId="05E7BD26" w14:textId="77777777" w:rsidR="0096304D" w:rsidRPr="004F624E" w:rsidRDefault="0096304D" w:rsidP="003D2987">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96304D" w:rsidRPr="004F624E" w14:paraId="18670A1A" w14:textId="77777777" w:rsidTr="003D2987">
        <w:tc>
          <w:tcPr>
            <w:tcW w:w="9096" w:type="dxa"/>
            <w:gridSpan w:val="2"/>
            <w:shd w:val="clear" w:color="auto" w:fill="auto"/>
          </w:tcPr>
          <w:p w14:paraId="68467191" w14:textId="77777777" w:rsidR="0096304D" w:rsidRPr="004F624E" w:rsidRDefault="009245E1" w:rsidP="00AC5C40">
            <w:pPr>
              <w:pStyle w:val="srs"/>
              <w:numPr>
                <w:ilvl w:val="0"/>
                <w:numId w:val="105"/>
              </w:numPr>
              <w:rPr>
                <w:rFonts w:ascii="Consolas" w:hAnsi="Consolas"/>
                <w:szCs w:val="21"/>
              </w:rPr>
            </w:pPr>
            <w:r w:rsidRPr="004F624E">
              <w:rPr>
                <w:rFonts w:ascii="Consolas" w:hAnsi="Consolas" w:hint="eastAsia"/>
                <w:szCs w:val="21"/>
              </w:rPr>
              <w:t>主持人执行全体静音，此时在会议控制区上方出现附加操作栏，主持人点击其中的【开始点名】按钮，用例开始。</w:t>
            </w:r>
          </w:p>
          <w:p w14:paraId="717FBF2F" w14:textId="77777777" w:rsidR="00D4487D" w:rsidRPr="004F624E" w:rsidRDefault="00D4487D" w:rsidP="00AC5C40">
            <w:pPr>
              <w:pStyle w:val="srs"/>
              <w:numPr>
                <w:ilvl w:val="0"/>
                <w:numId w:val="105"/>
              </w:numPr>
              <w:rPr>
                <w:rFonts w:ascii="Consolas" w:hAnsi="Consolas"/>
                <w:szCs w:val="21"/>
              </w:rPr>
            </w:pPr>
            <w:r w:rsidRPr="004F624E">
              <w:rPr>
                <w:rFonts w:ascii="Consolas" w:hAnsi="Consolas" w:hint="eastAsia"/>
                <w:szCs w:val="21"/>
              </w:rPr>
              <w:t>主持人端：</w:t>
            </w:r>
          </w:p>
          <w:p w14:paraId="4CD66369" w14:textId="77777777" w:rsidR="009245E1" w:rsidRPr="004F624E" w:rsidRDefault="009245E1" w:rsidP="00AC5C40">
            <w:pPr>
              <w:pStyle w:val="srs"/>
              <w:numPr>
                <w:ilvl w:val="1"/>
                <w:numId w:val="105"/>
              </w:numPr>
              <w:rPr>
                <w:rFonts w:ascii="Consolas" w:hAnsi="Consolas"/>
                <w:szCs w:val="21"/>
              </w:rPr>
            </w:pPr>
            <w:r w:rsidRPr="004F624E">
              <w:rPr>
                <w:rFonts w:ascii="Consolas" w:hAnsi="Consolas" w:hint="eastAsia"/>
                <w:szCs w:val="21"/>
              </w:rPr>
              <w:t>显示点名指示栏，包含以下内容：</w:t>
            </w:r>
          </w:p>
          <w:p w14:paraId="57B09E5E" w14:textId="77777777" w:rsidR="009245E1" w:rsidRPr="004F624E" w:rsidRDefault="009245E1" w:rsidP="00AC5C40">
            <w:pPr>
              <w:pStyle w:val="srs"/>
              <w:numPr>
                <w:ilvl w:val="2"/>
                <w:numId w:val="105"/>
              </w:numPr>
              <w:rPr>
                <w:rFonts w:ascii="Consolas" w:hAnsi="Consolas"/>
                <w:szCs w:val="21"/>
              </w:rPr>
            </w:pPr>
            <w:r w:rsidRPr="004F624E">
              <w:rPr>
                <w:rFonts w:ascii="Consolas" w:hAnsi="Consolas" w:hint="eastAsia"/>
                <w:szCs w:val="21"/>
              </w:rPr>
              <w:t>点名进度指示条。进度条上方提示文字格式为：已签到</w:t>
            </w:r>
            <w:r w:rsidRPr="004F624E">
              <w:rPr>
                <w:rFonts w:ascii="Consolas" w:hAnsi="Consolas" w:hint="eastAsia"/>
                <w:szCs w:val="21"/>
              </w:rPr>
              <w:t>/</w:t>
            </w:r>
            <w:r w:rsidRPr="004F624E">
              <w:rPr>
                <w:rFonts w:ascii="Consolas" w:hAnsi="Consolas" w:hint="eastAsia"/>
                <w:szCs w:val="21"/>
              </w:rPr>
              <w:t>总人数（</w:t>
            </w:r>
            <w:r w:rsidRPr="004F624E">
              <w:rPr>
                <w:rFonts w:ascii="Consolas" w:hAnsi="Consolas" w:hint="eastAsia"/>
                <w:szCs w:val="21"/>
              </w:rPr>
              <w:t>A/B</w:t>
            </w:r>
            <w:r w:rsidRPr="004F624E">
              <w:rPr>
                <w:rFonts w:ascii="Consolas" w:hAnsi="Consolas" w:hint="eastAsia"/>
                <w:szCs w:val="21"/>
              </w:rPr>
              <w:t>）。</w:t>
            </w:r>
            <w:r w:rsidRPr="004F624E">
              <w:rPr>
                <w:rFonts w:ascii="Consolas" w:hAnsi="Consolas" w:hint="eastAsia"/>
                <w:szCs w:val="21"/>
              </w:rPr>
              <w:t>A</w:t>
            </w:r>
            <w:r w:rsidRPr="004F624E">
              <w:rPr>
                <w:rFonts w:ascii="Consolas" w:hAnsi="Consolas" w:hint="eastAsia"/>
                <w:szCs w:val="21"/>
              </w:rPr>
              <w:t>和</w:t>
            </w:r>
            <w:r w:rsidRPr="004F624E">
              <w:rPr>
                <w:rFonts w:ascii="Consolas" w:hAnsi="Consolas" w:hint="eastAsia"/>
                <w:szCs w:val="21"/>
              </w:rPr>
              <w:t>B</w:t>
            </w:r>
            <w:r w:rsidRPr="004F624E">
              <w:rPr>
                <w:rFonts w:ascii="Consolas" w:hAnsi="Consolas" w:hint="eastAsia"/>
                <w:szCs w:val="21"/>
              </w:rPr>
              <w:t>为数字。</w:t>
            </w:r>
          </w:p>
          <w:p w14:paraId="2DB85337" w14:textId="77777777" w:rsidR="009245E1" w:rsidRPr="004F624E" w:rsidRDefault="009245E1" w:rsidP="00AC5C40">
            <w:pPr>
              <w:pStyle w:val="srs"/>
              <w:numPr>
                <w:ilvl w:val="2"/>
                <w:numId w:val="105"/>
              </w:numPr>
              <w:rPr>
                <w:rFonts w:ascii="Consolas" w:hAnsi="Consolas"/>
                <w:szCs w:val="21"/>
              </w:rPr>
            </w:pPr>
            <w:r w:rsidRPr="004F624E">
              <w:rPr>
                <w:rFonts w:ascii="Consolas" w:hAnsi="Consolas" w:hint="eastAsia"/>
                <w:szCs w:val="21"/>
              </w:rPr>
              <w:t>延长点名组合列表框。点击显示“延长</w:t>
            </w:r>
            <w:r w:rsidRPr="004F624E">
              <w:rPr>
                <w:rFonts w:ascii="Consolas" w:hAnsi="Consolas" w:hint="eastAsia"/>
                <w:szCs w:val="21"/>
              </w:rPr>
              <w:t>3</w:t>
            </w:r>
            <w:r w:rsidRPr="004F624E">
              <w:rPr>
                <w:rFonts w:ascii="Consolas" w:hAnsi="Consolas" w:hint="eastAsia"/>
                <w:szCs w:val="21"/>
              </w:rPr>
              <w:t>分钟”、“延长</w:t>
            </w:r>
            <w:r w:rsidRPr="004F624E">
              <w:rPr>
                <w:rFonts w:ascii="Consolas" w:hAnsi="Consolas" w:hint="eastAsia"/>
                <w:szCs w:val="21"/>
              </w:rPr>
              <w:t>5</w:t>
            </w:r>
            <w:r w:rsidRPr="004F624E">
              <w:rPr>
                <w:rFonts w:ascii="Consolas" w:hAnsi="Consolas" w:hint="eastAsia"/>
                <w:szCs w:val="21"/>
              </w:rPr>
              <w:t>分钟”、“延长</w:t>
            </w:r>
            <w:r w:rsidRPr="004F624E">
              <w:rPr>
                <w:rFonts w:ascii="Consolas" w:hAnsi="Consolas" w:hint="eastAsia"/>
                <w:szCs w:val="21"/>
              </w:rPr>
              <w:t>10</w:t>
            </w:r>
            <w:r w:rsidRPr="004F624E">
              <w:rPr>
                <w:rFonts w:ascii="Consolas" w:hAnsi="Consolas" w:hint="eastAsia"/>
                <w:szCs w:val="21"/>
              </w:rPr>
              <w:t>分钟”。</w:t>
            </w:r>
          </w:p>
          <w:p w14:paraId="135D415F" w14:textId="77777777" w:rsidR="009245E1" w:rsidRPr="004F624E" w:rsidRDefault="009245E1" w:rsidP="00AC5C40">
            <w:pPr>
              <w:pStyle w:val="srs"/>
              <w:numPr>
                <w:ilvl w:val="2"/>
                <w:numId w:val="105"/>
              </w:numPr>
              <w:rPr>
                <w:rFonts w:ascii="Consolas" w:hAnsi="Consolas"/>
                <w:szCs w:val="21"/>
              </w:rPr>
            </w:pPr>
            <w:r w:rsidRPr="004F624E">
              <w:rPr>
                <w:rFonts w:ascii="Consolas" w:hAnsi="Consolas" w:hint="eastAsia"/>
                <w:szCs w:val="21"/>
              </w:rPr>
              <w:t>【结束点名】按钮</w:t>
            </w:r>
          </w:p>
          <w:p w14:paraId="7BA18B8F" w14:textId="77777777" w:rsidR="0096304D" w:rsidRPr="004F624E" w:rsidRDefault="009245E1" w:rsidP="00AC5C40">
            <w:pPr>
              <w:pStyle w:val="srs"/>
              <w:numPr>
                <w:ilvl w:val="1"/>
                <w:numId w:val="105"/>
              </w:numPr>
              <w:rPr>
                <w:rFonts w:ascii="Consolas" w:hAnsi="Consolas"/>
                <w:szCs w:val="21"/>
              </w:rPr>
            </w:pPr>
            <w:r w:rsidRPr="004F624E">
              <w:rPr>
                <w:rFonts w:ascii="Consolas" w:hAnsi="Consolas" w:hint="eastAsia"/>
                <w:szCs w:val="21"/>
              </w:rPr>
              <w:t>点名时间到达后，点名指示栏</w:t>
            </w:r>
            <w:r w:rsidR="00D4487D" w:rsidRPr="004F624E">
              <w:rPr>
                <w:rFonts w:ascii="Consolas" w:hAnsi="Consolas" w:hint="eastAsia"/>
                <w:szCs w:val="21"/>
              </w:rPr>
              <w:t>自动关闭</w:t>
            </w:r>
            <w:r w:rsidRPr="004F624E">
              <w:rPr>
                <w:rFonts w:ascii="Consolas" w:hAnsi="Consolas" w:hint="eastAsia"/>
                <w:szCs w:val="21"/>
              </w:rPr>
              <w:t>，</w:t>
            </w:r>
            <w:r w:rsidR="006244A0" w:rsidRPr="004F624E">
              <w:rPr>
                <w:rFonts w:ascii="Consolas" w:hAnsi="Consolas" w:hint="eastAsia"/>
              </w:rPr>
              <w:t>如有至少一名未签到参会人，则</w:t>
            </w:r>
            <w:r w:rsidRPr="004F624E">
              <w:rPr>
                <w:rFonts w:ascii="Consolas" w:hAnsi="Consolas" w:hint="eastAsia"/>
                <w:szCs w:val="21"/>
              </w:rPr>
              <w:t>显示点名结果视图窗口。</w:t>
            </w:r>
          </w:p>
          <w:p w14:paraId="7F73FA09" w14:textId="77777777" w:rsidR="00D4487D" w:rsidRPr="004F624E" w:rsidRDefault="00D4487D" w:rsidP="00AC5C40">
            <w:pPr>
              <w:pStyle w:val="srs"/>
              <w:numPr>
                <w:ilvl w:val="0"/>
                <w:numId w:val="105"/>
              </w:numPr>
              <w:rPr>
                <w:rFonts w:ascii="Consolas" w:hAnsi="Consolas"/>
                <w:szCs w:val="21"/>
              </w:rPr>
            </w:pPr>
            <w:r w:rsidRPr="004F624E">
              <w:rPr>
                <w:rFonts w:ascii="Consolas" w:hAnsi="Consolas" w:hint="eastAsia"/>
                <w:szCs w:val="21"/>
              </w:rPr>
              <w:t>参会人</w:t>
            </w:r>
            <w:r w:rsidR="002B267B">
              <w:rPr>
                <w:rFonts w:ascii="Consolas" w:hAnsi="Consolas" w:hint="eastAsia"/>
                <w:szCs w:val="21"/>
              </w:rPr>
              <w:t>（</w:t>
            </w:r>
            <w:r w:rsidR="002B267B">
              <w:rPr>
                <w:rFonts w:ascii="Consolas" w:hAnsi="Consolas"/>
                <w:szCs w:val="21"/>
              </w:rPr>
              <w:t>含主讲人</w:t>
            </w:r>
            <w:r w:rsidR="00054C5D">
              <w:rPr>
                <w:rFonts w:ascii="Consolas" w:hAnsi="Consolas" w:hint="eastAsia"/>
                <w:szCs w:val="21"/>
              </w:rPr>
              <w:t>，</w:t>
            </w:r>
            <w:r w:rsidR="00054C5D">
              <w:rPr>
                <w:rFonts w:ascii="Consolas" w:hAnsi="Consolas"/>
                <w:szCs w:val="21"/>
              </w:rPr>
              <w:t>不包含主持人自己</w:t>
            </w:r>
            <w:r w:rsidR="002B267B">
              <w:rPr>
                <w:rFonts w:ascii="Consolas" w:hAnsi="Consolas"/>
                <w:szCs w:val="21"/>
              </w:rPr>
              <w:t>）</w:t>
            </w:r>
            <w:r w:rsidRPr="004F624E">
              <w:rPr>
                <w:rFonts w:ascii="Consolas" w:hAnsi="Consolas" w:hint="eastAsia"/>
                <w:szCs w:val="21"/>
              </w:rPr>
              <w:t>端：</w:t>
            </w:r>
          </w:p>
          <w:p w14:paraId="1F4C2CAC" w14:textId="77777777" w:rsidR="00D4487D" w:rsidRPr="004F624E" w:rsidRDefault="00D4487D" w:rsidP="00AC5C40">
            <w:pPr>
              <w:pStyle w:val="srs"/>
              <w:numPr>
                <w:ilvl w:val="1"/>
                <w:numId w:val="105"/>
              </w:numPr>
              <w:rPr>
                <w:rFonts w:ascii="Consolas" w:hAnsi="Consolas"/>
                <w:szCs w:val="21"/>
              </w:rPr>
            </w:pPr>
            <w:r w:rsidRPr="004F624E">
              <w:rPr>
                <w:rFonts w:ascii="Consolas" w:hAnsi="Consolas" w:hint="eastAsia"/>
                <w:szCs w:val="21"/>
              </w:rPr>
              <w:t>屏幕上弹出提示对话框（屏幕最顶端），提示文字为：“主持人发起点名，请点击</w:t>
            </w:r>
            <w:r w:rsidR="00DE5911" w:rsidRPr="004F624E">
              <w:rPr>
                <w:rFonts w:ascii="Consolas" w:hAnsi="Consolas" w:hint="eastAsia"/>
                <w:szCs w:val="21"/>
              </w:rPr>
              <w:t>按钮签到</w:t>
            </w:r>
            <w:r w:rsidRPr="004F624E">
              <w:rPr>
                <w:rFonts w:ascii="Consolas" w:hAnsi="Consolas" w:hint="eastAsia"/>
                <w:szCs w:val="21"/>
              </w:rPr>
              <w:t>”。</w:t>
            </w:r>
          </w:p>
          <w:p w14:paraId="485A90A2" w14:textId="77777777" w:rsidR="00D4487D" w:rsidRPr="004F624E" w:rsidRDefault="00D4487D" w:rsidP="00AC5C40">
            <w:pPr>
              <w:pStyle w:val="srs"/>
              <w:numPr>
                <w:ilvl w:val="1"/>
                <w:numId w:val="105"/>
              </w:numPr>
              <w:rPr>
                <w:rFonts w:ascii="Consolas" w:hAnsi="Consolas"/>
                <w:szCs w:val="21"/>
              </w:rPr>
            </w:pPr>
            <w:r w:rsidRPr="004F624E">
              <w:rPr>
                <w:rFonts w:ascii="Consolas" w:hAnsi="Consolas" w:hint="eastAsia"/>
                <w:szCs w:val="21"/>
              </w:rPr>
              <w:lastRenderedPageBreak/>
              <w:t>参会人点击【</w:t>
            </w:r>
            <w:r w:rsidR="00DE5911" w:rsidRPr="004F624E">
              <w:rPr>
                <w:rFonts w:ascii="Consolas" w:hAnsi="Consolas" w:hint="eastAsia"/>
                <w:szCs w:val="21"/>
              </w:rPr>
              <w:t>我要签到</w:t>
            </w:r>
            <w:r w:rsidRPr="004F624E">
              <w:rPr>
                <w:rFonts w:ascii="Consolas" w:hAnsi="Consolas" w:hint="eastAsia"/>
                <w:szCs w:val="21"/>
              </w:rPr>
              <w:t>】按钮，对话框关闭。</w:t>
            </w:r>
          </w:p>
          <w:p w14:paraId="556B81FF" w14:textId="77777777" w:rsidR="009245E1" w:rsidRPr="004F624E" w:rsidRDefault="009245E1" w:rsidP="00AC5C40">
            <w:pPr>
              <w:pStyle w:val="srs"/>
              <w:numPr>
                <w:ilvl w:val="0"/>
                <w:numId w:val="105"/>
              </w:numPr>
              <w:rPr>
                <w:rFonts w:ascii="Consolas" w:hAnsi="Consolas"/>
                <w:szCs w:val="21"/>
              </w:rPr>
            </w:pPr>
            <w:r w:rsidRPr="004F624E">
              <w:rPr>
                <w:rFonts w:ascii="Consolas" w:hAnsi="Consolas" w:hint="eastAsia"/>
                <w:szCs w:val="21"/>
              </w:rPr>
              <w:t>用例结束。</w:t>
            </w:r>
          </w:p>
        </w:tc>
      </w:tr>
      <w:tr w:rsidR="0096304D" w:rsidRPr="004F624E" w14:paraId="191015E6" w14:textId="77777777" w:rsidTr="003D2987">
        <w:tc>
          <w:tcPr>
            <w:tcW w:w="9096" w:type="dxa"/>
            <w:gridSpan w:val="2"/>
            <w:shd w:val="clear" w:color="auto" w:fill="auto"/>
          </w:tcPr>
          <w:p w14:paraId="43FB4197" w14:textId="77777777" w:rsidR="0096304D" w:rsidRPr="004F624E" w:rsidRDefault="0096304D" w:rsidP="003D2987">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其他事件流程</w:t>
            </w:r>
          </w:p>
        </w:tc>
      </w:tr>
      <w:tr w:rsidR="0096304D" w:rsidRPr="004F624E" w14:paraId="166B5299" w14:textId="77777777" w:rsidTr="003D2987">
        <w:tc>
          <w:tcPr>
            <w:tcW w:w="9096" w:type="dxa"/>
            <w:gridSpan w:val="2"/>
            <w:shd w:val="clear" w:color="auto" w:fill="auto"/>
          </w:tcPr>
          <w:p w14:paraId="1924DC71" w14:textId="77777777" w:rsidR="0096304D" w:rsidRPr="004F624E" w:rsidRDefault="00CB658C" w:rsidP="00AC5C40">
            <w:pPr>
              <w:numPr>
                <w:ilvl w:val="0"/>
                <w:numId w:val="106"/>
              </w:numPr>
              <w:spacing w:line="360" w:lineRule="auto"/>
              <w:rPr>
                <w:rFonts w:ascii="Consolas" w:hAnsi="Consolas"/>
              </w:rPr>
            </w:pPr>
            <w:r w:rsidRPr="004F624E">
              <w:rPr>
                <w:rFonts w:ascii="Consolas" w:hAnsi="Consolas" w:hint="eastAsia"/>
              </w:rPr>
              <w:t>延长点名时间</w:t>
            </w:r>
          </w:p>
          <w:p w14:paraId="3629A442" w14:textId="77777777" w:rsidR="0096304D" w:rsidRPr="004F624E" w:rsidRDefault="00D4487D" w:rsidP="00AC5C40">
            <w:pPr>
              <w:numPr>
                <w:ilvl w:val="1"/>
                <w:numId w:val="106"/>
              </w:numPr>
              <w:spacing w:line="360" w:lineRule="auto"/>
              <w:rPr>
                <w:rFonts w:ascii="Consolas" w:hAnsi="Consolas"/>
              </w:rPr>
            </w:pPr>
            <w:r w:rsidRPr="004F624E">
              <w:rPr>
                <w:rFonts w:ascii="Consolas" w:hAnsi="Consolas" w:hint="eastAsia"/>
              </w:rPr>
              <w:t>主持人启动点名</w:t>
            </w:r>
            <w:r w:rsidR="009843BC" w:rsidRPr="004F624E">
              <w:rPr>
                <w:rFonts w:ascii="Consolas" w:hAnsi="Consolas" w:hint="eastAsia"/>
              </w:rPr>
              <w:t>后，屏幕上显示点名指示栏，用例开始</w:t>
            </w:r>
            <w:r w:rsidR="0096304D" w:rsidRPr="004F624E">
              <w:rPr>
                <w:rFonts w:ascii="Consolas" w:hAnsi="Consolas" w:hint="eastAsia"/>
              </w:rPr>
              <w:t>。</w:t>
            </w:r>
          </w:p>
          <w:p w14:paraId="768F3D35" w14:textId="77777777" w:rsidR="009843BC" w:rsidRPr="004F624E" w:rsidRDefault="00EB2310" w:rsidP="00AC5C40">
            <w:pPr>
              <w:numPr>
                <w:ilvl w:val="1"/>
                <w:numId w:val="106"/>
              </w:numPr>
              <w:spacing w:line="360" w:lineRule="auto"/>
              <w:rPr>
                <w:rFonts w:ascii="Consolas" w:hAnsi="Consolas"/>
              </w:rPr>
            </w:pPr>
            <w:r w:rsidRPr="004F624E">
              <w:rPr>
                <w:rFonts w:ascii="Consolas" w:hAnsi="Consolas" w:hint="eastAsia"/>
              </w:rPr>
              <w:t>点击“延长</w:t>
            </w:r>
            <w:r w:rsidRPr="004F624E">
              <w:rPr>
                <w:rFonts w:ascii="Consolas" w:hAnsi="Consolas" w:hint="eastAsia"/>
              </w:rPr>
              <w:t>3</w:t>
            </w:r>
            <w:r w:rsidR="004D0C17" w:rsidRPr="004F624E">
              <w:rPr>
                <w:rFonts w:ascii="Consolas" w:hAnsi="Consolas" w:hint="eastAsia"/>
              </w:rPr>
              <w:t>分钟”，则当前计时向后延长</w:t>
            </w:r>
            <w:r w:rsidR="004D0C17" w:rsidRPr="004F624E">
              <w:rPr>
                <w:rFonts w:ascii="Consolas" w:hAnsi="Consolas" w:hint="eastAsia"/>
              </w:rPr>
              <w:t>3</w:t>
            </w:r>
            <w:r w:rsidR="004D0C17" w:rsidRPr="004F624E">
              <w:rPr>
                <w:rFonts w:ascii="Consolas" w:hAnsi="Consolas" w:hint="eastAsia"/>
              </w:rPr>
              <w:t>分钟。</w:t>
            </w:r>
          </w:p>
          <w:p w14:paraId="702C1429" w14:textId="77777777" w:rsidR="004D0C17" w:rsidRPr="004F624E" w:rsidRDefault="004D0C17" w:rsidP="00AC5C40">
            <w:pPr>
              <w:numPr>
                <w:ilvl w:val="2"/>
                <w:numId w:val="106"/>
              </w:numPr>
              <w:spacing w:line="360" w:lineRule="auto"/>
              <w:rPr>
                <w:rFonts w:ascii="Consolas" w:hAnsi="Consolas"/>
              </w:rPr>
            </w:pPr>
            <w:r w:rsidRPr="004F624E">
              <w:rPr>
                <w:rFonts w:ascii="Consolas" w:hAnsi="Consolas" w:hint="eastAsia"/>
              </w:rPr>
              <w:t>点击“延长</w:t>
            </w:r>
            <w:r w:rsidRPr="004F624E">
              <w:rPr>
                <w:rFonts w:ascii="Consolas" w:hAnsi="Consolas" w:hint="eastAsia"/>
              </w:rPr>
              <w:t>3</w:t>
            </w:r>
            <w:r w:rsidRPr="004F624E">
              <w:rPr>
                <w:rFonts w:ascii="Consolas" w:hAnsi="Consolas" w:hint="eastAsia"/>
              </w:rPr>
              <w:t>分钟”旁边的下拉箭头按钮，弹出选项列表，包含：“延长</w:t>
            </w:r>
            <w:r w:rsidRPr="004F624E">
              <w:rPr>
                <w:rFonts w:ascii="Consolas" w:hAnsi="Consolas" w:hint="eastAsia"/>
              </w:rPr>
              <w:t>3</w:t>
            </w:r>
            <w:r w:rsidRPr="004F624E">
              <w:rPr>
                <w:rFonts w:ascii="Consolas" w:hAnsi="Consolas" w:hint="eastAsia"/>
              </w:rPr>
              <w:t>分钟”、“延长</w:t>
            </w:r>
            <w:r w:rsidRPr="004F624E">
              <w:rPr>
                <w:rFonts w:ascii="Consolas" w:hAnsi="Consolas" w:hint="eastAsia"/>
              </w:rPr>
              <w:t>5</w:t>
            </w:r>
            <w:r w:rsidRPr="004F624E">
              <w:rPr>
                <w:rFonts w:ascii="Consolas" w:hAnsi="Consolas" w:hint="eastAsia"/>
              </w:rPr>
              <w:t>分钟”、“延长</w:t>
            </w:r>
            <w:r w:rsidRPr="004F624E">
              <w:rPr>
                <w:rFonts w:ascii="Consolas" w:hAnsi="Consolas" w:hint="eastAsia"/>
              </w:rPr>
              <w:t>10</w:t>
            </w:r>
            <w:r w:rsidRPr="004F624E">
              <w:rPr>
                <w:rFonts w:ascii="Consolas" w:hAnsi="Consolas" w:hint="eastAsia"/>
              </w:rPr>
              <w:t>分钟”三个选项。</w:t>
            </w:r>
          </w:p>
          <w:p w14:paraId="660E571D" w14:textId="77777777" w:rsidR="004D0C17" w:rsidRPr="004F624E" w:rsidRDefault="004D0C17" w:rsidP="00AC5C40">
            <w:pPr>
              <w:numPr>
                <w:ilvl w:val="2"/>
                <w:numId w:val="106"/>
              </w:numPr>
              <w:spacing w:line="360" w:lineRule="auto"/>
              <w:rPr>
                <w:rFonts w:ascii="Consolas" w:hAnsi="Consolas"/>
              </w:rPr>
            </w:pPr>
            <w:r w:rsidRPr="004F624E">
              <w:rPr>
                <w:rFonts w:ascii="Consolas" w:hAnsi="Consolas" w:hint="eastAsia"/>
              </w:rPr>
              <w:t>点击“延长</w:t>
            </w:r>
            <w:r w:rsidRPr="004F624E">
              <w:rPr>
                <w:rFonts w:ascii="Consolas" w:hAnsi="Consolas" w:hint="eastAsia"/>
              </w:rPr>
              <w:t>5</w:t>
            </w:r>
            <w:r w:rsidRPr="004F624E">
              <w:rPr>
                <w:rFonts w:ascii="Consolas" w:hAnsi="Consolas" w:hint="eastAsia"/>
              </w:rPr>
              <w:t>分钟”或“延长</w:t>
            </w:r>
            <w:r w:rsidRPr="004F624E">
              <w:rPr>
                <w:rFonts w:ascii="Consolas" w:hAnsi="Consolas" w:hint="eastAsia"/>
              </w:rPr>
              <w:t>10</w:t>
            </w:r>
            <w:r w:rsidRPr="004F624E">
              <w:rPr>
                <w:rFonts w:ascii="Consolas" w:hAnsi="Consolas" w:hint="eastAsia"/>
              </w:rPr>
              <w:t>分钟”，则当前计时向后延长</w:t>
            </w:r>
            <w:r w:rsidRPr="004F624E">
              <w:rPr>
                <w:rFonts w:ascii="Consolas" w:hAnsi="Consolas" w:hint="eastAsia"/>
              </w:rPr>
              <w:t>5</w:t>
            </w:r>
            <w:r w:rsidRPr="004F624E">
              <w:rPr>
                <w:rFonts w:ascii="Consolas" w:hAnsi="Consolas" w:hint="eastAsia"/>
              </w:rPr>
              <w:t>分钟或</w:t>
            </w:r>
            <w:r w:rsidRPr="004F624E">
              <w:rPr>
                <w:rFonts w:ascii="Consolas" w:hAnsi="Consolas" w:hint="eastAsia"/>
              </w:rPr>
              <w:t>10</w:t>
            </w:r>
            <w:r w:rsidRPr="004F624E">
              <w:rPr>
                <w:rFonts w:ascii="Consolas" w:hAnsi="Consolas" w:hint="eastAsia"/>
              </w:rPr>
              <w:t>分钟，相应地，原来“延长</w:t>
            </w:r>
            <w:r w:rsidRPr="004F624E">
              <w:rPr>
                <w:rFonts w:ascii="Consolas" w:hAnsi="Consolas" w:hint="eastAsia"/>
              </w:rPr>
              <w:t>3</w:t>
            </w:r>
            <w:r w:rsidRPr="004F624E">
              <w:rPr>
                <w:rFonts w:ascii="Consolas" w:hAnsi="Consolas" w:hint="eastAsia"/>
              </w:rPr>
              <w:t>分钟”按钮文字变为“延长</w:t>
            </w:r>
            <w:r w:rsidRPr="004F624E">
              <w:rPr>
                <w:rFonts w:ascii="Consolas" w:hAnsi="Consolas" w:hint="eastAsia"/>
              </w:rPr>
              <w:t>5</w:t>
            </w:r>
            <w:r w:rsidRPr="004F624E">
              <w:rPr>
                <w:rFonts w:ascii="Consolas" w:hAnsi="Consolas" w:hint="eastAsia"/>
              </w:rPr>
              <w:t>分钟”或“延长</w:t>
            </w:r>
            <w:r w:rsidRPr="004F624E">
              <w:rPr>
                <w:rFonts w:ascii="Consolas" w:hAnsi="Consolas" w:hint="eastAsia"/>
              </w:rPr>
              <w:t>10</w:t>
            </w:r>
            <w:r w:rsidRPr="004F624E">
              <w:rPr>
                <w:rFonts w:ascii="Consolas" w:hAnsi="Consolas" w:hint="eastAsia"/>
              </w:rPr>
              <w:t>分钟”。</w:t>
            </w:r>
          </w:p>
          <w:p w14:paraId="4F30D4DE" w14:textId="77777777" w:rsidR="0096304D" w:rsidRPr="004F624E" w:rsidRDefault="0096304D" w:rsidP="00AC5C40">
            <w:pPr>
              <w:numPr>
                <w:ilvl w:val="1"/>
                <w:numId w:val="106"/>
              </w:numPr>
              <w:spacing w:line="360" w:lineRule="auto"/>
              <w:rPr>
                <w:rFonts w:ascii="Consolas" w:hAnsi="Consolas"/>
              </w:rPr>
            </w:pPr>
            <w:r w:rsidRPr="004F624E">
              <w:rPr>
                <w:rFonts w:ascii="Consolas" w:hAnsi="Consolas" w:hint="eastAsia"/>
              </w:rPr>
              <w:t>用例结束。</w:t>
            </w:r>
          </w:p>
          <w:p w14:paraId="1F63209E" w14:textId="77777777" w:rsidR="00CB658C" w:rsidRPr="004F624E" w:rsidRDefault="009843BC" w:rsidP="00AC5C40">
            <w:pPr>
              <w:numPr>
                <w:ilvl w:val="0"/>
                <w:numId w:val="106"/>
              </w:numPr>
              <w:spacing w:line="360" w:lineRule="auto"/>
              <w:rPr>
                <w:rFonts w:ascii="Consolas" w:hAnsi="Consolas"/>
              </w:rPr>
            </w:pPr>
            <w:r w:rsidRPr="004F624E">
              <w:rPr>
                <w:rFonts w:ascii="Consolas" w:hAnsi="Consolas" w:hint="eastAsia"/>
              </w:rPr>
              <w:t>（</w:t>
            </w:r>
            <w:r w:rsidR="00CB658C" w:rsidRPr="004F624E">
              <w:rPr>
                <w:rFonts w:ascii="Consolas" w:hAnsi="Consolas" w:hint="eastAsia"/>
              </w:rPr>
              <w:t>提前</w:t>
            </w:r>
            <w:r w:rsidRPr="004F624E">
              <w:rPr>
                <w:rFonts w:ascii="Consolas" w:hAnsi="Consolas" w:hint="eastAsia"/>
              </w:rPr>
              <w:t>）</w:t>
            </w:r>
            <w:r w:rsidR="00CB658C" w:rsidRPr="004F624E">
              <w:rPr>
                <w:rFonts w:ascii="Consolas" w:hAnsi="Consolas" w:hint="eastAsia"/>
              </w:rPr>
              <w:t>结束点名</w:t>
            </w:r>
          </w:p>
          <w:p w14:paraId="38E70A51" w14:textId="77777777" w:rsidR="00CB658C" w:rsidRPr="004F624E" w:rsidRDefault="009843BC" w:rsidP="00AC5C40">
            <w:pPr>
              <w:numPr>
                <w:ilvl w:val="1"/>
                <w:numId w:val="106"/>
              </w:numPr>
              <w:spacing w:line="360" w:lineRule="auto"/>
              <w:rPr>
                <w:rFonts w:ascii="Consolas" w:hAnsi="Consolas"/>
              </w:rPr>
            </w:pPr>
            <w:r w:rsidRPr="004F624E">
              <w:rPr>
                <w:rFonts w:ascii="Consolas" w:hAnsi="Consolas" w:hint="eastAsia"/>
              </w:rPr>
              <w:t>主持人启动点名后，屏幕上显示点名指示栏，用例开始。</w:t>
            </w:r>
          </w:p>
          <w:p w14:paraId="128392C1" w14:textId="77777777" w:rsidR="009843BC" w:rsidRPr="004F624E" w:rsidRDefault="009843BC" w:rsidP="00AC5C40">
            <w:pPr>
              <w:numPr>
                <w:ilvl w:val="1"/>
                <w:numId w:val="106"/>
              </w:numPr>
              <w:spacing w:line="360" w:lineRule="auto"/>
              <w:rPr>
                <w:rFonts w:ascii="Consolas" w:hAnsi="Consolas"/>
              </w:rPr>
            </w:pPr>
            <w:r w:rsidRPr="004F624E">
              <w:rPr>
                <w:rFonts w:ascii="Consolas" w:hAnsi="Consolas" w:hint="eastAsia"/>
              </w:rPr>
              <w:t>主持人点击点名指示栏上的【结束点名】按钮，则关闭点名指示栏，</w:t>
            </w:r>
            <w:r w:rsidR="00B54043" w:rsidRPr="004F624E">
              <w:rPr>
                <w:rFonts w:ascii="Consolas" w:hAnsi="Consolas" w:hint="eastAsia"/>
              </w:rPr>
              <w:t>如有至少一名未签到参会人，则</w:t>
            </w:r>
            <w:r w:rsidRPr="004F624E">
              <w:rPr>
                <w:rFonts w:ascii="Consolas" w:hAnsi="Consolas" w:hint="eastAsia"/>
              </w:rPr>
              <w:t>显示点名结果窗口。</w:t>
            </w:r>
          </w:p>
          <w:p w14:paraId="5CA1BAF9" w14:textId="77777777" w:rsidR="009843BC" w:rsidRPr="004F624E" w:rsidRDefault="00275781" w:rsidP="00AC5C40">
            <w:pPr>
              <w:numPr>
                <w:ilvl w:val="1"/>
                <w:numId w:val="106"/>
              </w:numPr>
              <w:spacing w:line="360" w:lineRule="auto"/>
              <w:rPr>
                <w:rFonts w:ascii="Consolas" w:hAnsi="Consolas"/>
              </w:rPr>
            </w:pPr>
            <w:r w:rsidRPr="004F624E">
              <w:rPr>
                <w:rFonts w:ascii="Consolas" w:hAnsi="Consolas" w:hint="eastAsia"/>
              </w:rPr>
              <w:t>用例结束。</w:t>
            </w:r>
          </w:p>
          <w:p w14:paraId="438EB986" w14:textId="77777777" w:rsidR="00275781" w:rsidRPr="004F624E" w:rsidRDefault="00275781" w:rsidP="00AC5C40">
            <w:pPr>
              <w:numPr>
                <w:ilvl w:val="0"/>
                <w:numId w:val="106"/>
              </w:numPr>
              <w:spacing w:line="360" w:lineRule="auto"/>
              <w:rPr>
                <w:rFonts w:ascii="Consolas" w:hAnsi="Consolas"/>
              </w:rPr>
            </w:pPr>
            <w:r w:rsidRPr="004F624E">
              <w:rPr>
                <w:rFonts w:ascii="Consolas" w:hAnsi="Consolas" w:hint="eastAsia"/>
              </w:rPr>
              <w:t>取消点名</w:t>
            </w:r>
          </w:p>
          <w:p w14:paraId="55702611" w14:textId="77777777" w:rsidR="00275781" w:rsidRPr="004F624E" w:rsidRDefault="00275781" w:rsidP="00AC5C40">
            <w:pPr>
              <w:numPr>
                <w:ilvl w:val="1"/>
                <w:numId w:val="106"/>
              </w:numPr>
              <w:spacing w:line="360" w:lineRule="auto"/>
              <w:rPr>
                <w:rFonts w:ascii="Consolas" w:hAnsi="Consolas"/>
              </w:rPr>
            </w:pPr>
            <w:r w:rsidRPr="004F624E">
              <w:rPr>
                <w:rFonts w:ascii="Consolas" w:hAnsi="Consolas" w:hint="eastAsia"/>
              </w:rPr>
              <w:t>主持人启动点名后，屏幕上显示点名指示栏，用例开始。</w:t>
            </w:r>
          </w:p>
          <w:p w14:paraId="4A713297" w14:textId="77777777" w:rsidR="00275781" w:rsidRPr="004F624E" w:rsidRDefault="00275781" w:rsidP="00AC5C40">
            <w:pPr>
              <w:numPr>
                <w:ilvl w:val="1"/>
                <w:numId w:val="106"/>
              </w:numPr>
              <w:spacing w:line="360" w:lineRule="auto"/>
              <w:rPr>
                <w:rFonts w:ascii="Consolas" w:hAnsi="Consolas"/>
              </w:rPr>
            </w:pPr>
            <w:r w:rsidRPr="004F624E">
              <w:rPr>
                <w:rFonts w:ascii="Consolas" w:hAnsi="Consolas" w:hint="eastAsia"/>
              </w:rPr>
              <w:t>主持人在遥控器窗口的会议控制区上方扩展区点击【取消点名】按钮，则点名指示栏自动关闭，不显示点名结果。【取消点名】按钮恢复为【开始点名】。</w:t>
            </w:r>
          </w:p>
          <w:p w14:paraId="73AEB194" w14:textId="77777777" w:rsidR="00275781" w:rsidRPr="004F624E" w:rsidRDefault="00275781" w:rsidP="00AC5C40">
            <w:pPr>
              <w:numPr>
                <w:ilvl w:val="1"/>
                <w:numId w:val="106"/>
              </w:numPr>
              <w:spacing w:line="360" w:lineRule="auto"/>
              <w:rPr>
                <w:rFonts w:ascii="Consolas" w:hAnsi="Consolas"/>
              </w:rPr>
            </w:pPr>
            <w:r w:rsidRPr="004F624E">
              <w:rPr>
                <w:rFonts w:ascii="Consolas" w:hAnsi="Consolas" w:hint="eastAsia"/>
              </w:rPr>
              <w:t>用例结束。</w:t>
            </w:r>
          </w:p>
          <w:p w14:paraId="0FDF7C18" w14:textId="77777777" w:rsidR="006244A0" w:rsidRPr="004F624E" w:rsidRDefault="006244A0" w:rsidP="00AC5C40">
            <w:pPr>
              <w:numPr>
                <w:ilvl w:val="0"/>
                <w:numId w:val="106"/>
              </w:numPr>
              <w:spacing w:line="360" w:lineRule="auto"/>
              <w:rPr>
                <w:rFonts w:ascii="Consolas" w:hAnsi="Consolas"/>
              </w:rPr>
            </w:pPr>
            <w:r w:rsidRPr="004F624E">
              <w:rPr>
                <w:rFonts w:ascii="Consolas" w:hAnsi="Consolas" w:hint="eastAsia"/>
              </w:rPr>
              <w:t>单双流模式及与视频监控的关系</w:t>
            </w:r>
          </w:p>
          <w:p w14:paraId="0BA86BFB" w14:textId="77777777" w:rsidR="006244A0" w:rsidRPr="004F624E" w:rsidRDefault="006244A0" w:rsidP="00AC5C40">
            <w:pPr>
              <w:numPr>
                <w:ilvl w:val="1"/>
                <w:numId w:val="106"/>
              </w:numPr>
              <w:spacing w:line="360" w:lineRule="auto"/>
              <w:rPr>
                <w:rFonts w:ascii="Consolas" w:hAnsi="Consolas"/>
              </w:rPr>
            </w:pPr>
            <w:r w:rsidRPr="004F624E">
              <w:rPr>
                <w:rFonts w:ascii="Consolas" w:hAnsi="Consolas" w:hint="eastAsia"/>
              </w:rPr>
              <w:t>当前未启动双流视频监控，主持人启动点名，用例开始。</w:t>
            </w:r>
          </w:p>
          <w:p w14:paraId="574325B1" w14:textId="77777777" w:rsidR="006244A0" w:rsidRPr="004F624E" w:rsidRDefault="006244A0" w:rsidP="00AC5C40">
            <w:pPr>
              <w:numPr>
                <w:ilvl w:val="1"/>
                <w:numId w:val="106"/>
              </w:numPr>
              <w:spacing w:line="360" w:lineRule="auto"/>
              <w:rPr>
                <w:rFonts w:ascii="Consolas" w:hAnsi="Consolas"/>
              </w:rPr>
            </w:pPr>
            <w:r w:rsidRPr="004F624E">
              <w:rPr>
                <w:rFonts w:ascii="Consolas" w:hAnsi="Consolas" w:hint="eastAsia"/>
              </w:rPr>
              <w:t>点名结束后，如有至少一名未签到参会人，则</w:t>
            </w:r>
            <w:r w:rsidR="009211D4" w:rsidRPr="004F624E">
              <w:rPr>
                <w:rFonts w:ascii="Consolas" w:hAnsi="Consolas" w:hint="eastAsia"/>
              </w:rPr>
              <w:t>在第一显示器显示点名结果窗口。</w:t>
            </w:r>
          </w:p>
          <w:p w14:paraId="4609E944" w14:textId="77777777" w:rsidR="009211D4" w:rsidRPr="004F624E" w:rsidRDefault="009211D4" w:rsidP="00AC5C40">
            <w:pPr>
              <w:numPr>
                <w:ilvl w:val="1"/>
                <w:numId w:val="106"/>
              </w:numPr>
              <w:spacing w:line="360" w:lineRule="auto"/>
              <w:rPr>
                <w:rFonts w:ascii="Consolas" w:hAnsi="Consolas"/>
              </w:rPr>
            </w:pPr>
            <w:r w:rsidRPr="004F624E">
              <w:rPr>
                <w:rFonts w:ascii="Consolas" w:hAnsi="Consolas" w:hint="eastAsia"/>
              </w:rPr>
              <w:t>主持人启动双流，启动成功后，点名结果窗口自动移动至第二显示器。</w:t>
            </w:r>
          </w:p>
          <w:p w14:paraId="0546BA1C" w14:textId="77777777" w:rsidR="009211D4" w:rsidRDefault="009211D4" w:rsidP="00AC5C40">
            <w:pPr>
              <w:numPr>
                <w:ilvl w:val="2"/>
                <w:numId w:val="106"/>
              </w:numPr>
              <w:spacing w:line="360" w:lineRule="auto"/>
              <w:rPr>
                <w:rFonts w:ascii="Consolas" w:hAnsi="Consolas"/>
              </w:rPr>
            </w:pPr>
            <w:r w:rsidRPr="004F624E">
              <w:rPr>
                <w:rFonts w:ascii="Consolas" w:hAnsi="Consolas" w:hint="eastAsia"/>
              </w:rPr>
              <w:t>点击点名结果窗口上的【返回】按钮，关闭点名结果窗口，显示视频监控窗口。</w:t>
            </w:r>
            <w:r w:rsidR="008B3904">
              <w:rPr>
                <w:rFonts w:ascii="Consolas" w:hAnsi="Consolas" w:hint="eastAsia"/>
              </w:rPr>
              <w:t>用例结束。</w:t>
            </w:r>
          </w:p>
          <w:p w14:paraId="055E86F0" w14:textId="77777777" w:rsidR="009211D4" w:rsidRPr="004F624E" w:rsidRDefault="008B3904" w:rsidP="00AC5C40">
            <w:pPr>
              <w:numPr>
                <w:ilvl w:val="2"/>
                <w:numId w:val="106"/>
              </w:numPr>
              <w:spacing w:line="360" w:lineRule="auto"/>
              <w:rPr>
                <w:rFonts w:ascii="Consolas" w:hAnsi="Consolas"/>
              </w:rPr>
            </w:pPr>
            <w:r>
              <w:rPr>
                <w:rFonts w:ascii="Consolas" w:hAnsi="Consolas" w:hint="eastAsia"/>
              </w:rPr>
              <w:t>主持人在会议控制区关闭双流模式，则点名结果窗口则自动移回第一显示器。</w:t>
            </w:r>
            <w:r w:rsidR="009211D4" w:rsidRPr="004F624E">
              <w:rPr>
                <w:rFonts w:ascii="Consolas" w:hAnsi="Consolas" w:hint="eastAsia"/>
              </w:rPr>
              <w:t>用例结束。</w:t>
            </w:r>
          </w:p>
        </w:tc>
      </w:tr>
      <w:tr w:rsidR="0096304D" w:rsidRPr="004F624E" w14:paraId="790AB6F6" w14:textId="77777777" w:rsidTr="003D2987">
        <w:tc>
          <w:tcPr>
            <w:tcW w:w="2235" w:type="dxa"/>
            <w:shd w:val="clear" w:color="auto" w:fill="auto"/>
          </w:tcPr>
          <w:p w14:paraId="2E4C6DE8" w14:textId="77777777" w:rsidR="0096304D" w:rsidRPr="004F624E" w:rsidRDefault="0096304D" w:rsidP="003D2987">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45212B35" w14:textId="77777777" w:rsidR="0096304D" w:rsidRPr="004F624E" w:rsidRDefault="007E64FE" w:rsidP="00CB658C">
            <w:pPr>
              <w:pStyle w:val="a4"/>
              <w:spacing w:after="72"/>
              <w:ind w:firstLineChars="0" w:firstLine="0"/>
              <w:rPr>
                <w:rFonts w:ascii="Consolas" w:hAnsi="Consolas"/>
                <w:sz w:val="21"/>
                <w:szCs w:val="21"/>
              </w:rPr>
            </w:pPr>
            <w:r w:rsidRPr="004F624E">
              <w:rPr>
                <w:rFonts w:ascii="Consolas" w:hAnsi="Consolas" w:hint="eastAsia"/>
                <w:sz w:val="21"/>
                <w:szCs w:val="21"/>
              </w:rPr>
              <w:t>点名过程中，进度栏可正常显示，数据正确。</w:t>
            </w:r>
          </w:p>
          <w:p w14:paraId="24836680" w14:textId="77777777" w:rsidR="007E64FE" w:rsidRPr="004F624E" w:rsidRDefault="007E64FE" w:rsidP="00CB658C">
            <w:pPr>
              <w:pStyle w:val="a4"/>
              <w:spacing w:after="72"/>
              <w:ind w:firstLineChars="0" w:firstLine="0"/>
              <w:rPr>
                <w:rFonts w:ascii="Consolas" w:hAnsi="Consolas"/>
                <w:sz w:val="21"/>
                <w:szCs w:val="21"/>
              </w:rPr>
            </w:pPr>
            <w:r w:rsidRPr="004F624E">
              <w:rPr>
                <w:rFonts w:ascii="Consolas" w:hAnsi="Consolas" w:hint="eastAsia"/>
                <w:sz w:val="21"/>
                <w:szCs w:val="21"/>
              </w:rPr>
              <w:t>延长点名时间、结束点名、取消点名执行正确。</w:t>
            </w:r>
          </w:p>
          <w:p w14:paraId="5FFFF299" w14:textId="77777777" w:rsidR="007E64FE" w:rsidRPr="004F624E" w:rsidRDefault="007E64FE" w:rsidP="00CB658C">
            <w:pPr>
              <w:pStyle w:val="a4"/>
              <w:spacing w:after="72"/>
              <w:ind w:firstLineChars="0" w:firstLine="0"/>
              <w:rPr>
                <w:rFonts w:ascii="Consolas" w:hAnsi="Consolas"/>
                <w:sz w:val="21"/>
                <w:szCs w:val="21"/>
              </w:rPr>
            </w:pPr>
            <w:r w:rsidRPr="004F624E">
              <w:rPr>
                <w:rFonts w:ascii="Consolas" w:hAnsi="Consolas" w:hint="eastAsia"/>
                <w:sz w:val="21"/>
                <w:szCs w:val="21"/>
              </w:rPr>
              <w:lastRenderedPageBreak/>
              <w:t>点名结束后，点名结果窗口可正常显示，内容正确。</w:t>
            </w:r>
          </w:p>
        </w:tc>
      </w:tr>
      <w:tr w:rsidR="0096304D" w:rsidRPr="004F624E" w14:paraId="17AB4FEF" w14:textId="77777777" w:rsidTr="003D2987">
        <w:tc>
          <w:tcPr>
            <w:tcW w:w="2235" w:type="dxa"/>
            <w:shd w:val="clear" w:color="auto" w:fill="auto"/>
          </w:tcPr>
          <w:p w14:paraId="2B1A0456" w14:textId="77777777" w:rsidR="0096304D" w:rsidRPr="004F624E" w:rsidRDefault="0096304D" w:rsidP="003D2987">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业务规则</w:t>
            </w:r>
          </w:p>
        </w:tc>
        <w:tc>
          <w:tcPr>
            <w:tcW w:w="6861" w:type="dxa"/>
            <w:shd w:val="clear" w:color="auto" w:fill="auto"/>
          </w:tcPr>
          <w:p w14:paraId="20253295" w14:textId="4ACE2BD1" w:rsidR="0096304D" w:rsidRPr="004F624E" w:rsidRDefault="009245E1" w:rsidP="00AC5C40">
            <w:pPr>
              <w:pStyle w:val="srs"/>
              <w:numPr>
                <w:ilvl w:val="0"/>
                <w:numId w:val="107"/>
              </w:numPr>
              <w:rPr>
                <w:rFonts w:ascii="Consolas" w:hAnsi="Consolas"/>
                <w:szCs w:val="21"/>
              </w:rPr>
            </w:pPr>
            <w:r w:rsidRPr="004F624E">
              <w:rPr>
                <w:rFonts w:ascii="Consolas" w:hAnsi="Consolas" w:hint="eastAsia"/>
                <w:szCs w:val="21"/>
              </w:rPr>
              <w:t>仅当主持人执行了全体静音后，才能使用点名功能。</w:t>
            </w:r>
            <w:ins w:id="621" w:author="Yu Xu" w:date="2013-05-24T15:40:00Z">
              <w:r w:rsidR="00172828">
                <w:rPr>
                  <w:rFonts w:ascii="Consolas" w:hAnsi="Consolas" w:hint="eastAsia"/>
                  <w:szCs w:val="21"/>
                </w:rPr>
                <w:t>点名</w:t>
              </w:r>
              <w:r w:rsidR="00172828">
                <w:rPr>
                  <w:rFonts w:ascii="Consolas" w:hAnsi="Consolas"/>
                  <w:szCs w:val="21"/>
                </w:rPr>
                <w:t>开始后，如果主持人</w:t>
              </w:r>
              <w:r w:rsidR="00172828">
                <w:rPr>
                  <w:rFonts w:ascii="Consolas" w:hAnsi="Consolas" w:hint="eastAsia"/>
                  <w:szCs w:val="21"/>
                </w:rPr>
                <w:t>解除</w:t>
              </w:r>
              <w:r w:rsidR="00172828">
                <w:rPr>
                  <w:rFonts w:ascii="Consolas" w:hAnsi="Consolas"/>
                  <w:szCs w:val="21"/>
                </w:rPr>
                <w:t>全体静音，则点名继续，不受影响。</w:t>
              </w:r>
            </w:ins>
          </w:p>
          <w:p w14:paraId="4E1241B7" w14:textId="77777777" w:rsidR="009245E1" w:rsidRPr="004F624E" w:rsidRDefault="009245E1" w:rsidP="00AC5C40">
            <w:pPr>
              <w:pStyle w:val="srs"/>
              <w:numPr>
                <w:ilvl w:val="0"/>
                <w:numId w:val="107"/>
              </w:numPr>
              <w:rPr>
                <w:rFonts w:ascii="Consolas" w:hAnsi="Consolas"/>
                <w:szCs w:val="21"/>
              </w:rPr>
            </w:pPr>
            <w:r w:rsidRPr="004F624E">
              <w:rPr>
                <w:rFonts w:ascii="Consolas" w:hAnsi="Consolas" w:hint="eastAsia"/>
                <w:szCs w:val="21"/>
              </w:rPr>
              <w:t>点击点名按钮后，不需要确认，直接启动点名。</w:t>
            </w:r>
          </w:p>
          <w:p w14:paraId="2D6FDD2D" w14:textId="77777777" w:rsidR="009245E1" w:rsidRPr="004F624E" w:rsidRDefault="009245E1" w:rsidP="00AC5C40">
            <w:pPr>
              <w:pStyle w:val="srs"/>
              <w:numPr>
                <w:ilvl w:val="0"/>
                <w:numId w:val="107"/>
              </w:numPr>
              <w:rPr>
                <w:rFonts w:ascii="Consolas" w:hAnsi="Consolas"/>
                <w:szCs w:val="21"/>
              </w:rPr>
            </w:pPr>
            <w:r w:rsidRPr="004F624E">
              <w:rPr>
                <w:rFonts w:ascii="Consolas" w:hAnsi="Consolas" w:hint="eastAsia"/>
                <w:szCs w:val="21"/>
              </w:rPr>
              <w:t>点名结果视图窗口未关闭前，不能重复点击点名按钮（禁用状态）。</w:t>
            </w:r>
          </w:p>
          <w:p w14:paraId="3784DD11" w14:textId="77777777" w:rsidR="009245E1" w:rsidRPr="004F624E" w:rsidRDefault="009245E1" w:rsidP="00AC5C40">
            <w:pPr>
              <w:pStyle w:val="srs"/>
              <w:numPr>
                <w:ilvl w:val="0"/>
                <w:numId w:val="107"/>
              </w:numPr>
              <w:rPr>
                <w:rFonts w:ascii="Consolas" w:hAnsi="Consolas"/>
                <w:szCs w:val="21"/>
              </w:rPr>
            </w:pPr>
            <w:r w:rsidRPr="004F624E">
              <w:rPr>
                <w:rFonts w:ascii="Consolas" w:hAnsi="Consolas" w:hint="eastAsia"/>
                <w:szCs w:val="21"/>
              </w:rPr>
              <w:t>点名默认时长为</w:t>
            </w:r>
            <w:r w:rsidRPr="004F624E">
              <w:rPr>
                <w:rFonts w:ascii="Consolas" w:hAnsi="Consolas" w:hint="eastAsia"/>
                <w:szCs w:val="21"/>
              </w:rPr>
              <w:t>3</w:t>
            </w:r>
            <w:r w:rsidRPr="004F624E">
              <w:rPr>
                <w:rFonts w:ascii="Consolas" w:hAnsi="Consolas" w:hint="eastAsia"/>
                <w:szCs w:val="21"/>
              </w:rPr>
              <w:t>分钟，但在点名进程过程中，主持人可以选择延长</w:t>
            </w:r>
            <w:r w:rsidRPr="004F624E">
              <w:rPr>
                <w:rFonts w:ascii="Consolas" w:hAnsi="Consolas" w:hint="eastAsia"/>
                <w:szCs w:val="21"/>
              </w:rPr>
              <w:t>3</w:t>
            </w:r>
            <w:r w:rsidRPr="004F624E">
              <w:rPr>
                <w:rFonts w:ascii="Consolas" w:hAnsi="Consolas" w:hint="eastAsia"/>
                <w:szCs w:val="21"/>
              </w:rPr>
              <w:t>分钟、</w:t>
            </w:r>
            <w:r w:rsidRPr="004F624E">
              <w:rPr>
                <w:rFonts w:ascii="Consolas" w:hAnsi="Consolas" w:hint="eastAsia"/>
                <w:szCs w:val="21"/>
              </w:rPr>
              <w:t>5</w:t>
            </w:r>
            <w:r w:rsidRPr="004F624E">
              <w:rPr>
                <w:rFonts w:ascii="Consolas" w:hAnsi="Consolas" w:hint="eastAsia"/>
                <w:szCs w:val="21"/>
              </w:rPr>
              <w:t>分钟或</w:t>
            </w:r>
            <w:r w:rsidRPr="004F624E">
              <w:rPr>
                <w:rFonts w:ascii="Consolas" w:hAnsi="Consolas" w:hint="eastAsia"/>
                <w:szCs w:val="21"/>
              </w:rPr>
              <w:t>10</w:t>
            </w:r>
            <w:r w:rsidRPr="004F624E">
              <w:rPr>
                <w:rFonts w:ascii="Consolas" w:hAnsi="Consolas" w:hint="eastAsia"/>
                <w:szCs w:val="21"/>
              </w:rPr>
              <w:t>分钟。</w:t>
            </w:r>
          </w:p>
          <w:p w14:paraId="7F21A738" w14:textId="77777777" w:rsidR="00940399" w:rsidRPr="004F624E" w:rsidRDefault="00940399" w:rsidP="00AC5C40">
            <w:pPr>
              <w:pStyle w:val="srs"/>
              <w:numPr>
                <w:ilvl w:val="0"/>
                <w:numId w:val="107"/>
              </w:numPr>
              <w:rPr>
                <w:rFonts w:ascii="Consolas" w:hAnsi="Consolas"/>
                <w:szCs w:val="21"/>
              </w:rPr>
            </w:pPr>
            <w:r w:rsidRPr="004F624E">
              <w:rPr>
                <w:rFonts w:ascii="Consolas" w:hAnsi="Consolas" w:hint="eastAsia"/>
                <w:szCs w:val="21"/>
              </w:rPr>
              <w:t>如果点名时间到达后，所有参会人都签到了，则不显示点名结果窗口，仅弹出对话框提示主持人。</w:t>
            </w:r>
          </w:p>
          <w:p w14:paraId="49190B93" w14:textId="77777777" w:rsidR="00F15824" w:rsidRPr="004F624E" w:rsidRDefault="00DE5911" w:rsidP="00AC5C40">
            <w:pPr>
              <w:pStyle w:val="srs"/>
              <w:numPr>
                <w:ilvl w:val="0"/>
                <w:numId w:val="107"/>
              </w:numPr>
              <w:rPr>
                <w:rFonts w:ascii="Consolas" w:hAnsi="Consolas"/>
                <w:szCs w:val="21"/>
              </w:rPr>
            </w:pPr>
            <w:r w:rsidRPr="004F624E">
              <w:rPr>
                <w:rFonts w:ascii="Consolas" w:hAnsi="Consolas" w:hint="eastAsia"/>
                <w:szCs w:val="21"/>
              </w:rPr>
              <w:t>如果参会人没有点击点名对话框上的签到</w:t>
            </w:r>
            <w:r w:rsidR="00F15824" w:rsidRPr="004F624E">
              <w:rPr>
                <w:rFonts w:ascii="Consolas" w:hAnsi="Consolas" w:hint="eastAsia"/>
                <w:szCs w:val="21"/>
              </w:rPr>
              <w:t>按钮，则点名时间到达后，</w:t>
            </w:r>
            <w:r w:rsidR="009843BC" w:rsidRPr="004F624E">
              <w:rPr>
                <w:rFonts w:ascii="Consolas" w:hAnsi="Consolas" w:hint="eastAsia"/>
                <w:szCs w:val="21"/>
              </w:rPr>
              <w:t>或主持人结束了点名，</w:t>
            </w:r>
            <w:r w:rsidRPr="004F624E">
              <w:rPr>
                <w:rFonts w:ascii="Consolas" w:hAnsi="Consolas" w:hint="eastAsia"/>
                <w:szCs w:val="21"/>
              </w:rPr>
              <w:t>点名对话框要自动关闭，并同时弹出一个对话框，提示参会人点名结束，但您未在规定时间内签到。</w:t>
            </w:r>
          </w:p>
          <w:p w14:paraId="60DDE689" w14:textId="77777777" w:rsidR="008E69AD" w:rsidRPr="004F624E" w:rsidRDefault="008E69AD" w:rsidP="00AC5C40">
            <w:pPr>
              <w:pStyle w:val="srs"/>
              <w:numPr>
                <w:ilvl w:val="0"/>
                <w:numId w:val="107"/>
              </w:numPr>
              <w:rPr>
                <w:rFonts w:ascii="Consolas" w:hAnsi="Consolas"/>
                <w:szCs w:val="21"/>
              </w:rPr>
            </w:pPr>
            <w:r w:rsidRPr="004F624E">
              <w:rPr>
                <w:rFonts w:ascii="Consolas" w:hAnsi="Consolas" w:hint="eastAsia"/>
                <w:szCs w:val="21"/>
              </w:rPr>
              <w:t>如果主持人之前正在进行视频监控，则将</w:t>
            </w:r>
            <w:r w:rsidR="0034594F" w:rsidRPr="004F624E">
              <w:rPr>
                <w:rFonts w:ascii="Consolas" w:hAnsi="Consolas" w:hint="eastAsia"/>
                <w:szCs w:val="21"/>
              </w:rPr>
              <w:t>其</w:t>
            </w:r>
            <w:r w:rsidRPr="004F624E">
              <w:rPr>
                <w:rFonts w:ascii="Consolas" w:hAnsi="Consolas" w:hint="eastAsia"/>
                <w:szCs w:val="21"/>
              </w:rPr>
              <w:t>关闭</w:t>
            </w:r>
            <w:r w:rsidR="0034594F" w:rsidRPr="004F624E">
              <w:rPr>
                <w:rFonts w:ascii="Consolas" w:hAnsi="Consolas" w:hint="eastAsia"/>
                <w:szCs w:val="21"/>
              </w:rPr>
              <w:t>后</w:t>
            </w:r>
            <w:r w:rsidRPr="004F624E">
              <w:rPr>
                <w:rFonts w:ascii="Consolas" w:hAnsi="Consolas" w:hint="eastAsia"/>
                <w:szCs w:val="21"/>
              </w:rPr>
              <w:t>，才显示点名结果窗口。</w:t>
            </w:r>
          </w:p>
          <w:p w14:paraId="3BE1F155" w14:textId="77777777" w:rsidR="008E69AD" w:rsidRPr="004F624E" w:rsidRDefault="008E69AD" w:rsidP="00AC5C40">
            <w:pPr>
              <w:pStyle w:val="srs"/>
              <w:numPr>
                <w:ilvl w:val="0"/>
                <w:numId w:val="107"/>
              </w:numPr>
              <w:rPr>
                <w:rFonts w:ascii="Consolas" w:hAnsi="Consolas"/>
                <w:szCs w:val="21"/>
              </w:rPr>
            </w:pPr>
            <w:r w:rsidRPr="004F624E">
              <w:rPr>
                <w:rFonts w:ascii="Consolas" w:hAnsi="Consolas" w:hint="eastAsia"/>
                <w:szCs w:val="21"/>
              </w:rPr>
              <w:t>点名结果窗口显示逻辑如下：</w:t>
            </w:r>
          </w:p>
          <w:p w14:paraId="65F4225E" w14:textId="77777777" w:rsidR="00BF4574" w:rsidRPr="004F624E" w:rsidRDefault="00BF4574" w:rsidP="00AC5C40">
            <w:pPr>
              <w:pStyle w:val="srs"/>
              <w:numPr>
                <w:ilvl w:val="1"/>
                <w:numId w:val="107"/>
              </w:numPr>
              <w:rPr>
                <w:rFonts w:ascii="Consolas" w:hAnsi="Consolas"/>
                <w:szCs w:val="21"/>
              </w:rPr>
            </w:pPr>
            <w:r w:rsidRPr="004F624E">
              <w:rPr>
                <w:rFonts w:ascii="Consolas" w:hAnsi="Consolas" w:hint="eastAsia"/>
                <w:szCs w:val="21"/>
              </w:rPr>
              <w:t>以文字显示未签到总人数</w:t>
            </w:r>
          </w:p>
          <w:p w14:paraId="61D75DD7" w14:textId="77777777" w:rsidR="008E69AD" w:rsidRPr="004F624E" w:rsidRDefault="008E69AD" w:rsidP="00AC5C40">
            <w:pPr>
              <w:pStyle w:val="srs"/>
              <w:numPr>
                <w:ilvl w:val="1"/>
                <w:numId w:val="107"/>
              </w:numPr>
              <w:rPr>
                <w:rFonts w:ascii="Consolas" w:hAnsi="Consolas"/>
                <w:szCs w:val="21"/>
              </w:rPr>
            </w:pPr>
            <w:r w:rsidRPr="004F624E">
              <w:rPr>
                <w:rFonts w:ascii="Consolas" w:hAnsi="Consolas" w:hint="eastAsia"/>
                <w:szCs w:val="21"/>
              </w:rPr>
              <w:t>每页最大显示</w:t>
            </w:r>
            <w:r w:rsidR="006E1592" w:rsidRPr="004F624E">
              <w:rPr>
                <w:rFonts w:ascii="Consolas" w:hAnsi="Consolas" w:hint="eastAsia"/>
                <w:szCs w:val="21"/>
              </w:rPr>
              <w:t>9</w:t>
            </w:r>
            <w:r w:rsidRPr="004F624E">
              <w:rPr>
                <w:rFonts w:ascii="Consolas" w:hAnsi="Consolas" w:hint="eastAsia"/>
                <w:szCs w:val="21"/>
              </w:rPr>
              <w:t>路视频。视频内容为未签到人的视频画面。</w:t>
            </w:r>
            <w:r w:rsidR="005C33D2" w:rsidRPr="004F624E">
              <w:rPr>
                <w:rFonts w:ascii="Consolas" w:hAnsi="Consolas" w:hint="eastAsia"/>
                <w:szCs w:val="21"/>
              </w:rPr>
              <w:t>没有视频的以剪影显示。</w:t>
            </w:r>
          </w:p>
          <w:p w14:paraId="1E37FE50" w14:textId="77777777" w:rsidR="008E69AD" w:rsidRPr="004F624E" w:rsidRDefault="008E69AD" w:rsidP="00AC5C40">
            <w:pPr>
              <w:pStyle w:val="srs"/>
              <w:numPr>
                <w:ilvl w:val="1"/>
                <w:numId w:val="107"/>
              </w:numPr>
              <w:rPr>
                <w:rFonts w:ascii="Consolas" w:hAnsi="Consolas"/>
                <w:szCs w:val="21"/>
              </w:rPr>
            </w:pPr>
            <w:r w:rsidRPr="004F624E">
              <w:rPr>
                <w:rFonts w:ascii="Consolas" w:hAnsi="Consolas" w:hint="eastAsia"/>
                <w:szCs w:val="21"/>
              </w:rPr>
              <w:t>可以</w:t>
            </w:r>
            <w:r w:rsidR="006E1592" w:rsidRPr="004F624E">
              <w:rPr>
                <w:rFonts w:ascii="Consolas" w:hAnsi="Consolas" w:hint="eastAsia"/>
                <w:szCs w:val="21"/>
              </w:rPr>
              <w:t>前后</w:t>
            </w:r>
            <w:r w:rsidRPr="004F624E">
              <w:rPr>
                <w:rFonts w:ascii="Consolas" w:hAnsi="Consolas" w:hint="eastAsia"/>
                <w:szCs w:val="21"/>
              </w:rPr>
              <w:t>翻页</w:t>
            </w:r>
            <w:r w:rsidR="00877AFC" w:rsidRPr="004F624E">
              <w:rPr>
                <w:rFonts w:ascii="Consolas" w:hAnsi="Consolas" w:hint="eastAsia"/>
                <w:szCs w:val="21"/>
              </w:rPr>
              <w:t>（循环翻页）</w:t>
            </w:r>
          </w:p>
          <w:p w14:paraId="65240A8B" w14:textId="77777777" w:rsidR="008E69AD" w:rsidRPr="004F624E" w:rsidRDefault="008E69AD" w:rsidP="00AC5C40">
            <w:pPr>
              <w:pStyle w:val="srs"/>
              <w:numPr>
                <w:ilvl w:val="1"/>
                <w:numId w:val="107"/>
              </w:numPr>
              <w:rPr>
                <w:rFonts w:ascii="Consolas" w:hAnsi="Consolas"/>
                <w:szCs w:val="21"/>
              </w:rPr>
            </w:pPr>
            <w:r w:rsidRPr="004F624E">
              <w:rPr>
                <w:rFonts w:ascii="Consolas" w:hAnsi="Consolas" w:hint="eastAsia"/>
                <w:szCs w:val="21"/>
              </w:rPr>
              <w:t>视频画面无任何交互（如放大，锁定等）</w:t>
            </w:r>
            <w:r w:rsidR="0094264B" w:rsidRPr="004F624E">
              <w:rPr>
                <w:rFonts w:ascii="Consolas" w:hAnsi="Consolas" w:hint="eastAsia"/>
                <w:szCs w:val="21"/>
              </w:rPr>
              <w:t>，但显示参会人姓名</w:t>
            </w:r>
          </w:p>
          <w:p w14:paraId="32B55B47" w14:textId="77777777" w:rsidR="00787851" w:rsidRPr="004F624E" w:rsidRDefault="00787851" w:rsidP="00AC5C40">
            <w:pPr>
              <w:pStyle w:val="srs"/>
              <w:numPr>
                <w:ilvl w:val="1"/>
                <w:numId w:val="107"/>
              </w:numPr>
              <w:rPr>
                <w:rFonts w:ascii="Consolas" w:hAnsi="Consolas"/>
                <w:szCs w:val="21"/>
              </w:rPr>
            </w:pPr>
            <w:r w:rsidRPr="004F624E">
              <w:rPr>
                <w:rFonts w:ascii="Consolas" w:hAnsi="Consolas" w:hint="eastAsia"/>
                <w:szCs w:val="21"/>
              </w:rPr>
              <w:t>仅支持最小化，不能关闭</w:t>
            </w:r>
          </w:p>
          <w:p w14:paraId="727B7208" w14:textId="77777777" w:rsidR="00787851" w:rsidRPr="004F624E" w:rsidRDefault="00787851" w:rsidP="00AC5C40">
            <w:pPr>
              <w:pStyle w:val="srs"/>
              <w:numPr>
                <w:ilvl w:val="1"/>
                <w:numId w:val="107"/>
              </w:numPr>
              <w:rPr>
                <w:rFonts w:ascii="Consolas" w:hAnsi="Consolas"/>
                <w:szCs w:val="21"/>
              </w:rPr>
            </w:pPr>
            <w:r w:rsidRPr="004F624E">
              <w:rPr>
                <w:rFonts w:ascii="Consolas" w:hAnsi="Consolas" w:hint="eastAsia"/>
                <w:szCs w:val="21"/>
              </w:rPr>
              <w:t>点击【返回】按钮，关闭点名结果窗口。</w:t>
            </w:r>
          </w:p>
          <w:p w14:paraId="04D28270" w14:textId="77777777" w:rsidR="00CA5678" w:rsidRPr="004F624E" w:rsidRDefault="00CA5678" w:rsidP="00AC5C40">
            <w:pPr>
              <w:pStyle w:val="srs"/>
              <w:numPr>
                <w:ilvl w:val="0"/>
                <w:numId w:val="107"/>
              </w:numPr>
              <w:rPr>
                <w:rFonts w:ascii="Consolas" w:hAnsi="Consolas"/>
                <w:szCs w:val="21"/>
              </w:rPr>
            </w:pPr>
            <w:r w:rsidRPr="004F624E">
              <w:rPr>
                <w:rFonts w:ascii="Consolas" w:hAnsi="Consolas" w:hint="eastAsia"/>
                <w:szCs w:val="21"/>
              </w:rPr>
              <w:t>如果主持人同时是主讲人，且正在进行屏幕共享，则在结束点名后，应主动停止屏幕共享，再显示点名结果窗口。</w:t>
            </w:r>
            <w:r w:rsidR="007D59AC">
              <w:rPr>
                <w:rFonts w:ascii="Consolas" w:hAnsi="Consolas" w:hint="eastAsia"/>
                <w:szCs w:val="21"/>
              </w:rPr>
              <w:t>同时</w:t>
            </w:r>
            <w:r w:rsidR="007D59AC">
              <w:rPr>
                <w:rFonts w:ascii="Consolas" w:hAnsi="Consolas"/>
                <w:szCs w:val="21"/>
              </w:rPr>
              <w:t>，</w:t>
            </w:r>
            <w:r w:rsidR="007D59AC">
              <w:rPr>
                <w:rFonts w:ascii="Consolas" w:hAnsi="Consolas" w:hint="eastAsia"/>
                <w:szCs w:val="21"/>
              </w:rPr>
              <w:t>会中</w:t>
            </w:r>
            <w:r w:rsidR="007D59AC">
              <w:rPr>
                <w:rFonts w:ascii="Consolas" w:hAnsi="Consolas"/>
                <w:szCs w:val="21"/>
              </w:rPr>
              <w:t>所有人的屏幕右下角弹出气泡提示窗口（主讲人和其他人的提示文字有所区别）。</w:t>
            </w:r>
          </w:p>
          <w:p w14:paraId="1AE2BAF6" w14:textId="77777777" w:rsidR="00BF4574" w:rsidRPr="004F624E" w:rsidRDefault="00BF4574" w:rsidP="00AC5C40">
            <w:pPr>
              <w:pStyle w:val="srs"/>
              <w:numPr>
                <w:ilvl w:val="0"/>
                <w:numId w:val="107"/>
              </w:numPr>
              <w:rPr>
                <w:rFonts w:ascii="Consolas" w:hAnsi="Consolas"/>
                <w:szCs w:val="21"/>
              </w:rPr>
            </w:pPr>
            <w:r w:rsidRPr="004F624E">
              <w:rPr>
                <w:rFonts w:ascii="Consolas" w:hAnsi="Consolas" w:hint="eastAsia"/>
                <w:szCs w:val="21"/>
              </w:rPr>
              <w:t>点名进度栏上的总人数定义为</w:t>
            </w:r>
            <w:r w:rsidRPr="004F624E">
              <w:rPr>
                <w:rFonts w:ascii="Consolas" w:hAnsi="Consolas" w:hint="eastAsia"/>
                <w:szCs w:val="21"/>
              </w:rPr>
              <w:t>:</w:t>
            </w:r>
            <w:r w:rsidRPr="004F624E">
              <w:rPr>
                <w:rFonts w:ascii="Consolas" w:hAnsi="Consolas" w:hint="eastAsia"/>
              </w:rPr>
              <w:t xml:space="preserve"> </w:t>
            </w:r>
            <w:r w:rsidRPr="004F624E">
              <w:rPr>
                <w:rFonts w:ascii="Consolas" w:hAnsi="Consolas" w:hint="eastAsia"/>
                <w:szCs w:val="21"/>
              </w:rPr>
              <w:t>已入会的总人数</w:t>
            </w:r>
            <w:r w:rsidR="00006376">
              <w:rPr>
                <w:rFonts w:ascii="Consolas" w:hAnsi="Consolas" w:hint="eastAsia"/>
                <w:szCs w:val="21"/>
              </w:rPr>
              <w:t>（不包含纯电话用户）</w:t>
            </w:r>
            <w:r w:rsidRPr="004F624E">
              <w:rPr>
                <w:rFonts w:ascii="Consolas" w:hAnsi="Consolas" w:hint="eastAsia"/>
                <w:szCs w:val="21"/>
              </w:rPr>
              <w:t>去掉主持人自己。数字会随着人进人出而变化。</w:t>
            </w:r>
          </w:p>
          <w:p w14:paraId="072B32A8" w14:textId="77777777" w:rsidR="00BF4574" w:rsidRDefault="00BF4574" w:rsidP="00AC5C40">
            <w:pPr>
              <w:pStyle w:val="srs"/>
              <w:numPr>
                <w:ilvl w:val="0"/>
                <w:numId w:val="107"/>
              </w:numPr>
              <w:rPr>
                <w:rFonts w:ascii="Consolas" w:hAnsi="Consolas"/>
                <w:szCs w:val="21"/>
              </w:rPr>
            </w:pPr>
            <w:r w:rsidRPr="004F624E">
              <w:rPr>
                <w:rFonts w:ascii="Consolas" w:hAnsi="Consolas" w:hint="eastAsia"/>
                <w:szCs w:val="21"/>
              </w:rPr>
              <w:t>点名阶段，后入会参会人也会收到点名通知。</w:t>
            </w:r>
          </w:p>
          <w:p w14:paraId="1F430EDB" w14:textId="77777777" w:rsidR="00D042DA" w:rsidRDefault="00D042DA" w:rsidP="00AC5C40">
            <w:pPr>
              <w:pStyle w:val="srs"/>
              <w:numPr>
                <w:ilvl w:val="0"/>
                <w:numId w:val="107"/>
              </w:numPr>
              <w:rPr>
                <w:rFonts w:ascii="Consolas" w:hAnsi="Consolas"/>
                <w:szCs w:val="21"/>
              </w:rPr>
            </w:pPr>
            <w:r>
              <w:rPr>
                <w:rFonts w:ascii="Consolas" w:hAnsi="Consolas" w:hint="eastAsia"/>
                <w:szCs w:val="21"/>
              </w:rPr>
              <w:t>已签到的参会人由于程序崩溃或异常离会</w:t>
            </w:r>
            <w:r w:rsidR="000B0903">
              <w:rPr>
                <w:rFonts w:ascii="Consolas" w:hAnsi="Consolas" w:hint="eastAsia"/>
                <w:szCs w:val="21"/>
              </w:rPr>
              <w:t>（</w:t>
            </w:r>
            <w:r w:rsidR="008C7BAF">
              <w:rPr>
                <w:rFonts w:ascii="Consolas" w:hAnsi="Consolas" w:hint="eastAsia"/>
                <w:szCs w:val="21"/>
              </w:rPr>
              <w:t>40</w:t>
            </w:r>
            <w:r w:rsidR="008C7BAF">
              <w:rPr>
                <w:rFonts w:ascii="Consolas" w:hAnsi="Consolas" w:hint="eastAsia"/>
                <w:szCs w:val="21"/>
              </w:rPr>
              <w:t>秒</w:t>
            </w:r>
            <w:r w:rsidR="008C7BAF">
              <w:rPr>
                <w:rFonts w:ascii="Consolas" w:hAnsi="Consolas"/>
                <w:szCs w:val="21"/>
              </w:rPr>
              <w:t>之内）</w:t>
            </w:r>
            <w:r>
              <w:rPr>
                <w:rFonts w:ascii="Consolas" w:hAnsi="Consolas" w:hint="eastAsia"/>
                <w:szCs w:val="21"/>
              </w:rPr>
              <w:t>，重新入会后，不会重复提示点名通知，也不影响主持人端的未签到人数。</w:t>
            </w:r>
          </w:p>
          <w:p w14:paraId="6A9DA765" w14:textId="77777777" w:rsidR="008C7BAF" w:rsidRDefault="008C7BAF" w:rsidP="00AC5C40">
            <w:pPr>
              <w:pStyle w:val="srs"/>
              <w:numPr>
                <w:ilvl w:val="0"/>
                <w:numId w:val="107"/>
              </w:numPr>
              <w:rPr>
                <w:rFonts w:ascii="Consolas" w:hAnsi="Consolas"/>
                <w:szCs w:val="21"/>
              </w:rPr>
            </w:pPr>
            <w:r>
              <w:rPr>
                <w:rFonts w:ascii="Consolas" w:hAnsi="Consolas" w:hint="eastAsia"/>
                <w:szCs w:val="21"/>
              </w:rPr>
              <w:t>点名结束</w:t>
            </w:r>
            <w:r>
              <w:rPr>
                <w:rFonts w:ascii="Consolas" w:hAnsi="Consolas"/>
                <w:szCs w:val="21"/>
              </w:rPr>
              <w:t>之前，如果主持人</w:t>
            </w:r>
            <w:r w:rsidR="005B3C96">
              <w:rPr>
                <w:rFonts w:ascii="Consolas" w:hAnsi="Consolas" w:hint="eastAsia"/>
                <w:szCs w:val="21"/>
              </w:rPr>
              <w:t>正常</w:t>
            </w:r>
            <w:r w:rsidR="005B3C96">
              <w:rPr>
                <w:rFonts w:ascii="Consolas" w:hAnsi="Consolas"/>
                <w:szCs w:val="21"/>
              </w:rPr>
              <w:t>离开会议，点名自动取消</w:t>
            </w:r>
            <w:r w:rsidR="005B3C96">
              <w:rPr>
                <w:rFonts w:ascii="Consolas" w:hAnsi="Consolas" w:hint="eastAsia"/>
                <w:szCs w:val="21"/>
              </w:rPr>
              <w:t>，</w:t>
            </w:r>
            <w:r w:rsidR="005B3C96">
              <w:rPr>
                <w:rFonts w:ascii="Consolas" w:hAnsi="Consolas"/>
                <w:szCs w:val="21"/>
              </w:rPr>
              <w:t>即视为</w:t>
            </w:r>
            <w:r w:rsidR="005B3C96">
              <w:rPr>
                <w:rFonts w:ascii="Consolas" w:hAnsi="Consolas" w:hint="eastAsia"/>
                <w:szCs w:val="21"/>
              </w:rPr>
              <w:t>主持人</w:t>
            </w:r>
            <w:r w:rsidR="005B3C96">
              <w:rPr>
                <w:rFonts w:ascii="Consolas" w:hAnsi="Consolas"/>
                <w:szCs w:val="21"/>
              </w:rPr>
              <w:t>放弃了本次点名</w:t>
            </w:r>
            <w:r w:rsidR="005B3C96">
              <w:rPr>
                <w:rFonts w:ascii="Consolas" w:hAnsi="Consolas" w:hint="eastAsia"/>
                <w:szCs w:val="21"/>
              </w:rPr>
              <w:t>行为</w:t>
            </w:r>
            <w:r w:rsidR="005B3C96">
              <w:rPr>
                <w:rFonts w:ascii="Consolas" w:hAnsi="Consolas"/>
                <w:szCs w:val="21"/>
              </w:rPr>
              <w:t>。</w:t>
            </w:r>
          </w:p>
          <w:p w14:paraId="3D2BC49A" w14:textId="77777777" w:rsidR="005B3C96" w:rsidRDefault="005B3C96" w:rsidP="00AC5C40">
            <w:pPr>
              <w:pStyle w:val="srs"/>
              <w:numPr>
                <w:ilvl w:val="0"/>
                <w:numId w:val="107"/>
              </w:numPr>
              <w:rPr>
                <w:rFonts w:ascii="Consolas" w:hAnsi="Consolas"/>
                <w:szCs w:val="21"/>
              </w:rPr>
            </w:pPr>
            <w:r>
              <w:rPr>
                <w:rFonts w:ascii="Consolas" w:hAnsi="Consolas" w:hint="eastAsia"/>
                <w:szCs w:val="21"/>
              </w:rPr>
              <w:t>点名结束</w:t>
            </w:r>
            <w:r>
              <w:rPr>
                <w:rFonts w:ascii="Consolas" w:hAnsi="Consolas"/>
                <w:szCs w:val="21"/>
              </w:rPr>
              <w:t>之前，如果主持人异常离开会议（如程序崩溃），再次进入会议后，点名仍然继续，显示最新</w:t>
            </w:r>
            <w:r>
              <w:rPr>
                <w:rFonts w:ascii="Consolas" w:hAnsi="Consolas" w:hint="eastAsia"/>
                <w:szCs w:val="21"/>
              </w:rPr>
              <w:t>点名</w:t>
            </w:r>
            <w:r>
              <w:rPr>
                <w:rFonts w:ascii="Consolas" w:hAnsi="Consolas"/>
                <w:szCs w:val="21"/>
              </w:rPr>
              <w:t>数据</w:t>
            </w:r>
            <w:r>
              <w:rPr>
                <w:rFonts w:ascii="Consolas" w:hAnsi="Consolas" w:hint="eastAsia"/>
                <w:szCs w:val="21"/>
              </w:rPr>
              <w:t>。</w:t>
            </w:r>
            <w:r>
              <w:rPr>
                <w:rFonts w:ascii="Consolas" w:hAnsi="Consolas"/>
                <w:szCs w:val="21"/>
              </w:rPr>
              <w:t>特别</w:t>
            </w:r>
            <w:r>
              <w:rPr>
                <w:rFonts w:ascii="Consolas" w:hAnsi="Consolas" w:hint="eastAsia"/>
                <w:szCs w:val="21"/>
              </w:rPr>
              <w:t>地</w:t>
            </w:r>
            <w:r>
              <w:rPr>
                <w:rFonts w:ascii="Consolas" w:hAnsi="Consolas"/>
                <w:szCs w:val="21"/>
              </w:rPr>
              <w:t>，如果主持人崩</w:t>
            </w:r>
            <w:r>
              <w:rPr>
                <w:rFonts w:ascii="Consolas" w:hAnsi="Consolas"/>
                <w:szCs w:val="21"/>
              </w:rPr>
              <w:lastRenderedPageBreak/>
              <w:t>溃后点名时间已经到达，</w:t>
            </w:r>
            <w:r>
              <w:rPr>
                <w:rFonts w:ascii="Consolas" w:hAnsi="Consolas" w:hint="eastAsia"/>
                <w:szCs w:val="21"/>
              </w:rPr>
              <w:t>则</w:t>
            </w:r>
            <w:r>
              <w:rPr>
                <w:rFonts w:ascii="Consolas" w:hAnsi="Consolas"/>
                <w:szCs w:val="21"/>
              </w:rPr>
              <w:t>不会自动结束点名，直到主持人</w:t>
            </w:r>
            <w:r>
              <w:rPr>
                <w:rFonts w:ascii="Consolas" w:hAnsi="Consolas" w:hint="eastAsia"/>
                <w:szCs w:val="21"/>
              </w:rPr>
              <w:t>再次</w:t>
            </w:r>
            <w:r>
              <w:rPr>
                <w:rFonts w:ascii="Consolas" w:hAnsi="Consolas"/>
                <w:szCs w:val="21"/>
              </w:rPr>
              <w:t>进入会议，点名才自动结束</w:t>
            </w:r>
            <w:r w:rsidR="00DD7528">
              <w:rPr>
                <w:rFonts w:ascii="Consolas" w:hAnsi="Consolas" w:hint="eastAsia"/>
                <w:szCs w:val="21"/>
              </w:rPr>
              <w:t>，</w:t>
            </w:r>
            <w:r w:rsidR="00DD7528">
              <w:rPr>
                <w:rFonts w:ascii="Consolas" w:hAnsi="Consolas"/>
                <w:szCs w:val="21"/>
              </w:rPr>
              <w:t>并显示最终的点名结果。</w:t>
            </w:r>
            <w:r w:rsidR="00EF482D">
              <w:rPr>
                <w:rFonts w:ascii="Consolas" w:hAnsi="Consolas" w:hint="eastAsia"/>
                <w:szCs w:val="21"/>
              </w:rPr>
              <w:t>如果</w:t>
            </w:r>
            <w:r w:rsidR="00EF482D">
              <w:rPr>
                <w:rFonts w:ascii="Consolas" w:hAnsi="Consolas"/>
                <w:szCs w:val="21"/>
              </w:rPr>
              <w:t>参会人在超过点名</w:t>
            </w:r>
            <w:r w:rsidR="00EF482D">
              <w:rPr>
                <w:rFonts w:ascii="Consolas" w:hAnsi="Consolas" w:hint="eastAsia"/>
                <w:szCs w:val="21"/>
              </w:rPr>
              <w:t>结束</w:t>
            </w:r>
            <w:r w:rsidR="00EF482D">
              <w:rPr>
                <w:rFonts w:ascii="Consolas" w:hAnsi="Consolas"/>
                <w:szCs w:val="21"/>
              </w:rPr>
              <w:t>时间</w:t>
            </w:r>
            <w:r w:rsidR="00EF482D">
              <w:rPr>
                <w:rFonts w:ascii="Consolas" w:hAnsi="Consolas" w:hint="eastAsia"/>
                <w:szCs w:val="21"/>
              </w:rPr>
              <w:t>之后</w:t>
            </w:r>
            <w:r w:rsidR="00EF482D">
              <w:rPr>
                <w:rFonts w:ascii="Consolas" w:hAnsi="Consolas"/>
                <w:szCs w:val="21"/>
              </w:rPr>
              <w:t>按下</w:t>
            </w:r>
            <w:r w:rsidR="00EF482D">
              <w:rPr>
                <w:rFonts w:ascii="Consolas" w:hAnsi="Consolas" w:hint="eastAsia"/>
                <w:szCs w:val="21"/>
              </w:rPr>
              <w:t>签到</w:t>
            </w:r>
            <w:r w:rsidR="00EF482D">
              <w:rPr>
                <w:rFonts w:ascii="Consolas" w:hAnsi="Consolas"/>
                <w:szCs w:val="21"/>
              </w:rPr>
              <w:t>按钮，则提示</w:t>
            </w:r>
            <w:r w:rsidR="00EF482D">
              <w:rPr>
                <w:rFonts w:ascii="Consolas" w:hAnsi="Consolas" w:hint="eastAsia"/>
                <w:szCs w:val="21"/>
              </w:rPr>
              <w:t>参会人</w:t>
            </w:r>
            <w:r w:rsidR="00EF482D">
              <w:rPr>
                <w:rFonts w:ascii="Consolas" w:hAnsi="Consolas"/>
                <w:szCs w:val="21"/>
              </w:rPr>
              <w:t>点名已经结束。</w:t>
            </w:r>
          </w:p>
          <w:p w14:paraId="53222BE6" w14:textId="77777777" w:rsidR="00F84E20" w:rsidRDefault="00F84E20" w:rsidP="00AC5C40">
            <w:pPr>
              <w:pStyle w:val="srs"/>
              <w:numPr>
                <w:ilvl w:val="0"/>
                <w:numId w:val="107"/>
              </w:numPr>
              <w:rPr>
                <w:rFonts w:ascii="Consolas" w:hAnsi="Consolas"/>
                <w:szCs w:val="21"/>
              </w:rPr>
            </w:pPr>
            <w:r>
              <w:rPr>
                <w:rFonts w:ascii="Consolas" w:hAnsi="Consolas" w:hint="eastAsia"/>
                <w:szCs w:val="21"/>
              </w:rPr>
              <w:t>点名结束前</w:t>
            </w:r>
            <w:r>
              <w:rPr>
                <w:rFonts w:ascii="Consolas" w:hAnsi="Consolas" w:hint="eastAsia"/>
                <w:szCs w:val="21"/>
              </w:rPr>
              <w:t>30s</w:t>
            </w:r>
            <w:r>
              <w:rPr>
                <w:rFonts w:ascii="Consolas" w:hAnsi="Consolas" w:hint="eastAsia"/>
                <w:szCs w:val="21"/>
              </w:rPr>
              <w:t>参会人还未签到并且未共享视频，则会在签到窗口下方显示“</w:t>
            </w:r>
            <w:r>
              <w:rPr>
                <w:rFonts w:ascii="微软雅黑" w:eastAsia="微软雅黑" w:hAnsi="微软雅黑" w:hint="eastAsia"/>
                <w:color w:val="666666"/>
                <w:sz w:val="16"/>
                <w:szCs w:val="16"/>
              </w:rPr>
              <w:t>点名结束时，未签到的参会人视频将会被共享给主持人</w:t>
            </w:r>
            <w:r w:rsidR="00823D3B">
              <w:rPr>
                <w:rFonts w:ascii="微软雅黑" w:eastAsia="微软雅黑" w:hAnsi="微软雅黑" w:hint="eastAsia"/>
                <w:color w:val="666666"/>
                <w:sz w:val="16"/>
                <w:szCs w:val="16"/>
              </w:rPr>
              <w:t>（可能需要显示倒计时</w:t>
            </w:r>
            <w:r w:rsidR="00071600">
              <w:rPr>
                <w:rFonts w:ascii="微软雅黑" w:eastAsia="微软雅黑" w:hAnsi="微软雅黑" w:hint="eastAsia"/>
                <w:color w:val="666666"/>
                <w:sz w:val="16"/>
                <w:szCs w:val="16"/>
              </w:rPr>
              <w:t>，暂时不显示</w:t>
            </w:r>
            <w:r w:rsidR="00823D3B">
              <w:rPr>
                <w:rFonts w:ascii="微软雅黑" w:eastAsia="微软雅黑" w:hAnsi="微软雅黑" w:hint="eastAsia"/>
                <w:color w:val="666666"/>
                <w:sz w:val="16"/>
                <w:szCs w:val="16"/>
              </w:rPr>
              <w:t>）</w:t>
            </w:r>
            <w:r>
              <w:rPr>
                <w:rFonts w:ascii="Consolas" w:hAnsi="Consolas" w:hint="eastAsia"/>
                <w:szCs w:val="21"/>
              </w:rPr>
              <w:t>”，如果点名结束参会人依然未签到，则自动共享其视频。</w:t>
            </w:r>
          </w:p>
          <w:p w14:paraId="45FBFDDB" w14:textId="77777777" w:rsidR="00B557D5" w:rsidRDefault="00B557D5" w:rsidP="00AC5C40">
            <w:pPr>
              <w:pStyle w:val="srs"/>
              <w:numPr>
                <w:ilvl w:val="0"/>
                <w:numId w:val="107"/>
              </w:numPr>
              <w:rPr>
                <w:ins w:id="622" w:author="Yu Xu" w:date="2013-06-05T17:38:00Z"/>
                <w:rFonts w:ascii="Consolas" w:hAnsi="Consolas"/>
                <w:szCs w:val="21"/>
              </w:rPr>
            </w:pPr>
            <w:r>
              <w:rPr>
                <w:rFonts w:ascii="Consolas" w:hAnsi="Consolas" w:hint="eastAsia"/>
                <w:szCs w:val="21"/>
              </w:rPr>
              <w:t>未签到的参会人在主持人没有关闭点名结果窗口时不能关闭视频共享，因为主持人需要在点名结果窗口中观看其视频。</w:t>
            </w:r>
          </w:p>
          <w:p w14:paraId="60FAFC3B" w14:textId="15721F51" w:rsidR="00565795" w:rsidRPr="004F624E" w:rsidRDefault="00565795" w:rsidP="00AC5C40">
            <w:pPr>
              <w:pStyle w:val="srs"/>
              <w:numPr>
                <w:ilvl w:val="0"/>
                <w:numId w:val="107"/>
              </w:numPr>
              <w:rPr>
                <w:rFonts w:ascii="Consolas" w:hAnsi="Consolas"/>
                <w:szCs w:val="21"/>
              </w:rPr>
            </w:pPr>
            <w:ins w:id="623" w:author="Yu Xu" w:date="2013-06-05T17:38:00Z">
              <w:r>
                <w:rPr>
                  <w:rFonts w:ascii="Consolas" w:hAnsi="Consolas" w:hint="eastAsia"/>
                  <w:szCs w:val="21"/>
                </w:rPr>
                <w:t>点名结果</w:t>
              </w:r>
              <w:r>
                <w:rPr>
                  <w:rFonts w:ascii="Consolas" w:hAnsi="Consolas"/>
                  <w:szCs w:val="21"/>
                </w:rPr>
                <w:t>窗口</w:t>
              </w:r>
              <w:r>
                <w:rPr>
                  <w:rFonts w:ascii="Consolas" w:hAnsi="Consolas" w:hint="eastAsia"/>
                  <w:szCs w:val="21"/>
                </w:rPr>
                <w:t>在</w:t>
              </w:r>
              <w:r>
                <w:rPr>
                  <w:rFonts w:ascii="Consolas" w:hAnsi="Consolas"/>
                  <w:szCs w:val="21"/>
                </w:rPr>
                <w:t>任务栏中</w:t>
              </w:r>
              <w:r>
                <w:rPr>
                  <w:rFonts w:ascii="Consolas" w:hAnsi="Consolas" w:hint="eastAsia"/>
                  <w:szCs w:val="21"/>
                </w:rPr>
                <w:t>显示</w:t>
              </w:r>
              <w:r>
                <w:rPr>
                  <w:rFonts w:ascii="Consolas" w:hAnsi="Consolas"/>
                  <w:szCs w:val="21"/>
                </w:rPr>
                <w:t>的名称为</w:t>
              </w:r>
              <w:r>
                <w:rPr>
                  <w:rFonts w:ascii="Consolas" w:hAnsi="Consolas"/>
                  <w:szCs w:val="21"/>
                </w:rPr>
                <w:t>“</w:t>
              </w:r>
            </w:ins>
            <w:ins w:id="624" w:author="Yu Xu" w:date="2013-06-05T17:39:00Z">
              <w:r>
                <w:rPr>
                  <w:rFonts w:ascii="Consolas" w:hAnsi="Consolas" w:hint="eastAsia"/>
                  <w:szCs w:val="21"/>
                </w:rPr>
                <w:t>点名</w:t>
              </w:r>
              <w:r>
                <w:rPr>
                  <w:rFonts w:ascii="Consolas" w:hAnsi="Consolas"/>
                  <w:szCs w:val="21"/>
                </w:rPr>
                <w:t>签到</w:t>
              </w:r>
              <w:r>
                <w:rPr>
                  <w:rFonts w:ascii="Consolas" w:hAnsi="Consolas"/>
                  <w:szCs w:val="21"/>
                </w:rPr>
                <w:t>”</w:t>
              </w:r>
              <w:r>
                <w:rPr>
                  <w:rFonts w:ascii="Consolas" w:hAnsi="Consolas" w:hint="eastAsia"/>
                  <w:szCs w:val="21"/>
                </w:rPr>
                <w:t>。</w:t>
              </w:r>
            </w:ins>
          </w:p>
        </w:tc>
      </w:tr>
      <w:tr w:rsidR="0096304D" w:rsidRPr="004F624E" w14:paraId="12502076" w14:textId="77777777" w:rsidTr="003D2987">
        <w:tc>
          <w:tcPr>
            <w:tcW w:w="2235" w:type="dxa"/>
            <w:shd w:val="clear" w:color="auto" w:fill="auto"/>
          </w:tcPr>
          <w:p w14:paraId="222637E7" w14:textId="77777777" w:rsidR="0096304D" w:rsidRPr="004F624E" w:rsidRDefault="0096304D" w:rsidP="003D2987">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2F3B559C" w14:textId="77777777" w:rsidR="0096304D" w:rsidRPr="004F624E" w:rsidRDefault="0096304D" w:rsidP="003D2987">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96304D" w:rsidRPr="004F624E" w14:paraId="71E1CA8A" w14:textId="77777777" w:rsidTr="003D2987">
        <w:tc>
          <w:tcPr>
            <w:tcW w:w="2235" w:type="dxa"/>
            <w:shd w:val="clear" w:color="auto" w:fill="auto"/>
          </w:tcPr>
          <w:p w14:paraId="26F9F9BA" w14:textId="77777777" w:rsidR="0096304D" w:rsidRPr="004F624E" w:rsidRDefault="0096304D" w:rsidP="003D2987">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5EEE2A83" w14:textId="77777777" w:rsidR="0096304D" w:rsidRPr="004F624E" w:rsidRDefault="0096304D" w:rsidP="003D2987">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96304D" w:rsidRPr="004F624E" w14:paraId="766B922D" w14:textId="77777777" w:rsidTr="003D2987">
        <w:tc>
          <w:tcPr>
            <w:tcW w:w="2235" w:type="dxa"/>
            <w:shd w:val="clear" w:color="auto" w:fill="auto"/>
          </w:tcPr>
          <w:p w14:paraId="7E23FFFF" w14:textId="77777777" w:rsidR="0096304D" w:rsidRPr="004F624E" w:rsidRDefault="0096304D" w:rsidP="003D2987">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4620E12F" w14:textId="77777777" w:rsidR="0096304D" w:rsidRPr="004F624E" w:rsidRDefault="0096304D" w:rsidP="003D2987">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17D3BAD7" w14:textId="77777777" w:rsidR="0096304D" w:rsidRPr="004F624E" w:rsidRDefault="0096304D" w:rsidP="0096304D">
      <w:pPr>
        <w:pStyle w:val="a4"/>
        <w:spacing w:after="72"/>
        <w:ind w:firstLine="480"/>
        <w:rPr>
          <w:rFonts w:ascii="Consolas" w:hAnsi="Consolas"/>
        </w:rPr>
      </w:pPr>
    </w:p>
    <w:p w14:paraId="30B39290" w14:textId="77777777" w:rsidR="00140494" w:rsidRPr="004F624E" w:rsidRDefault="00140494" w:rsidP="00EB0FE1">
      <w:pPr>
        <w:pStyle w:val="2"/>
        <w:numPr>
          <w:ilvl w:val="1"/>
          <w:numId w:val="14"/>
        </w:numPr>
        <w:spacing w:before="48" w:after="48" w:line="360" w:lineRule="auto"/>
        <w:ind w:right="210"/>
        <w:rPr>
          <w:rFonts w:ascii="Consolas" w:hAnsi="Consolas"/>
        </w:rPr>
      </w:pPr>
      <w:bookmarkStart w:id="625" w:name="_会议信息窗口"/>
      <w:bookmarkStart w:id="626" w:name="_Toc355341061"/>
      <w:bookmarkEnd w:id="625"/>
      <w:r w:rsidRPr="004F624E">
        <w:rPr>
          <w:rFonts w:ascii="Consolas" w:hAnsi="Consolas" w:hint="eastAsia"/>
        </w:rPr>
        <w:t>会议信息窗口</w:t>
      </w:r>
      <w:bookmarkEnd w:id="626"/>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140494" w:rsidRPr="004F624E" w14:paraId="1D11D05D" w14:textId="77777777" w:rsidTr="004844CB">
        <w:tc>
          <w:tcPr>
            <w:tcW w:w="2235" w:type="dxa"/>
            <w:shd w:val="clear" w:color="auto" w:fill="auto"/>
          </w:tcPr>
          <w:p w14:paraId="740A6A96" w14:textId="77777777" w:rsidR="00140494" w:rsidRPr="004F624E" w:rsidRDefault="00140494" w:rsidP="004844CB">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4EA7F93F" w14:textId="77777777" w:rsidR="00140494" w:rsidRPr="004F624E" w:rsidRDefault="00140494" w:rsidP="004844CB">
            <w:pPr>
              <w:pStyle w:val="a4"/>
              <w:spacing w:after="72"/>
              <w:ind w:firstLineChars="0" w:firstLine="0"/>
              <w:rPr>
                <w:rFonts w:ascii="Consolas" w:hAnsi="Consolas"/>
                <w:caps/>
                <w:sz w:val="21"/>
                <w:szCs w:val="21"/>
              </w:rPr>
            </w:pPr>
            <w:r w:rsidRPr="004F624E">
              <w:rPr>
                <w:rFonts w:ascii="Consolas" w:hAnsi="Consolas" w:hint="eastAsia"/>
                <w:caps/>
                <w:sz w:val="21"/>
                <w:szCs w:val="21"/>
              </w:rPr>
              <w:t>会议信息</w:t>
            </w:r>
          </w:p>
        </w:tc>
      </w:tr>
      <w:tr w:rsidR="00140494" w:rsidRPr="004F624E" w14:paraId="5FCAD73F" w14:textId="77777777" w:rsidTr="004844CB">
        <w:tc>
          <w:tcPr>
            <w:tcW w:w="2235" w:type="dxa"/>
            <w:shd w:val="clear" w:color="auto" w:fill="auto"/>
          </w:tcPr>
          <w:p w14:paraId="4F733788" w14:textId="77777777" w:rsidR="00140494" w:rsidRPr="004F624E" w:rsidRDefault="00140494" w:rsidP="004844CB">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12263BA5" w14:textId="77777777" w:rsidR="00140494" w:rsidRPr="004F624E" w:rsidRDefault="00140494" w:rsidP="00140494">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MAX1.0_CLIENT_CONFINFOWINDOW_SRS_001</w:t>
            </w:r>
          </w:p>
        </w:tc>
      </w:tr>
      <w:tr w:rsidR="00140494" w:rsidRPr="004F624E" w14:paraId="7DF683B2" w14:textId="77777777" w:rsidTr="004844CB">
        <w:tc>
          <w:tcPr>
            <w:tcW w:w="2235" w:type="dxa"/>
            <w:shd w:val="clear" w:color="auto" w:fill="auto"/>
          </w:tcPr>
          <w:p w14:paraId="03B06F78" w14:textId="77777777" w:rsidR="00140494" w:rsidRPr="004F624E" w:rsidRDefault="00140494" w:rsidP="004844CB">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22B1116F" w14:textId="77777777" w:rsidR="00140494" w:rsidRPr="004F624E" w:rsidRDefault="00140494" w:rsidP="004844CB">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140494" w:rsidRPr="004F624E" w14:paraId="74BE73DA" w14:textId="77777777" w:rsidTr="004844CB">
        <w:tc>
          <w:tcPr>
            <w:tcW w:w="2235" w:type="dxa"/>
            <w:shd w:val="clear" w:color="auto" w:fill="auto"/>
          </w:tcPr>
          <w:p w14:paraId="75274297" w14:textId="77777777" w:rsidR="00140494" w:rsidRPr="004F624E" w:rsidRDefault="00140494" w:rsidP="004844CB">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7E328FAA" w14:textId="77777777" w:rsidR="00140494" w:rsidRPr="004F624E" w:rsidRDefault="00140494" w:rsidP="004844CB">
            <w:pPr>
              <w:pStyle w:val="a4"/>
              <w:spacing w:after="72"/>
              <w:ind w:firstLineChars="0" w:firstLine="0"/>
              <w:rPr>
                <w:rFonts w:ascii="Consolas" w:hAnsi="Consolas"/>
                <w:caps/>
                <w:sz w:val="21"/>
                <w:szCs w:val="21"/>
              </w:rPr>
            </w:pPr>
            <w:r w:rsidRPr="004F624E">
              <w:rPr>
                <w:rFonts w:ascii="Consolas" w:hAnsi="Consolas" w:hint="eastAsia"/>
                <w:caps/>
                <w:sz w:val="21"/>
                <w:szCs w:val="21"/>
              </w:rPr>
              <w:t>参会者点击吸附操作栏上的【会议信息】按钮，在弹出的窗口中可以查看本场会议的相关信息。主持人还可以编辑会议名称。</w:t>
            </w:r>
          </w:p>
        </w:tc>
      </w:tr>
      <w:tr w:rsidR="00140494" w:rsidRPr="004F624E" w14:paraId="577DA8D2" w14:textId="77777777" w:rsidTr="004844CB">
        <w:tc>
          <w:tcPr>
            <w:tcW w:w="2235" w:type="dxa"/>
            <w:shd w:val="clear" w:color="auto" w:fill="auto"/>
          </w:tcPr>
          <w:p w14:paraId="496F5F37" w14:textId="77777777" w:rsidR="00140494" w:rsidRPr="004F624E" w:rsidRDefault="00140494" w:rsidP="004844CB">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50A4A5E8" w14:textId="77777777" w:rsidR="00140494" w:rsidRPr="004F624E" w:rsidRDefault="00140494" w:rsidP="004844CB">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140494" w:rsidRPr="004F624E" w14:paraId="793DB4C0" w14:textId="77777777" w:rsidTr="004844CB">
        <w:tc>
          <w:tcPr>
            <w:tcW w:w="2235" w:type="dxa"/>
            <w:shd w:val="clear" w:color="auto" w:fill="auto"/>
          </w:tcPr>
          <w:p w14:paraId="0AC25D94" w14:textId="77777777" w:rsidR="00140494" w:rsidRPr="004F624E" w:rsidRDefault="00140494" w:rsidP="004844CB">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5D8CAFB6" w14:textId="77777777" w:rsidR="00140494" w:rsidRPr="004F624E" w:rsidRDefault="00140494" w:rsidP="004844CB">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140494" w:rsidRPr="004F624E" w14:paraId="38C9DDC3" w14:textId="77777777" w:rsidTr="004844CB">
        <w:tc>
          <w:tcPr>
            <w:tcW w:w="9096" w:type="dxa"/>
            <w:gridSpan w:val="2"/>
            <w:shd w:val="clear" w:color="auto" w:fill="auto"/>
          </w:tcPr>
          <w:p w14:paraId="4F4C2F92" w14:textId="77777777" w:rsidR="00140494" w:rsidRPr="004F624E" w:rsidRDefault="00140494" w:rsidP="004844CB">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140494" w:rsidRPr="004F624E" w14:paraId="4E379308" w14:textId="77777777" w:rsidTr="004844CB">
        <w:tc>
          <w:tcPr>
            <w:tcW w:w="9096" w:type="dxa"/>
            <w:gridSpan w:val="2"/>
            <w:shd w:val="clear" w:color="auto" w:fill="auto"/>
          </w:tcPr>
          <w:p w14:paraId="334D66FE" w14:textId="77777777" w:rsidR="00140494" w:rsidRPr="004F624E" w:rsidRDefault="00140494" w:rsidP="00AC5C40">
            <w:pPr>
              <w:pStyle w:val="srs"/>
              <w:numPr>
                <w:ilvl w:val="0"/>
                <w:numId w:val="87"/>
              </w:numPr>
              <w:rPr>
                <w:rFonts w:ascii="Consolas" w:hAnsi="Consolas"/>
                <w:szCs w:val="21"/>
              </w:rPr>
            </w:pPr>
            <w:r w:rsidRPr="004F624E">
              <w:rPr>
                <w:rFonts w:ascii="Consolas" w:hAnsi="Consolas" w:hint="eastAsia"/>
                <w:szCs w:val="21"/>
              </w:rPr>
              <w:t>参会者进入会议，点击吸附操作栏上的【会议信息】按钮，用例开始。</w:t>
            </w:r>
          </w:p>
          <w:p w14:paraId="3B75005B" w14:textId="77777777" w:rsidR="00140494" w:rsidRPr="004F624E" w:rsidRDefault="00140494" w:rsidP="00AC5C40">
            <w:pPr>
              <w:pStyle w:val="srs"/>
              <w:numPr>
                <w:ilvl w:val="0"/>
                <w:numId w:val="87"/>
              </w:numPr>
              <w:rPr>
                <w:rFonts w:ascii="Consolas" w:hAnsi="Consolas"/>
                <w:szCs w:val="21"/>
              </w:rPr>
            </w:pPr>
            <w:r w:rsidRPr="004F624E">
              <w:rPr>
                <w:rFonts w:ascii="Consolas" w:hAnsi="Consolas" w:hint="eastAsia"/>
                <w:szCs w:val="21"/>
              </w:rPr>
              <w:t>在弹出的会议信息对话框上，显示如下内容：</w:t>
            </w:r>
          </w:p>
          <w:p w14:paraId="129B73FC" w14:textId="77777777" w:rsidR="00140494" w:rsidRPr="004F624E" w:rsidRDefault="00140494" w:rsidP="00AC5C40">
            <w:pPr>
              <w:pStyle w:val="srs"/>
              <w:numPr>
                <w:ilvl w:val="1"/>
                <w:numId w:val="87"/>
              </w:numPr>
              <w:rPr>
                <w:rFonts w:ascii="Consolas" w:hAnsi="Consolas"/>
                <w:szCs w:val="21"/>
              </w:rPr>
            </w:pPr>
            <w:r w:rsidRPr="004F624E">
              <w:rPr>
                <w:rFonts w:ascii="Consolas" w:hAnsi="Consolas" w:hint="eastAsia"/>
                <w:szCs w:val="21"/>
              </w:rPr>
              <w:t>XXX</w:t>
            </w:r>
            <w:r w:rsidRPr="004F624E">
              <w:rPr>
                <w:rFonts w:ascii="Consolas" w:hAnsi="Consolas" w:hint="eastAsia"/>
                <w:szCs w:val="21"/>
              </w:rPr>
              <w:t>的会议（</w:t>
            </w:r>
            <w:r w:rsidRPr="004F624E">
              <w:rPr>
                <w:rFonts w:ascii="Consolas" w:hAnsi="Consolas" w:hint="eastAsia"/>
                <w:szCs w:val="21"/>
              </w:rPr>
              <w:t>XXX</w:t>
            </w:r>
            <w:r w:rsidRPr="004F624E">
              <w:rPr>
                <w:rFonts w:ascii="Consolas" w:hAnsi="Consolas" w:hint="eastAsia"/>
                <w:szCs w:val="21"/>
              </w:rPr>
              <w:t>为主持人在开通</w:t>
            </w:r>
            <w:r w:rsidR="001F3BC4">
              <w:rPr>
                <w:rFonts w:ascii="Consolas" w:hAnsi="Consolas" w:hint="eastAsia"/>
                <w:szCs w:val="21"/>
              </w:rPr>
              <w:t>帐号</w:t>
            </w:r>
            <w:r w:rsidRPr="004F624E">
              <w:rPr>
                <w:rFonts w:ascii="Consolas" w:hAnsi="Consolas" w:hint="eastAsia"/>
                <w:szCs w:val="21"/>
              </w:rPr>
              <w:t>时配置的姓名）</w:t>
            </w:r>
          </w:p>
          <w:p w14:paraId="70BD449D" w14:textId="77777777" w:rsidR="00140494" w:rsidRPr="004F624E" w:rsidRDefault="00140494" w:rsidP="00AC5C40">
            <w:pPr>
              <w:pStyle w:val="srs"/>
              <w:numPr>
                <w:ilvl w:val="1"/>
                <w:numId w:val="87"/>
              </w:numPr>
              <w:rPr>
                <w:rFonts w:ascii="Consolas" w:hAnsi="Consolas"/>
                <w:szCs w:val="21"/>
              </w:rPr>
            </w:pPr>
            <w:r w:rsidRPr="004F624E">
              <w:rPr>
                <w:rFonts w:ascii="Consolas" w:hAnsi="Consolas" w:hint="eastAsia"/>
                <w:szCs w:val="21"/>
              </w:rPr>
              <w:t>【编辑】按钮（仅主持人可见）</w:t>
            </w:r>
          </w:p>
          <w:p w14:paraId="27FE3279" w14:textId="77777777" w:rsidR="00140494" w:rsidRPr="004F624E" w:rsidRDefault="00140494" w:rsidP="00AC5C40">
            <w:pPr>
              <w:pStyle w:val="srs"/>
              <w:numPr>
                <w:ilvl w:val="1"/>
                <w:numId w:val="87"/>
              </w:numPr>
              <w:rPr>
                <w:rFonts w:ascii="Consolas" w:hAnsi="Consolas"/>
                <w:szCs w:val="21"/>
              </w:rPr>
            </w:pPr>
            <w:r w:rsidRPr="004F624E">
              <w:rPr>
                <w:rFonts w:ascii="Consolas" w:hAnsi="Consolas" w:hint="eastAsia"/>
                <w:szCs w:val="21"/>
              </w:rPr>
              <w:t>主持人姓名</w:t>
            </w:r>
          </w:p>
          <w:p w14:paraId="5DE3141D" w14:textId="77777777" w:rsidR="00140494" w:rsidRPr="004F624E" w:rsidRDefault="00140494" w:rsidP="00AC5C40">
            <w:pPr>
              <w:pStyle w:val="srs"/>
              <w:numPr>
                <w:ilvl w:val="1"/>
                <w:numId w:val="87"/>
              </w:numPr>
              <w:rPr>
                <w:rFonts w:ascii="Consolas" w:hAnsi="Consolas"/>
                <w:szCs w:val="21"/>
              </w:rPr>
            </w:pPr>
            <w:r w:rsidRPr="004F624E">
              <w:rPr>
                <w:rFonts w:ascii="Consolas" w:hAnsi="Consolas" w:hint="eastAsia"/>
                <w:szCs w:val="21"/>
              </w:rPr>
              <w:t>主持人密码（仅主持人可见）</w:t>
            </w:r>
          </w:p>
          <w:p w14:paraId="6B87734D" w14:textId="77777777" w:rsidR="00140494" w:rsidRPr="004F624E" w:rsidRDefault="00140494" w:rsidP="00AC5C40">
            <w:pPr>
              <w:pStyle w:val="srs"/>
              <w:numPr>
                <w:ilvl w:val="1"/>
                <w:numId w:val="87"/>
              </w:numPr>
              <w:rPr>
                <w:rFonts w:ascii="Consolas" w:hAnsi="Consolas"/>
                <w:szCs w:val="21"/>
              </w:rPr>
            </w:pPr>
            <w:r w:rsidRPr="004F624E">
              <w:rPr>
                <w:rFonts w:ascii="Consolas" w:hAnsi="Consolas" w:hint="eastAsia"/>
                <w:szCs w:val="21"/>
              </w:rPr>
              <w:t>参会人密码</w:t>
            </w:r>
          </w:p>
          <w:p w14:paraId="465F37D9" w14:textId="77777777" w:rsidR="00140494" w:rsidRPr="004F624E" w:rsidRDefault="00140494" w:rsidP="00AC5C40">
            <w:pPr>
              <w:pStyle w:val="srs"/>
              <w:numPr>
                <w:ilvl w:val="1"/>
                <w:numId w:val="87"/>
              </w:numPr>
              <w:rPr>
                <w:rFonts w:ascii="Consolas" w:hAnsi="Consolas"/>
                <w:szCs w:val="21"/>
              </w:rPr>
            </w:pPr>
            <w:r w:rsidRPr="004F624E">
              <w:rPr>
                <w:rFonts w:ascii="Consolas" w:hAnsi="Consolas" w:hint="eastAsia"/>
                <w:szCs w:val="21"/>
              </w:rPr>
              <w:t>电话呼入提示文字与链接</w:t>
            </w:r>
          </w:p>
          <w:p w14:paraId="4DEE68CE" w14:textId="77777777" w:rsidR="00140494" w:rsidRPr="004F624E" w:rsidRDefault="00140494" w:rsidP="00AC5C40">
            <w:pPr>
              <w:pStyle w:val="srs"/>
              <w:numPr>
                <w:ilvl w:val="0"/>
                <w:numId w:val="87"/>
              </w:numPr>
              <w:rPr>
                <w:rFonts w:ascii="Consolas" w:hAnsi="Consolas"/>
                <w:szCs w:val="21"/>
              </w:rPr>
            </w:pPr>
            <w:r w:rsidRPr="004F624E">
              <w:rPr>
                <w:rFonts w:ascii="Consolas" w:hAnsi="Consolas" w:hint="eastAsia"/>
                <w:szCs w:val="21"/>
              </w:rPr>
              <w:lastRenderedPageBreak/>
              <w:t>查看完毕后，关闭对话框，用例结束。</w:t>
            </w:r>
          </w:p>
        </w:tc>
      </w:tr>
      <w:tr w:rsidR="00140494" w:rsidRPr="004F624E" w14:paraId="24DEA4EC" w14:textId="77777777" w:rsidTr="004844CB">
        <w:tc>
          <w:tcPr>
            <w:tcW w:w="9096" w:type="dxa"/>
            <w:gridSpan w:val="2"/>
            <w:shd w:val="clear" w:color="auto" w:fill="auto"/>
          </w:tcPr>
          <w:p w14:paraId="45107ED6" w14:textId="77777777" w:rsidR="00140494" w:rsidRPr="004F624E" w:rsidRDefault="00140494" w:rsidP="004844CB">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其他事件流程</w:t>
            </w:r>
          </w:p>
        </w:tc>
      </w:tr>
      <w:tr w:rsidR="00140494" w:rsidRPr="004F624E" w14:paraId="3A5B65F5" w14:textId="77777777" w:rsidTr="004844CB">
        <w:tc>
          <w:tcPr>
            <w:tcW w:w="9096" w:type="dxa"/>
            <w:gridSpan w:val="2"/>
            <w:shd w:val="clear" w:color="auto" w:fill="auto"/>
          </w:tcPr>
          <w:p w14:paraId="0C69A8A9" w14:textId="77777777" w:rsidR="00140494" w:rsidRPr="004F624E" w:rsidRDefault="00140494" w:rsidP="00AC5C40">
            <w:pPr>
              <w:numPr>
                <w:ilvl w:val="0"/>
                <w:numId w:val="85"/>
              </w:numPr>
              <w:spacing w:line="360" w:lineRule="auto"/>
              <w:rPr>
                <w:rFonts w:ascii="Consolas" w:hAnsi="Consolas"/>
              </w:rPr>
            </w:pPr>
            <w:r w:rsidRPr="004F624E">
              <w:rPr>
                <w:rFonts w:ascii="Consolas" w:hAnsi="Consolas" w:hint="eastAsia"/>
              </w:rPr>
              <w:t>查询电话接入号：</w:t>
            </w:r>
          </w:p>
          <w:p w14:paraId="4C781457" w14:textId="77777777" w:rsidR="00140494" w:rsidRPr="004F624E" w:rsidRDefault="00140494" w:rsidP="00AC5C40">
            <w:pPr>
              <w:numPr>
                <w:ilvl w:val="1"/>
                <w:numId w:val="85"/>
              </w:numPr>
              <w:spacing w:line="360" w:lineRule="auto"/>
              <w:rPr>
                <w:rFonts w:ascii="Consolas" w:hAnsi="Consolas"/>
              </w:rPr>
            </w:pPr>
            <w:r w:rsidRPr="004F624E">
              <w:rPr>
                <w:rFonts w:ascii="Consolas" w:hAnsi="Consolas" w:hint="eastAsia"/>
              </w:rPr>
              <w:t>参会人点击会议信息窗口上的【查询电话接入号】链接，用例开始。</w:t>
            </w:r>
          </w:p>
          <w:p w14:paraId="35B1293E" w14:textId="77777777" w:rsidR="00140494" w:rsidRPr="004F624E" w:rsidRDefault="00140494" w:rsidP="00AC5C40">
            <w:pPr>
              <w:numPr>
                <w:ilvl w:val="1"/>
                <w:numId w:val="85"/>
              </w:numPr>
              <w:spacing w:line="360" w:lineRule="auto"/>
              <w:rPr>
                <w:rFonts w:ascii="Consolas" w:hAnsi="Consolas"/>
              </w:rPr>
            </w:pPr>
            <w:r w:rsidRPr="004F624E">
              <w:rPr>
                <w:rFonts w:ascii="Consolas" w:hAnsi="Consolas" w:hint="eastAsia"/>
              </w:rPr>
              <w:t>弹出</w:t>
            </w:r>
            <w:r w:rsidRPr="004F624E">
              <w:rPr>
                <w:rFonts w:ascii="Consolas" w:hAnsi="Consolas" w:hint="eastAsia"/>
              </w:rPr>
              <w:t>Internet Explorer</w:t>
            </w:r>
            <w:r w:rsidRPr="004F624E">
              <w:rPr>
                <w:rFonts w:ascii="Consolas" w:hAnsi="Consolas" w:hint="eastAsia"/>
              </w:rPr>
              <w:t>，并自动转向全时网站的“全时云会议接入号码”页面。</w:t>
            </w:r>
          </w:p>
          <w:p w14:paraId="68880EFB" w14:textId="77777777" w:rsidR="00140494" w:rsidRPr="004F624E" w:rsidRDefault="00140494" w:rsidP="00AC5C40">
            <w:pPr>
              <w:numPr>
                <w:ilvl w:val="1"/>
                <w:numId w:val="85"/>
              </w:numPr>
              <w:spacing w:line="360" w:lineRule="auto"/>
              <w:rPr>
                <w:rFonts w:ascii="Consolas" w:hAnsi="Consolas"/>
              </w:rPr>
            </w:pPr>
            <w:r w:rsidRPr="004F624E">
              <w:rPr>
                <w:rFonts w:ascii="Consolas" w:hAnsi="Consolas" w:hint="eastAsia"/>
              </w:rPr>
              <w:t>用例结束。</w:t>
            </w:r>
          </w:p>
          <w:p w14:paraId="46B39CC2" w14:textId="77777777" w:rsidR="00140494" w:rsidRPr="004F624E" w:rsidRDefault="00140494" w:rsidP="00AC5C40">
            <w:pPr>
              <w:numPr>
                <w:ilvl w:val="0"/>
                <w:numId w:val="85"/>
              </w:numPr>
              <w:spacing w:line="360" w:lineRule="auto"/>
              <w:rPr>
                <w:rFonts w:ascii="Consolas" w:hAnsi="Consolas"/>
              </w:rPr>
            </w:pPr>
            <w:r w:rsidRPr="004F624E">
              <w:rPr>
                <w:rFonts w:ascii="Consolas" w:hAnsi="Consolas" w:hint="eastAsia"/>
              </w:rPr>
              <w:t>主动呼入</w:t>
            </w:r>
          </w:p>
          <w:p w14:paraId="739195B1" w14:textId="77777777" w:rsidR="00140494" w:rsidRPr="004F624E" w:rsidRDefault="00140494" w:rsidP="00AC5C40">
            <w:pPr>
              <w:numPr>
                <w:ilvl w:val="1"/>
                <w:numId w:val="85"/>
              </w:numPr>
              <w:spacing w:line="360" w:lineRule="auto"/>
              <w:rPr>
                <w:rFonts w:ascii="Consolas" w:hAnsi="Consolas"/>
              </w:rPr>
            </w:pPr>
            <w:r w:rsidRPr="004F624E">
              <w:rPr>
                <w:rFonts w:ascii="Consolas" w:hAnsi="Consolas" w:hint="eastAsia"/>
              </w:rPr>
              <w:t>参会人点击会议信息窗口上的【主动呼入】链接，用例开始。</w:t>
            </w:r>
          </w:p>
          <w:p w14:paraId="332891A0" w14:textId="77777777" w:rsidR="00140494" w:rsidRPr="004F624E" w:rsidRDefault="00140494" w:rsidP="00AC5C40">
            <w:pPr>
              <w:numPr>
                <w:ilvl w:val="1"/>
                <w:numId w:val="85"/>
              </w:numPr>
              <w:spacing w:line="360" w:lineRule="auto"/>
              <w:rPr>
                <w:rFonts w:ascii="Consolas" w:hAnsi="Consolas"/>
              </w:rPr>
            </w:pPr>
            <w:r w:rsidRPr="004F624E">
              <w:rPr>
                <w:rFonts w:ascii="Consolas" w:hAnsi="Consolas" w:hint="eastAsia"/>
              </w:rPr>
              <w:t>弹出</w:t>
            </w:r>
            <w:hyperlink w:anchor="_主动呼入窗口" w:history="1">
              <w:r w:rsidRPr="004F624E">
                <w:rPr>
                  <w:rStyle w:val="af2"/>
                  <w:rFonts w:ascii="Consolas" w:hAnsi="Consolas" w:hint="eastAsia"/>
                </w:rPr>
                <w:t>主动呼入窗口</w:t>
              </w:r>
            </w:hyperlink>
            <w:r w:rsidRPr="004F624E">
              <w:rPr>
                <w:rFonts w:ascii="Consolas" w:hAnsi="Consolas" w:hint="eastAsia"/>
              </w:rPr>
              <w:t>，参会人可根据窗口上的提示文字进行电话主动呼入会议。</w:t>
            </w:r>
          </w:p>
          <w:p w14:paraId="36677760" w14:textId="77777777" w:rsidR="00140494" w:rsidRPr="004F624E" w:rsidRDefault="00140494" w:rsidP="00AC5C40">
            <w:pPr>
              <w:numPr>
                <w:ilvl w:val="1"/>
                <w:numId w:val="85"/>
              </w:numPr>
              <w:spacing w:line="360" w:lineRule="auto"/>
              <w:rPr>
                <w:rFonts w:ascii="Consolas" w:hAnsi="Consolas"/>
              </w:rPr>
            </w:pPr>
            <w:r w:rsidRPr="004F624E">
              <w:rPr>
                <w:rFonts w:ascii="Consolas" w:hAnsi="Consolas" w:hint="eastAsia"/>
              </w:rPr>
              <w:t>用例结束。</w:t>
            </w:r>
          </w:p>
        </w:tc>
      </w:tr>
      <w:tr w:rsidR="00140494" w:rsidRPr="004F624E" w14:paraId="21AC4A1F" w14:textId="77777777" w:rsidTr="004844CB">
        <w:tc>
          <w:tcPr>
            <w:tcW w:w="2235" w:type="dxa"/>
            <w:shd w:val="clear" w:color="auto" w:fill="auto"/>
          </w:tcPr>
          <w:p w14:paraId="5F6337CD" w14:textId="77777777" w:rsidR="00140494" w:rsidRPr="004F624E" w:rsidRDefault="00140494" w:rsidP="004844CB">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7C609E78" w14:textId="77777777" w:rsidR="00140494" w:rsidRPr="004F624E" w:rsidRDefault="00140494" w:rsidP="004844CB">
            <w:pPr>
              <w:pStyle w:val="a4"/>
              <w:spacing w:after="72"/>
              <w:ind w:firstLineChars="0" w:firstLine="0"/>
              <w:rPr>
                <w:rFonts w:ascii="Consolas" w:hAnsi="Consolas"/>
                <w:sz w:val="21"/>
                <w:szCs w:val="21"/>
              </w:rPr>
            </w:pPr>
            <w:r w:rsidRPr="004F624E">
              <w:rPr>
                <w:rFonts w:ascii="Consolas" w:hAnsi="Consolas" w:hint="eastAsia"/>
                <w:sz w:val="21"/>
                <w:szCs w:val="21"/>
              </w:rPr>
              <w:t>会议信息对话框中的内容正确，符合业务规则。</w:t>
            </w:r>
          </w:p>
        </w:tc>
      </w:tr>
      <w:tr w:rsidR="00140494" w:rsidRPr="004F624E" w14:paraId="0DABB1D9" w14:textId="77777777" w:rsidTr="004844CB">
        <w:tc>
          <w:tcPr>
            <w:tcW w:w="2235" w:type="dxa"/>
            <w:shd w:val="clear" w:color="auto" w:fill="auto"/>
          </w:tcPr>
          <w:p w14:paraId="69A449B9" w14:textId="77777777" w:rsidR="00140494" w:rsidRPr="004F624E" w:rsidRDefault="00140494" w:rsidP="004844CB">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5EAD1C77" w14:textId="77777777" w:rsidR="00140494" w:rsidRPr="004F624E" w:rsidRDefault="00140494" w:rsidP="00AC5C40">
            <w:pPr>
              <w:pStyle w:val="a4"/>
              <w:numPr>
                <w:ilvl w:val="0"/>
                <w:numId w:val="86"/>
              </w:numPr>
              <w:spacing w:after="72"/>
              <w:ind w:firstLineChars="0"/>
              <w:rPr>
                <w:rFonts w:ascii="Consolas" w:hAnsi="Consolas"/>
                <w:sz w:val="21"/>
                <w:szCs w:val="21"/>
              </w:rPr>
            </w:pPr>
            <w:r w:rsidRPr="004F624E">
              <w:rPr>
                <w:rFonts w:ascii="Consolas" w:hAnsi="Consolas" w:hint="eastAsia"/>
                <w:sz w:val="21"/>
                <w:szCs w:val="21"/>
              </w:rPr>
              <w:t>会议信息对话框为非模态窗口。</w:t>
            </w:r>
          </w:p>
          <w:p w14:paraId="3229EE67" w14:textId="77777777" w:rsidR="00140494" w:rsidRPr="004F624E" w:rsidRDefault="00140494" w:rsidP="00AC5C40">
            <w:pPr>
              <w:pStyle w:val="a4"/>
              <w:numPr>
                <w:ilvl w:val="0"/>
                <w:numId w:val="86"/>
              </w:numPr>
              <w:spacing w:after="72"/>
              <w:ind w:firstLineChars="0"/>
              <w:rPr>
                <w:rFonts w:ascii="Consolas" w:hAnsi="Consolas"/>
                <w:sz w:val="21"/>
                <w:szCs w:val="21"/>
              </w:rPr>
            </w:pPr>
            <w:r w:rsidRPr="004F624E">
              <w:rPr>
                <w:rFonts w:ascii="Consolas" w:hAnsi="Consolas" w:hint="eastAsia"/>
                <w:sz w:val="21"/>
                <w:szCs w:val="21"/>
              </w:rPr>
              <w:t>会议信息对话框弹出后，不在任务栏出现。</w:t>
            </w:r>
          </w:p>
        </w:tc>
      </w:tr>
      <w:tr w:rsidR="00140494" w:rsidRPr="004F624E" w14:paraId="34FD7398" w14:textId="77777777" w:rsidTr="004844CB">
        <w:tc>
          <w:tcPr>
            <w:tcW w:w="2235" w:type="dxa"/>
            <w:shd w:val="clear" w:color="auto" w:fill="auto"/>
          </w:tcPr>
          <w:p w14:paraId="0ED28FCD" w14:textId="77777777" w:rsidR="00140494" w:rsidRPr="004F624E" w:rsidRDefault="00140494" w:rsidP="004844CB">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3EE36744" w14:textId="77777777" w:rsidR="00140494" w:rsidRPr="004F624E" w:rsidRDefault="00140494" w:rsidP="004844C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140494" w:rsidRPr="004F624E" w14:paraId="72C5FA1D" w14:textId="77777777" w:rsidTr="004844CB">
        <w:tc>
          <w:tcPr>
            <w:tcW w:w="2235" w:type="dxa"/>
            <w:shd w:val="clear" w:color="auto" w:fill="auto"/>
          </w:tcPr>
          <w:p w14:paraId="7A486A87" w14:textId="77777777" w:rsidR="00140494" w:rsidRPr="004F624E" w:rsidRDefault="00140494" w:rsidP="004844CB">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472BB4DA" w14:textId="77777777" w:rsidR="00140494" w:rsidRPr="004F624E" w:rsidRDefault="00140494" w:rsidP="004844C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140494" w:rsidRPr="004F624E" w14:paraId="2081FEC0" w14:textId="77777777" w:rsidTr="004844CB">
        <w:tc>
          <w:tcPr>
            <w:tcW w:w="2235" w:type="dxa"/>
            <w:shd w:val="clear" w:color="auto" w:fill="auto"/>
          </w:tcPr>
          <w:p w14:paraId="30193275" w14:textId="77777777" w:rsidR="00140494" w:rsidRPr="004F624E" w:rsidRDefault="00140494" w:rsidP="004844CB">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51B17929" w14:textId="77777777" w:rsidR="00140494" w:rsidRPr="004F624E" w:rsidRDefault="00140494" w:rsidP="004844C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3616D1F5" w14:textId="77777777" w:rsidR="00140494" w:rsidRPr="004F624E" w:rsidRDefault="00140494" w:rsidP="00EB0FE1">
      <w:pPr>
        <w:pStyle w:val="2"/>
        <w:numPr>
          <w:ilvl w:val="1"/>
          <w:numId w:val="14"/>
        </w:numPr>
        <w:spacing w:before="48" w:after="48" w:line="360" w:lineRule="auto"/>
        <w:ind w:right="210"/>
        <w:rPr>
          <w:rFonts w:ascii="Consolas" w:hAnsi="Consolas"/>
        </w:rPr>
      </w:pPr>
      <w:bookmarkStart w:id="627" w:name="_主动呼入窗口"/>
      <w:bookmarkStart w:id="628" w:name="_Toc355341062"/>
      <w:bookmarkEnd w:id="627"/>
      <w:r w:rsidRPr="004F624E">
        <w:rPr>
          <w:rFonts w:ascii="Consolas" w:hAnsi="Consolas" w:hint="eastAsia"/>
        </w:rPr>
        <w:t>主动呼入窗口</w:t>
      </w:r>
      <w:bookmarkEnd w:id="628"/>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223CF8" w:rsidRPr="004F624E" w14:paraId="37589A6D" w14:textId="77777777" w:rsidTr="004844CB">
        <w:tc>
          <w:tcPr>
            <w:tcW w:w="2235" w:type="dxa"/>
            <w:shd w:val="clear" w:color="auto" w:fill="auto"/>
          </w:tcPr>
          <w:p w14:paraId="2481856A" w14:textId="77777777" w:rsidR="00223CF8" w:rsidRPr="004F624E" w:rsidRDefault="00223CF8" w:rsidP="004844CB">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17E7EC15" w14:textId="77777777" w:rsidR="00223CF8" w:rsidRPr="004F624E" w:rsidRDefault="00223CF8" w:rsidP="004844CB">
            <w:pPr>
              <w:pStyle w:val="a4"/>
              <w:spacing w:after="72"/>
              <w:ind w:firstLineChars="0" w:firstLine="0"/>
              <w:rPr>
                <w:rFonts w:ascii="Consolas" w:hAnsi="Consolas"/>
                <w:caps/>
                <w:sz w:val="21"/>
                <w:szCs w:val="21"/>
              </w:rPr>
            </w:pPr>
            <w:r w:rsidRPr="004F624E">
              <w:rPr>
                <w:rFonts w:ascii="Consolas" w:hAnsi="Consolas" w:hint="eastAsia"/>
                <w:caps/>
                <w:sz w:val="21"/>
                <w:szCs w:val="21"/>
              </w:rPr>
              <w:t>主动呼入窗口</w:t>
            </w:r>
          </w:p>
        </w:tc>
      </w:tr>
      <w:tr w:rsidR="00223CF8" w:rsidRPr="004F624E" w14:paraId="32D07B86" w14:textId="77777777" w:rsidTr="004844CB">
        <w:tc>
          <w:tcPr>
            <w:tcW w:w="2235" w:type="dxa"/>
            <w:shd w:val="clear" w:color="auto" w:fill="auto"/>
          </w:tcPr>
          <w:p w14:paraId="5D29154C" w14:textId="77777777" w:rsidR="00223CF8" w:rsidRPr="004F624E" w:rsidRDefault="00223CF8" w:rsidP="004844CB">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0C22EC50" w14:textId="77777777" w:rsidR="00223CF8" w:rsidRPr="004F624E" w:rsidRDefault="00223CF8" w:rsidP="00223CF8">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MAX1.0_CLIENT_CALLINWINDOW_SRS_001</w:t>
            </w:r>
          </w:p>
        </w:tc>
      </w:tr>
      <w:tr w:rsidR="00223CF8" w:rsidRPr="004F624E" w14:paraId="2A67D2DA" w14:textId="77777777" w:rsidTr="004844CB">
        <w:tc>
          <w:tcPr>
            <w:tcW w:w="2235" w:type="dxa"/>
            <w:shd w:val="clear" w:color="auto" w:fill="auto"/>
          </w:tcPr>
          <w:p w14:paraId="031FA1F2" w14:textId="77777777" w:rsidR="00223CF8" w:rsidRPr="004F624E" w:rsidRDefault="00223CF8" w:rsidP="004844CB">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6F94615B" w14:textId="77777777" w:rsidR="00223CF8" w:rsidRPr="004F624E" w:rsidRDefault="00223CF8" w:rsidP="004844CB">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223CF8" w:rsidRPr="004F624E" w14:paraId="2AFD4717" w14:textId="77777777" w:rsidTr="004844CB">
        <w:tc>
          <w:tcPr>
            <w:tcW w:w="2235" w:type="dxa"/>
            <w:shd w:val="clear" w:color="auto" w:fill="auto"/>
          </w:tcPr>
          <w:p w14:paraId="6C10CA3D" w14:textId="77777777" w:rsidR="00223CF8" w:rsidRPr="004F624E" w:rsidRDefault="00223CF8" w:rsidP="004844CB">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5B2B6638" w14:textId="77777777" w:rsidR="00223CF8" w:rsidRPr="004F624E" w:rsidRDefault="00223CF8" w:rsidP="00223CF8">
            <w:pPr>
              <w:pStyle w:val="a4"/>
              <w:spacing w:after="72"/>
              <w:ind w:firstLineChars="0" w:firstLine="0"/>
              <w:rPr>
                <w:rFonts w:ascii="Consolas" w:hAnsi="Consolas"/>
                <w:caps/>
                <w:sz w:val="21"/>
                <w:szCs w:val="21"/>
              </w:rPr>
            </w:pPr>
            <w:r w:rsidRPr="004F624E">
              <w:rPr>
                <w:rFonts w:ascii="Consolas" w:hAnsi="Consolas" w:hint="eastAsia"/>
                <w:caps/>
                <w:sz w:val="21"/>
                <w:szCs w:val="21"/>
              </w:rPr>
              <w:t>参会者通过本窗口可查看电话主动呼入的方法，方便用户快速接入电话语音。</w:t>
            </w:r>
          </w:p>
        </w:tc>
      </w:tr>
      <w:tr w:rsidR="00223CF8" w:rsidRPr="004F624E" w14:paraId="2F1C22BB" w14:textId="77777777" w:rsidTr="004844CB">
        <w:tc>
          <w:tcPr>
            <w:tcW w:w="2235" w:type="dxa"/>
            <w:shd w:val="clear" w:color="auto" w:fill="auto"/>
          </w:tcPr>
          <w:p w14:paraId="519D018A" w14:textId="77777777" w:rsidR="00223CF8" w:rsidRPr="004F624E" w:rsidRDefault="00223CF8" w:rsidP="004844CB">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0F50F037" w14:textId="77777777" w:rsidR="00223CF8" w:rsidRPr="004F624E" w:rsidRDefault="00223CF8" w:rsidP="004844CB">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223CF8" w:rsidRPr="004F624E" w14:paraId="035D9E56" w14:textId="77777777" w:rsidTr="004844CB">
        <w:tc>
          <w:tcPr>
            <w:tcW w:w="2235" w:type="dxa"/>
            <w:shd w:val="clear" w:color="auto" w:fill="auto"/>
          </w:tcPr>
          <w:p w14:paraId="656D34FA" w14:textId="77777777" w:rsidR="00223CF8" w:rsidRPr="004F624E" w:rsidRDefault="00223CF8" w:rsidP="004844CB">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29963AE1" w14:textId="77777777" w:rsidR="00223CF8" w:rsidRPr="004F624E" w:rsidRDefault="00223CF8" w:rsidP="004844CB">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223CF8" w:rsidRPr="004F624E" w14:paraId="64494BBB" w14:textId="77777777" w:rsidTr="004844CB">
        <w:tc>
          <w:tcPr>
            <w:tcW w:w="9096" w:type="dxa"/>
            <w:gridSpan w:val="2"/>
            <w:shd w:val="clear" w:color="auto" w:fill="auto"/>
          </w:tcPr>
          <w:p w14:paraId="398FFF7E" w14:textId="77777777" w:rsidR="00223CF8" w:rsidRPr="004F624E" w:rsidRDefault="00223CF8" w:rsidP="004844CB">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223CF8" w:rsidRPr="004F624E" w14:paraId="324CFEDC" w14:textId="77777777" w:rsidTr="004844CB">
        <w:tc>
          <w:tcPr>
            <w:tcW w:w="9096" w:type="dxa"/>
            <w:gridSpan w:val="2"/>
            <w:shd w:val="clear" w:color="auto" w:fill="auto"/>
          </w:tcPr>
          <w:p w14:paraId="6AEB1F4B" w14:textId="77777777" w:rsidR="00223CF8" w:rsidRPr="004F624E" w:rsidRDefault="00223CF8" w:rsidP="00AC5C40">
            <w:pPr>
              <w:pStyle w:val="srs"/>
              <w:numPr>
                <w:ilvl w:val="0"/>
                <w:numId w:val="88"/>
              </w:numPr>
              <w:rPr>
                <w:rFonts w:ascii="Consolas" w:hAnsi="Consolas"/>
                <w:szCs w:val="21"/>
              </w:rPr>
            </w:pPr>
            <w:r w:rsidRPr="004F624E">
              <w:rPr>
                <w:rFonts w:ascii="Consolas" w:hAnsi="Consolas" w:hint="eastAsia"/>
                <w:szCs w:val="21"/>
              </w:rPr>
              <w:t>在</w:t>
            </w:r>
            <w:hyperlink w:anchor="_会议信息窗口" w:history="1">
              <w:r w:rsidRPr="004F624E">
                <w:rPr>
                  <w:rStyle w:val="af2"/>
                  <w:rFonts w:ascii="Consolas" w:hAnsi="Consolas" w:hint="eastAsia"/>
                  <w:szCs w:val="21"/>
                </w:rPr>
                <w:t>会议信息对话框</w:t>
              </w:r>
            </w:hyperlink>
            <w:r w:rsidRPr="004F624E">
              <w:rPr>
                <w:rFonts w:ascii="Consolas" w:hAnsi="Consolas" w:hint="eastAsia"/>
                <w:szCs w:val="21"/>
              </w:rPr>
              <w:t>中点击【主动呼入】链接，弹出主动呼入对话框，用例开始。</w:t>
            </w:r>
          </w:p>
          <w:p w14:paraId="591C82B2" w14:textId="77777777" w:rsidR="00223CF8" w:rsidRPr="004F624E" w:rsidRDefault="00223CF8" w:rsidP="00AC5C40">
            <w:pPr>
              <w:pStyle w:val="srs"/>
              <w:numPr>
                <w:ilvl w:val="0"/>
                <w:numId w:val="88"/>
              </w:numPr>
              <w:rPr>
                <w:rFonts w:ascii="Consolas" w:hAnsi="Consolas"/>
                <w:szCs w:val="21"/>
              </w:rPr>
            </w:pPr>
            <w:r w:rsidRPr="004F624E">
              <w:rPr>
                <w:rFonts w:ascii="Consolas" w:hAnsi="Consolas" w:hint="eastAsia"/>
                <w:szCs w:val="21"/>
              </w:rPr>
              <w:t>在弹出的对话框上，应显示如下内容：</w:t>
            </w:r>
          </w:p>
          <w:p w14:paraId="35CEC9A5" w14:textId="77777777" w:rsidR="00223CF8" w:rsidRPr="004F624E" w:rsidRDefault="00223CF8" w:rsidP="00AC5C40">
            <w:pPr>
              <w:pStyle w:val="srs"/>
              <w:numPr>
                <w:ilvl w:val="1"/>
                <w:numId w:val="88"/>
              </w:numPr>
              <w:rPr>
                <w:rFonts w:ascii="Consolas" w:hAnsi="Consolas"/>
                <w:szCs w:val="21"/>
              </w:rPr>
            </w:pPr>
            <w:r w:rsidRPr="004F624E">
              <w:rPr>
                <w:rFonts w:ascii="Consolas" w:hAnsi="Consolas" w:hint="eastAsia"/>
                <w:szCs w:val="21"/>
              </w:rPr>
              <w:t>电话主动呼入的操作步骤说明文字及链接。</w:t>
            </w:r>
          </w:p>
          <w:p w14:paraId="591A96C2" w14:textId="77777777" w:rsidR="00223CF8" w:rsidRPr="004F624E" w:rsidRDefault="00223CF8" w:rsidP="00AC5C40">
            <w:pPr>
              <w:pStyle w:val="srs"/>
              <w:numPr>
                <w:ilvl w:val="1"/>
                <w:numId w:val="88"/>
              </w:numPr>
              <w:rPr>
                <w:rFonts w:ascii="Consolas" w:hAnsi="Consolas"/>
                <w:szCs w:val="21"/>
              </w:rPr>
            </w:pPr>
            <w:r w:rsidRPr="004F624E">
              <w:rPr>
                <w:rFonts w:ascii="Consolas" w:hAnsi="Consolas" w:hint="eastAsia"/>
                <w:szCs w:val="21"/>
              </w:rPr>
              <w:t>【使用电脑语音】链接</w:t>
            </w:r>
            <w:r w:rsidR="003C412F" w:rsidRPr="004F624E">
              <w:rPr>
                <w:rFonts w:ascii="Consolas" w:hAnsi="Consolas" w:hint="eastAsia"/>
                <w:szCs w:val="21"/>
              </w:rPr>
              <w:t>按钮。</w:t>
            </w:r>
          </w:p>
          <w:p w14:paraId="6C1665D1" w14:textId="77777777" w:rsidR="00223CF8" w:rsidRPr="004F624E" w:rsidRDefault="00223CF8" w:rsidP="00AC5C40">
            <w:pPr>
              <w:pStyle w:val="srs"/>
              <w:numPr>
                <w:ilvl w:val="0"/>
                <w:numId w:val="88"/>
              </w:numPr>
              <w:rPr>
                <w:rFonts w:ascii="Consolas" w:hAnsi="Consolas"/>
                <w:szCs w:val="21"/>
              </w:rPr>
            </w:pPr>
            <w:r w:rsidRPr="004F624E">
              <w:rPr>
                <w:rFonts w:ascii="Consolas" w:hAnsi="Consolas" w:hint="eastAsia"/>
                <w:szCs w:val="21"/>
              </w:rPr>
              <w:t>根据说明文字进行操作完成后，手动关闭对话框，用例结束。</w:t>
            </w:r>
          </w:p>
        </w:tc>
      </w:tr>
      <w:tr w:rsidR="00223CF8" w:rsidRPr="004F624E" w14:paraId="1C928AC3" w14:textId="77777777" w:rsidTr="004844CB">
        <w:tc>
          <w:tcPr>
            <w:tcW w:w="9096" w:type="dxa"/>
            <w:gridSpan w:val="2"/>
            <w:shd w:val="clear" w:color="auto" w:fill="auto"/>
          </w:tcPr>
          <w:p w14:paraId="4EDA022E" w14:textId="77777777" w:rsidR="00223CF8" w:rsidRPr="004F624E" w:rsidRDefault="00223CF8" w:rsidP="004844CB">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其他事件流程</w:t>
            </w:r>
          </w:p>
        </w:tc>
      </w:tr>
      <w:tr w:rsidR="00223CF8" w:rsidRPr="004F624E" w14:paraId="426695F9" w14:textId="77777777" w:rsidTr="004844CB">
        <w:tc>
          <w:tcPr>
            <w:tcW w:w="9096" w:type="dxa"/>
            <w:gridSpan w:val="2"/>
            <w:shd w:val="clear" w:color="auto" w:fill="auto"/>
          </w:tcPr>
          <w:p w14:paraId="3CE20B78" w14:textId="77777777" w:rsidR="00223CF8" w:rsidRPr="004F624E" w:rsidRDefault="00223CF8" w:rsidP="00AC5C40">
            <w:pPr>
              <w:numPr>
                <w:ilvl w:val="0"/>
                <w:numId w:val="89"/>
              </w:numPr>
              <w:spacing w:line="360" w:lineRule="auto"/>
              <w:rPr>
                <w:rFonts w:ascii="Consolas" w:hAnsi="Consolas"/>
              </w:rPr>
            </w:pPr>
            <w:r w:rsidRPr="004F624E">
              <w:rPr>
                <w:rFonts w:ascii="Consolas" w:hAnsi="Consolas" w:hint="eastAsia"/>
              </w:rPr>
              <w:t>在操作步骤说明文字中，有若干链接可以直接点击，方便用户查看和使用相关功能，包括：</w:t>
            </w:r>
          </w:p>
          <w:p w14:paraId="46DED003" w14:textId="77777777" w:rsidR="00223CF8" w:rsidRPr="004F624E" w:rsidRDefault="00223CF8" w:rsidP="00AC5C40">
            <w:pPr>
              <w:numPr>
                <w:ilvl w:val="1"/>
                <w:numId w:val="89"/>
              </w:numPr>
              <w:spacing w:line="360" w:lineRule="auto"/>
              <w:rPr>
                <w:rFonts w:ascii="Consolas" w:hAnsi="Consolas"/>
              </w:rPr>
            </w:pPr>
            <w:r w:rsidRPr="004F624E">
              <w:rPr>
                <w:rFonts w:ascii="Consolas" w:hAnsi="Consolas" w:hint="eastAsia"/>
              </w:rPr>
              <w:t>【自我外呼】链接</w:t>
            </w:r>
            <w:r w:rsidR="003C412F" w:rsidRPr="004F624E">
              <w:rPr>
                <w:rFonts w:ascii="Consolas" w:hAnsi="Consolas" w:hint="eastAsia"/>
              </w:rPr>
              <w:t>：点击此链接，关闭主动呼入对话框，打开</w:t>
            </w:r>
            <w:hyperlink w:anchor="_自我外呼" w:history="1">
              <w:r w:rsidR="003C412F" w:rsidRPr="004F624E">
                <w:rPr>
                  <w:rStyle w:val="af2"/>
                  <w:rFonts w:ascii="Consolas" w:hAnsi="Consolas" w:hint="eastAsia"/>
                </w:rPr>
                <w:t>自我外呼</w:t>
              </w:r>
            </w:hyperlink>
            <w:r w:rsidR="003C412F" w:rsidRPr="004F624E">
              <w:rPr>
                <w:rFonts w:ascii="Consolas" w:hAnsi="Consolas" w:hint="eastAsia"/>
              </w:rPr>
              <w:t>对话框。</w:t>
            </w:r>
          </w:p>
          <w:p w14:paraId="6CDEDFA0" w14:textId="77777777" w:rsidR="003C412F" w:rsidRPr="004F624E" w:rsidRDefault="003C412F" w:rsidP="00AC5C40">
            <w:pPr>
              <w:numPr>
                <w:ilvl w:val="1"/>
                <w:numId w:val="89"/>
              </w:numPr>
              <w:spacing w:line="360" w:lineRule="auto"/>
              <w:rPr>
                <w:rFonts w:ascii="Consolas" w:hAnsi="Consolas"/>
              </w:rPr>
            </w:pPr>
            <w:r w:rsidRPr="004F624E">
              <w:rPr>
                <w:rFonts w:ascii="Consolas" w:hAnsi="Consolas" w:hint="eastAsia"/>
              </w:rPr>
              <w:t>【查看更多接入号】链接：点击此链接，打开</w:t>
            </w:r>
            <w:r w:rsidRPr="004F624E">
              <w:rPr>
                <w:rFonts w:ascii="Consolas" w:hAnsi="Consolas" w:hint="eastAsia"/>
              </w:rPr>
              <w:t>Internet Explorer</w:t>
            </w:r>
            <w:r w:rsidRPr="004F624E">
              <w:rPr>
                <w:rFonts w:ascii="Consolas" w:hAnsi="Consolas" w:hint="eastAsia"/>
              </w:rPr>
              <w:t>，并自动转向全时网站的“全时云会议接入号码”页面。</w:t>
            </w:r>
          </w:p>
          <w:p w14:paraId="3D35E37A" w14:textId="77777777" w:rsidR="00223CF8" w:rsidRPr="004F624E" w:rsidRDefault="00223CF8" w:rsidP="00AC5C40">
            <w:pPr>
              <w:numPr>
                <w:ilvl w:val="1"/>
                <w:numId w:val="89"/>
              </w:numPr>
              <w:spacing w:line="360" w:lineRule="auto"/>
              <w:rPr>
                <w:rFonts w:ascii="Consolas" w:hAnsi="Consolas"/>
              </w:rPr>
            </w:pPr>
            <w:r w:rsidRPr="004F624E">
              <w:rPr>
                <w:rFonts w:ascii="Consolas" w:hAnsi="Consolas" w:hint="eastAsia"/>
              </w:rPr>
              <w:t>用例结束。</w:t>
            </w:r>
          </w:p>
          <w:p w14:paraId="57649DF4" w14:textId="77777777" w:rsidR="00223CF8" w:rsidRPr="004F624E" w:rsidRDefault="003C412F" w:rsidP="00AC5C40">
            <w:pPr>
              <w:numPr>
                <w:ilvl w:val="0"/>
                <w:numId w:val="89"/>
              </w:numPr>
              <w:spacing w:line="360" w:lineRule="auto"/>
              <w:rPr>
                <w:rFonts w:ascii="Consolas" w:hAnsi="Consolas"/>
              </w:rPr>
            </w:pPr>
            <w:r w:rsidRPr="004F624E">
              <w:rPr>
                <w:rFonts w:ascii="Consolas" w:hAnsi="Consolas" w:hint="eastAsia"/>
              </w:rPr>
              <w:t>【使用电脑语音】链接按钮</w:t>
            </w:r>
            <w:r w:rsidR="00223CF8" w:rsidRPr="004F624E">
              <w:rPr>
                <w:rFonts w:ascii="Consolas" w:hAnsi="Consolas" w:hint="eastAsia"/>
              </w:rPr>
              <w:t>：</w:t>
            </w:r>
          </w:p>
          <w:p w14:paraId="4A0C834A" w14:textId="77777777" w:rsidR="00223CF8" w:rsidRPr="004F624E" w:rsidRDefault="00223CF8" w:rsidP="00AC5C40">
            <w:pPr>
              <w:numPr>
                <w:ilvl w:val="1"/>
                <w:numId w:val="89"/>
              </w:numPr>
              <w:spacing w:line="360" w:lineRule="auto"/>
              <w:rPr>
                <w:rFonts w:ascii="Consolas" w:hAnsi="Consolas"/>
              </w:rPr>
            </w:pPr>
            <w:r w:rsidRPr="004F624E">
              <w:rPr>
                <w:rFonts w:ascii="Consolas" w:hAnsi="Consolas" w:hint="eastAsia"/>
              </w:rPr>
              <w:t>点击</w:t>
            </w:r>
            <w:r w:rsidR="003C412F" w:rsidRPr="004F624E">
              <w:rPr>
                <w:rFonts w:ascii="Consolas" w:hAnsi="Consolas" w:hint="eastAsia"/>
              </w:rPr>
              <w:t>主动呼入对话框</w:t>
            </w:r>
            <w:r w:rsidRPr="004F624E">
              <w:rPr>
                <w:rFonts w:ascii="Consolas" w:hAnsi="Consolas" w:hint="eastAsia"/>
              </w:rPr>
              <w:t>上的</w:t>
            </w:r>
            <w:r w:rsidR="003C412F" w:rsidRPr="004F624E">
              <w:rPr>
                <w:rFonts w:ascii="Consolas" w:hAnsi="Consolas" w:hint="eastAsia"/>
              </w:rPr>
              <w:t>【使用电脑语音</w:t>
            </w:r>
            <w:r w:rsidRPr="004F624E">
              <w:rPr>
                <w:rFonts w:ascii="Consolas" w:hAnsi="Consolas" w:hint="eastAsia"/>
              </w:rPr>
              <w:t>】链接</w:t>
            </w:r>
            <w:r w:rsidR="003C412F" w:rsidRPr="004F624E">
              <w:rPr>
                <w:rFonts w:ascii="Consolas" w:hAnsi="Consolas" w:hint="eastAsia"/>
              </w:rPr>
              <w:t>按钮</w:t>
            </w:r>
            <w:r w:rsidRPr="004F624E">
              <w:rPr>
                <w:rFonts w:ascii="Consolas" w:hAnsi="Consolas" w:hint="eastAsia"/>
              </w:rPr>
              <w:t>，用例开始。</w:t>
            </w:r>
          </w:p>
          <w:p w14:paraId="5D158C11" w14:textId="77777777" w:rsidR="00223CF8" w:rsidRPr="004F624E" w:rsidRDefault="003C412F" w:rsidP="00AC5C40">
            <w:pPr>
              <w:numPr>
                <w:ilvl w:val="1"/>
                <w:numId w:val="89"/>
              </w:numPr>
              <w:spacing w:line="360" w:lineRule="auto"/>
              <w:rPr>
                <w:rFonts w:ascii="Consolas" w:hAnsi="Consolas"/>
              </w:rPr>
            </w:pPr>
            <w:r w:rsidRPr="004F624E">
              <w:rPr>
                <w:rFonts w:ascii="Consolas" w:hAnsi="Consolas" w:hint="eastAsia"/>
              </w:rPr>
              <w:t>主动呼入的操作步骤说明文字自动收起，展开使用电脑语音的操作说明及按钮</w:t>
            </w:r>
            <w:r w:rsidR="00223CF8" w:rsidRPr="004F624E">
              <w:rPr>
                <w:rFonts w:ascii="Consolas" w:hAnsi="Consolas" w:hint="eastAsia"/>
              </w:rPr>
              <w:t>。</w:t>
            </w:r>
          </w:p>
          <w:p w14:paraId="1EAB4E61" w14:textId="77777777" w:rsidR="00223CF8" w:rsidRPr="004F624E" w:rsidRDefault="003C412F" w:rsidP="00AC5C40">
            <w:pPr>
              <w:numPr>
                <w:ilvl w:val="1"/>
                <w:numId w:val="89"/>
              </w:numPr>
              <w:spacing w:line="360" w:lineRule="auto"/>
              <w:rPr>
                <w:rFonts w:ascii="Consolas" w:hAnsi="Consolas"/>
              </w:rPr>
            </w:pPr>
            <w:r w:rsidRPr="004F624E">
              <w:rPr>
                <w:rFonts w:ascii="Consolas" w:hAnsi="Consolas" w:hint="eastAsia"/>
              </w:rPr>
              <w:t>点击【连接电脑语音】按钮或【检测麦克风</w:t>
            </w:r>
            <w:r w:rsidRPr="004F624E">
              <w:rPr>
                <w:rFonts w:ascii="Consolas" w:hAnsi="Consolas" w:hint="eastAsia"/>
              </w:rPr>
              <w:t>/</w:t>
            </w:r>
            <w:r w:rsidRPr="004F624E">
              <w:rPr>
                <w:rFonts w:ascii="Consolas" w:hAnsi="Consolas" w:hint="eastAsia"/>
              </w:rPr>
              <w:t>扬声器】链接，执行相应功能</w:t>
            </w:r>
            <w:r w:rsidR="00223CF8" w:rsidRPr="004F624E">
              <w:rPr>
                <w:rFonts w:ascii="Consolas" w:hAnsi="Consolas" w:hint="eastAsia"/>
              </w:rPr>
              <w:t>。</w:t>
            </w:r>
            <w:r w:rsidRPr="004F624E">
              <w:rPr>
                <w:rFonts w:ascii="Consolas" w:hAnsi="Consolas" w:hint="eastAsia"/>
              </w:rPr>
              <w:t>详细说明请参考</w:t>
            </w:r>
            <w:hyperlink w:anchor="_音频选择与切换" w:history="1">
              <w:r w:rsidRPr="004F624E">
                <w:rPr>
                  <w:rStyle w:val="af2"/>
                  <w:rFonts w:ascii="Consolas" w:hAnsi="Consolas" w:hint="eastAsia"/>
                </w:rPr>
                <w:t>音频选择与切换</w:t>
              </w:r>
            </w:hyperlink>
            <w:r w:rsidRPr="004F624E">
              <w:rPr>
                <w:rFonts w:ascii="Consolas" w:hAnsi="Consolas" w:hint="eastAsia"/>
              </w:rPr>
              <w:t>一节的说明。</w:t>
            </w:r>
          </w:p>
          <w:p w14:paraId="2CEAAFCA" w14:textId="77777777" w:rsidR="00223CF8" w:rsidRPr="004F624E" w:rsidRDefault="003C412F" w:rsidP="00AC5C40">
            <w:pPr>
              <w:numPr>
                <w:ilvl w:val="1"/>
                <w:numId w:val="89"/>
              </w:numPr>
              <w:spacing w:line="360" w:lineRule="auto"/>
              <w:rPr>
                <w:rFonts w:ascii="Consolas" w:hAnsi="Consolas"/>
              </w:rPr>
            </w:pPr>
            <w:r w:rsidRPr="004F624E">
              <w:rPr>
                <w:rFonts w:ascii="Consolas" w:hAnsi="Consolas" w:hint="eastAsia"/>
              </w:rPr>
              <w:t>用例结束。</w:t>
            </w:r>
          </w:p>
        </w:tc>
      </w:tr>
      <w:tr w:rsidR="00223CF8" w:rsidRPr="004F624E" w14:paraId="13042246" w14:textId="77777777" w:rsidTr="004844CB">
        <w:tc>
          <w:tcPr>
            <w:tcW w:w="2235" w:type="dxa"/>
            <w:shd w:val="clear" w:color="auto" w:fill="auto"/>
          </w:tcPr>
          <w:p w14:paraId="74945722" w14:textId="77777777" w:rsidR="00223CF8" w:rsidRPr="004F624E" w:rsidRDefault="00223CF8" w:rsidP="004844CB">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79DF9FD8" w14:textId="77777777" w:rsidR="00223CF8" w:rsidRPr="004F624E" w:rsidRDefault="00223CF8" w:rsidP="004844CB">
            <w:pPr>
              <w:pStyle w:val="a4"/>
              <w:spacing w:after="72"/>
              <w:ind w:firstLineChars="0" w:firstLine="0"/>
              <w:rPr>
                <w:rFonts w:ascii="Consolas" w:hAnsi="Consolas"/>
                <w:sz w:val="21"/>
                <w:szCs w:val="21"/>
              </w:rPr>
            </w:pPr>
            <w:r w:rsidRPr="004F624E">
              <w:rPr>
                <w:rFonts w:ascii="Consolas" w:hAnsi="Consolas" w:hint="eastAsia"/>
                <w:sz w:val="21"/>
                <w:szCs w:val="21"/>
              </w:rPr>
              <w:t>会议信息对话框中的内容正确，符合业务规则。</w:t>
            </w:r>
          </w:p>
        </w:tc>
      </w:tr>
      <w:tr w:rsidR="00223CF8" w:rsidRPr="004F624E" w14:paraId="34130B47" w14:textId="77777777" w:rsidTr="004844CB">
        <w:tc>
          <w:tcPr>
            <w:tcW w:w="2235" w:type="dxa"/>
            <w:shd w:val="clear" w:color="auto" w:fill="auto"/>
          </w:tcPr>
          <w:p w14:paraId="20A39433" w14:textId="77777777" w:rsidR="00223CF8" w:rsidRPr="004F624E" w:rsidRDefault="00223CF8" w:rsidP="004844CB">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3E7927EB" w14:textId="77777777" w:rsidR="00223CF8" w:rsidRPr="004F624E" w:rsidRDefault="009754D4" w:rsidP="00AC5C40">
            <w:pPr>
              <w:pStyle w:val="a4"/>
              <w:numPr>
                <w:ilvl w:val="0"/>
                <w:numId w:val="90"/>
              </w:numPr>
              <w:spacing w:after="72"/>
              <w:ind w:firstLineChars="0"/>
              <w:rPr>
                <w:rFonts w:ascii="Consolas" w:hAnsi="Consolas"/>
                <w:sz w:val="21"/>
                <w:szCs w:val="21"/>
              </w:rPr>
            </w:pPr>
            <w:r w:rsidRPr="004F624E">
              <w:rPr>
                <w:rFonts w:ascii="Consolas" w:hAnsi="Consolas" w:hint="eastAsia"/>
                <w:sz w:val="21"/>
                <w:szCs w:val="21"/>
              </w:rPr>
              <w:t>主动呼入窗口为</w:t>
            </w:r>
            <w:r w:rsidR="00223CF8" w:rsidRPr="004F624E">
              <w:rPr>
                <w:rFonts w:ascii="Consolas" w:hAnsi="Consolas" w:hint="eastAsia"/>
                <w:sz w:val="21"/>
                <w:szCs w:val="21"/>
              </w:rPr>
              <w:t>非模态</w:t>
            </w:r>
            <w:r w:rsidRPr="004F624E">
              <w:rPr>
                <w:rFonts w:ascii="Consolas" w:hAnsi="Consolas" w:hint="eastAsia"/>
                <w:sz w:val="21"/>
                <w:szCs w:val="21"/>
              </w:rPr>
              <w:t>、最顶端风格的</w:t>
            </w:r>
            <w:r w:rsidR="00223CF8" w:rsidRPr="004F624E">
              <w:rPr>
                <w:rFonts w:ascii="Consolas" w:hAnsi="Consolas" w:hint="eastAsia"/>
                <w:sz w:val="21"/>
                <w:szCs w:val="21"/>
              </w:rPr>
              <w:t>窗口。</w:t>
            </w:r>
          </w:p>
          <w:p w14:paraId="48FD2F79" w14:textId="77777777" w:rsidR="00223CF8" w:rsidRPr="004F624E" w:rsidRDefault="009754D4" w:rsidP="00AC5C40">
            <w:pPr>
              <w:pStyle w:val="a4"/>
              <w:numPr>
                <w:ilvl w:val="0"/>
                <w:numId w:val="90"/>
              </w:numPr>
              <w:spacing w:after="72"/>
              <w:ind w:firstLineChars="0"/>
              <w:rPr>
                <w:rFonts w:ascii="Consolas" w:hAnsi="Consolas"/>
                <w:sz w:val="21"/>
                <w:szCs w:val="21"/>
              </w:rPr>
            </w:pPr>
            <w:r w:rsidRPr="004F624E">
              <w:rPr>
                <w:rFonts w:ascii="Consolas" w:hAnsi="Consolas" w:hint="eastAsia"/>
                <w:sz w:val="21"/>
                <w:szCs w:val="21"/>
              </w:rPr>
              <w:t>将在</w:t>
            </w:r>
            <w:r w:rsidR="00223CF8" w:rsidRPr="004F624E">
              <w:rPr>
                <w:rFonts w:ascii="Consolas" w:hAnsi="Consolas" w:hint="eastAsia"/>
                <w:sz w:val="21"/>
                <w:szCs w:val="21"/>
              </w:rPr>
              <w:t>任务栏</w:t>
            </w:r>
            <w:r w:rsidRPr="004F624E">
              <w:rPr>
                <w:rFonts w:ascii="Consolas" w:hAnsi="Consolas" w:hint="eastAsia"/>
                <w:sz w:val="21"/>
                <w:szCs w:val="21"/>
              </w:rPr>
              <w:t>单独出现操作按钮，与遥控器窗口独立：最小化遥控器窗口，此窗口不受影响。</w:t>
            </w:r>
          </w:p>
        </w:tc>
      </w:tr>
      <w:tr w:rsidR="00223CF8" w:rsidRPr="004F624E" w14:paraId="653D2C0D" w14:textId="77777777" w:rsidTr="004844CB">
        <w:tc>
          <w:tcPr>
            <w:tcW w:w="2235" w:type="dxa"/>
            <w:shd w:val="clear" w:color="auto" w:fill="auto"/>
          </w:tcPr>
          <w:p w14:paraId="59A45FDC" w14:textId="77777777" w:rsidR="00223CF8" w:rsidRPr="004F624E" w:rsidRDefault="00223CF8" w:rsidP="004844CB">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11FE5630" w14:textId="77777777" w:rsidR="00223CF8" w:rsidRPr="004F624E" w:rsidRDefault="00223CF8" w:rsidP="004844C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23CF8" w:rsidRPr="004F624E" w14:paraId="64E1F2FB" w14:textId="77777777" w:rsidTr="004844CB">
        <w:tc>
          <w:tcPr>
            <w:tcW w:w="2235" w:type="dxa"/>
            <w:shd w:val="clear" w:color="auto" w:fill="auto"/>
          </w:tcPr>
          <w:p w14:paraId="76CFECE6" w14:textId="77777777" w:rsidR="00223CF8" w:rsidRPr="004F624E" w:rsidRDefault="00223CF8" w:rsidP="004844CB">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21C02F43" w14:textId="77777777" w:rsidR="00223CF8" w:rsidRPr="004F624E" w:rsidRDefault="00223CF8" w:rsidP="004844C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23CF8" w:rsidRPr="004F624E" w14:paraId="01EB7426" w14:textId="77777777" w:rsidTr="004844CB">
        <w:tc>
          <w:tcPr>
            <w:tcW w:w="2235" w:type="dxa"/>
            <w:shd w:val="clear" w:color="auto" w:fill="auto"/>
          </w:tcPr>
          <w:p w14:paraId="4B3378A0" w14:textId="77777777" w:rsidR="00223CF8" w:rsidRPr="004F624E" w:rsidRDefault="00223CF8" w:rsidP="004844CB">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10A76C1E" w14:textId="77777777" w:rsidR="00223CF8" w:rsidRPr="004F624E" w:rsidRDefault="00223CF8" w:rsidP="004844C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40D38097" w14:textId="77777777" w:rsidR="00140494" w:rsidRPr="004F624E" w:rsidRDefault="00140494" w:rsidP="00140494">
      <w:pPr>
        <w:pStyle w:val="a4"/>
        <w:spacing w:after="72"/>
        <w:ind w:firstLine="480"/>
        <w:rPr>
          <w:rFonts w:ascii="Consolas" w:hAnsi="Consolas"/>
        </w:rPr>
      </w:pPr>
    </w:p>
    <w:p w14:paraId="0CF8EFD6" w14:textId="77777777" w:rsidR="00682A13" w:rsidRPr="004F624E" w:rsidRDefault="00682A13" w:rsidP="00EB0FE1">
      <w:pPr>
        <w:pStyle w:val="2"/>
        <w:numPr>
          <w:ilvl w:val="1"/>
          <w:numId w:val="14"/>
        </w:numPr>
        <w:spacing w:before="48" w:after="48" w:line="360" w:lineRule="auto"/>
        <w:ind w:right="210"/>
        <w:rPr>
          <w:rFonts w:ascii="Consolas" w:hAnsi="Consolas"/>
        </w:rPr>
      </w:pPr>
      <w:bookmarkStart w:id="629" w:name="_Toc355341063"/>
      <w:r w:rsidRPr="004F624E">
        <w:rPr>
          <w:rFonts w:ascii="Consolas" w:hAnsi="Consolas" w:hint="eastAsia"/>
        </w:rPr>
        <w:t>数据视图</w:t>
      </w:r>
      <w:r w:rsidR="00B6166F" w:rsidRPr="004F624E">
        <w:rPr>
          <w:rFonts w:ascii="Consolas" w:hAnsi="Consolas" w:hint="eastAsia"/>
        </w:rPr>
        <w:t>窗口</w:t>
      </w:r>
      <w:bookmarkEnd w:id="629"/>
    </w:p>
    <w:p w14:paraId="45159A17" w14:textId="77777777" w:rsidR="00095227" w:rsidRPr="004F624E" w:rsidRDefault="00B6166F" w:rsidP="00B6166F">
      <w:pPr>
        <w:pStyle w:val="a4"/>
        <w:spacing w:after="72"/>
        <w:ind w:firstLine="420"/>
        <w:rPr>
          <w:rFonts w:ascii="Consolas" w:hAnsi="Consolas"/>
          <w:sz w:val="21"/>
          <w:szCs w:val="21"/>
        </w:rPr>
      </w:pPr>
      <w:r w:rsidRPr="004F624E">
        <w:rPr>
          <w:rFonts w:ascii="Consolas" w:hAnsi="Consolas" w:hint="eastAsia"/>
          <w:sz w:val="21"/>
          <w:szCs w:val="21"/>
        </w:rPr>
        <w:t>数据视图窗口是用于展示会议中的共享数据的独立窗口。它与会议遥控器共同构成整个数据会议的视图主体。当数据视图窗口出现时，遥控器窗口将自动收缩起来。</w:t>
      </w:r>
    </w:p>
    <w:p w14:paraId="68C54AC8" w14:textId="77777777" w:rsidR="002A4D46" w:rsidRPr="004F624E" w:rsidRDefault="002A4D46" w:rsidP="00EB0FE1">
      <w:pPr>
        <w:pStyle w:val="30"/>
        <w:numPr>
          <w:ilvl w:val="2"/>
          <w:numId w:val="14"/>
        </w:numPr>
        <w:rPr>
          <w:rFonts w:ascii="Consolas" w:hAnsi="Consolas"/>
        </w:rPr>
      </w:pPr>
      <w:bookmarkStart w:id="630" w:name="_Toc355341064"/>
      <w:r w:rsidRPr="004F624E">
        <w:rPr>
          <w:rFonts w:ascii="Consolas" w:hAnsi="Consolas" w:hint="eastAsia"/>
        </w:rPr>
        <w:t>基础操作</w:t>
      </w:r>
      <w:bookmarkEnd w:id="630"/>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2A4D46" w:rsidRPr="004F624E" w14:paraId="3FE924B7" w14:textId="77777777" w:rsidTr="00C60C55">
        <w:tc>
          <w:tcPr>
            <w:tcW w:w="2235" w:type="dxa"/>
            <w:shd w:val="clear" w:color="auto" w:fill="auto"/>
          </w:tcPr>
          <w:p w14:paraId="73D2C01B" w14:textId="77777777" w:rsidR="002A4D46" w:rsidRPr="004F624E" w:rsidRDefault="002A4D46" w:rsidP="00C60C55">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7720C9C3" w14:textId="77777777" w:rsidR="002A4D46" w:rsidRPr="004F624E" w:rsidRDefault="002A4D46" w:rsidP="00C60C55">
            <w:pPr>
              <w:pStyle w:val="a4"/>
              <w:spacing w:after="72"/>
              <w:ind w:firstLineChars="0" w:firstLine="0"/>
              <w:rPr>
                <w:rFonts w:ascii="Consolas" w:hAnsi="Consolas"/>
                <w:caps/>
                <w:sz w:val="21"/>
                <w:szCs w:val="21"/>
              </w:rPr>
            </w:pPr>
            <w:r w:rsidRPr="004F624E">
              <w:rPr>
                <w:rFonts w:ascii="Consolas" w:hAnsi="Consolas" w:hint="eastAsia"/>
                <w:caps/>
                <w:sz w:val="21"/>
                <w:szCs w:val="21"/>
              </w:rPr>
              <w:t>基础操作</w:t>
            </w:r>
          </w:p>
        </w:tc>
      </w:tr>
      <w:tr w:rsidR="002A4D46" w:rsidRPr="004F624E" w14:paraId="08C98F2D" w14:textId="77777777" w:rsidTr="00C60C55">
        <w:tc>
          <w:tcPr>
            <w:tcW w:w="2235" w:type="dxa"/>
            <w:shd w:val="clear" w:color="auto" w:fill="auto"/>
          </w:tcPr>
          <w:p w14:paraId="6E326974" w14:textId="77777777" w:rsidR="002A4D46" w:rsidRPr="004F624E" w:rsidRDefault="002A4D46" w:rsidP="00C60C55">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1F047357" w14:textId="77777777" w:rsidR="002A4D46" w:rsidRPr="004F624E" w:rsidRDefault="002A4D46" w:rsidP="002A4D46">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MAX1.0_CLIENT_DATAVIEWWINDOW_SRS_001</w:t>
            </w:r>
          </w:p>
        </w:tc>
      </w:tr>
      <w:tr w:rsidR="002A4D46" w:rsidRPr="004F624E" w14:paraId="32BA9605" w14:textId="77777777" w:rsidTr="00C60C55">
        <w:tc>
          <w:tcPr>
            <w:tcW w:w="2235" w:type="dxa"/>
            <w:shd w:val="clear" w:color="auto" w:fill="auto"/>
          </w:tcPr>
          <w:p w14:paraId="37865829" w14:textId="77777777" w:rsidR="002A4D46" w:rsidRPr="004F624E" w:rsidRDefault="002A4D46" w:rsidP="00C60C55">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37F0FA2E" w14:textId="77777777" w:rsidR="002A4D46" w:rsidRPr="004F624E" w:rsidRDefault="002A4D46" w:rsidP="00C60C55">
            <w:pPr>
              <w:pStyle w:val="a4"/>
              <w:spacing w:after="72"/>
              <w:ind w:firstLineChars="0" w:firstLine="0"/>
              <w:rPr>
                <w:rFonts w:ascii="Consolas" w:hAnsi="Consolas"/>
                <w:caps/>
                <w:sz w:val="21"/>
                <w:szCs w:val="21"/>
              </w:rPr>
            </w:pPr>
            <w:r w:rsidRPr="004F624E">
              <w:rPr>
                <w:rFonts w:ascii="Consolas" w:hAnsi="Consolas" w:hint="eastAsia"/>
                <w:caps/>
                <w:sz w:val="21"/>
                <w:szCs w:val="21"/>
              </w:rPr>
              <w:t>参会者</w:t>
            </w:r>
          </w:p>
        </w:tc>
      </w:tr>
      <w:tr w:rsidR="002A4D46" w:rsidRPr="004F624E" w14:paraId="45BA1528" w14:textId="77777777" w:rsidTr="00C60C55">
        <w:tc>
          <w:tcPr>
            <w:tcW w:w="2235" w:type="dxa"/>
            <w:shd w:val="clear" w:color="auto" w:fill="auto"/>
          </w:tcPr>
          <w:p w14:paraId="3B1A1974" w14:textId="77777777" w:rsidR="002A4D46" w:rsidRPr="004F624E" w:rsidRDefault="002A4D46" w:rsidP="00C60C55">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734F5699" w14:textId="77777777" w:rsidR="002A4D46" w:rsidRPr="004F624E" w:rsidRDefault="002A4D46" w:rsidP="002A4D46">
            <w:pPr>
              <w:pStyle w:val="a4"/>
              <w:spacing w:after="72"/>
              <w:ind w:firstLineChars="0" w:firstLine="0"/>
              <w:rPr>
                <w:rFonts w:ascii="Consolas" w:hAnsi="Consolas"/>
                <w:caps/>
                <w:sz w:val="21"/>
                <w:szCs w:val="21"/>
              </w:rPr>
            </w:pPr>
            <w:r w:rsidRPr="004F624E">
              <w:rPr>
                <w:rFonts w:ascii="Consolas" w:hAnsi="Consolas" w:hint="eastAsia"/>
                <w:caps/>
                <w:sz w:val="21"/>
                <w:szCs w:val="21"/>
              </w:rPr>
              <w:t>基础操作包括：最小化、关闭、全屏</w:t>
            </w:r>
            <w:r w:rsidRPr="004F624E">
              <w:rPr>
                <w:rFonts w:ascii="Consolas" w:hAnsi="Consolas" w:hint="eastAsia"/>
                <w:caps/>
                <w:sz w:val="21"/>
                <w:szCs w:val="21"/>
              </w:rPr>
              <w:t>/</w:t>
            </w:r>
            <w:r w:rsidRPr="004F624E">
              <w:rPr>
                <w:rFonts w:ascii="Consolas" w:hAnsi="Consolas" w:hint="eastAsia"/>
                <w:caps/>
                <w:sz w:val="21"/>
                <w:szCs w:val="21"/>
              </w:rPr>
              <w:t>还原等。</w:t>
            </w:r>
          </w:p>
        </w:tc>
      </w:tr>
      <w:tr w:rsidR="002A4D46" w:rsidRPr="004F624E" w14:paraId="31EFEB2F" w14:textId="77777777" w:rsidTr="00C60C55">
        <w:tc>
          <w:tcPr>
            <w:tcW w:w="2235" w:type="dxa"/>
            <w:shd w:val="clear" w:color="auto" w:fill="auto"/>
          </w:tcPr>
          <w:p w14:paraId="0ECA76D3" w14:textId="77777777" w:rsidR="002A4D46" w:rsidRPr="004F624E" w:rsidRDefault="002A4D46" w:rsidP="00C60C55">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083D4796" w14:textId="77777777" w:rsidR="002A4D46" w:rsidRPr="004F624E" w:rsidRDefault="002A4D46" w:rsidP="00C60C55">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2A4D46" w:rsidRPr="004F624E" w14:paraId="3FED3323" w14:textId="77777777" w:rsidTr="00C60C55">
        <w:tc>
          <w:tcPr>
            <w:tcW w:w="2235" w:type="dxa"/>
            <w:shd w:val="clear" w:color="auto" w:fill="auto"/>
          </w:tcPr>
          <w:p w14:paraId="5C1E2B8F" w14:textId="77777777" w:rsidR="002A4D46" w:rsidRPr="004F624E" w:rsidRDefault="002A4D46" w:rsidP="00C60C55">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0C7A03B7" w14:textId="77777777" w:rsidR="002A4D46" w:rsidRPr="004F624E" w:rsidRDefault="002A4D46" w:rsidP="00C60C55">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2A4D46" w:rsidRPr="004F624E" w14:paraId="7A6B7BCF" w14:textId="77777777" w:rsidTr="00C60C55">
        <w:tc>
          <w:tcPr>
            <w:tcW w:w="9096" w:type="dxa"/>
            <w:gridSpan w:val="2"/>
            <w:shd w:val="clear" w:color="auto" w:fill="auto"/>
          </w:tcPr>
          <w:p w14:paraId="09CF8D46" w14:textId="77777777" w:rsidR="002A4D46" w:rsidRPr="004F624E" w:rsidRDefault="002A4D46" w:rsidP="00C60C55">
            <w:pPr>
              <w:pStyle w:val="a4"/>
              <w:spacing w:after="72"/>
              <w:ind w:firstLineChars="0" w:firstLine="0"/>
              <w:rPr>
                <w:rFonts w:ascii="Consolas" w:hAnsi="Consolas"/>
                <w:sz w:val="21"/>
                <w:szCs w:val="21"/>
              </w:rPr>
            </w:pPr>
            <w:r w:rsidRPr="004F624E">
              <w:rPr>
                <w:rFonts w:ascii="Consolas" w:hAnsi="Consolas" w:hint="eastAsia"/>
                <w:b/>
                <w:sz w:val="21"/>
                <w:szCs w:val="21"/>
              </w:rPr>
              <w:lastRenderedPageBreak/>
              <w:t>主事件流程</w:t>
            </w:r>
          </w:p>
        </w:tc>
      </w:tr>
      <w:tr w:rsidR="002A4D46" w:rsidRPr="004F624E" w14:paraId="306B692B" w14:textId="77777777" w:rsidTr="00C60C55">
        <w:tc>
          <w:tcPr>
            <w:tcW w:w="9096" w:type="dxa"/>
            <w:gridSpan w:val="2"/>
            <w:shd w:val="clear" w:color="auto" w:fill="auto"/>
          </w:tcPr>
          <w:p w14:paraId="0879BC0C" w14:textId="77777777" w:rsidR="002A4D46" w:rsidRPr="004F624E" w:rsidRDefault="002A4D46" w:rsidP="00AC5C40">
            <w:pPr>
              <w:pStyle w:val="srs"/>
              <w:numPr>
                <w:ilvl w:val="0"/>
                <w:numId w:val="91"/>
              </w:numPr>
              <w:rPr>
                <w:rFonts w:ascii="Consolas" w:hAnsi="Consolas"/>
                <w:szCs w:val="21"/>
              </w:rPr>
            </w:pPr>
            <w:r w:rsidRPr="004F624E">
              <w:rPr>
                <w:rFonts w:ascii="Consolas" w:hAnsi="Consolas" w:hint="eastAsia"/>
                <w:szCs w:val="21"/>
              </w:rPr>
              <w:t>参会者进入会议</w:t>
            </w:r>
            <w:r w:rsidR="00A01C1E" w:rsidRPr="004F624E">
              <w:rPr>
                <w:rFonts w:ascii="Consolas" w:hAnsi="Consolas" w:hint="eastAsia"/>
                <w:szCs w:val="21"/>
              </w:rPr>
              <w:t>，主讲人共享文档（白板、桌面），数据视图窗口显示，遥控器窗口收缩隐藏，用例开始。</w:t>
            </w:r>
          </w:p>
          <w:p w14:paraId="412FD7F9" w14:textId="77777777" w:rsidR="002A4D46" w:rsidRPr="004F624E" w:rsidRDefault="00A01C1E" w:rsidP="00AC5C40">
            <w:pPr>
              <w:pStyle w:val="srs"/>
              <w:numPr>
                <w:ilvl w:val="0"/>
                <w:numId w:val="91"/>
              </w:numPr>
              <w:rPr>
                <w:rFonts w:ascii="Consolas" w:hAnsi="Consolas"/>
                <w:szCs w:val="21"/>
              </w:rPr>
            </w:pPr>
            <w:r w:rsidRPr="004F624E">
              <w:rPr>
                <w:rFonts w:ascii="Consolas" w:hAnsi="Consolas" w:hint="eastAsia"/>
                <w:szCs w:val="21"/>
              </w:rPr>
              <w:t>参会者对数据视图窗口进行基础操作，包括</w:t>
            </w:r>
          </w:p>
          <w:p w14:paraId="637D4D76" w14:textId="77777777" w:rsidR="002A4D46" w:rsidRPr="004F624E" w:rsidRDefault="002A4D46" w:rsidP="00AC5C40">
            <w:pPr>
              <w:pStyle w:val="srs"/>
              <w:numPr>
                <w:ilvl w:val="0"/>
                <w:numId w:val="91"/>
              </w:numPr>
              <w:rPr>
                <w:rFonts w:ascii="Consolas" w:hAnsi="Consolas"/>
                <w:szCs w:val="21"/>
              </w:rPr>
            </w:pPr>
            <w:r w:rsidRPr="004F624E">
              <w:rPr>
                <w:rFonts w:ascii="Consolas" w:hAnsi="Consolas" w:hint="eastAsia"/>
                <w:szCs w:val="21"/>
              </w:rPr>
              <w:t>参会人对遥控器进行基础操作，包括：</w:t>
            </w:r>
          </w:p>
          <w:p w14:paraId="5911982F" w14:textId="77777777" w:rsidR="002A4D46" w:rsidRPr="004F624E" w:rsidRDefault="002A4D46" w:rsidP="00AC5C40">
            <w:pPr>
              <w:pStyle w:val="srs"/>
              <w:numPr>
                <w:ilvl w:val="1"/>
                <w:numId w:val="91"/>
              </w:numPr>
              <w:rPr>
                <w:rFonts w:ascii="Consolas" w:hAnsi="Consolas"/>
                <w:szCs w:val="21"/>
              </w:rPr>
            </w:pPr>
            <w:r w:rsidRPr="004F624E">
              <w:rPr>
                <w:rFonts w:ascii="Consolas" w:hAnsi="Consolas" w:hint="eastAsia"/>
                <w:szCs w:val="21"/>
              </w:rPr>
              <w:t>最小化窗口到任务栏</w:t>
            </w:r>
          </w:p>
          <w:p w14:paraId="130827A2" w14:textId="77777777" w:rsidR="002A4D46" w:rsidRPr="004F624E" w:rsidRDefault="0011781E" w:rsidP="00AC5C40">
            <w:pPr>
              <w:pStyle w:val="srs"/>
              <w:numPr>
                <w:ilvl w:val="1"/>
                <w:numId w:val="91"/>
              </w:numPr>
              <w:rPr>
                <w:rFonts w:ascii="Consolas" w:hAnsi="Consolas"/>
                <w:szCs w:val="21"/>
              </w:rPr>
            </w:pPr>
            <w:r w:rsidRPr="004F624E">
              <w:rPr>
                <w:rFonts w:ascii="Consolas" w:hAnsi="Consolas" w:hint="eastAsia"/>
                <w:szCs w:val="21"/>
              </w:rPr>
              <w:t>关闭</w:t>
            </w:r>
          </w:p>
          <w:p w14:paraId="3AE51C30" w14:textId="77777777" w:rsidR="002A4D46" w:rsidRPr="004F624E" w:rsidRDefault="0011781E" w:rsidP="00AC5C40">
            <w:pPr>
              <w:pStyle w:val="srs"/>
              <w:numPr>
                <w:ilvl w:val="1"/>
                <w:numId w:val="91"/>
              </w:numPr>
              <w:rPr>
                <w:rFonts w:ascii="Consolas" w:hAnsi="Consolas"/>
                <w:szCs w:val="21"/>
              </w:rPr>
            </w:pPr>
            <w:r w:rsidRPr="004F624E">
              <w:rPr>
                <w:rFonts w:ascii="Consolas" w:hAnsi="Consolas" w:hint="eastAsia"/>
                <w:szCs w:val="21"/>
              </w:rPr>
              <w:t>全屏</w:t>
            </w:r>
            <w:r w:rsidRPr="004F624E">
              <w:rPr>
                <w:rFonts w:ascii="Consolas" w:hAnsi="Consolas" w:hint="eastAsia"/>
                <w:szCs w:val="21"/>
              </w:rPr>
              <w:t>/</w:t>
            </w:r>
            <w:r w:rsidRPr="004F624E">
              <w:rPr>
                <w:rFonts w:ascii="Consolas" w:hAnsi="Consolas" w:hint="eastAsia"/>
                <w:szCs w:val="21"/>
              </w:rPr>
              <w:t>还原</w:t>
            </w:r>
          </w:p>
          <w:p w14:paraId="027728F8" w14:textId="77777777" w:rsidR="002A4D46" w:rsidRPr="004F624E" w:rsidRDefault="002A4D46" w:rsidP="00AC5C40">
            <w:pPr>
              <w:pStyle w:val="srs"/>
              <w:numPr>
                <w:ilvl w:val="0"/>
                <w:numId w:val="91"/>
              </w:numPr>
              <w:rPr>
                <w:rFonts w:ascii="Consolas" w:hAnsi="Consolas"/>
                <w:szCs w:val="21"/>
              </w:rPr>
            </w:pPr>
            <w:r w:rsidRPr="004F624E">
              <w:rPr>
                <w:rFonts w:ascii="Consolas" w:hAnsi="Consolas" w:hint="eastAsia"/>
                <w:szCs w:val="21"/>
              </w:rPr>
              <w:t>用例结束。</w:t>
            </w:r>
          </w:p>
        </w:tc>
      </w:tr>
      <w:tr w:rsidR="002A4D46" w:rsidRPr="004F624E" w14:paraId="73460842" w14:textId="77777777" w:rsidTr="00C60C55">
        <w:tc>
          <w:tcPr>
            <w:tcW w:w="9096" w:type="dxa"/>
            <w:gridSpan w:val="2"/>
            <w:shd w:val="clear" w:color="auto" w:fill="auto"/>
          </w:tcPr>
          <w:p w14:paraId="23AE5D82" w14:textId="77777777" w:rsidR="002A4D46" w:rsidRPr="004F624E" w:rsidRDefault="002A4D46" w:rsidP="00C60C55">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2A4D46" w:rsidRPr="004F624E" w14:paraId="290C9616" w14:textId="77777777" w:rsidTr="00C60C55">
        <w:tc>
          <w:tcPr>
            <w:tcW w:w="9096" w:type="dxa"/>
            <w:gridSpan w:val="2"/>
            <w:shd w:val="clear" w:color="auto" w:fill="auto"/>
          </w:tcPr>
          <w:p w14:paraId="60B7C97B" w14:textId="77777777" w:rsidR="002A4D46" w:rsidRPr="004F624E" w:rsidRDefault="004D6EE3" w:rsidP="00AC5C40">
            <w:pPr>
              <w:numPr>
                <w:ilvl w:val="0"/>
                <w:numId w:val="93"/>
              </w:numPr>
              <w:spacing w:line="360" w:lineRule="auto"/>
              <w:rPr>
                <w:rFonts w:ascii="Consolas" w:hAnsi="Consolas"/>
              </w:rPr>
            </w:pPr>
            <w:r w:rsidRPr="004F624E">
              <w:rPr>
                <w:rFonts w:ascii="Consolas" w:hAnsi="Consolas" w:hint="eastAsia"/>
              </w:rPr>
              <w:t>关闭共享文档或共享白板的数据视图窗口的逻辑（注：此功能仅针对于主讲人，其他参会人包括主持人，在共享文档和白板时，关闭按钮禁用）</w:t>
            </w:r>
          </w:p>
          <w:p w14:paraId="05B9571E" w14:textId="77777777" w:rsidR="004D6EE3" w:rsidRPr="004F624E" w:rsidRDefault="004D6EE3" w:rsidP="00AC5C40">
            <w:pPr>
              <w:numPr>
                <w:ilvl w:val="1"/>
                <w:numId w:val="93"/>
              </w:numPr>
              <w:spacing w:line="360" w:lineRule="auto"/>
              <w:rPr>
                <w:rFonts w:ascii="Consolas" w:hAnsi="Consolas"/>
              </w:rPr>
            </w:pPr>
            <w:r w:rsidRPr="004F624E">
              <w:rPr>
                <w:rFonts w:ascii="Consolas" w:hAnsi="Consolas" w:hint="eastAsia"/>
              </w:rPr>
              <w:t>主讲人点击数据视图窗口右上方的关闭按钮，用例开始。</w:t>
            </w:r>
          </w:p>
          <w:p w14:paraId="324FCECD" w14:textId="77777777" w:rsidR="004D6EE3" w:rsidRPr="004F624E" w:rsidRDefault="004D6EE3" w:rsidP="00AC5C40">
            <w:pPr>
              <w:numPr>
                <w:ilvl w:val="1"/>
                <w:numId w:val="93"/>
              </w:numPr>
              <w:spacing w:line="360" w:lineRule="auto"/>
              <w:rPr>
                <w:rFonts w:ascii="Consolas" w:hAnsi="Consolas"/>
              </w:rPr>
            </w:pPr>
            <w:r w:rsidRPr="004F624E">
              <w:rPr>
                <w:rFonts w:ascii="Consolas" w:hAnsi="Consolas" w:hint="eastAsia"/>
              </w:rPr>
              <w:t>弹出对话框，询问是否保存当前文档或白板。</w:t>
            </w:r>
          </w:p>
          <w:p w14:paraId="3ABD4B17" w14:textId="77777777" w:rsidR="004D6EE3" w:rsidRPr="004F624E" w:rsidRDefault="004D6EE3" w:rsidP="00AC5C40">
            <w:pPr>
              <w:numPr>
                <w:ilvl w:val="2"/>
                <w:numId w:val="93"/>
              </w:numPr>
              <w:spacing w:line="360" w:lineRule="auto"/>
              <w:rPr>
                <w:rFonts w:ascii="Consolas" w:hAnsi="Consolas"/>
              </w:rPr>
            </w:pPr>
            <w:r w:rsidRPr="004F624E">
              <w:rPr>
                <w:rFonts w:ascii="Consolas" w:hAnsi="Consolas" w:hint="eastAsia"/>
              </w:rPr>
              <w:t>用户选择【保存】，弹出保存目录选择框，选择好目录后确定。数据视图窗口自动关闭。用例结束。</w:t>
            </w:r>
          </w:p>
          <w:p w14:paraId="0AF6892D" w14:textId="77777777" w:rsidR="004D6EE3" w:rsidRPr="004F624E" w:rsidRDefault="004D6EE3" w:rsidP="00AC5C40">
            <w:pPr>
              <w:numPr>
                <w:ilvl w:val="2"/>
                <w:numId w:val="93"/>
              </w:numPr>
              <w:spacing w:line="360" w:lineRule="auto"/>
              <w:rPr>
                <w:rFonts w:ascii="Consolas" w:hAnsi="Consolas"/>
              </w:rPr>
            </w:pPr>
            <w:r w:rsidRPr="004F624E">
              <w:rPr>
                <w:rFonts w:ascii="Consolas" w:hAnsi="Consolas" w:hint="eastAsia"/>
              </w:rPr>
              <w:t>用户选择【不保存】，则数据视图窗口自动关闭，用例结束。</w:t>
            </w:r>
          </w:p>
          <w:p w14:paraId="2EF93254" w14:textId="77777777" w:rsidR="004D6EE3" w:rsidRPr="004F624E" w:rsidRDefault="004D6EE3" w:rsidP="00AC5C40">
            <w:pPr>
              <w:numPr>
                <w:ilvl w:val="2"/>
                <w:numId w:val="93"/>
              </w:numPr>
              <w:spacing w:line="360" w:lineRule="auto"/>
              <w:rPr>
                <w:rFonts w:ascii="Consolas" w:hAnsi="Consolas"/>
              </w:rPr>
            </w:pPr>
            <w:r w:rsidRPr="004F624E">
              <w:rPr>
                <w:rFonts w:ascii="Consolas" w:hAnsi="Consolas" w:hint="eastAsia"/>
              </w:rPr>
              <w:t>用户勾选了【不再显示该提示】，则下次用户执行关闭时，将按照【不保存】按钮的点击事件进行处理。</w:t>
            </w:r>
          </w:p>
        </w:tc>
      </w:tr>
      <w:tr w:rsidR="002A4D46" w:rsidRPr="004F624E" w14:paraId="3D067BD2" w14:textId="77777777" w:rsidTr="00C60C55">
        <w:tc>
          <w:tcPr>
            <w:tcW w:w="2235" w:type="dxa"/>
            <w:shd w:val="clear" w:color="auto" w:fill="auto"/>
          </w:tcPr>
          <w:p w14:paraId="62E68E1A" w14:textId="77777777" w:rsidR="002A4D46" w:rsidRPr="004F624E" w:rsidRDefault="002A4D46" w:rsidP="00C60C55">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41E6598E" w14:textId="77777777" w:rsidR="002A4D46" w:rsidRPr="004F624E" w:rsidRDefault="002A4D46" w:rsidP="00C60C55">
            <w:pPr>
              <w:pStyle w:val="a4"/>
              <w:spacing w:after="72"/>
              <w:ind w:firstLineChars="0" w:firstLine="0"/>
              <w:rPr>
                <w:rFonts w:ascii="Consolas" w:hAnsi="Consolas"/>
                <w:sz w:val="21"/>
                <w:szCs w:val="21"/>
              </w:rPr>
            </w:pPr>
            <w:r w:rsidRPr="004F624E">
              <w:rPr>
                <w:rFonts w:ascii="Consolas" w:hAnsi="Consolas" w:hint="eastAsia"/>
                <w:sz w:val="21"/>
                <w:szCs w:val="21"/>
              </w:rPr>
              <w:t>所有基础操作均正常可用</w:t>
            </w:r>
          </w:p>
        </w:tc>
      </w:tr>
      <w:tr w:rsidR="002A4D46" w:rsidRPr="004F624E" w14:paraId="2328752E" w14:textId="77777777" w:rsidTr="00C60C55">
        <w:tc>
          <w:tcPr>
            <w:tcW w:w="2235" w:type="dxa"/>
            <w:shd w:val="clear" w:color="auto" w:fill="auto"/>
          </w:tcPr>
          <w:p w14:paraId="3CC8FBF5" w14:textId="77777777" w:rsidR="002A4D46" w:rsidRPr="004F624E" w:rsidRDefault="002A4D46" w:rsidP="00C60C55">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0576C996" w14:textId="77777777" w:rsidR="002A4D46" w:rsidRPr="004F624E" w:rsidRDefault="00D73055" w:rsidP="00AC5C40">
            <w:pPr>
              <w:pStyle w:val="a4"/>
              <w:numPr>
                <w:ilvl w:val="0"/>
                <w:numId w:val="92"/>
              </w:numPr>
              <w:spacing w:after="72"/>
              <w:ind w:firstLineChars="0"/>
              <w:rPr>
                <w:rFonts w:ascii="Consolas" w:hAnsi="Consolas"/>
                <w:sz w:val="21"/>
                <w:szCs w:val="21"/>
              </w:rPr>
            </w:pPr>
            <w:r w:rsidRPr="004F624E">
              <w:rPr>
                <w:rFonts w:ascii="Consolas" w:hAnsi="Consolas" w:hint="eastAsia"/>
                <w:sz w:val="21"/>
                <w:szCs w:val="21"/>
              </w:rPr>
              <w:t>数据视图窗口的高度和</w:t>
            </w:r>
            <w:r w:rsidR="002A4D46" w:rsidRPr="004F624E">
              <w:rPr>
                <w:rFonts w:ascii="Consolas" w:hAnsi="Consolas" w:hint="eastAsia"/>
                <w:sz w:val="21"/>
                <w:szCs w:val="21"/>
              </w:rPr>
              <w:t>宽度不可</w:t>
            </w:r>
            <w:r w:rsidRPr="004F624E">
              <w:rPr>
                <w:rFonts w:ascii="Consolas" w:hAnsi="Consolas" w:hint="eastAsia"/>
                <w:sz w:val="21"/>
                <w:szCs w:val="21"/>
              </w:rPr>
              <w:t>随意改变</w:t>
            </w:r>
            <w:r w:rsidR="002A4D46" w:rsidRPr="004F624E">
              <w:rPr>
                <w:rFonts w:ascii="Consolas" w:hAnsi="Consolas" w:hint="eastAsia"/>
                <w:sz w:val="21"/>
                <w:szCs w:val="21"/>
              </w:rPr>
              <w:t>。</w:t>
            </w:r>
          </w:p>
          <w:p w14:paraId="39204254" w14:textId="77777777" w:rsidR="002A4D46" w:rsidRPr="004F624E" w:rsidRDefault="00D73055" w:rsidP="00AC5C40">
            <w:pPr>
              <w:pStyle w:val="a4"/>
              <w:numPr>
                <w:ilvl w:val="0"/>
                <w:numId w:val="92"/>
              </w:numPr>
              <w:spacing w:after="72"/>
              <w:ind w:firstLineChars="0"/>
              <w:rPr>
                <w:rFonts w:ascii="Consolas" w:hAnsi="Consolas"/>
                <w:sz w:val="21"/>
                <w:szCs w:val="21"/>
              </w:rPr>
            </w:pPr>
            <w:r w:rsidRPr="004F624E">
              <w:rPr>
                <w:rFonts w:ascii="Consolas" w:hAnsi="Consolas" w:hint="eastAsia"/>
                <w:sz w:val="21"/>
                <w:szCs w:val="21"/>
              </w:rPr>
              <w:t>数据视图窗口不可移动，默认显示大小为除了任务栏以外的整个屏幕</w:t>
            </w:r>
            <w:r w:rsidR="002A4D46" w:rsidRPr="004F624E">
              <w:rPr>
                <w:rFonts w:ascii="Consolas" w:hAnsi="Consolas" w:hint="eastAsia"/>
                <w:sz w:val="21"/>
                <w:szCs w:val="21"/>
              </w:rPr>
              <w:t>。</w:t>
            </w:r>
          </w:p>
          <w:p w14:paraId="259D6B41" w14:textId="77777777" w:rsidR="002A4D46" w:rsidRPr="004F624E" w:rsidRDefault="00D73055" w:rsidP="00AC5C40">
            <w:pPr>
              <w:pStyle w:val="a4"/>
              <w:numPr>
                <w:ilvl w:val="0"/>
                <w:numId w:val="92"/>
              </w:numPr>
              <w:spacing w:after="72"/>
              <w:ind w:firstLineChars="0"/>
              <w:rPr>
                <w:rFonts w:ascii="Consolas" w:hAnsi="Consolas"/>
                <w:sz w:val="21"/>
                <w:szCs w:val="21"/>
              </w:rPr>
            </w:pPr>
            <w:r w:rsidRPr="004F624E">
              <w:rPr>
                <w:rFonts w:ascii="Consolas" w:hAnsi="Consolas" w:hint="eastAsia"/>
                <w:sz w:val="21"/>
                <w:szCs w:val="21"/>
              </w:rPr>
              <w:t>全屏后，自动隐藏页签栏（工具栏）及操作系统任务栏，视图区域充满整个屏幕</w:t>
            </w:r>
            <w:r w:rsidR="002A4D46" w:rsidRPr="004F624E">
              <w:rPr>
                <w:rFonts w:ascii="Consolas" w:hAnsi="Consolas" w:hint="eastAsia"/>
                <w:sz w:val="21"/>
                <w:szCs w:val="21"/>
              </w:rPr>
              <w:t>。</w:t>
            </w:r>
            <w:r w:rsidRPr="004F624E">
              <w:rPr>
                <w:rFonts w:ascii="Consolas" w:hAnsi="Consolas" w:hint="eastAsia"/>
                <w:sz w:val="21"/>
                <w:szCs w:val="21"/>
              </w:rPr>
              <w:t>但用户仍然可以使用</w:t>
            </w:r>
            <w:r w:rsidRPr="004F624E">
              <w:rPr>
                <w:rFonts w:ascii="Consolas" w:hAnsi="Consolas" w:hint="eastAsia"/>
                <w:sz w:val="21"/>
                <w:szCs w:val="21"/>
              </w:rPr>
              <w:t>Alt+Tab</w:t>
            </w:r>
            <w:r w:rsidRPr="004F624E">
              <w:rPr>
                <w:rFonts w:ascii="Consolas" w:hAnsi="Consolas" w:hint="eastAsia"/>
                <w:sz w:val="21"/>
                <w:szCs w:val="21"/>
              </w:rPr>
              <w:t>进行窗口切换。</w:t>
            </w:r>
          </w:p>
        </w:tc>
      </w:tr>
      <w:tr w:rsidR="002A4D46" w:rsidRPr="004F624E" w14:paraId="7C0CD86A" w14:textId="77777777" w:rsidTr="00C60C55">
        <w:tc>
          <w:tcPr>
            <w:tcW w:w="2235" w:type="dxa"/>
            <w:shd w:val="clear" w:color="auto" w:fill="auto"/>
          </w:tcPr>
          <w:p w14:paraId="62243402" w14:textId="77777777" w:rsidR="002A4D46" w:rsidRPr="004F624E" w:rsidRDefault="002A4D46" w:rsidP="00C60C55">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21EC29D0" w14:textId="77777777" w:rsidR="002A4D46" w:rsidRPr="004F624E" w:rsidRDefault="002A4D46" w:rsidP="00C60C5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A4D46" w:rsidRPr="004F624E" w14:paraId="48EDD6B0" w14:textId="77777777" w:rsidTr="00C60C55">
        <w:tc>
          <w:tcPr>
            <w:tcW w:w="2235" w:type="dxa"/>
            <w:shd w:val="clear" w:color="auto" w:fill="auto"/>
          </w:tcPr>
          <w:p w14:paraId="13D76222" w14:textId="77777777" w:rsidR="002A4D46" w:rsidRPr="004F624E" w:rsidRDefault="002A4D46" w:rsidP="00C60C55">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48DC5D23" w14:textId="77777777" w:rsidR="002A4D46" w:rsidRPr="004F624E" w:rsidRDefault="002A4D46" w:rsidP="00C60C5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A4D46" w:rsidRPr="004F624E" w14:paraId="4CDA25F9" w14:textId="77777777" w:rsidTr="00C60C55">
        <w:tc>
          <w:tcPr>
            <w:tcW w:w="2235" w:type="dxa"/>
            <w:shd w:val="clear" w:color="auto" w:fill="auto"/>
          </w:tcPr>
          <w:p w14:paraId="67520902" w14:textId="77777777" w:rsidR="002A4D46" w:rsidRPr="004F624E" w:rsidRDefault="002A4D46" w:rsidP="00C60C55">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51308138" w14:textId="77777777" w:rsidR="002A4D46" w:rsidRPr="004F624E" w:rsidRDefault="002A4D46" w:rsidP="00C60C55">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67EF991F" w14:textId="77777777" w:rsidR="002A4D46" w:rsidRPr="004F624E" w:rsidRDefault="002A4D46" w:rsidP="00B6166F">
      <w:pPr>
        <w:pStyle w:val="a4"/>
        <w:spacing w:after="72"/>
        <w:ind w:firstLine="420"/>
        <w:rPr>
          <w:rFonts w:ascii="Consolas" w:hAnsi="Consolas"/>
          <w:sz w:val="21"/>
          <w:szCs w:val="21"/>
        </w:rPr>
      </w:pPr>
    </w:p>
    <w:p w14:paraId="6DD22807" w14:textId="77777777" w:rsidR="00F04F6C" w:rsidRPr="004F624E" w:rsidRDefault="00F04F6C" w:rsidP="00F04F6C">
      <w:pPr>
        <w:pStyle w:val="a4"/>
        <w:spacing w:after="72"/>
        <w:ind w:firstLine="560"/>
        <w:rPr>
          <w:rFonts w:ascii="Consolas" w:hAnsi="Consolas"/>
          <w:b/>
          <w:color w:val="548DD4" w:themeColor="text2" w:themeTint="99"/>
          <w:sz w:val="28"/>
          <w:szCs w:val="21"/>
        </w:rPr>
      </w:pPr>
      <w:r w:rsidRPr="004F624E">
        <w:rPr>
          <w:rFonts w:ascii="Consolas" w:hAnsi="Consolas" w:hint="eastAsia"/>
          <w:b/>
          <w:color w:val="548DD4" w:themeColor="text2" w:themeTint="99"/>
          <w:sz w:val="28"/>
          <w:szCs w:val="21"/>
        </w:rPr>
        <w:t>因与云会议</w:t>
      </w:r>
      <w:r w:rsidRPr="004F624E">
        <w:rPr>
          <w:rFonts w:ascii="Consolas" w:hAnsi="Consolas" w:hint="eastAsia"/>
          <w:b/>
          <w:color w:val="548DD4" w:themeColor="text2" w:themeTint="99"/>
          <w:sz w:val="28"/>
          <w:szCs w:val="21"/>
        </w:rPr>
        <w:t>2.0</w:t>
      </w:r>
      <w:r w:rsidRPr="004F624E">
        <w:rPr>
          <w:rFonts w:ascii="Consolas" w:hAnsi="Consolas" w:hint="eastAsia"/>
          <w:b/>
          <w:color w:val="548DD4" w:themeColor="text2" w:themeTint="99"/>
          <w:sz w:val="28"/>
          <w:szCs w:val="21"/>
        </w:rPr>
        <w:t>的逻辑没有区别，因此不再进行描述和分析。</w:t>
      </w:r>
    </w:p>
    <w:p w14:paraId="325698B8" w14:textId="77777777" w:rsidR="00F04F6C" w:rsidRPr="004F624E" w:rsidRDefault="00F04F6C" w:rsidP="00F04F6C">
      <w:pPr>
        <w:pStyle w:val="a4"/>
        <w:spacing w:after="72"/>
        <w:ind w:firstLine="420"/>
        <w:rPr>
          <w:rFonts w:ascii="Consolas" w:hAnsi="Consolas"/>
          <w:b/>
          <w:color w:val="548DD4" w:themeColor="text2" w:themeTint="99"/>
          <w:sz w:val="21"/>
          <w:szCs w:val="21"/>
        </w:rPr>
      </w:pPr>
    </w:p>
    <w:p w14:paraId="3F2D8E34" w14:textId="77777777" w:rsidR="003407E2" w:rsidRPr="004F624E" w:rsidRDefault="003407E2" w:rsidP="003407E2">
      <w:pPr>
        <w:pStyle w:val="1"/>
        <w:spacing w:before="48" w:after="48"/>
        <w:rPr>
          <w:rFonts w:ascii="Consolas" w:hAnsi="Consolas"/>
          <w:color w:val="000000"/>
        </w:rPr>
      </w:pPr>
      <w:bookmarkStart w:id="631" w:name="_Toc355341065"/>
      <w:r w:rsidRPr="004F624E">
        <w:rPr>
          <w:rFonts w:ascii="Consolas" w:hAnsi="Consolas" w:hint="eastAsia"/>
          <w:color w:val="000000"/>
        </w:rPr>
        <w:lastRenderedPageBreak/>
        <w:t>管理与控制</w:t>
      </w:r>
      <w:bookmarkEnd w:id="631"/>
    </w:p>
    <w:p w14:paraId="51B5460B" w14:textId="77777777" w:rsidR="00B77EAE" w:rsidRPr="004F624E" w:rsidRDefault="00B77EAE" w:rsidP="00CD4D74">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632" w:name="_Toc353401392"/>
      <w:bookmarkStart w:id="633" w:name="_Toc353401517"/>
      <w:bookmarkStart w:id="634" w:name="_邮件提醒"/>
      <w:bookmarkStart w:id="635" w:name="_Toc353804870"/>
      <w:bookmarkStart w:id="636" w:name="_Toc354567243"/>
      <w:bookmarkStart w:id="637" w:name="_Toc354669753"/>
      <w:bookmarkStart w:id="638" w:name="_Toc354857296"/>
      <w:bookmarkStart w:id="639" w:name="_Toc354938301"/>
      <w:bookmarkStart w:id="640" w:name="_Toc355341066"/>
      <w:bookmarkEnd w:id="632"/>
      <w:bookmarkEnd w:id="633"/>
      <w:bookmarkEnd w:id="634"/>
      <w:bookmarkEnd w:id="635"/>
      <w:bookmarkEnd w:id="636"/>
      <w:bookmarkEnd w:id="637"/>
      <w:bookmarkEnd w:id="638"/>
      <w:bookmarkEnd w:id="639"/>
      <w:bookmarkEnd w:id="640"/>
    </w:p>
    <w:p w14:paraId="324CF614" w14:textId="77777777" w:rsidR="00B77EAE" w:rsidRPr="004F624E" w:rsidRDefault="00B77EAE" w:rsidP="00CD4D74">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641" w:name="_Toc353804871"/>
      <w:bookmarkStart w:id="642" w:name="_Toc354567244"/>
      <w:bookmarkStart w:id="643" w:name="_Toc354669754"/>
      <w:bookmarkStart w:id="644" w:name="_Toc354857297"/>
      <w:bookmarkStart w:id="645" w:name="_Toc354938302"/>
      <w:bookmarkStart w:id="646" w:name="_Toc355341067"/>
      <w:bookmarkEnd w:id="641"/>
      <w:bookmarkEnd w:id="642"/>
      <w:bookmarkEnd w:id="643"/>
      <w:bookmarkEnd w:id="644"/>
      <w:bookmarkEnd w:id="645"/>
      <w:bookmarkEnd w:id="646"/>
    </w:p>
    <w:p w14:paraId="4D892E30" w14:textId="77777777" w:rsidR="00B77EAE" w:rsidRPr="004F624E" w:rsidRDefault="00B77EAE">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647" w:name="_Toc353804872"/>
      <w:bookmarkStart w:id="648" w:name="_Toc354567245"/>
      <w:bookmarkStart w:id="649" w:name="_Toc354669755"/>
      <w:bookmarkStart w:id="650" w:name="_Toc354857298"/>
      <w:bookmarkStart w:id="651" w:name="_Toc354938303"/>
      <w:bookmarkStart w:id="652" w:name="_Toc355341068"/>
      <w:bookmarkEnd w:id="647"/>
      <w:bookmarkEnd w:id="648"/>
      <w:bookmarkEnd w:id="649"/>
      <w:bookmarkEnd w:id="650"/>
      <w:bookmarkEnd w:id="651"/>
      <w:bookmarkEnd w:id="652"/>
    </w:p>
    <w:p w14:paraId="22BDC7DF" w14:textId="77777777" w:rsidR="00B77EAE" w:rsidRPr="004F624E" w:rsidRDefault="00B77EAE">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653" w:name="_Toc353804873"/>
      <w:bookmarkStart w:id="654" w:name="_Toc354567246"/>
      <w:bookmarkStart w:id="655" w:name="_Toc354669756"/>
      <w:bookmarkStart w:id="656" w:name="_Toc354857299"/>
      <w:bookmarkStart w:id="657" w:name="_Toc354938304"/>
      <w:bookmarkStart w:id="658" w:name="_Toc355341069"/>
      <w:bookmarkEnd w:id="653"/>
      <w:bookmarkEnd w:id="654"/>
      <w:bookmarkEnd w:id="655"/>
      <w:bookmarkEnd w:id="656"/>
      <w:bookmarkEnd w:id="657"/>
      <w:bookmarkEnd w:id="658"/>
    </w:p>
    <w:p w14:paraId="65A98715" w14:textId="77777777" w:rsidR="00B77EAE" w:rsidRPr="004F624E" w:rsidRDefault="00B77EAE">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659" w:name="_Toc353804874"/>
      <w:bookmarkStart w:id="660" w:name="_Toc354567247"/>
      <w:bookmarkStart w:id="661" w:name="_Toc354669757"/>
      <w:bookmarkStart w:id="662" w:name="_Toc354857300"/>
      <w:bookmarkStart w:id="663" w:name="_Toc354938305"/>
      <w:bookmarkStart w:id="664" w:name="_Toc355341070"/>
      <w:bookmarkEnd w:id="659"/>
      <w:bookmarkEnd w:id="660"/>
      <w:bookmarkEnd w:id="661"/>
      <w:bookmarkEnd w:id="662"/>
      <w:bookmarkEnd w:id="663"/>
      <w:bookmarkEnd w:id="664"/>
    </w:p>
    <w:p w14:paraId="33B01F00" w14:textId="77777777" w:rsidR="00B77EAE" w:rsidRPr="004F624E" w:rsidRDefault="00B77EAE">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665" w:name="_Toc353804875"/>
      <w:bookmarkStart w:id="666" w:name="_Toc354567248"/>
      <w:bookmarkStart w:id="667" w:name="_Toc354669758"/>
      <w:bookmarkStart w:id="668" w:name="_Toc354857301"/>
      <w:bookmarkStart w:id="669" w:name="_Toc354938306"/>
      <w:bookmarkStart w:id="670" w:name="_Toc355341071"/>
      <w:bookmarkEnd w:id="665"/>
      <w:bookmarkEnd w:id="666"/>
      <w:bookmarkEnd w:id="667"/>
      <w:bookmarkEnd w:id="668"/>
      <w:bookmarkEnd w:id="669"/>
      <w:bookmarkEnd w:id="670"/>
    </w:p>
    <w:p w14:paraId="06A20BD6" w14:textId="77777777" w:rsidR="00B77EAE" w:rsidRPr="004F624E" w:rsidRDefault="00B77EAE">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671" w:name="_Toc353804876"/>
      <w:bookmarkStart w:id="672" w:name="_Toc354567249"/>
      <w:bookmarkStart w:id="673" w:name="_Toc354669759"/>
      <w:bookmarkStart w:id="674" w:name="_Toc354857302"/>
      <w:bookmarkStart w:id="675" w:name="_Toc354938307"/>
      <w:bookmarkStart w:id="676" w:name="_Toc355341072"/>
      <w:bookmarkEnd w:id="671"/>
      <w:bookmarkEnd w:id="672"/>
      <w:bookmarkEnd w:id="673"/>
      <w:bookmarkEnd w:id="674"/>
      <w:bookmarkEnd w:id="675"/>
      <w:bookmarkEnd w:id="676"/>
    </w:p>
    <w:p w14:paraId="11ACB323" w14:textId="77777777" w:rsidR="00B77EAE" w:rsidRPr="004F624E" w:rsidRDefault="00B77EAE">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677" w:name="_Toc353804877"/>
      <w:bookmarkStart w:id="678" w:name="_Toc354567250"/>
      <w:bookmarkStart w:id="679" w:name="_Toc354669760"/>
      <w:bookmarkStart w:id="680" w:name="_Toc354857303"/>
      <w:bookmarkStart w:id="681" w:name="_Toc354938308"/>
      <w:bookmarkStart w:id="682" w:name="_Toc355341073"/>
      <w:bookmarkEnd w:id="677"/>
      <w:bookmarkEnd w:id="678"/>
      <w:bookmarkEnd w:id="679"/>
      <w:bookmarkEnd w:id="680"/>
      <w:bookmarkEnd w:id="681"/>
      <w:bookmarkEnd w:id="682"/>
    </w:p>
    <w:p w14:paraId="29610781" w14:textId="77777777" w:rsidR="00B77EAE" w:rsidRPr="004F624E" w:rsidRDefault="00B77EAE">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683" w:name="_Toc353804878"/>
      <w:bookmarkStart w:id="684" w:name="_Toc354567251"/>
      <w:bookmarkStart w:id="685" w:name="_Toc354669761"/>
      <w:bookmarkStart w:id="686" w:name="_Toc354857304"/>
      <w:bookmarkStart w:id="687" w:name="_Toc354938309"/>
      <w:bookmarkStart w:id="688" w:name="_Toc355341074"/>
      <w:bookmarkEnd w:id="683"/>
      <w:bookmarkEnd w:id="684"/>
      <w:bookmarkEnd w:id="685"/>
      <w:bookmarkEnd w:id="686"/>
      <w:bookmarkEnd w:id="687"/>
      <w:bookmarkEnd w:id="688"/>
    </w:p>
    <w:p w14:paraId="0A69A5C6" w14:textId="77777777" w:rsidR="002F6FDE" w:rsidRPr="004F624E" w:rsidRDefault="00CF5808" w:rsidP="00AC5C40">
      <w:pPr>
        <w:pStyle w:val="2"/>
        <w:numPr>
          <w:ilvl w:val="1"/>
          <w:numId w:val="66"/>
        </w:numPr>
        <w:spacing w:before="48" w:after="48" w:line="360" w:lineRule="auto"/>
        <w:ind w:right="210"/>
        <w:rPr>
          <w:rFonts w:ascii="Consolas" w:hAnsi="Consolas"/>
        </w:rPr>
      </w:pPr>
      <w:bookmarkStart w:id="689" w:name="_提醒入会"/>
      <w:bookmarkEnd w:id="689"/>
      <w:r>
        <w:rPr>
          <w:rFonts w:ascii="Consolas" w:hAnsi="Consolas" w:hint="eastAsia"/>
        </w:rPr>
        <w:t>提醒入会</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E25E8" w:rsidRPr="004F624E" w14:paraId="3563262E" w14:textId="77777777" w:rsidTr="0064416D">
        <w:tc>
          <w:tcPr>
            <w:tcW w:w="2235" w:type="dxa"/>
            <w:shd w:val="clear" w:color="auto" w:fill="auto"/>
          </w:tcPr>
          <w:p w14:paraId="12096277" w14:textId="77777777" w:rsidR="00CE25E8" w:rsidRPr="004F624E" w:rsidRDefault="00CE25E8" w:rsidP="0064416D">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0D13384A" w14:textId="77777777" w:rsidR="00CE25E8" w:rsidRPr="004F624E" w:rsidRDefault="00CF5808" w:rsidP="0064416D">
            <w:pPr>
              <w:pStyle w:val="a4"/>
              <w:spacing w:after="72"/>
              <w:ind w:firstLineChars="0" w:firstLine="0"/>
              <w:rPr>
                <w:rFonts w:ascii="Consolas" w:hAnsi="Consolas"/>
                <w:caps/>
                <w:sz w:val="21"/>
                <w:szCs w:val="21"/>
              </w:rPr>
            </w:pPr>
            <w:r>
              <w:rPr>
                <w:rFonts w:ascii="Consolas" w:hAnsi="Consolas" w:hint="eastAsia"/>
                <w:caps/>
                <w:sz w:val="21"/>
                <w:szCs w:val="21"/>
              </w:rPr>
              <w:t>提醒入会</w:t>
            </w:r>
          </w:p>
        </w:tc>
      </w:tr>
      <w:tr w:rsidR="00CE25E8" w:rsidRPr="004F624E" w14:paraId="1DFCC1BE" w14:textId="77777777" w:rsidTr="0064416D">
        <w:tc>
          <w:tcPr>
            <w:tcW w:w="2235" w:type="dxa"/>
            <w:shd w:val="clear" w:color="auto" w:fill="auto"/>
          </w:tcPr>
          <w:p w14:paraId="37BC8E80" w14:textId="77777777" w:rsidR="00CE25E8" w:rsidRPr="004F624E" w:rsidRDefault="00CE25E8" w:rsidP="0064416D">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57B38B88" w14:textId="77777777" w:rsidR="00CE25E8" w:rsidRPr="004F624E" w:rsidRDefault="00CE25E8" w:rsidP="004051CA">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w:t>
            </w:r>
            <w:r w:rsidR="004051CA" w:rsidRPr="004F624E">
              <w:rPr>
                <w:rFonts w:ascii="Consolas" w:hAnsi="Consolas" w:hint="eastAsia"/>
                <w:caps/>
                <w:sz w:val="21"/>
                <w:szCs w:val="21"/>
              </w:rPr>
              <w:t>CONFCONTROL</w:t>
            </w:r>
            <w:r w:rsidRPr="004F624E">
              <w:rPr>
                <w:rFonts w:ascii="Consolas" w:hAnsi="Consolas" w:hint="eastAsia"/>
                <w:caps/>
                <w:sz w:val="21"/>
                <w:szCs w:val="21"/>
              </w:rPr>
              <w:t>_SRS_001</w:t>
            </w:r>
          </w:p>
        </w:tc>
      </w:tr>
      <w:tr w:rsidR="00CE25E8" w:rsidRPr="004F624E" w14:paraId="1D5A6B1C" w14:textId="77777777" w:rsidTr="0064416D">
        <w:tc>
          <w:tcPr>
            <w:tcW w:w="2235" w:type="dxa"/>
            <w:shd w:val="clear" w:color="auto" w:fill="auto"/>
          </w:tcPr>
          <w:p w14:paraId="04A147A1" w14:textId="77777777" w:rsidR="00CE25E8" w:rsidRPr="004F624E" w:rsidRDefault="00CE25E8" w:rsidP="0064416D">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3A45A868" w14:textId="77777777" w:rsidR="00CE25E8" w:rsidRPr="004F624E" w:rsidRDefault="004051CA"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CE25E8" w:rsidRPr="004F624E" w14:paraId="7BAA77D7" w14:textId="77777777" w:rsidTr="0064416D">
        <w:tc>
          <w:tcPr>
            <w:tcW w:w="2235" w:type="dxa"/>
            <w:shd w:val="clear" w:color="auto" w:fill="auto"/>
          </w:tcPr>
          <w:p w14:paraId="30CBD608" w14:textId="77777777" w:rsidR="00CE25E8" w:rsidRPr="004F624E" w:rsidRDefault="00CE25E8" w:rsidP="0064416D">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16DEC7FA" w14:textId="77777777" w:rsidR="00CE25E8" w:rsidRPr="004F624E" w:rsidRDefault="004051CA"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主持人可以批量对未入会的参会人进行邮件</w:t>
            </w:r>
            <w:r w:rsidR="00542BA0">
              <w:rPr>
                <w:rFonts w:ascii="Consolas" w:hAnsi="Consolas" w:hint="eastAsia"/>
                <w:caps/>
                <w:sz w:val="21"/>
                <w:szCs w:val="21"/>
              </w:rPr>
              <w:t>及短信</w:t>
            </w:r>
            <w:r w:rsidRPr="004F624E">
              <w:rPr>
                <w:rFonts w:ascii="Consolas" w:hAnsi="Consolas" w:hint="eastAsia"/>
                <w:caps/>
                <w:sz w:val="21"/>
                <w:szCs w:val="21"/>
              </w:rPr>
              <w:t>提醒。</w:t>
            </w:r>
          </w:p>
        </w:tc>
      </w:tr>
      <w:tr w:rsidR="00CE25E8" w:rsidRPr="004F624E" w14:paraId="19EB8CFB" w14:textId="77777777" w:rsidTr="0064416D">
        <w:tc>
          <w:tcPr>
            <w:tcW w:w="2235" w:type="dxa"/>
            <w:shd w:val="clear" w:color="auto" w:fill="auto"/>
          </w:tcPr>
          <w:p w14:paraId="55C471E2" w14:textId="77777777" w:rsidR="00CE25E8" w:rsidRPr="004F624E" w:rsidRDefault="00CE25E8" w:rsidP="0064416D">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6C51D1D3" w14:textId="77777777" w:rsidR="00CE25E8" w:rsidRPr="004F624E" w:rsidRDefault="00CE25E8"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CE25E8" w:rsidRPr="004F624E" w14:paraId="749095D9" w14:textId="77777777" w:rsidTr="0064416D">
        <w:tc>
          <w:tcPr>
            <w:tcW w:w="2235" w:type="dxa"/>
            <w:shd w:val="clear" w:color="auto" w:fill="auto"/>
          </w:tcPr>
          <w:p w14:paraId="7C8C4070" w14:textId="77777777" w:rsidR="00CE25E8" w:rsidRPr="004F624E" w:rsidRDefault="00CE25E8"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2B90FEED" w14:textId="77777777" w:rsidR="00CE25E8" w:rsidRPr="004F624E" w:rsidRDefault="00CE25E8"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r w:rsidR="004051CA" w:rsidRPr="004F624E">
              <w:rPr>
                <w:rFonts w:ascii="Consolas" w:hAnsi="Consolas" w:hint="eastAsia"/>
                <w:caps/>
                <w:sz w:val="21"/>
                <w:szCs w:val="21"/>
              </w:rPr>
              <w:t>，至少存在一个未入会的参会人。</w:t>
            </w:r>
          </w:p>
        </w:tc>
      </w:tr>
      <w:tr w:rsidR="00CE25E8" w:rsidRPr="004F624E" w14:paraId="28C7B105" w14:textId="77777777" w:rsidTr="0064416D">
        <w:tc>
          <w:tcPr>
            <w:tcW w:w="9096" w:type="dxa"/>
            <w:gridSpan w:val="2"/>
            <w:shd w:val="clear" w:color="auto" w:fill="auto"/>
          </w:tcPr>
          <w:p w14:paraId="69D1982C" w14:textId="77777777" w:rsidR="00CE25E8" w:rsidRPr="004F624E" w:rsidRDefault="00CE25E8" w:rsidP="0064416D">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CE25E8" w:rsidRPr="004F624E" w14:paraId="4517C6B7" w14:textId="77777777" w:rsidTr="0064416D">
        <w:tc>
          <w:tcPr>
            <w:tcW w:w="9096" w:type="dxa"/>
            <w:gridSpan w:val="2"/>
            <w:shd w:val="clear" w:color="auto" w:fill="auto"/>
          </w:tcPr>
          <w:p w14:paraId="0FDEC8EA" w14:textId="77777777" w:rsidR="00CE25E8" w:rsidRPr="004F624E" w:rsidRDefault="004051CA" w:rsidP="00AC5C40">
            <w:pPr>
              <w:pStyle w:val="srs"/>
              <w:numPr>
                <w:ilvl w:val="0"/>
                <w:numId w:val="108"/>
              </w:numPr>
              <w:rPr>
                <w:rFonts w:ascii="Consolas" w:hAnsi="Consolas"/>
                <w:szCs w:val="21"/>
              </w:rPr>
            </w:pPr>
            <w:r w:rsidRPr="004F624E">
              <w:rPr>
                <w:rFonts w:ascii="Consolas" w:hAnsi="Consolas" w:hint="eastAsia"/>
                <w:szCs w:val="21"/>
              </w:rPr>
              <w:t>主持人进入会议，点击展开【未入会】抽屉列表</w:t>
            </w:r>
            <w:r w:rsidR="00CE25E8" w:rsidRPr="004F624E">
              <w:rPr>
                <w:rFonts w:ascii="Consolas" w:hAnsi="Consolas" w:hint="eastAsia"/>
                <w:szCs w:val="21"/>
              </w:rPr>
              <w:t>，用例开始。</w:t>
            </w:r>
          </w:p>
          <w:p w14:paraId="70CE600B" w14:textId="77777777" w:rsidR="00542BA0" w:rsidRDefault="00555098" w:rsidP="00AC5C40">
            <w:pPr>
              <w:pStyle w:val="srs"/>
              <w:numPr>
                <w:ilvl w:val="0"/>
                <w:numId w:val="108"/>
              </w:numPr>
              <w:rPr>
                <w:rFonts w:ascii="Consolas" w:hAnsi="Consolas"/>
                <w:szCs w:val="21"/>
              </w:rPr>
            </w:pPr>
            <w:r w:rsidRPr="00542BA0">
              <w:rPr>
                <w:rFonts w:ascii="Consolas" w:hAnsi="Consolas" w:hint="eastAsia"/>
                <w:szCs w:val="21"/>
              </w:rPr>
              <w:t>主持人点击【未入会】标题栏上面的【提醒入会】按钮</w:t>
            </w:r>
            <w:r w:rsidR="00542BA0" w:rsidRPr="00542BA0">
              <w:rPr>
                <w:rFonts w:ascii="Consolas" w:hAnsi="Consolas" w:hint="eastAsia"/>
                <w:szCs w:val="21"/>
              </w:rPr>
              <w:t>显示发送状态指示图（</w:t>
            </w:r>
            <w:r w:rsidR="00542BA0">
              <w:rPr>
                <w:rFonts w:ascii="Consolas" w:hAnsi="Consolas" w:hint="eastAsia"/>
                <w:szCs w:val="21"/>
              </w:rPr>
              <w:t>即</w:t>
            </w:r>
            <w:r w:rsidR="00542BA0" w:rsidRPr="00542BA0">
              <w:rPr>
                <w:rFonts w:ascii="Consolas" w:hAnsi="Consolas" w:hint="eastAsia"/>
                <w:szCs w:val="21"/>
              </w:rPr>
              <w:t>转圈等待</w:t>
            </w:r>
            <w:r w:rsidR="00542BA0">
              <w:rPr>
                <w:rFonts w:ascii="Consolas" w:hAnsi="Consolas" w:hint="eastAsia"/>
                <w:szCs w:val="21"/>
              </w:rPr>
              <w:t>画面</w:t>
            </w:r>
            <w:r w:rsidR="00542BA0" w:rsidRPr="00542BA0">
              <w:rPr>
                <w:rFonts w:ascii="Consolas" w:hAnsi="Consolas" w:hint="eastAsia"/>
                <w:szCs w:val="21"/>
              </w:rPr>
              <w:t>），</w:t>
            </w:r>
            <w:r w:rsidR="00542BA0">
              <w:rPr>
                <w:rFonts w:ascii="Consolas" w:hAnsi="Consolas" w:hint="eastAsia"/>
                <w:szCs w:val="21"/>
              </w:rPr>
              <w:t>此时参会人列表界面暂时不可操作。</w:t>
            </w:r>
          </w:p>
          <w:p w14:paraId="38477830" w14:textId="77777777" w:rsidR="00CE25E8" w:rsidRPr="00542BA0" w:rsidRDefault="004051CA" w:rsidP="00AC5C40">
            <w:pPr>
              <w:pStyle w:val="srs"/>
              <w:numPr>
                <w:ilvl w:val="0"/>
                <w:numId w:val="108"/>
              </w:numPr>
              <w:rPr>
                <w:rFonts w:ascii="Consolas" w:hAnsi="Consolas"/>
                <w:szCs w:val="21"/>
              </w:rPr>
            </w:pPr>
            <w:r w:rsidRPr="00542BA0">
              <w:rPr>
                <w:rFonts w:ascii="Consolas" w:hAnsi="Consolas" w:hint="eastAsia"/>
                <w:szCs w:val="21"/>
              </w:rPr>
              <w:t>依次给所有未入会的参会人发送提醒邮件</w:t>
            </w:r>
            <w:r w:rsidR="00542BA0">
              <w:rPr>
                <w:rFonts w:ascii="Consolas" w:hAnsi="Consolas" w:hint="eastAsia"/>
                <w:szCs w:val="21"/>
              </w:rPr>
              <w:t>及</w:t>
            </w:r>
            <w:r w:rsidR="00542BA0" w:rsidRPr="00542BA0">
              <w:rPr>
                <w:rFonts w:ascii="Consolas" w:hAnsi="Consolas" w:hint="eastAsia"/>
                <w:szCs w:val="21"/>
              </w:rPr>
              <w:t>短信通知</w:t>
            </w:r>
            <w:r w:rsidRPr="00542BA0">
              <w:rPr>
                <w:rFonts w:ascii="Consolas" w:hAnsi="Consolas" w:hint="eastAsia"/>
                <w:szCs w:val="21"/>
              </w:rPr>
              <w:t>。</w:t>
            </w:r>
          </w:p>
          <w:p w14:paraId="28DA9C63" w14:textId="77777777" w:rsidR="003C2286" w:rsidRDefault="003C2286" w:rsidP="00AC5C40">
            <w:pPr>
              <w:pStyle w:val="srs"/>
              <w:numPr>
                <w:ilvl w:val="0"/>
                <w:numId w:val="108"/>
              </w:numPr>
              <w:rPr>
                <w:rFonts w:ascii="Consolas" w:hAnsi="Consolas"/>
                <w:color w:val="000000"/>
                <w:szCs w:val="21"/>
              </w:rPr>
            </w:pPr>
            <w:r>
              <w:rPr>
                <w:rFonts w:ascii="Consolas" w:hAnsi="Consolas" w:hint="eastAsia"/>
                <w:szCs w:val="21"/>
              </w:rPr>
              <w:t>发送完毕后，</w:t>
            </w:r>
          </w:p>
          <w:p w14:paraId="65AE385C" w14:textId="77777777" w:rsidR="003C2286" w:rsidRDefault="003C2286" w:rsidP="00AC5C40">
            <w:pPr>
              <w:pStyle w:val="srs"/>
              <w:numPr>
                <w:ilvl w:val="1"/>
                <w:numId w:val="108"/>
              </w:numPr>
              <w:rPr>
                <w:rFonts w:ascii="Consolas" w:hAnsi="Consolas"/>
                <w:szCs w:val="21"/>
              </w:rPr>
            </w:pPr>
            <w:r>
              <w:rPr>
                <w:rFonts w:ascii="Consolas" w:hAnsi="Consolas" w:hint="eastAsia"/>
                <w:szCs w:val="21"/>
              </w:rPr>
              <w:t>如果发送成功，显示“入会通知已发送”。</w:t>
            </w:r>
          </w:p>
          <w:p w14:paraId="67B51CAD" w14:textId="77777777" w:rsidR="003C2286" w:rsidRPr="004F624E" w:rsidRDefault="003C2286" w:rsidP="00AC5C40">
            <w:pPr>
              <w:pStyle w:val="srs"/>
              <w:numPr>
                <w:ilvl w:val="1"/>
                <w:numId w:val="108"/>
              </w:numPr>
              <w:rPr>
                <w:rFonts w:ascii="Consolas" w:hAnsi="Consolas"/>
                <w:szCs w:val="21"/>
              </w:rPr>
            </w:pPr>
            <w:r>
              <w:rPr>
                <w:rFonts w:ascii="Consolas" w:hAnsi="Consolas" w:hint="eastAsia"/>
                <w:szCs w:val="21"/>
              </w:rPr>
              <w:t>如果邮件或短信有一个未发送成功，则显示“部分通知未能成功发送”。</w:t>
            </w:r>
          </w:p>
          <w:p w14:paraId="2A1A1156" w14:textId="77777777" w:rsidR="00555098" w:rsidRPr="004F624E" w:rsidRDefault="00555098" w:rsidP="00AC5C40">
            <w:pPr>
              <w:pStyle w:val="srs"/>
              <w:numPr>
                <w:ilvl w:val="0"/>
                <w:numId w:val="108"/>
              </w:numPr>
              <w:rPr>
                <w:rFonts w:ascii="Consolas" w:hAnsi="Consolas"/>
                <w:szCs w:val="21"/>
              </w:rPr>
            </w:pPr>
            <w:r w:rsidRPr="004F624E">
              <w:rPr>
                <w:rFonts w:ascii="Consolas" w:hAnsi="Consolas" w:hint="eastAsia"/>
                <w:szCs w:val="21"/>
              </w:rPr>
              <w:t>用例结束。</w:t>
            </w:r>
          </w:p>
        </w:tc>
      </w:tr>
      <w:tr w:rsidR="00CE25E8" w:rsidRPr="004F624E" w14:paraId="7A449BF7" w14:textId="77777777" w:rsidTr="0064416D">
        <w:tc>
          <w:tcPr>
            <w:tcW w:w="9096" w:type="dxa"/>
            <w:gridSpan w:val="2"/>
            <w:shd w:val="clear" w:color="auto" w:fill="auto"/>
          </w:tcPr>
          <w:p w14:paraId="3C2F3658" w14:textId="77777777" w:rsidR="00CE25E8" w:rsidRPr="004F624E" w:rsidRDefault="00CE25E8"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CE25E8" w:rsidRPr="004F624E" w14:paraId="109C030F" w14:textId="77777777" w:rsidTr="0064416D">
        <w:tc>
          <w:tcPr>
            <w:tcW w:w="9096" w:type="dxa"/>
            <w:gridSpan w:val="2"/>
            <w:shd w:val="clear" w:color="auto" w:fill="auto"/>
          </w:tcPr>
          <w:p w14:paraId="3520564E" w14:textId="77777777" w:rsidR="00CE25E8" w:rsidRDefault="009A5711" w:rsidP="00AC5C40">
            <w:pPr>
              <w:pStyle w:val="aff5"/>
              <w:numPr>
                <w:ilvl w:val="0"/>
                <w:numId w:val="188"/>
              </w:numPr>
              <w:spacing w:line="360" w:lineRule="auto"/>
              <w:ind w:firstLineChars="0"/>
              <w:rPr>
                <w:rFonts w:ascii="Consolas" w:hAnsi="Consolas"/>
                <w:color w:val="000000"/>
              </w:rPr>
            </w:pPr>
            <w:r w:rsidRPr="00B34C12">
              <w:rPr>
                <w:rFonts w:ascii="Consolas" w:hAnsi="Consolas" w:hint="eastAsia"/>
              </w:rPr>
              <w:t>主持人单独给某个未入会的参会人发送提醒</w:t>
            </w:r>
          </w:p>
          <w:p w14:paraId="349BC6AD" w14:textId="77777777" w:rsidR="009A5711" w:rsidRDefault="009A5711" w:rsidP="00AC5C40">
            <w:pPr>
              <w:pStyle w:val="aff5"/>
              <w:numPr>
                <w:ilvl w:val="1"/>
                <w:numId w:val="188"/>
              </w:numPr>
              <w:spacing w:line="360" w:lineRule="auto"/>
              <w:ind w:firstLineChars="0"/>
              <w:rPr>
                <w:rFonts w:ascii="Consolas" w:hAnsi="Consolas"/>
              </w:rPr>
            </w:pPr>
            <w:r>
              <w:rPr>
                <w:rFonts w:ascii="Consolas" w:hAnsi="Consolas" w:hint="eastAsia"/>
              </w:rPr>
              <w:t>主持人将鼠标覆盖在某个未入会的参会人所在行，该行右侧出现【提醒入会】按钮，用例开始。</w:t>
            </w:r>
          </w:p>
          <w:p w14:paraId="5721BA9B" w14:textId="77777777" w:rsidR="009A5711" w:rsidRDefault="009A5711" w:rsidP="00AC5C40">
            <w:pPr>
              <w:pStyle w:val="aff5"/>
              <w:numPr>
                <w:ilvl w:val="1"/>
                <w:numId w:val="188"/>
              </w:numPr>
              <w:spacing w:line="360" w:lineRule="auto"/>
              <w:ind w:firstLineChars="0"/>
              <w:rPr>
                <w:rFonts w:ascii="Consolas" w:hAnsi="Consolas"/>
              </w:rPr>
            </w:pPr>
            <w:r>
              <w:rPr>
                <w:rFonts w:ascii="Consolas" w:hAnsi="Consolas" w:hint="eastAsia"/>
              </w:rPr>
              <w:t>主持人点击【提醒入会】按钮，</w:t>
            </w:r>
            <w:r w:rsidRPr="009A5711">
              <w:rPr>
                <w:rFonts w:ascii="Consolas" w:hAnsi="Consolas" w:hint="eastAsia"/>
              </w:rPr>
              <w:t>显示发送状态指示图</w:t>
            </w:r>
            <w:r>
              <w:rPr>
                <w:rFonts w:ascii="Consolas" w:hAnsi="Consolas" w:hint="eastAsia"/>
              </w:rPr>
              <w:t>，并给此人发送邮件及短信通知。</w:t>
            </w:r>
          </w:p>
          <w:p w14:paraId="4400AB65" w14:textId="77777777" w:rsidR="009A5711" w:rsidRDefault="009A5711" w:rsidP="00AC5C40">
            <w:pPr>
              <w:pStyle w:val="aff5"/>
              <w:numPr>
                <w:ilvl w:val="1"/>
                <w:numId w:val="188"/>
              </w:numPr>
              <w:spacing w:line="360" w:lineRule="auto"/>
              <w:ind w:firstLineChars="0"/>
              <w:rPr>
                <w:rFonts w:ascii="Consolas" w:hAnsi="Consolas"/>
              </w:rPr>
            </w:pPr>
            <w:r>
              <w:rPr>
                <w:rFonts w:ascii="Consolas" w:hAnsi="Consolas" w:hint="eastAsia"/>
              </w:rPr>
              <w:t>其余流程同主事件流程。</w:t>
            </w:r>
          </w:p>
          <w:p w14:paraId="68BC086C" w14:textId="77777777" w:rsidR="009A5711" w:rsidRPr="00B34C12" w:rsidRDefault="009A5711" w:rsidP="00AC5C40">
            <w:pPr>
              <w:pStyle w:val="aff5"/>
              <w:numPr>
                <w:ilvl w:val="1"/>
                <w:numId w:val="188"/>
              </w:numPr>
              <w:spacing w:line="360" w:lineRule="auto"/>
              <w:ind w:firstLineChars="0"/>
              <w:rPr>
                <w:rFonts w:ascii="Consolas" w:hAnsi="Consolas"/>
              </w:rPr>
            </w:pPr>
            <w:r>
              <w:rPr>
                <w:rFonts w:ascii="Consolas" w:hAnsi="Consolas" w:hint="eastAsia"/>
              </w:rPr>
              <w:t>用例结束。</w:t>
            </w:r>
          </w:p>
        </w:tc>
      </w:tr>
      <w:tr w:rsidR="00CE25E8" w:rsidRPr="004F624E" w14:paraId="184CACC5" w14:textId="77777777" w:rsidTr="0064416D">
        <w:tc>
          <w:tcPr>
            <w:tcW w:w="2235" w:type="dxa"/>
            <w:shd w:val="clear" w:color="auto" w:fill="auto"/>
          </w:tcPr>
          <w:p w14:paraId="4C2E1889" w14:textId="77777777" w:rsidR="00CE25E8" w:rsidRPr="004F624E" w:rsidRDefault="00CE25E8"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1F70218E" w14:textId="77777777" w:rsidR="00CE25E8" w:rsidRDefault="004051CA" w:rsidP="0064416D">
            <w:pPr>
              <w:pStyle w:val="a4"/>
              <w:spacing w:after="72"/>
              <w:ind w:firstLineChars="0" w:firstLine="0"/>
              <w:rPr>
                <w:rFonts w:ascii="Consolas" w:hAnsi="Consolas"/>
                <w:sz w:val="21"/>
                <w:szCs w:val="21"/>
              </w:rPr>
            </w:pPr>
            <w:r w:rsidRPr="004F624E">
              <w:rPr>
                <w:rFonts w:ascii="Consolas" w:hAnsi="Consolas" w:hint="eastAsia"/>
                <w:sz w:val="21"/>
                <w:szCs w:val="21"/>
              </w:rPr>
              <w:t>有</w:t>
            </w:r>
            <w:r w:rsidRPr="004F624E">
              <w:rPr>
                <w:rFonts w:ascii="Consolas" w:hAnsi="Consolas" w:hint="eastAsia"/>
                <w:sz w:val="21"/>
                <w:szCs w:val="21"/>
              </w:rPr>
              <w:t>E-mail</w:t>
            </w:r>
            <w:r w:rsidRPr="004F624E">
              <w:rPr>
                <w:rFonts w:ascii="Consolas" w:hAnsi="Consolas" w:hint="eastAsia"/>
                <w:sz w:val="21"/>
                <w:szCs w:val="21"/>
              </w:rPr>
              <w:t>的参会人均可收到内容正确的提醒邮件。</w:t>
            </w:r>
          </w:p>
          <w:p w14:paraId="2BC3F9A3" w14:textId="77777777" w:rsidR="003C2286" w:rsidRPr="004F624E" w:rsidRDefault="003C2286" w:rsidP="0064416D">
            <w:pPr>
              <w:pStyle w:val="a4"/>
              <w:spacing w:after="72"/>
              <w:ind w:firstLineChars="0" w:firstLine="0"/>
              <w:rPr>
                <w:rFonts w:ascii="Consolas" w:hAnsi="Consolas"/>
                <w:sz w:val="21"/>
                <w:szCs w:val="21"/>
              </w:rPr>
            </w:pPr>
            <w:r>
              <w:rPr>
                <w:rFonts w:ascii="Consolas" w:hAnsi="Consolas" w:hint="eastAsia"/>
                <w:sz w:val="21"/>
                <w:szCs w:val="21"/>
              </w:rPr>
              <w:t>有手机号码的参会人均可收到短信通知。</w:t>
            </w:r>
          </w:p>
        </w:tc>
      </w:tr>
      <w:tr w:rsidR="00CE25E8" w:rsidRPr="004F624E" w14:paraId="2AD9A61B" w14:textId="77777777" w:rsidTr="0064416D">
        <w:tc>
          <w:tcPr>
            <w:tcW w:w="2235" w:type="dxa"/>
            <w:shd w:val="clear" w:color="auto" w:fill="auto"/>
          </w:tcPr>
          <w:p w14:paraId="508CD124" w14:textId="77777777" w:rsidR="00CE25E8" w:rsidRPr="004F624E" w:rsidRDefault="00CE25E8" w:rsidP="0064416D">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4540282C" w14:textId="77777777" w:rsidR="00CE25E8" w:rsidRDefault="003C2286" w:rsidP="00AC5C40">
            <w:pPr>
              <w:pStyle w:val="a4"/>
              <w:numPr>
                <w:ilvl w:val="0"/>
                <w:numId w:val="187"/>
              </w:numPr>
              <w:spacing w:after="72"/>
              <w:ind w:firstLineChars="0"/>
              <w:rPr>
                <w:rFonts w:ascii="Consolas" w:hAnsi="Consolas"/>
                <w:color w:val="000000"/>
                <w:sz w:val="21"/>
                <w:szCs w:val="21"/>
              </w:rPr>
            </w:pPr>
            <w:r>
              <w:rPr>
                <w:rFonts w:ascii="Consolas" w:hAnsi="Consolas" w:hint="eastAsia"/>
                <w:sz w:val="21"/>
                <w:szCs w:val="21"/>
              </w:rPr>
              <w:t>邮件及短信通知是否发送成功，仅以云会议</w:t>
            </w:r>
            <w:r>
              <w:rPr>
                <w:rFonts w:ascii="Consolas" w:hAnsi="Consolas" w:hint="eastAsia"/>
                <w:sz w:val="21"/>
                <w:szCs w:val="21"/>
              </w:rPr>
              <w:t>MAX</w:t>
            </w:r>
            <w:r>
              <w:rPr>
                <w:rFonts w:ascii="Consolas" w:hAnsi="Consolas" w:hint="eastAsia"/>
                <w:sz w:val="21"/>
                <w:szCs w:val="21"/>
              </w:rPr>
              <w:t>客户端</w:t>
            </w:r>
            <w:r w:rsidR="00850166">
              <w:rPr>
                <w:rFonts w:ascii="Consolas" w:hAnsi="Consolas" w:hint="eastAsia"/>
                <w:sz w:val="21"/>
                <w:szCs w:val="21"/>
              </w:rPr>
              <w:t>是否成功发送到云会议</w:t>
            </w:r>
            <w:r>
              <w:rPr>
                <w:rFonts w:ascii="Consolas" w:hAnsi="Consolas" w:hint="eastAsia"/>
                <w:sz w:val="21"/>
                <w:szCs w:val="21"/>
              </w:rPr>
              <w:t>服务器</w:t>
            </w:r>
            <w:r w:rsidR="00850166">
              <w:rPr>
                <w:rFonts w:ascii="Consolas" w:hAnsi="Consolas" w:hint="eastAsia"/>
                <w:sz w:val="21"/>
                <w:szCs w:val="21"/>
              </w:rPr>
              <w:t>为准。</w:t>
            </w:r>
          </w:p>
          <w:p w14:paraId="4951EE82" w14:textId="77777777" w:rsidR="00205549" w:rsidRDefault="00205549" w:rsidP="00AC5C40">
            <w:pPr>
              <w:pStyle w:val="a4"/>
              <w:numPr>
                <w:ilvl w:val="0"/>
                <w:numId w:val="187"/>
              </w:numPr>
              <w:spacing w:after="72"/>
              <w:ind w:firstLineChars="0"/>
              <w:rPr>
                <w:rFonts w:ascii="Consolas" w:hAnsi="Consolas"/>
                <w:color w:val="000000"/>
                <w:sz w:val="21"/>
                <w:szCs w:val="21"/>
              </w:rPr>
            </w:pPr>
            <w:r>
              <w:rPr>
                <w:rFonts w:ascii="Consolas" w:hAnsi="Consolas" w:hint="eastAsia"/>
                <w:sz w:val="21"/>
                <w:szCs w:val="21"/>
              </w:rPr>
              <w:t>在发送邮件和短信时，如果遇到缺少联系方式的参会人，则</w:t>
            </w:r>
            <w:r w:rsidR="00031F4B">
              <w:rPr>
                <w:rFonts w:ascii="Consolas" w:hAnsi="Consolas" w:hint="eastAsia"/>
                <w:sz w:val="21"/>
                <w:szCs w:val="21"/>
              </w:rPr>
              <w:t>不进行相应的提醒</w:t>
            </w:r>
            <w:r>
              <w:rPr>
                <w:rFonts w:ascii="Consolas" w:hAnsi="Consolas" w:hint="eastAsia"/>
                <w:sz w:val="21"/>
                <w:szCs w:val="21"/>
              </w:rPr>
              <w:t>，</w:t>
            </w:r>
            <w:r w:rsidR="00031F4B">
              <w:rPr>
                <w:rFonts w:ascii="Consolas" w:hAnsi="Consolas" w:hint="eastAsia"/>
                <w:sz w:val="21"/>
                <w:szCs w:val="21"/>
              </w:rPr>
              <w:t>也</w:t>
            </w:r>
            <w:r>
              <w:rPr>
                <w:rFonts w:ascii="Consolas" w:hAnsi="Consolas" w:hint="eastAsia"/>
                <w:sz w:val="21"/>
                <w:szCs w:val="21"/>
              </w:rPr>
              <w:t>不做任何提示。</w:t>
            </w:r>
          </w:p>
          <w:p w14:paraId="6737D8DA" w14:textId="1DE2B3F7" w:rsidR="00B13BD2" w:rsidRDefault="00B13BD2" w:rsidP="00AC5C40">
            <w:pPr>
              <w:pStyle w:val="a4"/>
              <w:numPr>
                <w:ilvl w:val="0"/>
                <w:numId w:val="187"/>
              </w:numPr>
              <w:spacing w:after="72"/>
              <w:ind w:firstLineChars="0"/>
              <w:rPr>
                <w:rFonts w:ascii="Consolas" w:hAnsi="Consolas"/>
                <w:color w:val="000000"/>
                <w:sz w:val="21"/>
                <w:szCs w:val="21"/>
              </w:rPr>
            </w:pPr>
            <w:r>
              <w:rPr>
                <w:rFonts w:ascii="Consolas" w:hAnsi="Consolas" w:hint="eastAsia"/>
                <w:sz w:val="21"/>
                <w:szCs w:val="21"/>
              </w:rPr>
              <w:lastRenderedPageBreak/>
              <w:t>如果主持人单独给某个参会人发送了提醒入会通知，再执行全体提醒入会，则此参会人会收到双份提醒入会通知。</w:t>
            </w:r>
          </w:p>
          <w:p w14:paraId="16C9AAA0" w14:textId="77777777" w:rsidR="001841EA" w:rsidRPr="00B5772B" w:rsidRDefault="001841EA" w:rsidP="00AC5C40">
            <w:pPr>
              <w:pStyle w:val="a4"/>
              <w:numPr>
                <w:ilvl w:val="0"/>
                <w:numId w:val="187"/>
              </w:numPr>
              <w:spacing w:before="100" w:beforeAutospacing="1" w:after="72" w:afterAutospacing="1"/>
              <w:ind w:firstLineChars="0"/>
              <w:rPr>
                <w:ins w:id="690" w:author="Yu Xu" w:date="2013-06-13T11:29:00Z"/>
                <w:rFonts w:ascii="Consolas" w:hAnsi="Consolas"/>
                <w:color w:val="000000"/>
                <w:sz w:val="21"/>
                <w:szCs w:val="21"/>
              </w:rPr>
            </w:pPr>
            <w:r>
              <w:rPr>
                <w:rFonts w:ascii="Consolas" w:hAnsi="Consolas" w:hint="eastAsia"/>
                <w:sz w:val="21"/>
                <w:szCs w:val="21"/>
              </w:rPr>
              <w:t>是否</w:t>
            </w:r>
            <w:r>
              <w:rPr>
                <w:rFonts w:ascii="Consolas" w:hAnsi="Consolas"/>
                <w:sz w:val="21"/>
                <w:szCs w:val="21"/>
              </w:rPr>
              <w:t>发送邮件通知和短信通知，</w:t>
            </w:r>
            <w:r>
              <w:rPr>
                <w:rFonts w:ascii="Consolas" w:hAnsi="Consolas" w:hint="eastAsia"/>
                <w:sz w:val="21"/>
                <w:szCs w:val="21"/>
              </w:rPr>
              <w:t>需要</w:t>
            </w:r>
            <w:r>
              <w:rPr>
                <w:rFonts w:ascii="Consolas" w:hAnsi="Consolas"/>
                <w:sz w:val="21"/>
                <w:szCs w:val="21"/>
              </w:rPr>
              <w:t>按照主持人安排会议时，在发送邀约界面上</w:t>
            </w:r>
            <w:r>
              <w:rPr>
                <w:rFonts w:ascii="Consolas" w:hAnsi="Consolas" w:hint="eastAsia"/>
                <w:sz w:val="21"/>
                <w:szCs w:val="21"/>
              </w:rPr>
              <w:t>是否</w:t>
            </w:r>
            <w:r>
              <w:rPr>
                <w:rFonts w:ascii="Consolas" w:hAnsi="Consolas"/>
                <w:sz w:val="21"/>
                <w:szCs w:val="21"/>
              </w:rPr>
              <w:t>勾选了【</w:t>
            </w:r>
            <w:r>
              <w:rPr>
                <w:rFonts w:ascii="Consolas" w:hAnsi="Consolas" w:hint="eastAsia"/>
                <w:sz w:val="21"/>
                <w:szCs w:val="21"/>
              </w:rPr>
              <w:t>邮件通知</w:t>
            </w:r>
            <w:r>
              <w:rPr>
                <w:rFonts w:ascii="Consolas" w:hAnsi="Consolas"/>
                <w:sz w:val="21"/>
                <w:szCs w:val="21"/>
              </w:rPr>
              <w:t>】和【短信通知】复选框决定的。</w:t>
            </w:r>
            <w:r>
              <w:rPr>
                <w:rFonts w:ascii="Consolas" w:hAnsi="Consolas" w:hint="eastAsia"/>
                <w:sz w:val="21"/>
                <w:szCs w:val="21"/>
              </w:rPr>
              <w:t>例如</w:t>
            </w:r>
            <w:r>
              <w:rPr>
                <w:rFonts w:ascii="Consolas" w:hAnsi="Consolas"/>
                <w:sz w:val="21"/>
                <w:szCs w:val="21"/>
              </w:rPr>
              <w:t>，如果主持人在安排会议时没有勾选【短信通知</w:t>
            </w:r>
            <w:r>
              <w:rPr>
                <w:rFonts w:ascii="Consolas" w:hAnsi="Consolas" w:hint="eastAsia"/>
                <w:sz w:val="21"/>
                <w:szCs w:val="21"/>
              </w:rPr>
              <w:t>】</w:t>
            </w:r>
            <w:r>
              <w:rPr>
                <w:rFonts w:ascii="Consolas" w:hAnsi="Consolas"/>
                <w:sz w:val="21"/>
                <w:szCs w:val="21"/>
              </w:rPr>
              <w:t>，则在入会后，即便使用提醒入会功能，也不会给所有未到会的人发送手机短信。</w:t>
            </w:r>
          </w:p>
          <w:p w14:paraId="6487050D" w14:textId="39C4874C" w:rsidR="00B5772B" w:rsidRPr="004F624E" w:rsidRDefault="00B5772B" w:rsidP="00AC5C40">
            <w:pPr>
              <w:pStyle w:val="a4"/>
              <w:numPr>
                <w:ilvl w:val="0"/>
                <w:numId w:val="187"/>
              </w:numPr>
              <w:spacing w:after="72"/>
              <w:ind w:firstLineChars="0"/>
              <w:rPr>
                <w:rFonts w:ascii="Consolas" w:hAnsi="Consolas"/>
                <w:color w:val="000000"/>
                <w:sz w:val="21"/>
                <w:szCs w:val="21"/>
              </w:rPr>
            </w:pPr>
            <w:ins w:id="691" w:author="Yu Xu" w:date="2013-06-13T11:29:00Z">
              <w:r>
                <w:rPr>
                  <w:rFonts w:ascii="Consolas" w:hAnsi="Consolas" w:hint="eastAsia"/>
                  <w:sz w:val="21"/>
                  <w:szCs w:val="21"/>
                </w:rPr>
                <w:t>如果</w:t>
              </w:r>
              <w:r w:rsidR="008B6D2F">
                <w:rPr>
                  <w:rFonts w:ascii="Consolas" w:hAnsi="Consolas" w:hint="eastAsia"/>
                  <w:sz w:val="21"/>
                  <w:szCs w:val="21"/>
                </w:rPr>
                <w:t>【</w:t>
              </w:r>
              <w:r w:rsidR="008B6D2F">
                <w:rPr>
                  <w:rFonts w:ascii="Consolas" w:hAnsi="Consolas"/>
                  <w:sz w:val="21"/>
                  <w:szCs w:val="21"/>
                </w:rPr>
                <w:t>未入会】</w:t>
              </w:r>
            </w:ins>
            <w:ins w:id="692" w:author="Yu Xu" w:date="2013-06-13T11:30:00Z">
              <w:r w:rsidR="008B6D2F">
                <w:rPr>
                  <w:rFonts w:ascii="Consolas" w:hAnsi="Consolas"/>
                  <w:sz w:val="21"/>
                  <w:szCs w:val="21"/>
                </w:rPr>
                <w:t>下没有人，则禁用【提醒入会】按钮。</w:t>
              </w:r>
            </w:ins>
          </w:p>
        </w:tc>
      </w:tr>
      <w:tr w:rsidR="00CE25E8" w:rsidRPr="004F624E" w14:paraId="4531869A" w14:textId="77777777" w:rsidTr="0064416D">
        <w:tc>
          <w:tcPr>
            <w:tcW w:w="2235" w:type="dxa"/>
            <w:shd w:val="clear" w:color="auto" w:fill="auto"/>
          </w:tcPr>
          <w:p w14:paraId="7AC6203D" w14:textId="77777777" w:rsidR="00CE25E8" w:rsidRPr="004F624E" w:rsidRDefault="00CE25E8" w:rsidP="0064416D">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1DCFBA79" w14:textId="77777777" w:rsidR="00CE25E8" w:rsidRPr="004F624E" w:rsidRDefault="00CE25E8" w:rsidP="0064416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CE25E8" w:rsidRPr="004F624E" w14:paraId="19724D1F" w14:textId="77777777" w:rsidTr="0064416D">
        <w:tc>
          <w:tcPr>
            <w:tcW w:w="2235" w:type="dxa"/>
            <w:shd w:val="clear" w:color="auto" w:fill="auto"/>
          </w:tcPr>
          <w:p w14:paraId="1805A933" w14:textId="77777777" w:rsidR="00CE25E8" w:rsidRPr="004F624E" w:rsidRDefault="00CE25E8"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2C38C88B" w14:textId="77777777" w:rsidR="00CE25E8" w:rsidRPr="004F624E" w:rsidRDefault="00CE25E8" w:rsidP="0064416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CE25E8" w:rsidRPr="004F624E" w14:paraId="44139257" w14:textId="77777777" w:rsidTr="0064416D">
        <w:tc>
          <w:tcPr>
            <w:tcW w:w="2235" w:type="dxa"/>
            <w:shd w:val="clear" w:color="auto" w:fill="auto"/>
          </w:tcPr>
          <w:p w14:paraId="510562D2" w14:textId="77777777" w:rsidR="00CE25E8" w:rsidRPr="004F624E" w:rsidRDefault="00CE25E8" w:rsidP="0064416D">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56ACF3D8" w14:textId="77777777" w:rsidR="00CE25E8" w:rsidRPr="004F624E" w:rsidRDefault="00CE25E8" w:rsidP="0064416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3DE1EA86" w14:textId="77777777" w:rsidR="00CE25E8" w:rsidRPr="004F624E" w:rsidRDefault="00CE25E8" w:rsidP="00CE25E8">
      <w:pPr>
        <w:pStyle w:val="a4"/>
        <w:spacing w:after="72"/>
        <w:ind w:firstLine="480"/>
        <w:rPr>
          <w:rFonts w:ascii="Consolas" w:hAnsi="Consolas"/>
        </w:rPr>
      </w:pPr>
    </w:p>
    <w:p w14:paraId="1EEEE522" w14:textId="77777777" w:rsidR="002F6FDE" w:rsidRPr="004F624E" w:rsidRDefault="00CF5808" w:rsidP="00AC5C40">
      <w:pPr>
        <w:pStyle w:val="2"/>
        <w:numPr>
          <w:ilvl w:val="1"/>
          <w:numId w:val="66"/>
        </w:numPr>
        <w:spacing w:before="48" w:after="48" w:line="360" w:lineRule="auto"/>
        <w:ind w:right="210"/>
        <w:rPr>
          <w:rFonts w:ascii="Consolas" w:hAnsi="Consolas"/>
        </w:rPr>
      </w:pPr>
      <w:bookmarkStart w:id="693" w:name="_全部外呼"/>
      <w:bookmarkStart w:id="694" w:name="_立即外呼"/>
      <w:bookmarkStart w:id="695" w:name="_Toc355341076"/>
      <w:bookmarkEnd w:id="693"/>
      <w:bookmarkEnd w:id="694"/>
      <w:r>
        <w:rPr>
          <w:rFonts w:ascii="Consolas" w:hAnsi="Consolas" w:hint="eastAsia"/>
        </w:rPr>
        <w:t>立即</w:t>
      </w:r>
      <w:r w:rsidR="002F6FDE" w:rsidRPr="004F624E">
        <w:rPr>
          <w:rFonts w:ascii="Consolas" w:hAnsi="Consolas" w:hint="eastAsia"/>
        </w:rPr>
        <w:t>外呼</w:t>
      </w:r>
      <w:bookmarkEnd w:id="695"/>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7F5F15" w:rsidRPr="004F624E" w14:paraId="210F3761" w14:textId="77777777" w:rsidTr="0064416D">
        <w:tc>
          <w:tcPr>
            <w:tcW w:w="2235" w:type="dxa"/>
            <w:shd w:val="clear" w:color="auto" w:fill="auto"/>
          </w:tcPr>
          <w:p w14:paraId="4DD903A5" w14:textId="77777777" w:rsidR="007F5F15" w:rsidRPr="004F624E" w:rsidRDefault="007F5F15" w:rsidP="0064416D">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196DB6EC" w14:textId="77777777" w:rsidR="007F5F15" w:rsidRPr="004F624E" w:rsidRDefault="00D45C1F" w:rsidP="007F5F15">
            <w:pPr>
              <w:pStyle w:val="a4"/>
              <w:spacing w:after="72"/>
              <w:ind w:firstLineChars="0" w:firstLine="0"/>
              <w:rPr>
                <w:rFonts w:ascii="Consolas" w:hAnsi="Consolas"/>
                <w:caps/>
                <w:sz w:val="21"/>
                <w:szCs w:val="21"/>
              </w:rPr>
            </w:pPr>
            <w:r>
              <w:rPr>
                <w:rFonts w:ascii="Consolas" w:hAnsi="Consolas" w:hint="eastAsia"/>
                <w:caps/>
                <w:sz w:val="21"/>
                <w:szCs w:val="21"/>
              </w:rPr>
              <w:t>立即外呼</w:t>
            </w:r>
          </w:p>
        </w:tc>
      </w:tr>
      <w:tr w:rsidR="007F5F15" w:rsidRPr="004F624E" w14:paraId="315B7DC2" w14:textId="77777777" w:rsidTr="0064416D">
        <w:tc>
          <w:tcPr>
            <w:tcW w:w="2235" w:type="dxa"/>
            <w:shd w:val="clear" w:color="auto" w:fill="auto"/>
          </w:tcPr>
          <w:p w14:paraId="5FCC4E31" w14:textId="77777777" w:rsidR="007F5F15" w:rsidRPr="004F624E" w:rsidRDefault="007F5F15" w:rsidP="0064416D">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3BE0925B" w14:textId="77777777" w:rsidR="007F5F15" w:rsidRPr="004F624E" w:rsidRDefault="007F5F15"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MAX1.0_CLIENT_CONFCONTROL_SRS_002</w:t>
            </w:r>
          </w:p>
        </w:tc>
      </w:tr>
      <w:tr w:rsidR="007F5F15" w:rsidRPr="004F624E" w14:paraId="338E555B" w14:textId="77777777" w:rsidTr="0064416D">
        <w:tc>
          <w:tcPr>
            <w:tcW w:w="2235" w:type="dxa"/>
            <w:shd w:val="clear" w:color="auto" w:fill="auto"/>
          </w:tcPr>
          <w:p w14:paraId="1DF44702" w14:textId="77777777" w:rsidR="007F5F15" w:rsidRPr="004F624E" w:rsidRDefault="007F5F15" w:rsidP="0064416D">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3F54CECD" w14:textId="77777777" w:rsidR="007F5F15" w:rsidRPr="004F624E" w:rsidRDefault="007F5F15"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7F5F15" w:rsidRPr="004F624E" w14:paraId="10F881DE" w14:textId="77777777" w:rsidTr="0064416D">
        <w:tc>
          <w:tcPr>
            <w:tcW w:w="2235" w:type="dxa"/>
            <w:shd w:val="clear" w:color="auto" w:fill="auto"/>
          </w:tcPr>
          <w:p w14:paraId="766D5773" w14:textId="77777777" w:rsidR="007F5F15" w:rsidRPr="004F624E" w:rsidRDefault="007F5F15" w:rsidP="0064416D">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5BC0DD59" w14:textId="77777777" w:rsidR="007F5F15" w:rsidRPr="004F624E" w:rsidRDefault="007F5F15" w:rsidP="007F5F15">
            <w:pPr>
              <w:pStyle w:val="a4"/>
              <w:spacing w:after="72"/>
              <w:ind w:firstLineChars="0" w:firstLine="0"/>
              <w:rPr>
                <w:rFonts w:ascii="Consolas" w:hAnsi="Consolas"/>
                <w:caps/>
                <w:sz w:val="21"/>
                <w:szCs w:val="21"/>
              </w:rPr>
            </w:pPr>
            <w:r w:rsidRPr="004F624E">
              <w:rPr>
                <w:rFonts w:ascii="Consolas" w:hAnsi="Consolas" w:hint="eastAsia"/>
                <w:caps/>
                <w:sz w:val="21"/>
                <w:szCs w:val="21"/>
              </w:rPr>
              <w:t>主持人可以批量对未入会的参会人进行电话外呼</w:t>
            </w:r>
            <w:r w:rsidR="00D45C1F">
              <w:rPr>
                <w:rFonts w:ascii="Consolas" w:hAnsi="Consolas" w:hint="eastAsia"/>
                <w:caps/>
                <w:sz w:val="21"/>
                <w:szCs w:val="21"/>
              </w:rPr>
              <w:t>，也可以单独进行外呼</w:t>
            </w:r>
            <w:r w:rsidRPr="004F624E">
              <w:rPr>
                <w:rFonts w:ascii="Consolas" w:hAnsi="Consolas" w:hint="eastAsia"/>
                <w:caps/>
                <w:sz w:val="21"/>
                <w:szCs w:val="21"/>
              </w:rPr>
              <w:t>。</w:t>
            </w:r>
          </w:p>
        </w:tc>
      </w:tr>
      <w:tr w:rsidR="007F5F15" w:rsidRPr="004F624E" w14:paraId="378A50FB" w14:textId="77777777" w:rsidTr="0064416D">
        <w:tc>
          <w:tcPr>
            <w:tcW w:w="2235" w:type="dxa"/>
            <w:shd w:val="clear" w:color="auto" w:fill="auto"/>
          </w:tcPr>
          <w:p w14:paraId="289ACFA8" w14:textId="77777777" w:rsidR="007F5F15" w:rsidRPr="004F624E" w:rsidRDefault="007F5F15" w:rsidP="0064416D">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561D27BD" w14:textId="77777777" w:rsidR="007F5F15" w:rsidRPr="004F624E" w:rsidRDefault="007F5F15"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7F5F15" w:rsidRPr="004F624E" w14:paraId="7FCDAF75" w14:textId="77777777" w:rsidTr="0064416D">
        <w:tc>
          <w:tcPr>
            <w:tcW w:w="2235" w:type="dxa"/>
            <w:shd w:val="clear" w:color="auto" w:fill="auto"/>
          </w:tcPr>
          <w:p w14:paraId="5051866C" w14:textId="77777777" w:rsidR="007F5F15" w:rsidRPr="004F624E" w:rsidRDefault="007F5F15"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629EC3E2" w14:textId="77777777" w:rsidR="007F5F15" w:rsidRPr="004F624E" w:rsidRDefault="007F5F15"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成功进入会议，至少存在一个未入会的参会人。</w:t>
            </w:r>
          </w:p>
        </w:tc>
      </w:tr>
      <w:tr w:rsidR="007F5F15" w:rsidRPr="004F624E" w14:paraId="3EF039A5" w14:textId="77777777" w:rsidTr="0064416D">
        <w:tc>
          <w:tcPr>
            <w:tcW w:w="9096" w:type="dxa"/>
            <w:gridSpan w:val="2"/>
            <w:shd w:val="clear" w:color="auto" w:fill="auto"/>
          </w:tcPr>
          <w:p w14:paraId="10D10D19" w14:textId="77777777" w:rsidR="007F5F15" w:rsidRPr="004F624E" w:rsidRDefault="007F5F15" w:rsidP="0064416D">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7F5F15" w:rsidRPr="004F624E" w14:paraId="6F17DEAD" w14:textId="77777777" w:rsidTr="0064416D">
        <w:tc>
          <w:tcPr>
            <w:tcW w:w="9096" w:type="dxa"/>
            <w:gridSpan w:val="2"/>
            <w:shd w:val="clear" w:color="auto" w:fill="auto"/>
          </w:tcPr>
          <w:p w14:paraId="20E0464F" w14:textId="77777777" w:rsidR="007F5F15" w:rsidRPr="004F624E" w:rsidRDefault="007F5F15" w:rsidP="00AC5C40">
            <w:pPr>
              <w:pStyle w:val="srs"/>
              <w:numPr>
                <w:ilvl w:val="0"/>
                <w:numId w:val="109"/>
              </w:numPr>
              <w:rPr>
                <w:rFonts w:ascii="Consolas" w:hAnsi="Consolas"/>
                <w:szCs w:val="21"/>
              </w:rPr>
            </w:pPr>
            <w:r w:rsidRPr="004F624E">
              <w:rPr>
                <w:rFonts w:ascii="Consolas" w:hAnsi="Consolas" w:hint="eastAsia"/>
                <w:szCs w:val="21"/>
              </w:rPr>
              <w:t>主持人进入会议，点击展开【未入会】抽屉列表，用例开始。</w:t>
            </w:r>
          </w:p>
          <w:p w14:paraId="73C24D71" w14:textId="77777777" w:rsidR="003B5A65" w:rsidRDefault="007F5F15" w:rsidP="003B5A65">
            <w:pPr>
              <w:pStyle w:val="srs"/>
              <w:numPr>
                <w:ilvl w:val="0"/>
                <w:numId w:val="109"/>
              </w:numPr>
              <w:rPr>
                <w:rFonts w:ascii="Consolas" w:hAnsi="Consolas"/>
                <w:szCs w:val="21"/>
              </w:rPr>
            </w:pPr>
            <w:r w:rsidRPr="004F624E">
              <w:rPr>
                <w:rFonts w:ascii="Consolas" w:hAnsi="Consolas" w:hint="eastAsia"/>
                <w:szCs w:val="21"/>
              </w:rPr>
              <w:t>主持人点击【未入会】标题栏上面的【立即外呼】按钮，开始依次外呼列表中具有</w:t>
            </w:r>
            <w:r w:rsidR="008C229E" w:rsidRPr="004F624E">
              <w:rPr>
                <w:rFonts w:ascii="Consolas" w:hAnsi="Consolas" w:hint="eastAsia"/>
                <w:szCs w:val="21"/>
              </w:rPr>
              <w:t>电话号码</w:t>
            </w:r>
            <w:r w:rsidRPr="004F624E">
              <w:rPr>
                <w:rFonts w:ascii="Consolas" w:hAnsi="Consolas" w:hint="eastAsia"/>
                <w:szCs w:val="21"/>
              </w:rPr>
              <w:t>的参会人，并在其姓名后面显示</w:t>
            </w:r>
            <w:r w:rsidR="003B5A65">
              <w:rPr>
                <w:rFonts w:ascii="Consolas" w:hAnsi="Consolas" w:hint="eastAsia"/>
                <w:szCs w:val="21"/>
              </w:rPr>
              <w:t>“</w:t>
            </w:r>
            <w:r w:rsidR="003B5A65" w:rsidRPr="004F624E">
              <w:rPr>
                <w:rFonts w:ascii="Consolas" w:hAnsi="Consolas" w:hint="eastAsia"/>
                <w:szCs w:val="21"/>
              </w:rPr>
              <w:t>正在呼叫</w:t>
            </w:r>
            <w:r w:rsidR="003B5A65">
              <w:rPr>
                <w:rFonts w:ascii="Consolas" w:hAnsi="Consolas" w:hint="eastAsia"/>
                <w:szCs w:val="21"/>
              </w:rPr>
              <w:t>”</w:t>
            </w:r>
            <w:r w:rsidRPr="004F624E">
              <w:rPr>
                <w:rFonts w:ascii="Consolas" w:hAnsi="Consolas" w:hint="eastAsia"/>
                <w:szCs w:val="21"/>
              </w:rPr>
              <w:t>。</w:t>
            </w:r>
          </w:p>
          <w:p w14:paraId="6D33963F" w14:textId="5ECE7643" w:rsidR="007F5F15" w:rsidRPr="004F624E" w:rsidRDefault="003B5A65" w:rsidP="003B5A65">
            <w:pPr>
              <w:pStyle w:val="srs"/>
              <w:numPr>
                <w:ilvl w:val="0"/>
                <w:numId w:val="109"/>
              </w:numPr>
              <w:rPr>
                <w:rFonts w:ascii="Consolas" w:hAnsi="Consolas"/>
                <w:szCs w:val="21"/>
              </w:rPr>
            </w:pPr>
            <w:r>
              <w:rPr>
                <w:rFonts w:ascii="Consolas" w:hAnsi="Consolas" w:hint="eastAsia"/>
                <w:szCs w:val="21"/>
              </w:rPr>
              <w:t>呼叫</w:t>
            </w:r>
            <w:r>
              <w:rPr>
                <w:rFonts w:ascii="Consolas" w:hAnsi="Consolas"/>
                <w:szCs w:val="21"/>
              </w:rPr>
              <w:t>成功后</w:t>
            </w:r>
            <w:r w:rsidR="00555098" w:rsidRPr="004F624E">
              <w:rPr>
                <w:rFonts w:ascii="Consolas" w:hAnsi="Consolas" w:hint="eastAsia"/>
                <w:szCs w:val="21"/>
              </w:rPr>
              <w:t>，</w:t>
            </w:r>
            <w:r w:rsidR="007F5F15" w:rsidRPr="004F624E">
              <w:rPr>
                <w:rFonts w:ascii="Consolas" w:hAnsi="Consolas" w:hint="eastAsia"/>
                <w:szCs w:val="21"/>
              </w:rPr>
              <w:t>自动移动到【已入会】分类列表中，用例结束。</w:t>
            </w:r>
          </w:p>
        </w:tc>
      </w:tr>
      <w:tr w:rsidR="007F5F15" w:rsidRPr="004F624E" w14:paraId="3A0FAAF4" w14:textId="77777777" w:rsidTr="0064416D">
        <w:tc>
          <w:tcPr>
            <w:tcW w:w="9096" w:type="dxa"/>
            <w:gridSpan w:val="2"/>
            <w:shd w:val="clear" w:color="auto" w:fill="auto"/>
          </w:tcPr>
          <w:p w14:paraId="01C6935B" w14:textId="77777777" w:rsidR="007F5F15" w:rsidRPr="004F624E" w:rsidRDefault="007F5F15"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7F5F15" w:rsidRPr="004F624E" w14:paraId="1AB0664B" w14:textId="77777777" w:rsidTr="0064416D">
        <w:tc>
          <w:tcPr>
            <w:tcW w:w="9096" w:type="dxa"/>
            <w:gridSpan w:val="2"/>
            <w:shd w:val="clear" w:color="auto" w:fill="auto"/>
          </w:tcPr>
          <w:p w14:paraId="061E2285" w14:textId="77777777" w:rsidR="00D45C1F" w:rsidRDefault="00D45C1F" w:rsidP="00AC5C40">
            <w:pPr>
              <w:pStyle w:val="aff5"/>
              <w:numPr>
                <w:ilvl w:val="0"/>
                <w:numId w:val="189"/>
              </w:numPr>
              <w:spacing w:line="360" w:lineRule="auto"/>
              <w:ind w:firstLineChars="0"/>
              <w:rPr>
                <w:rFonts w:ascii="Consolas" w:hAnsi="Consolas"/>
                <w:color w:val="000000"/>
              </w:rPr>
            </w:pPr>
            <w:r w:rsidRPr="00E870B0">
              <w:rPr>
                <w:rFonts w:ascii="Consolas" w:hAnsi="Consolas" w:hint="eastAsia"/>
              </w:rPr>
              <w:t>主持人单独</w:t>
            </w:r>
            <w:r>
              <w:rPr>
                <w:rFonts w:ascii="Consolas" w:hAnsi="Consolas" w:hint="eastAsia"/>
              </w:rPr>
              <w:t>外呼</w:t>
            </w:r>
            <w:r w:rsidRPr="00E870B0">
              <w:rPr>
                <w:rFonts w:ascii="Consolas" w:hAnsi="Consolas" w:hint="eastAsia"/>
              </w:rPr>
              <w:t>某个未入会的参会人</w:t>
            </w:r>
          </w:p>
          <w:p w14:paraId="4D1F048F" w14:textId="77777777" w:rsidR="00D45C1F" w:rsidRDefault="00D45C1F" w:rsidP="00AC5C40">
            <w:pPr>
              <w:pStyle w:val="aff5"/>
              <w:numPr>
                <w:ilvl w:val="1"/>
                <w:numId w:val="189"/>
              </w:numPr>
              <w:spacing w:line="360" w:lineRule="auto"/>
              <w:ind w:firstLineChars="0"/>
              <w:rPr>
                <w:rFonts w:ascii="Consolas" w:hAnsi="Consolas"/>
                <w:color w:val="000000"/>
              </w:rPr>
            </w:pPr>
            <w:r>
              <w:rPr>
                <w:rFonts w:ascii="Consolas" w:hAnsi="Consolas" w:hint="eastAsia"/>
              </w:rPr>
              <w:t>主持人将鼠标覆盖在某个未入会的参会人所在行，该行右侧出现【立即外呼】按钮，用例开始。</w:t>
            </w:r>
          </w:p>
          <w:p w14:paraId="39FEBD4A" w14:textId="77777777" w:rsidR="00D45C1F" w:rsidRDefault="00D45C1F" w:rsidP="00AC5C40">
            <w:pPr>
              <w:pStyle w:val="aff5"/>
              <w:numPr>
                <w:ilvl w:val="1"/>
                <w:numId w:val="189"/>
              </w:numPr>
              <w:spacing w:line="360" w:lineRule="auto"/>
              <w:ind w:firstLineChars="0"/>
              <w:rPr>
                <w:rFonts w:ascii="Consolas" w:hAnsi="Consolas"/>
                <w:color w:val="000000"/>
              </w:rPr>
            </w:pPr>
            <w:r w:rsidRPr="00D45C1F">
              <w:rPr>
                <w:rFonts w:ascii="Consolas" w:hAnsi="Consolas" w:hint="eastAsia"/>
              </w:rPr>
              <w:t>主持人点击【立即外呼】按钮，其余流程同主事件流程。</w:t>
            </w:r>
          </w:p>
          <w:p w14:paraId="7CB08377" w14:textId="77777777" w:rsidR="008C229E" w:rsidRPr="00B34C12" w:rsidRDefault="00D45C1F" w:rsidP="00AC5C40">
            <w:pPr>
              <w:pStyle w:val="aff5"/>
              <w:numPr>
                <w:ilvl w:val="1"/>
                <w:numId w:val="189"/>
              </w:numPr>
              <w:spacing w:line="360" w:lineRule="auto"/>
              <w:ind w:firstLineChars="0"/>
              <w:rPr>
                <w:rFonts w:ascii="Consolas" w:hAnsi="Consolas"/>
              </w:rPr>
            </w:pPr>
            <w:r w:rsidRPr="00B34C12">
              <w:rPr>
                <w:rFonts w:ascii="Consolas" w:hAnsi="Consolas" w:hint="eastAsia"/>
              </w:rPr>
              <w:t>用例结束。</w:t>
            </w:r>
          </w:p>
        </w:tc>
      </w:tr>
      <w:tr w:rsidR="007F5F15" w:rsidRPr="004F624E" w14:paraId="23A7CB09" w14:textId="77777777" w:rsidTr="0064416D">
        <w:tc>
          <w:tcPr>
            <w:tcW w:w="2235" w:type="dxa"/>
            <w:shd w:val="clear" w:color="auto" w:fill="auto"/>
          </w:tcPr>
          <w:p w14:paraId="7C50FAAC" w14:textId="77777777" w:rsidR="007F5F15" w:rsidRPr="004F624E" w:rsidRDefault="007F5F15"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49AD97DD" w14:textId="77777777" w:rsidR="007F5F15" w:rsidRPr="004F624E" w:rsidRDefault="008C229E" w:rsidP="0064416D">
            <w:pPr>
              <w:pStyle w:val="a4"/>
              <w:spacing w:after="72"/>
              <w:ind w:firstLineChars="0" w:firstLine="0"/>
              <w:rPr>
                <w:rFonts w:ascii="Consolas" w:hAnsi="Consolas"/>
                <w:sz w:val="21"/>
                <w:szCs w:val="21"/>
              </w:rPr>
            </w:pPr>
            <w:r w:rsidRPr="004F624E">
              <w:rPr>
                <w:rFonts w:ascii="Consolas" w:hAnsi="Consolas" w:hint="eastAsia"/>
                <w:sz w:val="21"/>
                <w:szCs w:val="21"/>
              </w:rPr>
              <w:t>有电话号码的参会人均能正常收到外呼邀请。</w:t>
            </w:r>
          </w:p>
        </w:tc>
      </w:tr>
      <w:tr w:rsidR="007F5F15" w:rsidRPr="004F624E" w14:paraId="21A819A0" w14:textId="77777777" w:rsidTr="0064416D">
        <w:tc>
          <w:tcPr>
            <w:tcW w:w="2235" w:type="dxa"/>
            <w:shd w:val="clear" w:color="auto" w:fill="auto"/>
          </w:tcPr>
          <w:p w14:paraId="7724D243" w14:textId="77777777" w:rsidR="007F5F15" w:rsidRPr="004F624E" w:rsidRDefault="007F5F15" w:rsidP="0064416D">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5AA344CE" w14:textId="2ECECDFF" w:rsidR="007F5F15" w:rsidRPr="004F624E" w:rsidRDefault="008C229E" w:rsidP="00AC5C40">
            <w:pPr>
              <w:pStyle w:val="a4"/>
              <w:numPr>
                <w:ilvl w:val="0"/>
                <w:numId w:val="110"/>
              </w:numPr>
              <w:spacing w:after="72"/>
              <w:ind w:firstLineChars="0"/>
              <w:rPr>
                <w:rFonts w:ascii="Consolas" w:hAnsi="Consolas"/>
                <w:sz w:val="21"/>
                <w:szCs w:val="21"/>
              </w:rPr>
            </w:pPr>
            <w:r w:rsidRPr="004F624E">
              <w:rPr>
                <w:rFonts w:ascii="Consolas" w:hAnsi="Consolas" w:hint="eastAsia"/>
                <w:sz w:val="21"/>
                <w:szCs w:val="21"/>
              </w:rPr>
              <w:t>外呼结束之前，</w:t>
            </w:r>
            <w:r w:rsidR="00D45C1F" w:rsidRPr="004F624E">
              <w:rPr>
                <w:rFonts w:ascii="Consolas" w:hAnsi="Consolas" w:hint="eastAsia"/>
                <w:sz w:val="21"/>
                <w:szCs w:val="21"/>
              </w:rPr>
              <w:t>【</w:t>
            </w:r>
            <w:r w:rsidR="00D45C1F">
              <w:rPr>
                <w:rFonts w:ascii="Consolas" w:hAnsi="Consolas" w:hint="eastAsia"/>
                <w:sz w:val="21"/>
                <w:szCs w:val="21"/>
              </w:rPr>
              <w:t>立即外呼</w:t>
            </w:r>
            <w:r w:rsidR="00D45C1F" w:rsidRPr="004F624E">
              <w:rPr>
                <w:rFonts w:ascii="Consolas" w:hAnsi="Consolas" w:hint="eastAsia"/>
                <w:sz w:val="21"/>
                <w:szCs w:val="21"/>
              </w:rPr>
              <w:t>】</w:t>
            </w:r>
            <w:r w:rsidRPr="004F624E">
              <w:rPr>
                <w:rFonts w:ascii="Consolas" w:hAnsi="Consolas" w:hint="eastAsia"/>
                <w:sz w:val="21"/>
                <w:szCs w:val="21"/>
              </w:rPr>
              <w:t>按钮为禁用状态，不可重复点击。</w:t>
            </w:r>
          </w:p>
          <w:p w14:paraId="44938567" w14:textId="0BF84529" w:rsidR="00FF0B58" w:rsidRDefault="00FF0B58" w:rsidP="00AC5C40">
            <w:pPr>
              <w:pStyle w:val="a4"/>
              <w:numPr>
                <w:ilvl w:val="0"/>
                <w:numId w:val="110"/>
              </w:numPr>
              <w:spacing w:after="72"/>
              <w:ind w:firstLineChars="0"/>
              <w:rPr>
                <w:rFonts w:ascii="Consolas" w:hAnsi="Consolas"/>
                <w:sz w:val="21"/>
                <w:szCs w:val="21"/>
              </w:rPr>
            </w:pPr>
            <w:r w:rsidRPr="004F624E">
              <w:rPr>
                <w:rFonts w:ascii="Consolas" w:hAnsi="Consolas" w:hint="eastAsia"/>
                <w:sz w:val="21"/>
                <w:szCs w:val="21"/>
              </w:rPr>
              <w:lastRenderedPageBreak/>
              <w:t>外呼失败时</w:t>
            </w:r>
            <w:r w:rsidR="002B526F" w:rsidRPr="004F624E">
              <w:rPr>
                <w:rFonts w:ascii="Consolas" w:hAnsi="Consolas" w:hint="eastAsia"/>
                <w:sz w:val="21"/>
                <w:szCs w:val="21"/>
              </w:rPr>
              <w:t>，参会人姓名后面</w:t>
            </w:r>
            <w:r w:rsidR="003B5A65">
              <w:rPr>
                <w:rFonts w:ascii="Consolas" w:hAnsi="Consolas" w:hint="eastAsia"/>
                <w:sz w:val="21"/>
                <w:szCs w:val="21"/>
              </w:rPr>
              <w:t>“正在</w:t>
            </w:r>
            <w:r w:rsidR="003B5A65">
              <w:rPr>
                <w:rFonts w:ascii="Consolas" w:hAnsi="Consolas"/>
                <w:sz w:val="21"/>
                <w:szCs w:val="21"/>
              </w:rPr>
              <w:t>呼叫</w:t>
            </w:r>
            <w:r w:rsidR="003B5A65">
              <w:rPr>
                <w:rFonts w:ascii="Consolas" w:hAnsi="Consolas" w:hint="eastAsia"/>
                <w:sz w:val="21"/>
                <w:szCs w:val="21"/>
              </w:rPr>
              <w:t>”文字消失</w:t>
            </w:r>
            <w:r w:rsidR="003B5A65">
              <w:rPr>
                <w:rFonts w:ascii="Consolas" w:hAnsi="Consolas"/>
                <w:sz w:val="21"/>
                <w:szCs w:val="21"/>
              </w:rPr>
              <w:t>，</w:t>
            </w:r>
            <w:r w:rsidRPr="004F624E">
              <w:rPr>
                <w:rFonts w:ascii="Consolas" w:hAnsi="Consolas" w:hint="eastAsia"/>
                <w:sz w:val="21"/>
                <w:szCs w:val="21"/>
              </w:rPr>
              <w:t>参会人不会从【未入会】列表中</w:t>
            </w:r>
            <w:r w:rsidR="003B5A65">
              <w:rPr>
                <w:rFonts w:ascii="Consolas" w:hAnsi="Consolas" w:hint="eastAsia"/>
                <w:sz w:val="21"/>
                <w:szCs w:val="21"/>
              </w:rPr>
              <w:t>去除</w:t>
            </w:r>
            <w:r w:rsidRPr="004F624E">
              <w:rPr>
                <w:rFonts w:ascii="Consolas" w:hAnsi="Consolas" w:hint="eastAsia"/>
                <w:sz w:val="21"/>
                <w:szCs w:val="21"/>
              </w:rPr>
              <w:t>。</w:t>
            </w:r>
          </w:p>
          <w:p w14:paraId="4371F443" w14:textId="77777777" w:rsidR="00D45C1F" w:rsidRDefault="00D45C1F" w:rsidP="00AC5C40">
            <w:pPr>
              <w:pStyle w:val="a4"/>
              <w:numPr>
                <w:ilvl w:val="0"/>
                <w:numId w:val="110"/>
              </w:numPr>
              <w:spacing w:after="72"/>
              <w:ind w:firstLineChars="0"/>
              <w:rPr>
                <w:ins w:id="696" w:author="Yu Xu" w:date="2013-06-13T11:30:00Z"/>
                <w:rFonts w:ascii="Consolas" w:hAnsi="Consolas"/>
                <w:sz w:val="21"/>
                <w:szCs w:val="21"/>
              </w:rPr>
            </w:pPr>
            <w:r>
              <w:rPr>
                <w:rFonts w:ascii="Consolas" w:hAnsi="Consolas" w:hint="eastAsia"/>
                <w:sz w:val="21"/>
                <w:szCs w:val="21"/>
              </w:rPr>
              <w:t>如果未入会列表中的所有人均没有手机号码，则【立即外呼】按钮为禁用状态。</w:t>
            </w:r>
          </w:p>
          <w:p w14:paraId="6A718FD7" w14:textId="68F89DA9" w:rsidR="008B6D2F" w:rsidRPr="004F624E" w:rsidRDefault="008B6D2F" w:rsidP="00AC5C40">
            <w:pPr>
              <w:pStyle w:val="a4"/>
              <w:numPr>
                <w:ilvl w:val="0"/>
                <w:numId w:val="110"/>
              </w:numPr>
              <w:spacing w:after="72"/>
              <w:ind w:firstLineChars="0"/>
              <w:rPr>
                <w:rFonts w:ascii="Consolas" w:hAnsi="Consolas"/>
                <w:sz w:val="21"/>
                <w:szCs w:val="21"/>
              </w:rPr>
            </w:pPr>
            <w:ins w:id="697" w:author="Yu Xu" w:date="2013-06-13T11:30:00Z">
              <w:r>
                <w:rPr>
                  <w:rFonts w:ascii="Consolas" w:hAnsi="Consolas" w:hint="eastAsia"/>
                  <w:sz w:val="21"/>
                  <w:szCs w:val="21"/>
                </w:rPr>
                <w:t>如果【</w:t>
              </w:r>
              <w:r>
                <w:rPr>
                  <w:rFonts w:ascii="Consolas" w:hAnsi="Consolas"/>
                  <w:sz w:val="21"/>
                  <w:szCs w:val="21"/>
                </w:rPr>
                <w:t>未入会】下没有人，则禁用【</w:t>
              </w:r>
              <w:r>
                <w:rPr>
                  <w:rFonts w:ascii="Consolas" w:hAnsi="Consolas" w:hint="eastAsia"/>
                  <w:sz w:val="21"/>
                  <w:szCs w:val="21"/>
                </w:rPr>
                <w:t>立即外呼</w:t>
              </w:r>
              <w:r>
                <w:rPr>
                  <w:rFonts w:ascii="Consolas" w:hAnsi="Consolas"/>
                  <w:sz w:val="21"/>
                  <w:szCs w:val="21"/>
                </w:rPr>
                <w:t>】按钮。</w:t>
              </w:r>
            </w:ins>
          </w:p>
        </w:tc>
      </w:tr>
      <w:tr w:rsidR="007F5F15" w:rsidRPr="004F624E" w14:paraId="3C0EDC4A" w14:textId="77777777" w:rsidTr="0064416D">
        <w:tc>
          <w:tcPr>
            <w:tcW w:w="2235" w:type="dxa"/>
            <w:shd w:val="clear" w:color="auto" w:fill="auto"/>
          </w:tcPr>
          <w:p w14:paraId="48EBE5E4" w14:textId="77777777" w:rsidR="007F5F15" w:rsidRPr="004F624E" w:rsidRDefault="007F5F15" w:rsidP="0064416D">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设计约束</w:t>
            </w:r>
          </w:p>
        </w:tc>
        <w:tc>
          <w:tcPr>
            <w:tcW w:w="6861" w:type="dxa"/>
            <w:shd w:val="clear" w:color="auto" w:fill="auto"/>
          </w:tcPr>
          <w:p w14:paraId="1CDF42B5" w14:textId="77777777" w:rsidR="007F5F15" w:rsidRPr="004F624E" w:rsidRDefault="007F5F15" w:rsidP="0064416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7F5F15" w:rsidRPr="004F624E" w14:paraId="15594E83" w14:textId="77777777" w:rsidTr="0064416D">
        <w:tc>
          <w:tcPr>
            <w:tcW w:w="2235" w:type="dxa"/>
            <w:shd w:val="clear" w:color="auto" w:fill="auto"/>
          </w:tcPr>
          <w:p w14:paraId="2125E81D" w14:textId="77777777" w:rsidR="007F5F15" w:rsidRPr="004F624E" w:rsidRDefault="007F5F15"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46466339" w14:textId="77777777" w:rsidR="007F5F15" w:rsidRPr="004F624E" w:rsidRDefault="007F5F15" w:rsidP="0064416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7F5F15" w:rsidRPr="004F624E" w14:paraId="56F6E20D" w14:textId="77777777" w:rsidTr="0064416D">
        <w:tc>
          <w:tcPr>
            <w:tcW w:w="2235" w:type="dxa"/>
            <w:shd w:val="clear" w:color="auto" w:fill="auto"/>
          </w:tcPr>
          <w:p w14:paraId="1E25B209" w14:textId="77777777" w:rsidR="007F5F15" w:rsidRPr="004F624E" w:rsidRDefault="007F5F15" w:rsidP="0064416D">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272BD0D2" w14:textId="77777777" w:rsidR="007F5F15" w:rsidRPr="004F624E" w:rsidRDefault="007F5F15" w:rsidP="0064416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584AFDCA" w14:textId="77777777" w:rsidR="007F5F15" w:rsidRPr="004F624E" w:rsidRDefault="007F5F15" w:rsidP="007F5F15">
      <w:pPr>
        <w:pStyle w:val="a4"/>
        <w:spacing w:after="72"/>
        <w:ind w:firstLine="480"/>
        <w:rPr>
          <w:rFonts w:ascii="Consolas" w:hAnsi="Consolas"/>
        </w:rPr>
      </w:pPr>
    </w:p>
    <w:p w14:paraId="4FF70BE5" w14:textId="77777777" w:rsidR="00C94F51" w:rsidRPr="004F624E" w:rsidRDefault="00C94F51" w:rsidP="00AC5C40">
      <w:pPr>
        <w:pStyle w:val="2"/>
        <w:numPr>
          <w:ilvl w:val="1"/>
          <w:numId w:val="66"/>
        </w:numPr>
        <w:spacing w:before="48" w:after="48" w:line="360" w:lineRule="auto"/>
        <w:ind w:right="210"/>
        <w:rPr>
          <w:rFonts w:ascii="Consolas" w:hAnsi="Consolas"/>
        </w:rPr>
      </w:pPr>
      <w:bookmarkStart w:id="698" w:name="_单独提醒"/>
      <w:bookmarkStart w:id="699" w:name="_双流"/>
      <w:bookmarkStart w:id="700" w:name="_全体静音"/>
      <w:bookmarkStart w:id="701" w:name="_Toc355341077"/>
      <w:bookmarkEnd w:id="698"/>
      <w:bookmarkEnd w:id="699"/>
      <w:bookmarkEnd w:id="700"/>
      <w:r w:rsidRPr="004F624E">
        <w:rPr>
          <w:rFonts w:ascii="Consolas" w:hAnsi="Consolas" w:hint="eastAsia"/>
        </w:rPr>
        <w:t>全体静音</w:t>
      </w:r>
      <w:bookmarkEnd w:id="701"/>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FC1FDC" w:rsidRPr="004F624E" w14:paraId="790346A5" w14:textId="77777777" w:rsidTr="0064416D">
        <w:tc>
          <w:tcPr>
            <w:tcW w:w="2235" w:type="dxa"/>
            <w:shd w:val="clear" w:color="auto" w:fill="auto"/>
          </w:tcPr>
          <w:p w14:paraId="53901E0B" w14:textId="77777777" w:rsidR="00FC1FDC" w:rsidRPr="004F624E" w:rsidRDefault="00FC1FDC" w:rsidP="0064416D">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5ADD5B45" w14:textId="77777777" w:rsidR="00FC1FDC" w:rsidRPr="004F624E" w:rsidRDefault="00FC1FDC"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全体静音</w:t>
            </w:r>
          </w:p>
        </w:tc>
      </w:tr>
      <w:tr w:rsidR="00FC1FDC" w:rsidRPr="004F624E" w14:paraId="7236ED61" w14:textId="77777777" w:rsidTr="0064416D">
        <w:tc>
          <w:tcPr>
            <w:tcW w:w="2235" w:type="dxa"/>
            <w:shd w:val="clear" w:color="auto" w:fill="auto"/>
          </w:tcPr>
          <w:p w14:paraId="0DBA2D51" w14:textId="77777777" w:rsidR="00FC1FDC" w:rsidRPr="004F624E" w:rsidRDefault="00FC1FDC" w:rsidP="0064416D">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3A693C31" w14:textId="77777777" w:rsidR="00FC1FDC" w:rsidRPr="004F624E" w:rsidRDefault="00FC1FDC"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MAX1.0_CLIENT_CONFCONTROL_SRS_003</w:t>
            </w:r>
          </w:p>
        </w:tc>
      </w:tr>
      <w:tr w:rsidR="00FC1FDC" w:rsidRPr="004F624E" w14:paraId="79E733AC" w14:textId="77777777" w:rsidTr="0064416D">
        <w:tc>
          <w:tcPr>
            <w:tcW w:w="2235" w:type="dxa"/>
            <w:shd w:val="clear" w:color="auto" w:fill="auto"/>
          </w:tcPr>
          <w:p w14:paraId="403D8A50" w14:textId="77777777" w:rsidR="00FC1FDC" w:rsidRPr="004F624E" w:rsidRDefault="00FC1FDC" w:rsidP="0064416D">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13F00472" w14:textId="77777777" w:rsidR="00FC1FDC" w:rsidRPr="004F624E" w:rsidRDefault="00FC1FDC"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FC1FDC" w:rsidRPr="004F624E" w14:paraId="2987E2FC" w14:textId="77777777" w:rsidTr="0064416D">
        <w:tc>
          <w:tcPr>
            <w:tcW w:w="2235" w:type="dxa"/>
            <w:shd w:val="clear" w:color="auto" w:fill="auto"/>
          </w:tcPr>
          <w:p w14:paraId="35B63868" w14:textId="77777777" w:rsidR="00FC1FDC" w:rsidRPr="004F624E" w:rsidRDefault="00FC1FDC" w:rsidP="0064416D">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2A9ECF6A" w14:textId="77777777" w:rsidR="00FC1FDC" w:rsidRPr="004F624E" w:rsidRDefault="00FC1FDC" w:rsidP="00FC1FDC">
            <w:pPr>
              <w:pStyle w:val="a4"/>
              <w:spacing w:after="72"/>
              <w:ind w:firstLineChars="0" w:firstLine="0"/>
              <w:rPr>
                <w:rFonts w:ascii="Consolas" w:hAnsi="Consolas"/>
                <w:caps/>
                <w:sz w:val="21"/>
                <w:szCs w:val="21"/>
              </w:rPr>
            </w:pPr>
            <w:r w:rsidRPr="004F624E">
              <w:rPr>
                <w:rFonts w:ascii="Consolas" w:hAnsi="Consolas" w:hint="eastAsia"/>
                <w:caps/>
                <w:sz w:val="21"/>
                <w:szCs w:val="21"/>
              </w:rPr>
              <w:t>主持人可以对全体参会人进行静音操作，静音后</w:t>
            </w:r>
            <w:r w:rsidR="00B40436" w:rsidRPr="004F624E">
              <w:rPr>
                <w:rFonts w:ascii="Consolas" w:hAnsi="Consolas" w:hint="eastAsia"/>
                <w:caps/>
                <w:sz w:val="21"/>
                <w:szCs w:val="21"/>
              </w:rPr>
              <w:t>除主持人以外的其他人均不可以发言</w:t>
            </w:r>
            <w:r w:rsidRPr="004F624E">
              <w:rPr>
                <w:rFonts w:ascii="Consolas" w:hAnsi="Consolas" w:hint="eastAsia"/>
                <w:caps/>
                <w:sz w:val="21"/>
                <w:szCs w:val="21"/>
              </w:rPr>
              <w:t>。</w:t>
            </w:r>
          </w:p>
        </w:tc>
      </w:tr>
      <w:tr w:rsidR="00FC1FDC" w:rsidRPr="004F624E" w14:paraId="2AFDBEE2" w14:textId="77777777" w:rsidTr="0064416D">
        <w:tc>
          <w:tcPr>
            <w:tcW w:w="2235" w:type="dxa"/>
            <w:shd w:val="clear" w:color="auto" w:fill="auto"/>
          </w:tcPr>
          <w:p w14:paraId="5D1BB057" w14:textId="77777777" w:rsidR="00FC1FDC" w:rsidRPr="004F624E" w:rsidRDefault="00FC1FDC" w:rsidP="0064416D">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0A48EECC" w14:textId="77777777" w:rsidR="00FC1FDC" w:rsidRPr="004F624E" w:rsidRDefault="00FC1FDC" w:rsidP="0064416D">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FC1FDC" w:rsidRPr="004F624E" w14:paraId="1D6EDE74" w14:textId="77777777" w:rsidTr="0064416D">
        <w:tc>
          <w:tcPr>
            <w:tcW w:w="2235" w:type="dxa"/>
            <w:shd w:val="clear" w:color="auto" w:fill="auto"/>
          </w:tcPr>
          <w:p w14:paraId="6390B579" w14:textId="77777777" w:rsidR="00FC1FDC" w:rsidRPr="004F624E" w:rsidRDefault="00FC1FDC"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418EC6D6" w14:textId="77777777" w:rsidR="00FC1FDC" w:rsidRPr="004F624E" w:rsidRDefault="00FC1FDC" w:rsidP="00B40436">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成功进入会议。</w:t>
            </w:r>
          </w:p>
        </w:tc>
      </w:tr>
      <w:tr w:rsidR="00FC1FDC" w:rsidRPr="004F624E" w14:paraId="078C46C2" w14:textId="77777777" w:rsidTr="0064416D">
        <w:tc>
          <w:tcPr>
            <w:tcW w:w="9096" w:type="dxa"/>
            <w:gridSpan w:val="2"/>
            <w:shd w:val="clear" w:color="auto" w:fill="auto"/>
          </w:tcPr>
          <w:p w14:paraId="4158D265" w14:textId="77777777" w:rsidR="00FC1FDC" w:rsidRPr="004F624E" w:rsidRDefault="00FC1FDC" w:rsidP="0064416D">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FC1FDC" w:rsidRPr="004F624E" w14:paraId="57BAABFD" w14:textId="77777777" w:rsidTr="0064416D">
        <w:tc>
          <w:tcPr>
            <w:tcW w:w="9096" w:type="dxa"/>
            <w:gridSpan w:val="2"/>
            <w:shd w:val="clear" w:color="auto" w:fill="auto"/>
          </w:tcPr>
          <w:p w14:paraId="2B8340B1" w14:textId="77777777" w:rsidR="00FC1FDC" w:rsidRPr="004F624E" w:rsidRDefault="00FC1FDC" w:rsidP="00AC5C40">
            <w:pPr>
              <w:pStyle w:val="srs"/>
              <w:numPr>
                <w:ilvl w:val="0"/>
                <w:numId w:val="111"/>
              </w:numPr>
              <w:rPr>
                <w:rFonts w:ascii="Consolas" w:hAnsi="Consolas"/>
                <w:szCs w:val="21"/>
              </w:rPr>
            </w:pPr>
            <w:r w:rsidRPr="004F624E">
              <w:rPr>
                <w:rFonts w:ascii="Consolas" w:hAnsi="Consolas" w:hint="eastAsia"/>
                <w:szCs w:val="21"/>
              </w:rPr>
              <w:t>主持人进入会议，点击</w:t>
            </w:r>
            <w:r w:rsidR="00B40436" w:rsidRPr="004F624E">
              <w:rPr>
                <w:rFonts w:ascii="Consolas" w:hAnsi="Consolas" w:hint="eastAsia"/>
                <w:szCs w:val="21"/>
              </w:rPr>
              <w:t>会议控制区的</w:t>
            </w:r>
            <w:r w:rsidRPr="004F624E">
              <w:rPr>
                <w:rFonts w:ascii="Consolas" w:hAnsi="Consolas" w:hint="eastAsia"/>
                <w:szCs w:val="21"/>
              </w:rPr>
              <w:t>【</w:t>
            </w:r>
            <w:r w:rsidR="00B40436" w:rsidRPr="004F624E">
              <w:rPr>
                <w:rFonts w:ascii="Consolas" w:hAnsi="Consolas" w:hint="eastAsia"/>
                <w:szCs w:val="21"/>
              </w:rPr>
              <w:t>全体静音</w:t>
            </w:r>
            <w:r w:rsidRPr="004F624E">
              <w:rPr>
                <w:rFonts w:ascii="Consolas" w:hAnsi="Consolas" w:hint="eastAsia"/>
                <w:szCs w:val="21"/>
              </w:rPr>
              <w:t>】</w:t>
            </w:r>
            <w:r w:rsidR="00B40436" w:rsidRPr="004F624E">
              <w:rPr>
                <w:rFonts w:ascii="Consolas" w:hAnsi="Consolas" w:hint="eastAsia"/>
                <w:szCs w:val="21"/>
              </w:rPr>
              <w:t>按钮</w:t>
            </w:r>
            <w:r w:rsidRPr="004F624E">
              <w:rPr>
                <w:rFonts w:ascii="Consolas" w:hAnsi="Consolas" w:hint="eastAsia"/>
                <w:szCs w:val="21"/>
              </w:rPr>
              <w:t>，用例开始。</w:t>
            </w:r>
          </w:p>
          <w:p w14:paraId="65559353" w14:textId="77777777" w:rsidR="00FC1FDC" w:rsidRPr="004F624E" w:rsidRDefault="00B40436" w:rsidP="00AC5C40">
            <w:pPr>
              <w:pStyle w:val="srs"/>
              <w:numPr>
                <w:ilvl w:val="0"/>
                <w:numId w:val="111"/>
              </w:numPr>
              <w:rPr>
                <w:rFonts w:ascii="Consolas" w:hAnsi="Consolas"/>
                <w:szCs w:val="21"/>
              </w:rPr>
            </w:pPr>
            <w:r w:rsidRPr="004F624E">
              <w:rPr>
                <w:rFonts w:ascii="Consolas" w:hAnsi="Consolas" w:hint="eastAsia"/>
                <w:szCs w:val="21"/>
              </w:rPr>
              <w:t>当前会中除主持人以外的所有人均被置为静音状态，在参会人列表中，其名字后方的图标也变为静音状态的图标。</w:t>
            </w:r>
          </w:p>
          <w:p w14:paraId="1F01CCDE" w14:textId="77777777" w:rsidR="00B40436" w:rsidRPr="004F624E" w:rsidRDefault="00B40436" w:rsidP="00AC5C40">
            <w:pPr>
              <w:pStyle w:val="srs"/>
              <w:numPr>
                <w:ilvl w:val="0"/>
                <w:numId w:val="111"/>
              </w:numPr>
              <w:rPr>
                <w:rFonts w:ascii="Consolas" w:hAnsi="Consolas"/>
                <w:szCs w:val="21"/>
              </w:rPr>
            </w:pPr>
            <w:r w:rsidRPr="004F624E">
              <w:rPr>
                <w:rFonts w:ascii="Consolas" w:hAnsi="Consolas" w:hint="eastAsia"/>
                <w:szCs w:val="21"/>
              </w:rPr>
              <w:t>在控制区上方的附加操作栏中，显示【解除全体静音】操作链接，及【关闭举手】和【点名】按钮。</w:t>
            </w:r>
          </w:p>
          <w:p w14:paraId="231D21D7" w14:textId="77777777" w:rsidR="00E46117" w:rsidRPr="004F624E" w:rsidRDefault="00E46117" w:rsidP="00AC5C40">
            <w:pPr>
              <w:pStyle w:val="srs"/>
              <w:numPr>
                <w:ilvl w:val="0"/>
                <w:numId w:val="111"/>
              </w:numPr>
              <w:rPr>
                <w:rFonts w:ascii="Consolas" w:hAnsi="Consolas"/>
                <w:szCs w:val="21"/>
              </w:rPr>
            </w:pPr>
            <w:r w:rsidRPr="004F624E">
              <w:rPr>
                <w:rFonts w:ascii="Consolas" w:hAnsi="Consolas" w:hint="eastAsia"/>
                <w:szCs w:val="21"/>
              </w:rPr>
              <w:t>参会人端的屏幕右下角，会弹出气泡提示，提示主持人进行了全体静音并开启了举手功能。如果参会人的会议遥控器处于展开状态，在【举手】按钮上方会看到一个</w:t>
            </w:r>
            <w:r w:rsidRPr="004F624E">
              <w:rPr>
                <w:rFonts w:ascii="Consolas" w:hAnsi="Consolas" w:hint="eastAsia"/>
                <w:szCs w:val="21"/>
              </w:rPr>
              <w:t>Tip</w:t>
            </w:r>
            <w:r w:rsidRPr="004F624E">
              <w:rPr>
                <w:rFonts w:ascii="Consolas" w:hAnsi="Consolas" w:hint="eastAsia"/>
                <w:szCs w:val="21"/>
              </w:rPr>
              <w:t>提示，提示用户可点击【举手】向主持人申请发言。</w:t>
            </w:r>
          </w:p>
          <w:p w14:paraId="2FA7E9A2" w14:textId="77777777" w:rsidR="00FC1FDC" w:rsidRPr="004F624E" w:rsidRDefault="00B40436" w:rsidP="00AC5C40">
            <w:pPr>
              <w:pStyle w:val="srs"/>
              <w:numPr>
                <w:ilvl w:val="0"/>
                <w:numId w:val="111"/>
              </w:numPr>
              <w:rPr>
                <w:rFonts w:ascii="Consolas" w:hAnsi="Consolas"/>
                <w:szCs w:val="21"/>
              </w:rPr>
            </w:pPr>
            <w:r w:rsidRPr="004F624E">
              <w:rPr>
                <w:rFonts w:ascii="Consolas" w:hAnsi="Consolas" w:hint="eastAsia"/>
                <w:szCs w:val="21"/>
              </w:rPr>
              <w:t>主持人点击【解除全体静音按钮】</w:t>
            </w:r>
            <w:r w:rsidR="00FC1FDC" w:rsidRPr="004F624E">
              <w:rPr>
                <w:rFonts w:ascii="Consolas" w:hAnsi="Consolas" w:hint="eastAsia"/>
                <w:szCs w:val="21"/>
              </w:rPr>
              <w:t>，</w:t>
            </w:r>
            <w:r w:rsidRPr="004F624E">
              <w:rPr>
                <w:rFonts w:ascii="Consolas" w:hAnsi="Consolas" w:hint="eastAsia"/>
                <w:szCs w:val="21"/>
              </w:rPr>
              <w:t>关闭会议控制区上方的附加操作栏，并解除全体静音状态。</w:t>
            </w:r>
            <w:r w:rsidR="00FC1FDC" w:rsidRPr="004F624E">
              <w:rPr>
                <w:rFonts w:ascii="Consolas" w:hAnsi="Consolas" w:hint="eastAsia"/>
                <w:szCs w:val="21"/>
              </w:rPr>
              <w:t>用例结束。</w:t>
            </w:r>
          </w:p>
        </w:tc>
      </w:tr>
      <w:tr w:rsidR="00FC1FDC" w:rsidRPr="004F624E" w14:paraId="4F249159" w14:textId="77777777" w:rsidTr="0064416D">
        <w:tc>
          <w:tcPr>
            <w:tcW w:w="9096" w:type="dxa"/>
            <w:gridSpan w:val="2"/>
            <w:shd w:val="clear" w:color="auto" w:fill="auto"/>
          </w:tcPr>
          <w:p w14:paraId="2F64F555" w14:textId="77777777" w:rsidR="00FC1FDC" w:rsidRPr="004F624E" w:rsidRDefault="00FC1FDC"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FC1FDC" w:rsidRPr="004F624E" w14:paraId="2A795BA3" w14:textId="77777777" w:rsidTr="0064416D">
        <w:tc>
          <w:tcPr>
            <w:tcW w:w="9096" w:type="dxa"/>
            <w:gridSpan w:val="2"/>
            <w:shd w:val="clear" w:color="auto" w:fill="auto"/>
          </w:tcPr>
          <w:p w14:paraId="48E8EA82" w14:textId="77777777" w:rsidR="00FC1FDC" w:rsidRPr="004F624E" w:rsidRDefault="00B40436" w:rsidP="00B40436">
            <w:pPr>
              <w:spacing w:line="360" w:lineRule="auto"/>
              <w:rPr>
                <w:rFonts w:ascii="Consolas" w:hAnsi="Consolas"/>
              </w:rPr>
            </w:pPr>
            <w:r w:rsidRPr="004F624E">
              <w:rPr>
                <w:rFonts w:ascii="Consolas" w:hAnsi="Consolas" w:hint="eastAsia"/>
              </w:rPr>
              <w:t>N/A</w:t>
            </w:r>
          </w:p>
        </w:tc>
      </w:tr>
      <w:tr w:rsidR="00FC1FDC" w:rsidRPr="004F624E" w14:paraId="4EC3534D" w14:textId="77777777" w:rsidTr="0064416D">
        <w:tc>
          <w:tcPr>
            <w:tcW w:w="2235" w:type="dxa"/>
            <w:shd w:val="clear" w:color="auto" w:fill="auto"/>
          </w:tcPr>
          <w:p w14:paraId="0CBD50F6" w14:textId="77777777" w:rsidR="00FC1FDC" w:rsidRPr="004F624E" w:rsidRDefault="00FC1FDC"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55D7B18D" w14:textId="77777777" w:rsidR="00FC1FDC" w:rsidRPr="004F624E" w:rsidRDefault="00B40436" w:rsidP="0064416D">
            <w:pPr>
              <w:pStyle w:val="a4"/>
              <w:spacing w:after="72"/>
              <w:ind w:firstLineChars="0" w:firstLine="0"/>
              <w:rPr>
                <w:rFonts w:ascii="Consolas" w:hAnsi="Consolas"/>
                <w:sz w:val="21"/>
                <w:szCs w:val="21"/>
              </w:rPr>
            </w:pPr>
            <w:r w:rsidRPr="004F624E">
              <w:rPr>
                <w:rFonts w:ascii="Consolas" w:hAnsi="Consolas" w:hint="eastAsia"/>
                <w:sz w:val="21"/>
                <w:szCs w:val="21"/>
              </w:rPr>
              <w:t>执行全体静音后，会场中除主持人以外的所有人均变为静音状态。</w:t>
            </w:r>
          </w:p>
        </w:tc>
      </w:tr>
      <w:tr w:rsidR="00FC1FDC" w:rsidRPr="004F624E" w14:paraId="04312255" w14:textId="77777777" w:rsidTr="0064416D">
        <w:tc>
          <w:tcPr>
            <w:tcW w:w="2235" w:type="dxa"/>
            <w:shd w:val="clear" w:color="auto" w:fill="auto"/>
          </w:tcPr>
          <w:p w14:paraId="365F8C16" w14:textId="77777777" w:rsidR="00FC1FDC" w:rsidRPr="004F624E" w:rsidRDefault="00FC1FDC" w:rsidP="0064416D">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业务规则</w:t>
            </w:r>
          </w:p>
        </w:tc>
        <w:tc>
          <w:tcPr>
            <w:tcW w:w="6861" w:type="dxa"/>
            <w:shd w:val="clear" w:color="auto" w:fill="auto"/>
          </w:tcPr>
          <w:p w14:paraId="0A8DFD0A" w14:textId="77777777" w:rsidR="00FC1FDC" w:rsidRPr="004F624E" w:rsidRDefault="00B40436" w:rsidP="00B40436">
            <w:pPr>
              <w:pStyle w:val="a4"/>
              <w:spacing w:after="72"/>
              <w:ind w:firstLineChars="0" w:firstLine="0"/>
              <w:rPr>
                <w:rFonts w:ascii="Consolas" w:hAnsi="Consolas"/>
                <w:sz w:val="21"/>
                <w:szCs w:val="21"/>
              </w:rPr>
            </w:pPr>
            <w:r w:rsidRPr="004F624E">
              <w:rPr>
                <w:rFonts w:ascii="Consolas" w:hAnsi="Consolas" w:hint="eastAsia"/>
                <w:sz w:val="21"/>
                <w:szCs w:val="21"/>
              </w:rPr>
              <w:t>全体静音的其他业务规则与云会议</w:t>
            </w:r>
            <w:r w:rsidRPr="004F624E">
              <w:rPr>
                <w:rFonts w:ascii="Consolas" w:hAnsi="Consolas" w:hint="eastAsia"/>
                <w:sz w:val="21"/>
                <w:szCs w:val="21"/>
              </w:rPr>
              <w:t>2.0</w:t>
            </w:r>
            <w:r w:rsidRPr="004F624E">
              <w:rPr>
                <w:rFonts w:ascii="Consolas" w:hAnsi="Consolas" w:hint="eastAsia"/>
                <w:sz w:val="21"/>
                <w:szCs w:val="21"/>
              </w:rPr>
              <w:t>相同。</w:t>
            </w:r>
          </w:p>
        </w:tc>
      </w:tr>
      <w:tr w:rsidR="00FC1FDC" w:rsidRPr="004F624E" w14:paraId="55EAA8FA" w14:textId="77777777" w:rsidTr="0064416D">
        <w:tc>
          <w:tcPr>
            <w:tcW w:w="2235" w:type="dxa"/>
            <w:shd w:val="clear" w:color="auto" w:fill="auto"/>
          </w:tcPr>
          <w:p w14:paraId="6BFEC51B" w14:textId="77777777" w:rsidR="00FC1FDC" w:rsidRPr="004F624E" w:rsidRDefault="00FC1FDC" w:rsidP="0064416D">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27DC9FC9" w14:textId="77777777" w:rsidR="00FC1FDC" w:rsidRPr="004F624E" w:rsidRDefault="00FC1FDC" w:rsidP="0064416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FC1FDC" w:rsidRPr="004F624E" w14:paraId="4DBBD3CD" w14:textId="77777777" w:rsidTr="0064416D">
        <w:tc>
          <w:tcPr>
            <w:tcW w:w="2235" w:type="dxa"/>
            <w:shd w:val="clear" w:color="auto" w:fill="auto"/>
          </w:tcPr>
          <w:p w14:paraId="26615930" w14:textId="77777777" w:rsidR="00FC1FDC" w:rsidRPr="004F624E" w:rsidRDefault="00FC1FDC" w:rsidP="0064416D">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7FA73C28" w14:textId="77777777" w:rsidR="00FC1FDC" w:rsidRPr="004F624E" w:rsidRDefault="00FC1FDC" w:rsidP="0064416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FC1FDC" w:rsidRPr="004F624E" w14:paraId="0940F9CF" w14:textId="77777777" w:rsidTr="0064416D">
        <w:tc>
          <w:tcPr>
            <w:tcW w:w="2235" w:type="dxa"/>
            <w:shd w:val="clear" w:color="auto" w:fill="auto"/>
          </w:tcPr>
          <w:p w14:paraId="39B93052" w14:textId="77777777" w:rsidR="00FC1FDC" w:rsidRPr="004F624E" w:rsidRDefault="00FC1FDC" w:rsidP="0064416D">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107F9342" w14:textId="77777777" w:rsidR="00FC1FDC" w:rsidRPr="004F624E" w:rsidRDefault="00FC1FDC" w:rsidP="0064416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1CBC41D5" w14:textId="77777777" w:rsidR="00FC1FDC" w:rsidRPr="004F624E" w:rsidRDefault="00FC1FDC" w:rsidP="00FC1FDC">
      <w:pPr>
        <w:pStyle w:val="a4"/>
        <w:spacing w:after="72"/>
        <w:ind w:firstLine="480"/>
        <w:rPr>
          <w:rFonts w:ascii="Consolas" w:hAnsi="Consolas"/>
        </w:rPr>
      </w:pPr>
    </w:p>
    <w:p w14:paraId="7D3654BA" w14:textId="77777777" w:rsidR="00C94F51" w:rsidRDefault="00C94F51" w:rsidP="00AC5C40">
      <w:pPr>
        <w:pStyle w:val="2"/>
        <w:numPr>
          <w:ilvl w:val="1"/>
          <w:numId w:val="66"/>
        </w:numPr>
        <w:spacing w:before="48" w:after="48" w:line="360" w:lineRule="auto"/>
        <w:ind w:right="210"/>
        <w:rPr>
          <w:rFonts w:ascii="Consolas" w:hAnsi="Consolas"/>
        </w:rPr>
      </w:pPr>
      <w:bookmarkStart w:id="702" w:name="_双流_1"/>
      <w:bookmarkStart w:id="703" w:name="_Toc355341078"/>
      <w:bookmarkEnd w:id="702"/>
      <w:r w:rsidRPr="004F624E">
        <w:rPr>
          <w:rFonts w:ascii="Consolas" w:hAnsi="Consolas" w:hint="eastAsia"/>
        </w:rPr>
        <w:t>双流</w:t>
      </w:r>
      <w:r w:rsidR="00C44BC7" w:rsidRPr="004F624E">
        <w:rPr>
          <w:rFonts w:ascii="Consolas" w:hAnsi="Consolas" w:hint="eastAsia"/>
        </w:rPr>
        <w:t>（视频监控）</w:t>
      </w:r>
      <w:bookmarkEnd w:id="703"/>
    </w:p>
    <w:p w14:paraId="285D674C" w14:textId="77777777" w:rsidR="00C82D94" w:rsidRDefault="00C82D94" w:rsidP="00C82D94">
      <w:pPr>
        <w:pStyle w:val="a4"/>
        <w:spacing w:after="72"/>
        <w:ind w:firstLineChars="0" w:firstLine="0"/>
        <w:rPr>
          <w:sz w:val="21"/>
        </w:rPr>
      </w:pPr>
      <w:r>
        <w:rPr>
          <w:rFonts w:hint="eastAsia"/>
          <w:sz w:val="21"/>
        </w:rPr>
        <w:t>模块功能简述：</w:t>
      </w:r>
    </w:p>
    <w:p w14:paraId="22508EAD" w14:textId="77777777" w:rsidR="00C82D94" w:rsidRPr="003D73C0" w:rsidRDefault="00C82D94" w:rsidP="00C82D94">
      <w:pPr>
        <w:pStyle w:val="a4"/>
        <w:spacing w:after="72"/>
        <w:ind w:firstLineChars="0" w:firstLine="0"/>
        <w:rPr>
          <w:sz w:val="21"/>
        </w:rPr>
      </w:pPr>
      <w:r>
        <w:rPr>
          <w:rFonts w:hint="eastAsia"/>
          <w:sz w:val="21"/>
        </w:rPr>
        <w:t>主持人连接第</w:t>
      </w:r>
      <w:r>
        <w:rPr>
          <w:rFonts w:hint="eastAsia"/>
          <w:sz w:val="21"/>
        </w:rPr>
        <w:t>2</w:t>
      </w:r>
      <w:r>
        <w:rPr>
          <w:rFonts w:hint="eastAsia"/>
          <w:sz w:val="21"/>
        </w:rPr>
        <w:t>个显示器时可以开启监控，翻页查看所有参与人的视频，按指定时间轮循显示视频、放大某</w:t>
      </w:r>
      <w:r>
        <w:rPr>
          <w:rFonts w:hint="eastAsia"/>
          <w:sz w:val="21"/>
        </w:rPr>
        <w:t>1</w:t>
      </w:r>
      <w:r>
        <w:rPr>
          <w:rFonts w:hint="eastAsia"/>
          <w:sz w:val="21"/>
        </w:rPr>
        <w:t>个参与人视频、固定视频（永远显示不再轮循）、修改监控布局（控制一页可监控的视频路数，有</w:t>
      </w:r>
      <w:r>
        <w:rPr>
          <w:rFonts w:hint="eastAsia"/>
          <w:sz w:val="21"/>
        </w:rPr>
        <w:t>4</w:t>
      </w:r>
      <w:r>
        <w:rPr>
          <w:rFonts w:hint="eastAsia"/>
          <w:sz w:val="21"/>
        </w:rPr>
        <w:t>、</w:t>
      </w:r>
      <w:r>
        <w:rPr>
          <w:rFonts w:hint="eastAsia"/>
          <w:sz w:val="21"/>
        </w:rPr>
        <w:t>6</w:t>
      </w:r>
      <w:r>
        <w:rPr>
          <w:rFonts w:hint="eastAsia"/>
          <w:sz w:val="21"/>
        </w:rPr>
        <w:t>、</w:t>
      </w:r>
      <w:r>
        <w:rPr>
          <w:rFonts w:hint="eastAsia"/>
          <w:sz w:val="21"/>
        </w:rPr>
        <w:t>12</w:t>
      </w:r>
      <w:r>
        <w:rPr>
          <w:rFonts w:hint="eastAsia"/>
          <w:sz w:val="21"/>
        </w:rPr>
        <w:t>三种）、最小化监控窗口、关闭监控等。</w:t>
      </w:r>
    </w:p>
    <w:p w14:paraId="077E41F1" w14:textId="77777777" w:rsidR="00C82D94" w:rsidRDefault="00C82D94" w:rsidP="00C82D94">
      <w:pPr>
        <w:pStyle w:val="a4"/>
        <w:spacing w:after="72"/>
        <w:ind w:firstLineChars="0" w:firstLine="0"/>
        <w:rPr>
          <w:sz w:val="21"/>
        </w:rPr>
      </w:pPr>
    </w:p>
    <w:p w14:paraId="11B46BC8" w14:textId="77777777" w:rsidR="00C82D94" w:rsidRPr="003D73C0" w:rsidRDefault="00C82D94" w:rsidP="00C82D94">
      <w:pPr>
        <w:pStyle w:val="a4"/>
        <w:spacing w:after="72"/>
        <w:ind w:firstLineChars="0" w:firstLine="0"/>
        <w:rPr>
          <w:sz w:val="21"/>
        </w:rPr>
      </w:pPr>
      <w:r w:rsidRPr="003D73C0">
        <w:rPr>
          <w:rFonts w:hint="eastAsia"/>
          <w:sz w:val="21"/>
        </w:rPr>
        <w:t>模块的用例图：</w:t>
      </w:r>
    </w:p>
    <w:p w14:paraId="51979818" w14:textId="77777777" w:rsidR="00C82D94" w:rsidRDefault="00C82D94" w:rsidP="00C82D94">
      <w:pPr>
        <w:pStyle w:val="a4"/>
        <w:spacing w:after="72"/>
        <w:ind w:firstLineChars="0" w:firstLine="0"/>
        <w:rPr>
          <w:sz w:val="21"/>
        </w:rPr>
      </w:pPr>
      <w:r w:rsidRPr="00145A1C">
        <w:rPr>
          <w:rFonts w:hint="eastAsia"/>
          <w:noProof/>
          <w:sz w:val="21"/>
        </w:rPr>
        <w:lastRenderedPageBreak/>
        <w:drawing>
          <wp:inline distT="0" distB="0" distL="0" distR="0" wp14:anchorId="52C09DB2" wp14:editId="426E901A">
            <wp:extent cx="5524500" cy="5067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4500" cy="5067300"/>
                    </a:xfrm>
                    <a:prstGeom prst="rect">
                      <a:avLst/>
                    </a:prstGeom>
                    <a:noFill/>
                    <a:ln>
                      <a:noFill/>
                    </a:ln>
                  </pic:spPr>
                </pic:pic>
              </a:graphicData>
            </a:graphic>
          </wp:inline>
        </w:drawing>
      </w:r>
    </w:p>
    <w:p w14:paraId="3FB2B2A6" w14:textId="77777777" w:rsidR="00C82D94" w:rsidRDefault="00C82D94" w:rsidP="00C82D94">
      <w:pPr>
        <w:pStyle w:val="a4"/>
        <w:spacing w:after="72"/>
        <w:ind w:firstLineChars="0" w:firstLine="0"/>
        <w:rPr>
          <w:sz w:val="21"/>
        </w:rPr>
      </w:pPr>
    </w:p>
    <w:p w14:paraId="457C73A7" w14:textId="77777777" w:rsidR="00C82D94" w:rsidRPr="00B34C12" w:rsidRDefault="00C82D94" w:rsidP="00AC5C40">
      <w:pPr>
        <w:pStyle w:val="30"/>
        <w:numPr>
          <w:ilvl w:val="2"/>
          <w:numId w:val="66"/>
        </w:numPr>
        <w:rPr>
          <w:rFonts w:ascii="Consolas" w:hAnsi="Consolas"/>
        </w:rPr>
      </w:pPr>
      <w:bookmarkStart w:id="704" w:name="_Toc355867084"/>
      <w:r w:rsidRPr="00B34C12">
        <w:rPr>
          <w:rFonts w:ascii="Consolas" w:hAnsi="Consolas" w:hint="eastAsia"/>
        </w:rPr>
        <w:t>开启监控</w:t>
      </w:r>
      <w:bookmarkStart w:id="705" w:name="_注册帐号"/>
      <w:bookmarkEnd w:id="704"/>
      <w:bookmarkEnd w:id="705"/>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510BF24B" w14:textId="77777777" w:rsidTr="00B70DEC">
        <w:tc>
          <w:tcPr>
            <w:tcW w:w="2235" w:type="dxa"/>
            <w:shd w:val="clear" w:color="auto" w:fill="auto"/>
          </w:tcPr>
          <w:p w14:paraId="526DB658"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55F91E4A" w14:textId="77777777" w:rsidR="00C82D94" w:rsidRPr="003D73C0" w:rsidRDefault="00C82D94" w:rsidP="00B70DEC">
            <w:pPr>
              <w:pStyle w:val="a4"/>
              <w:spacing w:after="72"/>
              <w:ind w:firstLineChars="0" w:firstLine="0"/>
              <w:rPr>
                <w:caps/>
                <w:sz w:val="21"/>
              </w:rPr>
            </w:pPr>
            <w:r>
              <w:rPr>
                <w:rFonts w:hint="eastAsia"/>
                <w:caps/>
                <w:sz w:val="21"/>
              </w:rPr>
              <w:t>开启监控</w:t>
            </w:r>
          </w:p>
        </w:tc>
      </w:tr>
      <w:tr w:rsidR="00C82D94" w:rsidRPr="003D73C0" w14:paraId="0F573FD6" w14:textId="77777777" w:rsidTr="00B70DEC">
        <w:tc>
          <w:tcPr>
            <w:tcW w:w="2235" w:type="dxa"/>
            <w:shd w:val="clear" w:color="auto" w:fill="auto"/>
          </w:tcPr>
          <w:p w14:paraId="525B1949"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0BE5F0E5" w14:textId="77777777" w:rsidR="00C82D94" w:rsidRPr="003D73C0" w:rsidRDefault="00C82D94" w:rsidP="00B70DEC">
            <w:pPr>
              <w:pStyle w:val="a4"/>
              <w:spacing w:after="72"/>
              <w:ind w:firstLineChars="0" w:firstLine="0"/>
              <w:rPr>
                <w:caps/>
                <w:sz w:val="21"/>
              </w:rPr>
            </w:pPr>
          </w:p>
        </w:tc>
      </w:tr>
      <w:tr w:rsidR="00C82D94" w:rsidRPr="003D73C0" w14:paraId="1C628928" w14:textId="77777777" w:rsidTr="00B70DEC">
        <w:tc>
          <w:tcPr>
            <w:tcW w:w="2235" w:type="dxa"/>
            <w:shd w:val="clear" w:color="auto" w:fill="auto"/>
          </w:tcPr>
          <w:p w14:paraId="2138A287"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14BFC7D9"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4A0CF3F5" w14:textId="77777777" w:rsidTr="00B70DEC">
        <w:tc>
          <w:tcPr>
            <w:tcW w:w="2235" w:type="dxa"/>
            <w:shd w:val="clear" w:color="auto" w:fill="auto"/>
          </w:tcPr>
          <w:p w14:paraId="0B34754A"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76843C5F" w14:textId="77777777" w:rsidR="00C82D94" w:rsidRPr="003D73C0" w:rsidRDefault="00C82D94" w:rsidP="00B70DEC">
            <w:pPr>
              <w:pStyle w:val="a4"/>
              <w:spacing w:after="72"/>
              <w:ind w:firstLineChars="0" w:firstLine="0"/>
              <w:rPr>
                <w:sz w:val="21"/>
              </w:rPr>
            </w:pPr>
            <w:r>
              <w:rPr>
                <w:rFonts w:hint="eastAsia"/>
                <w:sz w:val="21"/>
              </w:rPr>
              <w:t>主持人点击监控按钮开启监控，系统在第</w:t>
            </w:r>
            <w:r>
              <w:rPr>
                <w:rFonts w:hint="eastAsia"/>
                <w:sz w:val="21"/>
              </w:rPr>
              <w:t>2</w:t>
            </w:r>
            <w:r>
              <w:rPr>
                <w:rFonts w:hint="eastAsia"/>
                <w:sz w:val="21"/>
              </w:rPr>
              <w:t>个显示器中显示视频监控窗口，在监控窗口中主持人可以观看会中所有已共享的视频、固定</w:t>
            </w:r>
            <w:r>
              <w:rPr>
                <w:rFonts w:hint="eastAsia"/>
                <w:sz w:val="21"/>
              </w:rPr>
              <w:t>/</w:t>
            </w:r>
            <w:r>
              <w:rPr>
                <w:rFonts w:hint="eastAsia"/>
                <w:sz w:val="21"/>
              </w:rPr>
              <w:t>取消固定视频、放大视频、静音视频共享者、翻页查看、修改视频布局显示路数以及设置视频轮偱等。</w:t>
            </w:r>
          </w:p>
        </w:tc>
      </w:tr>
      <w:tr w:rsidR="00C82D94" w:rsidRPr="003D73C0" w14:paraId="050C6AF1" w14:textId="77777777" w:rsidTr="00B70DEC">
        <w:tc>
          <w:tcPr>
            <w:tcW w:w="2235" w:type="dxa"/>
            <w:shd w:val="clear" w:color="auto" w:fill="auto"/>
          </w:tcPr>
          <w:p w14:paraId="6DF7EA1F"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5ADDAB95" w14:textId="77777777" w:rsidR="00C82D94" w:rsidRPr="003D73C0" w:rsidRDefault="00C82D94" w:rsidP="00B70DEC">
            <w:pPr>
              <w:pStyle w:val="a4"/>
              <w:spacing w:after="72"/>
              <w:ind w:firstLineChars="0" w:firstLine="0"/>
              <w:rPr>
                <w:sz w:val="21"/>
              </w:rPr>
            </w:pPr>
            <w:r>
              <w:rPr>
                <w:rFonts w:hint="eastAsia"/>
                <w:sz w:val="21"/>
              </w:rPr>
              <w:t>高</w:t>
            </w:r>
          </w:p>
        </w:tc>
      </w:tr>
      <w:tr w:rsidR="00C82D94" w:rsidRPr="003D73C0" w14:paraId="4331CD8D" w14:textId="77777777" w:rsidTr="00B70DEC">
        <w:tc>
          <w:tcPr>
            <w:tcW w:w="2235" w:type="dxa"/>
            <w:shd w:val="clear" w:color="auto" w:fill="auto"/>
          </w:tcPr>
          <w:p w14:paraId="486F6409"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745D87DB" w14:textId="77777777" w:rsidR="00C82D94" w:rsidRPr="003D73C0" w:rsidRDefault="00C82D94" w:rsidP="00B70DEC">
            <w:pPr>
              <w:pStyle w:val="a4"/>
              <w:spacing w:after="72"/>
              <w:ind w:firstLineChars="0" w:firstLine="0"/>
              <w:rPr>
                <w:sz w:val="21"/>
              </w:rPr>
            </w:pPr>
            <w:r>
              <w:rPr>
                <w:rFonts w:hint="eastAsia"/>
                <w:sz w:val="21"/>
              </w:rPr>
              <w:t>成功入会</w:t>
            </w:r>
          </w:p>
        </w:tc>
      </w:tr>
      <w:tr w:rsidR="00C82D94" w:rsidRPr="003D73C0" w14:paraId="7A9DE12C" w14:textId="77777777" w:rsidTr="00B70DEC">
        <w:tc>
          <w:tcPr>
            <w:tcW w:w="9096" w:type="dxa"/>
            <w:gridSpan w:val="2"/>
            <w:shd w:val="clear" w:color="auto" w:fill="auto"/>
          </w:tcPr>
          <w:p w14:paraId="68A770C3"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6B470649" w14:textId="77777777" w:rsidTr="00B70DEC">
        <w:tc>
          <w:tcPr>
            <w:tcW w:w="9096" w:type="dxa"/>
            <w:gridSpan w:val="2"/>
            <w:shd w:val="clear" w:color="auto" w:fill="auto"/>
          </w:tcPr>
          <w:p w14:paraId="15D44A40" w14:textId="77777777" w:rsidR="00C82D94" w:rsidRDefault="00C82D94" w:rsidP="00AC5C40">
            <w:pPr>
              <w:pStyle w:val="a4"/>
              <w:numPr>
                <w:ilvl w:val="0"/>
                <w:numId w:val="198"/>
              </w:numPr>
              <w:spacing w:after="72"/>
              <w:ind w:firstLineChars="0"/>
              <w:rPr>
                <w:sz w:val="21"/>
              </w:rPr>
            </w:pPr>
            <w:r>
              <w:rPr>
                <w:rFonts w:hint="eastAsia"/>
                <w:sz w:val="21"/>
              </w:rPr>
              <w:lastRenderedPageBreak/>
              <w:t>监控未开启并且监控状态区域未展开，主持人点击遥控器下方的监控按钮，用例开始。</w:t>
            </w:r>
          </w:p>
          <w:p w14:paraId="0C313712" w14:textId="77777777" w:rsidR="00C82D94" w:rsidRDefault="00C82D94" w:rsidP="00AC5C40">
            <w:pPr>
              <w:pStyle w:val="a4"/>
              <w:numPr>
                <w:ilvl w:val="0"/>
                <w:numId w:val="198"/>
              </w:numPr>
              <w:spacing w:after="72"/>
              <w:ind w:firstLineChars="0"/>
              <w:rPr>
                <w:sz w:val="21"/>
              </w:rPr>
            </w:pPr>
            <w:r>
              <w:rPr>
                <w:rFonts w:hint="eastAsia"/>
                <w:sz w:val="21"/>
              </w:rPr>
              <w:t>系统展开监控状态区域，显示“正在启动视频监控</w:t>
            </w:r>
            <w:r>
              <w:rPr>
                <w:sz w:val="21"/>
              </w:rPr>
              <w:t>…</w:t>
            </w:r>
            <w:r>
              <w:rPr>
                <w:rFonts w:hint="eastAsia"/>
                <w:sz w:val="21"/>
              </w:rPr>
              <w:t>”文字。</w:t>
            </w:r>
          </w:p>
          <w:p w14:paraId="571A5B65" w14:textId="77777777" w:rsidR="00C82D94" w:rsidRDefault="00C82D94" w:rsidP="00AC5C40">
            <w:pPr>
              <w:pStyle w:val="a4"/>
              <w:numPr>
                <w:ilvl w:val="0"/>
                <w:numId w:val="198"/>
              </w:numPr>
              <w:spacing w:after="72"/>
              <w:ind w:firstLineChars="0"/>
              <w:rPr>
                <w:sz w:val="21"/>
              </w:rPr>
            </w:pPr>
            <w:r w:rsidRPr="009854CF">
              <w:rPr>
                <w:rFonts w:hint="eastAsia"/>
                <w:sz w:val="21"/>
              </w:rPr>
              <w:t>监控开启成功，系统更改“正在启动视频监控</w:t>
            </w:r>
            <w:r w:rsidRPr="009854CF">
              <w:rPr>
                <w:sz w:val="21"/>
              </w:rPr>
              <w:t>…</w:t>
            </w:r>
            <w:r w:rsidRPr="009854CF">
              <w:rPr>
                <w:rFonts w:hint="eastAsia"/>
                <w:sz w:val="21"/>
              </w:rPr>
              <w:t>”</w:t>
            </w:r>
            <w:r>
              <w:rPr>
                <w:rFonts w:hint="eastAsia"/>
                <w:sz w:val="21"/>
              </w:rPr>
              <w:t>文字</w:t>
            </w:r>
            <w:r w:rsidRPr="009854CF">
              <w:rPr>
                <w:rFonts w:hint="eastAsia"/>
                <w:sz w:val="21"/>
              </w:rPr>
              <w:t>为“双流监控已成功开启”</w:t>
            </w:r>
            <w:r>
              <w:rPr>
                <w:rFonts w:hint="eastAsia"/>
                <w:sz w:val="21"/>
              </w:rPr>
              <w:t>，</w:t>
            </w:r>
            <w:r w:rsidRPr="009854CF">
              <w:rPr>
                <w:rFonts w:hint="eastAsia"/>
                <w:sz w:val="21"/>
              </w:rPr>
              <w:t>显示“关闭监控”按钮，</w:t>
            </w:r>
            <w:r>
              <w:rPr>
                <w:rFonts w:hint="eastAsia"/>
                <w:sz w:val="21"/>
              </w:rPr>
              <w:t>并</w:t>
            </w:r>
            <w:r w:rsidRPr="009854CF">
              <w:rPr>
                <w:rFonts w:hint="eastAsia"/>
                <w:sz w:val="21"/>
              </w:rPr>
              <w:t>将监控窗口显示在第</w:t>
            </w:r>
            <w:r w:rsidRPr="009854CF">
              <w:rPr>
                <w:rFonts w:hint="eastAsia"/>
                <w:sz w:val="21"/>
              </w:rPr>
              <w:t>2</w:t>
            </w:r>
            <w:r w:rsidRPr="009854CF">
              <w:rPr>
                <w:rFonts w:hint="eastAsia"/>
                <w:sz w:val="21"/>
              </w:rPr>
              <w:t>个显示</w:t>
            </w:r>
            <w:r>
              <w:rPr>
                <w:rFonts w:hint="eastAsia"/>
                <w:sz w:val="21"/>
              </w:rPr>
              <w:t>器</w:t>
            </w:r>
            <w:r w:rsidRPr="009854CF">
              <w:rPr>
                <w:rFonts w:hint="eastAsia"/>
                <w:sz w:val="21"/>
              </w:rPr>
              <w:t>中。</w:t>
            </w:r>
          </w:p>
          <w:p w14:paraId="293111D3" w14:textId="77777777" w:rsidR="00274A78" w:rsidRPr="009854CF" w:rsidRDefault="00274A78" w:rsidP="00AC5C40">
            <w:pPr>
              <w:pStyle w:val="a4"/>
              <w:numPr>
                <w:ilvl w:val="0"/>
                <w:numId w:val="198"/>
              </w:numPr>
              <w:spacing w:after="72"/>
              <w:ind w:firstLineChars="0"/>
              <w:rPr>
                <w:sz w:val="21"/>
              </w:rPr>
            </w:pPr>
            <w:r>
              <w:rPr>
                <w:rFonts w:hint="eastAsia"/>
                <w:sz w:val="21"/>
              </w:rPr>
              <w:t>会中所有</w:t>
            </w:r>
            <w:r w:rsidR="0051412C">
              <w:rPr>
                <w:rFonts w:hint="eastAsia"/>
                <w:sz w:val="21"/>
              </w:rPr>
              <w:t>未共享视频的参会人端</w:t>
            </w:r>
            <w:r w:rsidR="006B050C">
              <w:rPr>
                <w:rFonts w:hint="eastAsia"/>
                <w:sz w:val="21"/>
              </w:rPr>
              <w:t>气泡</w:t>
            </w:r>
            <w:r w:rsidR="0051412C">
              <w:rPr>
                <w:rFonts w:hint="eastAsia"/>
                <w:sz w:val="21"/>
              </w:rPr>
              <w:t>提示“为维持会议秩序，</w:t>
            </w:r>
            <w:r w:rsidR="0051412C">
              <w:rPr>
                <w:rFonts w:hint="eastAsia"/>
                <w:sz w:val="21"/>
              </w:rPr>
              <w:t>30s</w:t>
            </w:r>
            <w:r w:rsidR="0051412C">
              <w:rPr>
                <w:rFonts w:hint="eastAsia"/>
                <w:sz w:val="21"/>
              </w:rPr>
              <w:t>后您的视频将会共享给主持人”</w:t>
            </w:r>
          </w:p>
          <w:p w14:paraId="5A85A737" w14:textId="77777777" w:rsidR="00C82D94" w:rsidRDefault="00C82D94" w:rsidP="00AC5C40">
            <w:pPr>
              <w:pStyle w:val="a4"/>
              <w:numPr>
                <w:ilvl w:val="0"/>
                <w:numId w:val="198"/>
              </w:numPr>
              <w:spacing w:after="72"/>
              <w:ind w:firstLineChars="0"/>
              <w:rPr>
                <w:sz w:val="21"/>
              </w:rPr>
            </w:pPr>
            <w:r>
              <w:rPr>
                <w:rFonts w:hint="eastAsia"/>
                <w:sz w:val="21"/>
              </w:rPr>
              <w:t>用例结束。</w:t>
            </w:r>
          </w:p>
          <w:p w14:paraId="546CC178" w14:textId="77777777" w:rsidR="00C82D94" w:rsidRPr="003D73C0" w:rsidRDefault="00C82D94" w:rsidP="00B70DEC">
            <w:pPr>
              <w:pStyle w:val="a4"/>
              <w:spacing w:after="72"/>
              <w:ind w:firstLineChars="0" w:firstLine="0"/>
              <w:rPr>
                <w:sz w:val="21"/>
              </w:rPr>
            </w:pPr>
            <w:r>
              <w:rPr>
                <w:rFonts w:hint="eastAsia"/>
                <w:noProof/>
              </w:rPr>
              <w:drawing>
                <wp:inline distT="0" distB="0" distL="0" distR="0" wp14:anchorId="269B1881" wp14:editId="2707C549">
                  <wp:extent cx="2714625" cy="990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4625" cy="990600"/>
                          </a:xfrm>
                          <a:prstGeom prst="rect">
                            <a:avLst/>
                          </a:prstGeom>
                          <a:noFill/>
                          <a:ln>
                            <a:noFill/>
                          </a:ln>
                        </pic:spPr>
                      </pic:pic>
                    </a:graphicData>
                  </a:graphic>
                </wp:inline>
              </w:drawing>
            </w:r>
          </w:p>
        </w:tc>
      </w:tr>
      <w:tr w:rsidR="00C82D94" w:rsidRPr="003D73C0" w14:paraId="24397621" w14:textId="77777777" w:rsidTr="00B70DEC">
        <w:tc>
          <w:tcPr>
            <w:tcW w:w="9096" w:type="dxa"/>
            <w:gridSpan w:val="2"/>
            <w:shd w:val="clear" w:color="auto" w:fill="auto"/>
          </w:tcPr>
          <w:p w14:paraId="1EC91BBA"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051F1369" w14:textId="77777777" w:rsidTr="00B70DEC">
        <w:trPr>
          <w:hidden/>
        </w:trPr>
        <w:tc>
          <w:tcPr>
            <w:tcW w:w="9096" w:type="dxa"/>
            <w:gridSpan w:val="2"/>
            <w:shd w:val="clear" w:color="auto" w:fill="auto"/>
          </w:tcPr>
          <w:p w14:paraId="4B75955F" w14:textId="77777777" w:rsidR="00C82D94" w:rsidRPr="009854CF" w:rsidRDefault="00C82D94" w:rsidP="00CD4D74">
            <w:pPr>
              <w:pStyle w:val="aff5"/>
              <w:numPr>
                <w:ilvl w:val="0"/>
                <w:numId w:val="199"/>
              </w:numPr>
              <w:spacing w:afterLines="30" w:after="72" w:line="288" w:lineRule="auto"/>
              <w:ind w:firstLineChars="0"/>
              <w:rPr>
                <w:vanish/>
                <w:szCs w:val="24"/>
              </w:rPr>
            </w:pPr>
          </w:p>
          <w:p w14:paraId="78F03EFE" w14:textId="77777777" w:rsidR="00C82D94" w:rsidRDefault="00C82D94" w:rsidP="00AC5C40">
            <w:pPr>
              <w:pStyle w:val="a4"/>
              <w:numPr>
                <w:ilvl w:val="1"/>
                <w:numId w:val="199"/>
              </w:numPr>
              <w:spacing w:after="72"/>
              <w:ind w:firstLineChars="0"/>
              <w:rPr>
                <w:sz w:val="21"/>
              </w:rPr>
            </w:pPr>
            <w:r>
              <w:rPr>
                <w:rFonts w:hint="eastAsia"/>
                <w:sz w:val="21"/>
              </w:rPr>
              <w:t>监控未开启但是监控状态区域已经展开，主持人点击状态区域的“开启监控”按钮，用例开始，继续主事件流</w:t>
            </w:r>
            <w:r>
              <w:rPr>
                <w:rFonts w:hint="eastAsia"/>
                <w:sz w:val="21"/>
              </w:rPr>
              <w:t>step2</w:t>
            </w:r>
            <w:r>
              <w:rPr>
                <w:rFonts w:hint="eastAsia"/>
                <w:sz w:val="21"/>
              </w:rPr>
              <w:t>。</w:t>
            </w:r>
          </w:p>
          <w:p w14:paraId="33AD7C2D" w14:textId="77777777" w:rsidR="00C82D94" w:rsidRDefault="00C82D94" w:rsidP="00AC5C40">
            <w:pPr>
              <w:pStyle w:val="a4"/>
              <w:numPr>
                <w:ilvl w:val="1"/>
                <w:numId w:val="199"/>
              </w:numPr>
              <w:spacing w:after="72"/>
              <w:ind w:firstLineChars="0"/>
              <w:rPr>
                <w:sz w:val="21"/>
              </w:rPr>
            </w:pPr>
            <w:r>
              <w:rPr>
                <w:rFonts w:hint="eastAsia"/>
                <w:sz w:val="21"/>
              </w:rPr>
              <w:t>监控已经开启但是状态区域未展开，系统展开监控状态区域，显示“双流监控已成功开启”文字和“关闭监控”按钮，用例结束。</w:t>
            </w:r>
          </w:p>
          <w:p w14:paraId="2181A563" w14:textId="77777777" w:rsidR="00C82D94" w:rsidRDefault="00C82D94" w:rsidP="00AC5C40">
            <w:pPr>
              <w:pStyle w:val="a4"/>
              <w:numPr>
                <w:ilvl w:val="1"/>
                <w:numId w:val="199"/>
              </w:numPr>
              <w:spacing w:after="72"/>
              <w:ind w:firstLineChars="0"/>
              <w:rPr>
                <w:sz w:val="21"/>
              </w:rPr>
            </w:pPr>
            <w:r>
              <w:rPr>
                <w:rFonts w:hint="eastAsia"/>
                <w:sz w:val="21"/>
              </w:rPr>
              <w:t>监控状态区域已展开，系统关闭监控状态区域，用例结束。</w:t>
            </w:r>
          </w:p>
          <w:p w14:paraId="05B2950B" w14:textId="77777777" w:rsidR="00C82D94" w:rsidRPr="004D432C" w:rsidRDefault="00C82D94" w:rsidP="00CD4D74">
            <w:pPr>
              <w:pStyle w:val="aff5"/>
              <w:numPr>
                <w:ilvl w:val="0"/>
                <w:numId w:val="199"/>
              </w:numPr>
              <w:spacing w:afterLines="30" w:after="72" w:line="288" w:lineRule="auto"/>
              <w:ind w:firstLineChars="0"/>
              <w:rPr>
                <w:vanish/>
                <w:szCs w:val="24"/>
              </w:rPr>
            </w:pPr>
          </w:p>
          <w:p w14:paraId="2F0C84D0" w14:textId="77777777" w:rsidR="00C82D94" w:rsidRPr="004D432C" w:rsidRDefault="00C82D94">
            <w:pPr>
              <w:pStyle w:val="aff5"/>
              <w:numPr>
                <w:ilvl w:val="0"/>
                <w:numId w:val="199"/>
              </w:numPr>
              <w:spacing w:afterLines="30" w:after="72" w:line="288" w:lineRule="auto"/>
              <w:ind w:firstLineChars="0"/>
              <w:rPr>
                <w:vanish/>
                <w:szCs w:val="24"/>
              </w:rPr>
            </w:pPr>
          </w:p>
          <w:p w14:paraId="0E4FF3C9" w14:textId="77777777" w:rsidR="00C82D94" w:rsidRDefault="00C82D94" w:rsidP="00AC5C40">
            <w:pPr>
              <w:pStyle w:val="a4"/>
              <w:numPr>
                <w:ilvl w:val="1"/>
                <w:numId w:val="199"/>
              </w:numPr>
              <w:spacing w:after="72"/>
              <w:ind w:firstLineChars="0"/>
              <w:rPr>
                <w:sz w:val="21"/>
              </w:rPr>
            </w:pPr>
            <w:r>
              <w:rPr>
                <w:rFonts w:hint="eastAsia"/>
                <w:sz w:val="21"/>
              </w:rPr>
              <w:t>没有第</w:t>
            </w:r>
            <w:r>
              <w:rPr>
                <w:rFonts w:hint="eastAsia"/>
                <w:sz w:val="21"/>
              </w:rPr>
              <w:t>2</w:t>
            </w:r>
            <w:r>
              <w:rPr>
                <w:rFonts w:hint="eastAsia"/>
                <w:sz w:val="21"/>
              </w:rPr>
              <w:t>个显示器，系统在监控状态区域显示“请连接第二显示器，重新尝试</w:t>
            </w:r>
            <w:r>
              <w:rPr>
                <w:rFonts w:hint="eastAsia"/>
                <w:sz w:val="21"/>
              </w:rPr>
              <w:t xml:space="preserve"> </w:t>
            </w:r>
            <w:r w:rsidRPr="00F57CF5">
              <w:rPr>
                <w:rFonts w:hint="eastAsia"/>
                <w:b/>
                <w:sz w:val="21"/>
              </w:rPr>
              <w:t>开启监控</w:t>
            </w:r>
            <w:r>
              <w:rPr>
                <w:rFonts w:hint="eastAsia"/>
                <w:sz w:val="21"/>
              </w:rPr>
              <w:t>”。</w:t>
            </w:r>
          </w:p>
          <w:p w14:paraId="2C481FCA" w14:textId="77777777" w:rsidR="00C82D94" w:rsidRDefault="00C82D94" w:rsidP="00AC5C40">
            <w:pPr>
              <w:pStyle w:val="a4"/>
              <w:numPr>
                <w:ilvl w:val="2"/>
                <w:numId w:val="199"/>
              </w:numPr>
              <w:spacing w:after="72"/>
              <w:ind w:firstLineChars="0"/>
              <w:rPr>
                <w:sz w:val="21"/>
              </w:rPr>
            </w:pPr>
            <w:r>
              <w:rPr>
                <w:rFonts w:hint="eastAsia"/>
                <w:sz w:val="21"/>
              </w:rPr>
              <w:t>主持人点击“开启监控”按钮，继续主事件流</w:t>
            </w:r>
            <w:r>
              <w:rPr>
                <w:rFonts w:hint="eastAsia"/>
                <w:sz w:val="21"/>
              </w:rPr>
              <w:t>step2</w:t>
            </w:r>
            <w:r>
              <w:rPr>
                <w:rFonts w:hint="eastAsia"/>
                <w:sz w:val="21"/>
              </w:rPr>
              <w:t>。</w:t>
            </w:r>
          </w:p>
          <w:p w14:paraId="65F863F1" w14:textId="77777777" w:rsidR="00C82D94" w:rsidRPr="004326B0" w:rsidRDefault="00C82D94" w:rsidP="00AC5C40">
            <w:pPr>
              <w:pStyle w:val="a4"/>
              <w:numPr>
                <w:ilvl w:val="1"/>
                <w:numId w:val="199"/>
              </w:numPr>
              <w:spacing w:after="72"/>
              <w:ind w:firstLineChars="0"/>
              <w:rPr>
                <w:sz w:val="21"/>
              </w:rPr>
            </w:pPr>
            <w:r>
              <w:rPr>
                <w:rFonts w:hint="eastAsia"/>
                <w:sz w:val="21"/>
              </w:rPr>
              <w:t>当前已经打开了点名结果页面，系统更改</w:t>
            </w:r>
            <w:r w:rsidRPr="009854CF">
              <w:rPr>
                <w:rFonts w:hint="eastAsia"/>
                <w:sz w:val="21"/>
              </w:rPr>
              <w:t>“正在启动视频监控</w:t>
            </w:r>
            <w:r w:rsidRPr="009854CF">
              <w:rPr>
                <w:sz w:val="21"/>
              </w:rPr>
              <w:t>…</w:t>
            </w:r>
            <w:r w:rsidRPr="009854CF">
              <w:rPr>
                <w:rFonts w:hint="eastAsia"/>
                <w:sz w:val="21"/>
              </w:rPr>
              <w:t>”</w:t>
            </w:r>
            <w:r>
              <w:rPr>
                <w:rFonts w:hint="eastAsia"/>
                <w:sz w:val="21"/>
              </w:rPr>
              <w:t>文字</w:t>
            </w:r>
            <w:r w:rsidRPr="009854CF">
              <w:rPr>
                <w:rFonts w:hint="eastAsia"/>
                <w:sz w:val="21"/>
              </w:rPr>
              <w:t>为“双流监控已成功开启”</w:t>
            </w:r>
            <w:r>
              <w:rPr>
                <w:rFonts w:hint="eastAsia"/>
                <w:sz w:val="21"/>
              </w:rPr>
              <w:t>，</w:t>
            </w:r>
            <w:r w:rsidRPr="009854CF">
              <w:rPr>
                <w:rFonts w:hint="eastAsia"/>
                <w:sz w:val="21"/>
              </w:rPr>
              <w:t>显示“关闭监控”按钮</w:t>
            </w:r>
            <w:r>
              <w:rPr>
                <w:rFonts w:hint="eastAsia"/>
                <w:sz w:val="21"/>
              </w:rPr>
              <w:t>，主持人的与会者列表中显示所有已经共享视频的参会人视频图标），将点名结果窗口移动到第</w:t>
            </w:r>
            <w:r>
              <w:rPr>
                <w:rFonts w:hint="eastAsia"/>
                <w:sz w:val="21"/>
              </w:rPr>
              <w:t>2</w:t>
            </w:r>
            <w:r>
              <w:rPr>
                <w:rFonts w:hint="eastAsia"/>
                <w:sz w:val="21"/>
              </w:rPr>
              <w:t>个显示器中显示（待关闭点名结束窗口时会显示监控窗口），用例结束。</w:t>
            </w:r>
          </w:p>
        </w:tc>
      </w:tr>
      <w:tr w:rsidR="00C82D94" w:rsidRPr="003D73C0" w14:paraId="23B4C7B9" w14:textId="77777777" w:rsidTr="00B70DEC">
        <w:tc>
          <w:tcPr>
            <w:tcW w:w="2235" w:type="dxa"/>
            <w:shd w:val="clear" w:color="auto" w:fill="auto"/>
          </w:tcPr>
          <w:p w14:paraId="1438441E"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4D99E360" w14:textId="77777777" w:rsidR="00C82D94" w:rsidRPr="008A7935" w:rsidRDefault="00C82D94" w:rsidP="00B70DEC">
            <w:pPr>
              <w:pStyle w:val="a4"/>
              <w:spacing w:after="72"/>
              <w:ind w:firstLineChars="0" w:firstLine="0"/>
              <w:rPr>
                <w:sz w:val="21"/>
              </w:rPr>
            </w:pPr>
            <w:r>
              <w:rPr>
                <w:rFonts w:hint="eastAsia"/>
                <w:sz w:val="21"/>
              </w:rPr>
              <w:t>开启视频监控，在状态区域显示“双流监控已成功开启”文字和“关闭监控”按钮，在第</w:t>
            </w:r>
            <w:r>
              <w:rPr>
                <w:rFonts w:hint="eastAsia"/>
                <w:sz w:val="21"/>
              </w:rPr>
              <w:t>2</w:t>
            </w:r>
            <w:r>
              <w:rPr>
                <w:rFonts w:hint="eastAsia"/>
                <w:sz w:val="21"/>
              </w:rPr>
              <w:t>个显示器中显示监控窗口，与会者列表中可以看到已经共享视频的参会人的视频图标。</w:t>
            </w:r>
          </w:p>
        </w:tc>
      </w:tr>
      <w:tr w:rsidR="00C82D94" w:rsidRPr="003D73C0" w14:paraId="03719917" w14:textId="77777777" w:rsidTr="00B70DEC">
        <w:tc>
          <w:tcPr>
            <w:tcW w:w="2235" w:type="dxa"/>
            <w:shd w:val="clear" w:color="auto" w:fill="auto"/>
          </w:tcPr>
          <w:p w14:paraId="695EC29F"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735D335D" w14:textId="77777777" w:rsidR="00C82D94" w:rsidRDefault="00C82D94" w:rsidP="00AC5C40">
            <w:pPr>
              <w:pStyle w:val="a4"/>
              <w:numPr>
                <w:ilvl w:val="0"/>
                <w:numId w:val="200"/>
              </w:numPr>
              <w:spacing w:after="72"/>
              <w:ind w:firstLineChars="0"/>
              <w:rPr>
                <w:sz w:val="21"/>
              </w:rPr>
            </w:pPr>
            <w:r>
              <w:rPr>
                <w:rFonts w:hint="eastAsia"/>
                <w:sz w:val="21"/>
              </w:rPr>
              <w:t>监控按钮只在主持人端显示。</w:t>
            </w:r>
          </w:p>
          <w:p w14:paraId="59885C50" w14:textId="4EC17B3D" w:rsidR="00C82D94" w:rsidRDefault="00C82D94" w:rsidP="00AC5C40">
            <w:pPr>
              <w:pStyle w:val="a4"/>
              <w:numPr>
                <w:ilvl w:val="0"/>
                <w:numId w:val="200"/>
              </w:numPr>
              <w:spacing w:after="72"/>
              <w:ind w:firstLineChars="0"/>
              <w:rPr>
                <w:sz w:val="21"/>
              </w:rPr>
            </w:pPr>
            <w:r>
              <w:rPr>
                <w:rFonts w:hint="eastAsia"/>
                <w:sz w:val="21"/>
              </w:rPr>
              <w:t>监控窗口左上方显示当前</w:t>
            </w:r>
            <w:r w:rsidR="006762A0">
              <w:rPr>
                <w:rFonts w:hint="eastAsia"/>
                <w:sz w:val="21"/>
              </w:rPr>
              <w:t>会议中有多少路已共享的视频</w:t>
            </w:r>
          </w:p>
          <w:p w14:paraId="5F4A47B2" w14:textId="77777777" w:rsidR="006762A0" w:rsidRDefault="006762A0" w:rsidP="00AC5C40">
            <w:pPr>
              <w:pStyle w:val="a4"/>
              <w:numPr>
                <w:ilvl w:val="0"/>
                <w:numId w:val="200"/>
              </w:numPr>
              <w:spacing w:after="72"/>
              <w:ind w:firstLineChars="0"/>
              <w:rPr>
                <w:sz w:val="21"/>
              </w:rPr>
            </w:pPr>
            <w:r>
              <w:rPr>
                <w:rFonts w:hint="eastAsia"/>
                <w:sz w:val="21"/>
              </w:rPr>
              <w:t>监控开启时，非主持人的参会人不能关闭自己的视频共享</w:t>
            </w:r>
          </w:p>
          <w:p w14:paraId="3FAD6150" w14:textId="77777777" w:rsidR="00950BDB" w:rsidRPr="005D39DF" w:rsidRDefault="00950BDB" w:rsidP="00AC5C40">
            <w:pPr>
              <w:pStyle w:val="a4"/>
              <w:numPr>
                <w:ilvl w:val="0"/>
                <w:numId w:val="200"/>
              </w:numPr>
              <w:spacing w:after="72"/>
              <w:ind w:firstLineChars="0"/>
              <w:rPr>
                <w:sz w:val="21"/>
              </w:rPr>
            </w:pPr>
            <w:r>
              <w:rPr>
                <w:rFonts w:hint="eastAsia"/>
                <w:sz w:val="21"/>
              </w:rPr>
              <w:t>监控开启时，参会人端会提示</w:t>
            </w:r>
            <w:r>
              <w:rPr>
                <w:rFonts w:hint="eastAsia"/>
                <w:sz w:val="21"/>
              </w:rPr>
              <w:t>30s</w:t>
            </w:r>
            <w:r>
              <w:rPr>
                <w:rFonts w:hint="eastAsia"/>
                <w:sz w:val="21"/>
              </w:rPr>
              <w:t>后视频被自动共享。</w:t>
            </w:r>
          </w:p>
          <w:p w14:paraId="797B183F" w14:textId="77777777" w:rsidR="00C82D94" w:rsidRDefault="00C82D94" w:rsidP="00AC5C40">
            <w:pPr>
              <w:pStyle w:val="a4"/>
              <w:numPr>
                <w:ilvl w:val="0"/>
                <w:numId w:val="200"/>
              </w:numPr>
              <w:spacing w:after="72"/>
              <w:ind w:firstLineChars="0"/>
              <w:rPr>
                <w:sz w:val="21"/>
              </w:rPr>
            </w:pPr>
            <w:r>
              <w:rPr>
                <w:rFonts w:hint="eastAsia"/>
                <w:sz w:val="21"/>
              </w:rPr>
              <w:t>监控未开启并且状态区域未展开时点击监控按钮，系统都会尝试打开监控。</w:t>
            </w:r>
          </w:p>
          <w:p w14:paraId="025E0F18" w14:textId="77777777" w:rsidR="00C82D94" w:rsidRDefault="00C82D94" w:rsidP="00AC5C40">
            <w:pPr>
              <w:pStyle w:val="a4"/>
              <w:numPr>
                <w:ilvl w:val="0"/>
                <w:numId w:val="200"/>
              </w:numPr>
              <w:spacing w:after="72"/>
              <w:ind w:firstLineChars="0"/>
              <w:rPr>
                <w:sz w:val="21"/>
              </w:rPr>
            </w:pPr>
            <w:r>
              <w:rPr>
                <w:rFonts w:hint="eastAsia"/>
                <w:sz w:val="21"/>
              </w:rPr>
              <w:lastRenderedPageBreak/>
              <w:t>只有连接第</w:t>
            </w:r>
            <w:r>
              <w:rPr>
                <w:rFonts w:hint="eastAsia"/>
                <w:sz w:val="21"/>
              </w:rPr>
              <w:t>2</w:t>
            </w:r>
            <w:r>
              <w:rPr>
                <w:rFonts w:hint="eastAsia"/>
                <w:sz w:val="21"/>
              </w:rPr>
              <w:t>个显示器时才可以开启监控。</w:t>
            </w:r>
          </w:p>
          <w:p w14:paraId="6D75B5E7" w14:textId="77777777" w:rsidR="00C82D94" w:rsidRDefault="00C82D94" w:rsidP="00AC5C40">
            <w:pPr>
              <w:pStyle w:val="a4"/>
              <w:numPr>
                <w:ilvl w:val="0"/>
                <w:numId w:val="200"/>
              </w:numPr>
              <w:spacing w:after="72"/>
              <w:ind w:firstLineChars="0"/>
              <w:rPr>
                <w:sz w:val="21"/>
              </w:rPr>
            </w:pPr>
            <w:r>
              <w:rPr>
                <w:rFonts w:hint="eastAsia"/>
                <w:sz w:val="21"/>
              </w:rPr>
              <w:t>如果已经打开了点名结果窗口，则开启监控时只是将点名结果窗口移到第</w:t>
            </w:r>
            <w:r>
              <w:rPr>
                <w:rFonts w:hint="eastAsia"/>
                <w:sz w:val="21"/>
              </w:rPr>
              <w:t>2</w:t>
            </w:r>
            <w:r>
              <w:rPr>
                <w:rFonts w:hint="eastAsia"/>
                <w:sz w:val="21"/>
              </w:rPr>
              <w:t>个显示器显示，并不显示监控窗口，关闭点名结果窗口后才会显示监控窗口（点名结果窗口和监控窗口同时只能有一个出现，也可参见【点名】章节）。</w:t>
            </w:r>
          </w:p>
          <w:p w14:paraId="57D042E0" w14:textId="77777777" w:rsidR="00C82D94" w:rsidRDefault="00C82D94" w:rsidP="00AC5C40">
            <w:pPr>
              <w:pStyle w:val="a4"/>
              <w:numPr>
                <w:ilvl w:val="0"/>
                <w:numId w:val="200"/>
              </w:numPr>
              <w:spacing w:after="72"/>
              <w:ind w:firstLineChars="0"/>
              <w:rPr>
                <w:sz w:val="21"/>
              </w:rPr>
            </w:pPr>
            <w:r>
              <w:rPr>
                <w:rFonts w:hint="eastAsia"/>
                <w:sz w:val="21"/>
              </w:rPr>
              <w:t>监控已开启时点击监控按钮，则只是展开或者关闭状态区域。</w:t>
            </w:r>
          </w:p>
          <w:p w14:paraId="6BA261C4" w14:textId="77777777" w:rsidR="00C82D94" w:rsidRDefault="00C82D94" w:rsidP="00AC5C40">
            <w:pPr>
              <w:pStyle w:val="a4"/>
              <w:numPr>
                <w:ilvl w:val="0"/>
                <w:numId w:val="200"/>
              </w:numPr>
              <w:spacing w:after="72"/>
              <w:ind w:firstLineChars="0"/>
              <w:rPr>
                <w:sz w:val="21"/>
              </w:rPr>
            </w:pPr>
            <w:r>
              <w:rPr>
                <w:rFonts w:hint="eastAsia"/>
                <w:sz w:val="21"/>
              </w:rPr>
              <w:t>监控初次开启时会将所有已经共享的视频添加到监控窗口中</w:t>
            </w:r>
            <w:r w:rsidR="0021623A">
              <w:rPr>
                <w:rFonts w:hint="eastAsia"/>
                <w:sz w:val="21"/>
              </w:rPr>
              <w:t>，主持人、主讲人的视频和参会人一样没有特别顺序，依据添加顺序排列显示</w:t>
            </w:r>
            <w:r>
              <w:rPr>
                <w:rFonts w:hint="eastAsia"/>
                <w:sz w:val="21"/>
              </w:rPr>
              <w:t>。</w:t>
            </w:r>
          </w:p>
          <w:p w14:paraId="4F8D869A" w14:textId="77777777" w:rsidR="00C82D94" w:rsidRPr="00C07AD8" w:rsidRDefault="00C82D94" w:rsidP="00AC5C40">
            <w:pPr>
              <w:pStyle w:val="a4"/>
              <w:numPr>
                <w:ilvl w:val="0"/>
                <w:numId w:val="200"/>
              </w:numPr>
              <w:spacing w:after="72"/>
              <w:ind w:firstLineChars="0"/>
              <w:rPr>
                <w:sz w:val="21"/>
              </w:rPr>
            </w:pPr>
            <w:r>
              <w:rPr>
                <w:rFonts w:hint="eastAsia"/>
                <w:sz w:val="21"/>
              </w:rPr>
              <w:t>主持人客户端关闭（客户端异常退出或主持人主动离开）后再进入会议时，系统不恢复监控，此时监控为关闭状态，需要重新打开。</w:t>
            </w:r>
          </w:p>
        </w:tc>
      </w:tr>
      <w:tr w:rsidR="00C82D94" w:rsidRPr="003D73C0" w14:paraId="392D6175" w14:textId="77777777" w:rsidTr="00B70DEC">
        <w:tc>
          <w:tcPr>
            <w:tcW w:w="2235" w:type="dxa"/>
            <w:shd w:val="clear" w:color="auto" w:fill="auto"/>
          </w:tcPr>
          <w:p w14:paraId="380AC459" w14:textId="77777777" w:rsidR="00C82D94" w:rsidRPr="003D73C0" w:rsidRDefault="00C82D94" w:rsidP="00B70DEC">
            <w:pPr>
              <w:pStyle w:val="a4"/>
              <w:spacing w:after="72"/>
              <w:ind w:firstLineChars="0" w:firstLine="0"/>
              <w:rPr>
                <w:b/>
                <w:sz w:val="21"/>
              </w:rPr>
            </w:pPr>
            <w:r w:rsidRPr="003D73C0">
              <w:rPr>
                <w:rFonts w:hint="eastAsia"/>
                <w:b/>
                <w:sz w:val="21"/>
              </w:rPr>
              <w:lastRenderedPageBreak/>
              <w:t>设计约束</w:t>
            </w:r>
          </w:p>
        </w:tc>
        <w:tc>
          <w:tcPr>
            <w:tcW w:w="6861" w:type="dxa"/>
            <w:shd w:val="clear" w:color="auto" w:fill="auto"/>
          </w:tcPr>
          <w:p w14:paraId="101B5EA1" w14:textId="77777777" w:rsidR="00C82D94" w:rsidRDefault="00C82D94" w:rsidP="00AC5C40">
            <w:pPr>
              <w:pStyle w:val="a4"/>
              <w:numPr>
                <w:ilvl w:val="0"/>
                <w:numId w:val="201"/>
              </w:numPr>
              <w:spacing w:after="72"/>
              <w:ind w:firstLineChars="0"/>
              <w:rPr>
                <w:sz w:val="21"/>
              </w:rPr>
            </w:pPr>
            <w:r>
              <w:rPr>
                <w:rFonts w:hint="eastAsia"/>
                <w:sz w:val="21"/>
              </w:rPr>
              <w:t>点击监控按钮不会立即打开监控窗口，需要检查和初始化完成后才会打开监控窗口（这个过程可能需要几秒钟）</w:t>
            </w:r>
          </w:p>
          <w:p w14:paraId="050A073B" w14:textId="77777777" w:rsidR="00C82D94" w:rsidRDefault="00C82D94" w:rsidP="00AC5C40">
            <w:pPr>
              <w:pStyle w:val="a4"/>
              <w:numPr>
                <w:ilvl w:val="0"/>
                <w:numId w:val="201"/>
              </w:numPr>
              <w:spacing w:after="72"/>
              <w:ind w:firstLineChars="0"/>
              <w:rPr>
                <w:sz w:val="21"/>
              </w:rPr>
            </w:pPr>
            <w:r>
              <w:rPr>
                <w:rFonts w:hint="eastAsia"/>
                <w:sz w:val="21"/>
              </w:rPr>
              <w:t>如果在开启监控的时候手动移除了第</w:t>
            </w:r>
            <w:r>
              <w:rPr>
                <w:rFonts w:hint="eastAsia"/>
                <w:sz w:val="21"/>
              </w:rPr>
              <w:t>2</w:t>
            </w:r>
            <w:r>
              <w:rPr>
                <w:rFonts w:hint="eastAsia"/>
                <w:sz w:val="21"/>
              </w:rPr>
              <w:t>个显示器，此时系统不会关闭监控。</w:t>
            </w:r>
          </w:p>
          <w:p w14:paraId="6CC41382" w14:textId="77777777" w:rsidR="00C82D94" w:rsidRPr="00E7012C" w:rsidRDefault="00C82D94" w:rsidP="00AC5C40">
            <w:pPr>
              <w:pStyle w:val="a4"/>
              <w:numPr>
                <w:ilvl w:val="0"/>
                <w:numId w:val="201"/>
              </w:numPr>
              <w:spacing w:after="72"/>
              <w:ind w:firstLineChars="0"/>
              <w:rPr>
                <w:sz w:val="21"/>
              </w:rPr>
            </w:pPr>
            <w:r>
              <w:rPr>
                <w:rFonts w:hint="eastAsia"/>
                <w:sz w:val="21"/>
              </w:rPr>
              <w:t>监控开启时客户端崩溃拉起，系统会恢复打开监控窗口（包括轮偱选项和布局选项），恢复监控窗口中正在观看的视频和已经固定的视频，但是不能恢复视频排列顺序。（由于项目时间原因，建议先只保证恢复打开监控窗口的功能，观看的视频和固定的视频恢复功能二期实现（如果有时间也会在一期实现））</w:t>
            </w:r>
          </w:p>
        </w:tc>
      </w:tr>
      <w:tr w:rsidR="00C82D94" w:rsidRPr="003D73C0" w14:paraId="75831DCD" w14:textId="77777777" w:rsidTr="00B70DEC">
        <w:tc>
          <w:tcPr>
            <w:tcW w:w="2235" w:type="dxa"/>
            <w:shd w:val="clear" w:color="auto" w:fill="auto"/>
          </w:tcPr>
          <w:p w14:paraId="1D008977"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16299D1D" w14:textId="77777777" w:rsidTr="00B70DEC">
              <w:tc>
                <w:tcPr>
                  <w:tcW w:w="2013" w:type="dxa"/>
                </w:tcPr>
                <w:p w14:paraId="38A66A68"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634CD8E4"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0766EABE" w14:textId="77777777" w:rsidTr="00B70DEC">
              <w:tc>
                <w:tcPr>
                  <w:tcW w:w="2013" w:type="dxa"/>
                  <w:vAlign w:val="center"/>
                </w:tcPr>
                <w:p w14:paraId="557D25CB" w14:textId="77777777" w:rsidR="00C82D94" w:rsidRPr="003D73C0" w:rsidRDefault="00C82D94" w:rsidP="00B70DEC">
                  <w:pPr>
                    <w:rPr>
                      <w:sz w:val="20"/>
                      <w:szCs w:val="18"/>
                    </w:rPr>
                  </w:pPr>
                </w:p>
              </w:tc>
              <w:tc>
                <w:tcPr>
                  <w:tcW w:w="4617" w:type="dxa"/>
                </w:tcPr>
                <w:p w14:paraId="3D1FC8CB" w14:textId="77777777" w:rsidR="00C82D94" w:rsidRPr="003D73C0" w:rsidRDefault="00C82D94" w:rsidP="00B70DEC">
                  <w:pPr>
                    <w:pStyle w:val="aff5"/>
                    <w:ind w:firstLineChars="0" w:firstLine="0"/>
                    <w:rPr>
                      <w:sz w:val="20"/>
                      <w:szCs w:val="18"/>
                    </w:rPr>
                  </w:pPr>
                </w:p>
              </w:tc>
            </w:tr>
          </w:tbl>
          <w:p w14:paraId="12482A15" w14:textId="77777777" w:rsidR="00C82D94" w:rsidRPr="003D73C0" w:rsidRDefault="00C82D94" w:rsidP="00B70DEC">
            <w:pPr>
              <w:pStyle w:val="a4"/>
              <w:spacing w:after="72"/>
              <w:ind w:firstLineChars="0" w:firstLine="0"/>
              <w:rPr>
                <w:sz w:val="21"/>
              </w:rPr>
            </w:pPr>
          </w:p>
        </w:tc>
      </w:tr>
      <w:tr w:rsidR="00C82D94" w:rsidRPr="003D73C0" w14:paraId="20EBE22C" w14:textId="77777777" w:rsidTr="00B70DEC">
        <w:tc>
          <w:tcPr>
            <w:tcW w:w="2235" w:type="dxa"/>
            <w:shd w:val="clear" w:color="auto" w:fill="auto"/>
          </w:tcPr>
          <w:p w14:paraId="421B27D3"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26D3A84A" w14:textId="77777777" w:rsidR="00C82D94" w:rsidRPr="003D73C0" w:rsidRDefault="00C82D94" w:rsidP="00B70DEC">
            <w:pPr>
              <w:pStyle w:val="a4"/>
              <w:spacing w:after="72"/>
              <w:ind w:firstLineChars="0" w:firstLine="0"/>
              <w:rPr>
                <w:sz w:val="21"/>
              </w:rPr>
            </w:pPr>
          </w:p>
        </w:tc>
      </w:tr>
    </w:tbl>
    <w:p w14:paraId="145069CF" w14:textId="77777777" w:rsidR="00C82D94" w:rsidRDefault="00C82D94" w:rsidP="00C82D94">
      <w:pPr>
        <w:pStyle w:val="a4"/>
        <w:spacing w:after="72"/>
        <w:ind w:firstLineChars="0" w:firstLine="0"/>
        <w:rPr>
          <w:sz w:val="21"/>
        </w:rPr>
      </w:pPr>
    </w:p>
    <w:p w14:paraId="6BF7EA09" w14:textId="77777777" w:rsidR="00C82D94" w:rsidRDefault="00C82D94" w:rsidP="00C82D94">
      <w:pPr>
        <w:pStyle w:val="a4"/>
        <w:spacing w:after="72"/>
        <w:ind w:firstLineChars="0" w:firstLine="0"/>
        <w:rPr>
          <w:sz w:val="21"/>
        </w:rPr>
      </w:pPr>
    </w:p>
    <w:p w14:paraId="20DA522F" w14:textId="77777777" w:rsidR="00C82D94" w:rsidRPr="00B34C12" w:rsidRDefault="00C82D94" w:rsidP="00AC5C40">
      <w:pPr>
        <w:pStyle w:val="30"/>
        <w:numPr>
          <w:ilvl w:val="2"/>
          <w:numId w:val="66"/>
        </w:numPr>
        <w:rPr>
          <w:rFonts w:ascii="Consolas" w:hAnsi="Consolas"/>
        </w:rPr>
      </w:pPr>
      <w:bookmarkStart w:id="706" w:name="_Toc355867085"/>
      <w:r w:rsidRPr="00B34C12">
        <w:rPr>
          <w:rFonts w:ascii="Consolas" w:hAnsi="Consolas" w:hint="eastAsia"/>
        </w:rPr>
        <w:t>关闭监控</w:t>
      </w:r>
      <w:bookmarkEnd w:id="706"/>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77F21DDC" w14:textId="77777777" w:rsidTr="00B70DEC">
        <w:tc>
          <w:tcPr>
            <w:tcW w:w="2235" w:type="dxa"/>
            <w:shd w:val="clear" w:color="auto" w:fill="auto"/>
          </w:tcPr>
          <w:p w14:paraId="728F92BD"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08FD494F" w14:textId="77777777" w:rsidR="00C82D94" w:rsidRPr="003D73C0" w:rsidRDefault="00C82D94" w:rsidP="00B70DEC">
            <w:pPr>
              <w:pStyle w:val="a4"/>
              <w:spacing w:after="72"/>
              <w:ind w:firstLineChars="0" w:firstLine="0"/>
              <w:rPr>
                <w:caps/>
                <w:sz w:val="21"/>
              </w:rPr>
            </w:pPr>
            <w:r>
              <w:rPr>
                <w:rFonts w:hint="eastAsia"/>
                <w:caps/>
                <w:sz w:val="21"/>
              </w:rPr>
              <w:t>关闭监控</w:t>
            </w:r>
          </w:p>
        </w:tc>
      </w:tr>
      <w:tr w:rsidR="00C82D94" w:rsidRPr="003D73C0" w14:paraId="6E4CD6F6" w14:textId="77777777" w:rsidTr="00B70DEC">
        <w:tc>
          <w:tcPr>
            <w:tcW w:w="2235" w:type="dxa"/>
            <w:shd w:val="clear" w:color="auto" w:fill="auto"/>
          </w:tcPr>
          <w:p w14:paraId="1E7069AD"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5992C2ED" w14:textId="77777777" w:rsidR="00C82D94" w:rsidRPr="003D73C0" w:rsidRDefault="00C82D94" w:rsidP="00B70DEC">
            <w:pPr>
              <w:pStyle w:val="a4"/>
              <w:spacing w:after="72"/>
              <w:ind w:firstLineChars="0" w:firstLine="0"/>
              <w:rPr>
                <w:caps/>
                <w:sz w:val="21"/>
              </w:rPr>
            </w:pPr>
          </w:p>
        </w:tc>
      </w:tr>
      <w:tr w:rsidR="00C82D94" w:rsidRPr="003D73C0" w14:paraId="1653C086" w14:textId="77777777" w:rsidTr="00B70DEC">
        <w:tc>
          <w:tcPr>
            <w:tcW w:w="2235" w:type="dxa"/>
            <w:shd w:val="clear" w:color="auto" w:fill="auto"/>
          </w:tcPr>
          <w:p w14:paraId="14DF858B"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5E12E7CE"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170A340C" w14:textId="77777777" w:rsidTr="00B70DEC">
        <w:tc>
          <w:tcPr>
            <w:tcW w:w="2235" w:type="dxa"/>
            <w:shd w:val="clear" w:color="auto" w:fill="auto"/>
          </w:tcPr>
          <w:p w14:paraId="260DA3BB"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744F089C" w14:textId="77777777" w:rsidR="00C82D94" w:rsidRPr="003D73C0" w:rsidRDefault="00C82D94" w:rsidP="00B70DEC">
            <w:pPr>
              <w:pStyle w:val="a4"/>
              <w:spacing w:after="72"/>
              <w:ind w:firstLineChars="0" w:firstLine="0"/>
              <w:rPr>
                <w:sz w:val="21"/>
              </w:rPr>
            </w:pPr>
            <w:r>
              <w:rPr>
                <w:rFonts w:hint="eastAsia"/>
                <w:sz w:val="21"/>
              </w:rPr>
              <w:t>主持人点击监控状态区域的“关闭监控”按钮或者点击监控窗口右上角的关闭按钮，系统关闭监控窗口并关闭监控状态区域。</w:t>
            </w:r>
          </w:p>
        </w:tc>
      </w:tr>
      <w:tr w:rsidR="00C82D94" w:rsidRPr="003D73C0" w14:paraId="3C56F97F" w14:textId="77777777" w:rsidTr="00B70DEC">
        <w:tc>
          <w:tcPr>
            <w:tcW w:w="2235" w:type="dxa"/>
            <w:shd w:val="clear" w:color="auto" w:fill="auto"/>
          </w:tcPr>
          <w:p w14:paraId="7D7B6F12"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03610705" w14:textId="77777777" w:rsidR="00C82D94" w:rsidRPr="003D73C0" w:rsidRDefault="00C82D94" w:rsidP="00B70DEC">
            <w:pPr>
              <w:pStyle w:val="a4"/>
              <w:spacing w:after="72"/>
              <w:ind w:firstLineChars="0" w:firstLine="0"/>
              <w:rPr>
                <w:sz w:val="21"/>
              </w:rPr>
            </w:pPr>
            <w:r>
              <w:rPr>
                <w:rFonts w:hint="eastAsia"/>
                <w:sz w:val="21"/>
              </w:rPr>
              <w:t>高</w:t>
            </w:r>
          </w:p>
        </w:tc>
      </w:tr>
      <w:tr w:rsidR="00C82D94" w:rsidRPr="003D73C0" w14:paraId="4347BE2A" w14:textId="77777777" w:rsidTr="00B70DEC">
        <w:tc>
          <w:tcPr>
            <w:tcW w:w="2235" w:type="dxa"/>
            <w:shd w:val="clear" w:color="auto" w:fill="auto"/>
          </w:tcPr>
          <w:p w14:paraId="6FAE5D31"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0F3A1BC3" w14:textId="77777777" w:rsidR="00C82D94" w:rsidRPr="003D73C0" w:rsidRDefault="00C82D94" w:rsidP="00B70DEC">
            <w:pPr>
              <w:pStyle w:val="a4"/>
              <w:spacing w:after="72"/>
              <w:ind w:firstLineChars="0" w:firstLine="0"/>
              <w:rPr>
                <w:sz w:val="21"/>
              </w:rPr>
            </w:pPr>
            <w:r>
              <w:rPr>
                <w:rFonts w:hint="eastAsia"/>
                <w:sz w:val="21"/>
              </w:rPr>
              <w:t>监控已开启</w:t>
            </w:r>
          </w:p>
        </w:tc>
      </w:tr>
      <w:tr w:rsidR="00C82D94" w:rsidRPr="003D73C0" w14:paraId="53542451" w14:textId="77777777" w:rsidTr="00B70DEC">
        <w:tc>
          <w:tcPr>
            <w:tcW w:w="9096" w:type="dxa"/>
            <w:gridSpan w:val="2"/>
            <w:shd w:val="clear" w:color="auto" w:fill="auto"/>
          </w:tcPr>
          <w:p w14:paraId="32571F2F"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006A0D" w14:paraId="758FC96F" w14:textId="77777777" w:rsidTr="00B70DEC">
        <w:tc>
          <w:tcPr>
            <w:tcW w:w="9096" w:type="dxa"/>
            <w:gridSpan w:val="2"/>
            <w:shd w:val="clear" w:color="auto" w:fill="auto"/>
          </w:tcPr>
          <w:p w14:paraId="5E0213E3" w14:textId="77777777" w:rsidR="00C82D94" w:rsidRDefault="00C82D94" w:rsidP="00AC5C40">
            <w:pPr>
              <w:pStyle w:val="a4"/>
              <w:numPr>
                <w:ilvl w:val="0"/>
                <w:numId w:val="202"/>
              </w:numPr>
              <w:spacing w:after="72"/>
              <w:ind w:firstLineChars="0"/>
              <w:rPr>
                <w:sz w:val="21"/>
              </w:rPr>
            </w:pPr>
            <w:r>
              <w:rPr>
                <w:rFonts w:hint="eastAsia"/>
                <w:sz w:val="21"/>
              </w:rPr>
              <w:lastRenderedPageBreak/>
              <w:t>主持人点击监控状态区域的“关闭监控”按钮，用例开始。</w:t>
            </w:r>
          </w:p>
          <w:p w14:paraId="10C1CADA" w14:textId="77777777" w:rsidR="00C82D94" w:rsidRPr="003D73C0" w:rsidRDefault="00C82D94" w:rsidP="00AC5C40">
            <w:pPr>
              <w:pStyle w:val="a4"/>
              <w:numPr>
                <w:ilvl w:val="0"/>
                <w:numId w:val="202"/>
              </w:numPr>
              <w:spacing w:after="72"/>
              <w:ind w:firstLineChars="0"/>
              <w:rPr>
                <w:sz w:val="21"/>
              </w:rPr>
            </w:pPr>
            <w:r>
              <w:rPr>
                <w:rFonts w:hint="eastAsia"/>
                <w:sz w:val="21"/>
              </w:rPr>
              <w:t>系统关闭监控窗口，关闭监控状态区域，用例结束。</w:t>
            </w:r>
          </w:p>
        </w:tc>
      </w:tr>
      <w:tr w:rsidR="00C82D94" w:rsidRPr="003D73C0" w14:paraId="47743534" w14:textId="77777777" w:rsidTr="00B70DEC">
        <w:tc>
          <w:tcPr>
            <w:tcW w:w="9096" w:type="dxa"/>
            <w:gridSpan w:val="2"/>
            <w:shd w:val="clear" w:color="auto" w:fill="auto"/>
          </w:tcPr>
          <w:p w14:paraId="282FA907"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006A0D" w14:paraId="68BD791A" w14:textId="77777777" w:rsidTr="00B70DEC">
        <w:trPr>
          <w:hidden/>
        </w:trPr>
        <w:tc>
          <w:tcPr>
            <w:tcW w:w="9096" w:type="dxa"/>
            <w:gridSpan w:val="2"/>
            <w:shd w:val="clear" w:color="auto" w:fill="auto"/>
          </w:tcPr>
          <w:p w14:paraId="5029E68E" w14:textId="77777777" w:rsidR="00C82D94" w:rsidRPr="009854CF" w:rsidRDefault="00C82D94" w:rsidP="00CD4D74">
            <w:pPr>
              <w:pStyle w:val="aff5"/>
              <w:numPr>
                <w:ilvl w:val="0"/>
                <w:numId w:val="199"/>
              </w:numPr>
              <w:spacing w:afterLines="30" w:after="72" w:line="288" w:lineRule="auto"/>
              <w:ind w:firstLineChars="0"/>
              <w:rPr>
                <w:vanish/>
                <w:szCs w:val="24"/>
              </w:rPr>
            </w:pPr>
          </w:p>
          <w:p w14:paraId="727EA72E" w14:textId="77777777" w:rsidR="00C82D94" w:rsidRDefault="00C82D94" w:rsidP="00CD4D74">
            <w:pPr>
              <w:pStyle w:val="aff5"/>
              <w:numPr>
                <w:ilvl w:val="1"/>
                <w:numId w:val="203"/>
              </w:numPr>
              <w:spacing w:afterLines="30" w:after="72" w:line="288" w:lineRule="auto"/>
              <w:ind w:firstLineChars="0"/>
            </w:pPr>
            <w:r>
              <w:rPr>
                <w:rFonts w:hint="eastAsia"/>
              </w:rPr>
              <w:t>点击监控窗口右上角的“关闭”按钮，用例开始。</w:t>
            </w:r>
          </w:p>
          <w:p w14:paraId="7FE0887E" w14:textId="77777777" w:rsidR="00C82D94" w:rsidRDefault="00C82D94">
            <w:pPr>
              <w:pStyle w:val="aff5"/>
              <w:numPr>
                <w:ilvl w:val="1"/>
                <w:numId w:val="203"/>
              </w:numPr>
              <w:spacing w:afterLines="30" w:after="72" w:line="288" w:lineRule="auto"/>
              <w:ind w:firstLineChars="0"/>
            </w:pPr>
            <w:r>
              <w:rPr>
                <w:rFonts w:hint="eastAsia"/>
              </w:rPr>
              <w:t>系统提示主持人是否关闭监控。</w:t>
            </w:r>
          </w:p>
          <w:p w14:paraId="63E1427B" w14:textId="77777777" w:rsidR="00C82D94" w:rsidRDefault="00C82D94">
            <w:pPr>
              <w:pStyle w:val="aff5"/>
              <w:numPr>
                <w:ilvl w:val="2"/>
                <w:numId w:val="203"/>
              </w:numPr>
              <w:spacing w:afterLines="30" w:after="72" w:line="288" w:lineRule="auto"/>
              <w:ind w:firstLineChars="0"/>
            </w:pPr>
            <w:r>
              <w:rPr>
                <w:rFonts w:hint="eastAsia"/>
              </w:rPr>
              <w:t>主持人点击确定，系统关闭监控窗口和监控状态区域，用例结束。</w:t>
            </w:r>
          </w:p>
          <w:p w14:paraId="53C05A80" w14:textId="77777777" w:rsidR="00C82D94" w:rsidRDefault="00C82D94">
            <w:pPr>
              <w:pStyle w:val="aff5"/>
              <w:numPr>
                <w:ilvl w:val="2"/>
                <w:numId w:val="203"/>
              </w:numPr>
              <w:spacing w:afterLines="30" w:after="72" w:line="288" w:lineRule="auto"/>
              <w:ind w:firstLineChars="0"/>
            </w:pPr>
            <w:r>
              <w:rPr>
                <w:rFonts w:hint="eastAsia"/>
              </w:rPr>
              <w:t>主持人点击取消，系统关闭提示窗口，用例结束。</w:t>
            </w:r>
          </w:p>
          <w:p w14:paraId="155CB6F8" w14:textId="77777777" w:rsidR="00C82D94" w:rsidRPr="00E540AF" w:rsidRDefault="00C82D94">
            <w:pPr>
              <w:pStyle w:val="aff5"/>
              <w:numPr>
                <w:ilvl w:val="0"/>
                <w:numId w:val="203"/>
              </w:numPr>
              <w:spacing w:afterLines="30" w:after="72" w:line="288" w:lineRule="auto"/>
              <w:ind w:firstLineChars="0"/>
              <w:rPr>
                <w:vanish/>
              </w:rPr>
            </w:pPr>
          </w:p>
          <w:p w14:paraId="20E41319" w14:textId="77777777" w:rsidR="00C82D94" w:rsidRPr="00B26615" w:rsidRDefault="00C82D94">
            <w:pPr>
              <w:pStyle w:val="aff5"/>
              <w:numPr>
                <w:ilvl w:val="1"/>
                <w:numId w:val="203"/>
              </w:numPr>
              <w:spacing w:afterLines="30" w:after="72" w:line="288" w:lineRule="auto"/>
              <w:ind w:firstLineChars="0"/>
            </w:pPr>
            <w:r>
              <w:rPr>
                <w:rFonts w:hint="eastAsia"/>
              </w:rPr>
              <w:t>当前打开了点名结果窗口，系统将点名结果窗口移动到第</w:t>
            </w:r>
            <w:r>
              <w:rPr>
                <w:rFonts w:hint="eastAsia"/>
              </w:rPr>
              <w:t>1</w:t>
            </w:r>
            <w:r>
              <w:rPr>
                <w:rFonts w:hint="eastAsia"/>
              </w:rPr>
              <w:t>个显示器中显示，关闭监控窗口和监控状态区域，用例结束。</w:t>
            </w:r>
          </w:p>
        </w:tc>
      </w:tr>
      <w:tr w:rsidR="00C82D94" w:rsidRPr="003D73C0" w14:paraId="413498C2" w14:textId="77777777" w:rsidTr="00B70DEC">
        <w:tc>
          <w:tcPr>
            <w:tcW w:w="2235" w:type="dxa"/>
            <w:shd w:val="clear" w:color="auto" w:fill="auto"/>
          </w:tcPr>
          <w:p w14:paraId="47DBBE2D"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541B951F" w14:textId="77777777" w:rsidR="00C82D94" w:rsidRPr="008A7935" w:rsidRDefault="00C82D94" w:rsidP="00B70DEC">
            <w:pPr>
              <w:pStyle w:val="a4"/>
              <w:spacing w:after="72"/>
              <w:ind w:firstLineChars="0" w:firstLine="0"/>
              <w:rPr>
                <w:sz w:val="21"/>
              </w:rPr>
            </w:pPr>
            <w:r>
              <w:rPr>
                <w:rFonts w:hint="eastAsia"/>
                <w:sz w:val="21"/>
              </w:rPr>
              <w:t>关闭第</w:t>
            </w:r>
            <w:r>
              <w:rPr>
                <w:rFonts w:hint="eastAsia"/>
                <w:sz w:val="21"/>
              </w:rPr>
              <w:t>2</w:t>
            </w:r>
            <w:r>
              <w:rPr>
                <w:rFonts w:hint="eastAsia"/>
                <w:sz w:val="21"/>
              </w:rPr>
              <w:t>个显示器中的监控窗口，关闭监控状态区域。</w:t>
            </w:r>
          </w:p>
        </w:tc>
      </w:tr>
      <w:tr w:rsidR="00C82D94" w:rsidRPr="003D73C0" w14:paraId="152DA83F" w14:textId="77777777" w:rsidTr="00B70DEC">
        <w:tc>
          <w:tcPr>
            <w:tcW w:w="2235" w:type="dxa"/>
            <w:shd w:val="clear" w:color="auto" w:fill="auto"/>
          </w:tcPr>
          <w:p w14:paraId="19D523CB"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20CAEA01" w14:textId="77777777" w:rsidR="00C82D94" w:rsidRDefault="00C82D94" w:rsidP="00AC5C40">
            <w:pPr>
              <w:pStyle w:val="a4"/>
              <w:numPr>
                <w:ilvl w:val="0"/>
                <w:numId w:val="204"/>
              </w:numPr>
              <w:spacing w:after="72"/>
              <w:ind w:firstLineChars="0"/>
              <w:rPr>
                <w:sz w:val="21"/>
              </w:rPr>
            </w:pPr>
            <w:r>
              <w:rPr>
                <w:rFonts w:hint="eastAsia"/>
                <w:sz w:val="21"/>
              </w:rPr>
              <w:t>点击视频窗口右上角的“关闭”按钮关闭监控时系统会提示确认，点击监控状态区域的“关闭监控”按钮关闭监控时系统不提示确认而是直接关闭监控。</w:t>
            </w:r>
          </w:p>
          <w:p w14:paraId="237FF83D" w14:textId="77777777" w:rsidR="00C82D94" w:rsidRDefault="00C82D94" w:rsidP="00AC5C40">
            <w:pPr>
              <w:pStyle w:val="a4"/>
              <w:numPr>
                <w:ilvl w:val="0"/>
                <w:numId w:val="204"/>
              </w:numPr>
              <w:spacing w:after="72"/>
              <w:ind w:firstLineChars="0"/>
              <w:rPr>
                <w:sz w:val="21"/>
              </w:rPr>
            </w:pPr>
            <w:r>
              <w:rPr>
                <w:rFonts w:hint="eastAsia"/>
                <w:sz w:val="21"/>
              </w:rPr>
              <w:t>关闭监控后也会关闭监控状态区域</w:t>
            </w:r>
          </w:p>
          <w:p w14:paraId="7F6307C2" w14:textId="2A0BF870" w:rsidR="00006B81" w:rsidRDefault="00C82D94">
            <w:pPr>
              <w:pStyle w:val="a4"/>
              <w:numPr>
                <w:ilvl w:val="0"/>
                <w:numId w:val="204"/>
              </w:numPr>
              <w:spacing w:after="72"/>
              <w:ind w:firstLineChars="0"/>
              <w:rPr>
                <w:sz w:val="21"/>
              </w:rPr>
            </w:pPr>
            <w:r>
              <w:rPr>
                <w:rFonts w:hint="eastAsia"/>
                <w:sz w:val="21"/>
              </w:rPr>
              <w:t>关闭监控后再次打开监控，轮循选项、布局选项保持上一次设置的选项</w:t>
            </w:r>
          </w:p>
        </w:tc>
      </w:tr>
      <w:tr w:rsidR="00C82D94" w:rsidRPr="003D73C0" w14:paraId="52B36C96" w14:textId="77777777" w:rsidTr="00B70DEC">
        <w:tc>
          <w:tcPr>
            <w:tcW w:w="2235" w:type="dxa"/>
            <w:shd w:val="clear" w:color="auto" w:fill="auto"/>
          </w:tcPr>
          <w:p w14:paraId="139C3BA7"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6BA92312" w14:textId="77777777" w:rsidR="00C82D94" w:rsidRPr="003D73C0" w:rsidRDefault="00C82D94" w:rsidP="00B70DEC">
            <w:pPr>
              <w:pStyle w:val="a4"/>
              <w:spacing w:after="72"/>
              <w:ind w:firstLineChars="0" w:firstLine="0"/>
              <w:rPr>
                <w:sz w:val="21"/>
              </w:rPr>
            </w:pPr>
          </w:p>
        </w:tc>
      </w:tr>
      <w:tr w:rsidR="00C82D94" w:rsidRPr="003D73C0" w14:paraId="29290677" w14:textId="77777777" w:rsidTr="00B70DEC">
        <w:tc>
          <w:tcPr>
            <w:tcW w:w="2235" w:type="dxa"/>
            <w:shd w:val="clear" w:color="auto" w:fill="auto"/>
          </w:tcPr>
          <w:p w14:paraId="4859AADB"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3A455D0A" w14:textId="77777777" w:rsidTr="00B70DEC">
              <w:tc>
                <w:tcPr>
                  <w:tcW w:w="2013" w:type="dxa"/>
                </w:tcPr>
                <w:p w14:paraId="32FC70C5"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197F0DE9"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6CB1E739" w14:textId="77777777" w:rsidTr="00B70DEC">
              <w:tc>
                <w:tcPr>
                  <w:tcW w:w="2013" w:type="dxa"/>
                  <w:vAlign w:val="center"/>
                </w:tcPr>
                <w:p w14:paraId="120F27B8" w14:textId="77777777" w:rsidR="00C82D94" w:rsidRPr="003D73C0" w:rsidRDefault="00C82D94" w:rsidP="00B70DEC">
                  <w:pPr>
                    <w:rPr>
                      <w:sz w:val="20"/>
                      <w:szCs w:val="18"/>
                    </w:rPr>
                  </w:pPr>
                </w:p>
              </w:tc>
              <w:tc>
                <w:tcPr>
                  <w:tcW w:w="4617" w:type="dxa"/>
                </w:tcPr>
                <w:p w14:paraId="6A738493" w14:textId="77777777" w:rsidR="00C82D94" w:rsidRPr="003D73C0" w:rsidRDefault="00C82D94" w:rsidP="00B70DEC">
                  <w:pPr>
                    <w:pStyle w:val="aff5"/>
                    <w:ind w:firstLineChars="0" w:firstLine="0"/>
                    <w:rPr>
                      <w:sz w:val="20"/>
                      <w:szCs w:val="18"/>
                    </w:rPr>
                  </w:pPr>
                </w:p>
              </w:tc>
            </w:tr>
          </w:tbl>
          <w:p w14:paraId="00005E29" w14:textId="77777777" w:rsidR="00C82D94" w:rsidRPr="003D73C0" w:rsidRDefault="00C82D94" w:rsidP="00B70DEC">
            <w:pPr>
              <w:pStyle w:val="a4"/>
              <w:spacing w:after="72"/>
              <w:ind w:firstLineChars="0" w:firstLine="0"/>
              <w:rPr>
                <w:sz w:val="21"/>
              </w:rPr>
            </w:pPr>
          </w:p>
        </w:tc>
      </w:tr>
      <w:tr w:rsidR="00C82D94" w:rsidRPr="003D73C0" w14:paraId="2D44298F" w14:textId="77777777" w:rsidTr="00B70DEC">
        <w:tc>
          <w:tcPr>
            <w:tcW w:w="2235" w:type="dxa"/>
            <w:shd w:val="clear" w:color="auto" w:fill="auto"/>
          </w:tcPr>
          <w:p w14:paraId="25E9C638"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14662272" w14:textId="77777777" w:rsidR="00C82D94" w:rsidRPr="003D73C0" w:rsidRDefault="00C82D94" w:rsidP="00B70DEC">
            <w:pPr>
              <w:pStyle w:val="a4"/>
              <w:spacing w:after="72"/>
              <w:ind w:firstLineChars="0" w:firstLine="0"/>
              <w:rPr>
                <w:sz w:val="21"/>
              </w:rPr>
            </w:pPr>
          </w:p>
        </w:tc>
      </w:tr>
    </w:tbl>
    <w:p w14:paraId="2AFB2AFE" w14:textId="77777777" w:rsidR="00C82D94" w:rsidRDefault="00C82D94" w:rsidP="00C82D94">
      <w:pPr>
        <w:pStyle w:val="a4"/>
        <w:spacing w:after="72"/>
        <w:ind w:firstLineChars="0" w:firstLine="0"/>
        <w:rPr>
          <w:sz w:val="21"/>
        </w:rPr>
      </w:pPr>
    </w:p>
    <w:p w14:paraId="00AD162A" w14:textId="77777777" w:rsidR="00C82D94" w:rsidRDefault="00C82D94" w:rsidP="00C82D94">
      <w:pPr>
        <w:pStyle w:val="a4"/>
        <w:spacing w:after="72"/>
        <w:ind w:firstLineChars="0" w:firstLine="0"/>
        <w:rPr>
          <w:sz w:val="21"/>
        </w:rPr>
      </w:pPr>
    </w:p>
    <w:p w14:paraId="0B37EC1A" w14:textId="77777777" w:rsidR="00C82D94" w:rsidRPr="00B34C12" w:rsidRDefault="00C82D94" w:rsidP="00AC5C40">
      <w:pPr>
        <w:pStyle w:val="30"/>
        <w:numPr>
          <w:ilvl w:val="2"/>
          <w:numId w:val="66"/>
        </w:numPr>
        <w:rPr>
          <w:rFonts w:ascii="Consolas" w:hAnsi="Consolas"/>
        </w:rPr>
      </w:pPr>
      <w:bookmarkStart w:id="707" w:name="_Toc355867086"/>
      <w:r w:rsidRPr="00B34C12">
        <w:rPr>
          <w:rFonts w:ascii="Consolas" w:hAnsi="Consolas" w:hint="eastAsia"/>
        </w:rPr>
        <w:t>设置轮巡</w:t>
      </w:r>
      <w:bookmarkEnd w:id="707"/>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1037BA86" w14:textId="77777777" w:rsidTr="00B70DEC">
        <w:tc>
          <w:tcPr>
            <w:tcW w:w="2235" w:type="dxa"/>
            <w:shd w:val="clear" w:color="auto" w:fill="auto"/>
          </w:tcPr>
          <w:p w14:paraId="7B6966AD"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15950043" w14:textId="77777777" w:rsidR="00C82D94" w:rsidRPr="003D73C0" w:rsidRDefault="00C82D94" w:rsidP="00B70DEC">
            <w:pPr>
              <w:pStyle w:val="a4"/>
              <w:spacing w:after="72"/>
              <w:ind w:firstLineChars="0" w:firstLine="0"/>
              <w:rPr>
                <w:caps/>
                <w:sz w:val="21"/>
              </w:rPr>
            </w:pPr>
            <w:r>
              <w:rPr>
                <w:rFonts w:hint="eastAsia"/>
                <w:caps/>
                <w:sz w:val="21"/>
              </w:rPr>
              <w:t>设置轮巡</w:t>
            </w:r>
          </w:p>
        </w:tc>
      </w:tr>
      <w:tr w:rsidR="00C82D94" w:rsidRPr="003D73C0" w14:paraId="61B46FC2" w14:textId="77777777" w:rsidTr="00B70DEC">
        <w:tc>
          <w:tcPr>
            <w:tcW w:w="2235" w:type="dxa"/>
            <w:shd w:val="clear" w:color="auto" w:fill="auto"/>
          </w:tcPr>
          <w:p w14:paraId="44FB524A"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7890AFC7" w14:textId="77777777" w:rsidR="00C82D94" w:rsidRPr="003D73C0" w:rsidRDefault="00C82D94" w:rsidP="00B70DEC">
            <w:pPr>
              <w:pStyle w:val="a4"/>
              <w:spacing w:after="72"/>
              <w:ind w:firstLineChars="0" w:firstLine="0"/>
              <w:rPr>
                <w:caps/>
                <w:sz w:val="21"/>
              </w:rPr>
            </w:pPr>
          </w:p>
        </w:tc>
      </w:tr>
      <w:tr w:rsidR="00C82D94" w:rsidRPr="003D73C0" w14:paraId="0D825ADD" w14:textId="77777777" w:rsidTr="00B70DEC">
        <w:tc>
          <w:tcPr>
            <w:tcW w:w="2235" w:type="dxa"/>
            <w:shd w:val="clear" w:color="auto" w:fill="auto"/>
          </w:tcPr>
          <w:p w14:paraId="62305917"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73D6AB9B"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044460B4" w14:textId="77777777" w:rsidTr="00B70DEC">
        <w:tc>
          <w:tcPr>
            <w:tcW w:w="2235" w:type="dxa"/>
            <w:shd w:val="clear" w:color="auto" w:fill="auto"/>
          </w:tcPr>
          <w:p w14:paraId="5CE48602"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45F5DDA2" w14:textId="77777777" w:rsidR="00C82D94" w:rsidRPr="003D73C0" w:rsidRDefault="00C82D94" w:rsidP="00B70DEC">
            <w:pPr>
              <w:pStyle w:val="a4"/>
              <w:spacing w:after="72"/>
              <w:ind w:firstLineChars="0" w:firstLine="0"/>
              <w:rPr>
                <w:sz w:val="21"/>
              </w:rPr>
            </w:pPr>
            <w:r>
              <w:rPr>
                <w:rFonts w:hint="eastAsia"/>
                <w:sz w:val="21"/>
              </w:rPr>
              <w:t>主持人点击视频轮偱时间选项，选择修改轮巡时间或者关闭轮巡功能。</w:t>
            </w:r>
          </w:p>
        </w:tc>
      </w:tr>
      <w:tr w:rsidR="00C82D94" w:rsidRPr="003D73C0" w14:paraId="3B32FBBA" w14:textId="77777777" w:rsidTr="00B70DEC">
        <w:tc>
          <w:tcPr>
            <w:tcW w:w="2235" w:type="dxa"/>
            <w:shd w:val="clear" w:color="auto" w:fill="auto"/>
          </w:tcPr>
          <w:p w14:paraId="4E3E8C7E"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50A092F7" w14:textId="77777777" w:rsidR="00C82D94" w:rsidRPr="003D73C0" w:rsidRDefault="00C82D94" w:rsidP="00B70DEC">
            <w:pPr>
              <w:pStyle w:val="a4"/>
              <w:spacing w:after="72"/>
              <w:ind w:firstLineChars="0" w:firstLine="0"/>
              <w:rPr>
                <w:sz w:val="21"/>
              </w:rPr>
            </w:pPr>
            <w:r>
              <w:rPr>
                <w:rFonts w:hint="eastAsia"/>
                <w:sz w:val="21"/>
              </w:rPr>
              <w:t>高</w:t>
            </w:r>
          </w:p>
        </w:tc>
      </w:tr>
      <w:tr w:rsidR="00C82D94" w:rsidRPr="003D73C0" w14:paraId="6F9C17FE" w14:textId="77777777" w:rsidTr="00B70DEC">
        <w:tc>
          <w:tcPr>
            <w:tcW w:w="2235" w:type="dxa"/>
            <w:shd w:val="clear" w:color="auto" w:fill="auto"/>
          </w:tcPr>
          <w:p w14:paraId="2DEFDAEC"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65AE6D18" w14:textId="77777777" w:rsidR="00C82D94" w:rsidRPr="003D73C0" w:rsidRDefault="00C82D94" w:rsidP="00B70DEC">
            <w:pPr>
              <w:pStyle w:val="a4"/>
              <w:spacing w:after="72"/>
              <w:ind w:firstLineChars="0" w:firstLine="0"/>
              <w:rPr>
                <w:sz w:val="21"/>
              </w:rPr>
            </w:pPr>
            <w:r>
              <w:rPr>
                <w:rFonts w:hint="eastAsia"/>
                <w:sz w:val="21"/>
              </w:rPr>
              <w:t>监控已开启</w:t>
            </w:r>
          </w:p>
        </w:tc>
      </w:tr>
      <w:tr w:rsidR="00C82D94" w:rsidRPr="003D73C0" w14:paraId="183BDD01" w14:textId="77777777" w:rsidTr="00B70DEC">
        <w:tc>
          <w:tcPr>
            <w:tcW w:w="9096" w:type="dxa"/>
            <w:gridSpan w:val="2"/>
            <w:shd w:val="clear" w:color="auto" w:fill="auto"/>
          </w:tcPr>
          <w:p w14:paraId="52516927"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006A0D" w14:paraId="03F86260" w14:textId="77777777" w:rsidTr="00B70DEC">
        <w:tc>
          <w:tcPr>
            <w:tcW w:w="9096" w:type="dxa"/>
            <w:gridSpan w:val="2"/>
            <w:shd w:val="clear" w:color="auto" w:fill="auto"/>
          </w:tcPr>
          <w:p w14:paraId="4B9A2F0D" w14:textId="77777777" w:rsidR="00C82D94" w:rsidRDefault="00C82D94" w:rsidP="00AC5C40">
            <w:pPr>
              <w:pStyle w:val="a4"/>
              <w:numPr>
                <w:ilvl w:val="0"/>
                <w:numId w:val="205"/>
              </w:numPr>
              <w:spacing w:after="72"/>
              <w:ind w:firstLineChars="0"/>
              <w:rPr>
                <w:sz w:val="21"/>
              </w:rPr>
            </w:pPr>
            <w:r>
              <w:rPr>
                <w:rFonts w:hint="eastAsia"/>
                <w:sz w:val="21"/>
              </w:rPr>
              <w:t>主持人点击监控窗口右上方的“轮巡时间”选项，用例开始。</w:t>
            </w:r>
          </w:p>
          <w:p w14:paraId="750BEEB2" w14:textId="77777777" w:rsidR="00C82D94" w:rsidRDefault="00C82D94" w:rsidP="00AC5C40">
            <w:pPr>
              <w:pStyle w:val="a4"/>
              <w:numPr>
                <w:ilvl w:val="0"/>
                <w:numId w:val="205"/>
              </w:numPr>
              <w:spacing w:after="72"/>
              <w:ind w:firstLineChars="0"/>
              <w:rPr>
                <w:sz w:val="21"/>
              </w:rPr>
            </w:pPr>
            <w:r>
              <w:rPr>
                <w:rFonts w:hint="eastAsia"/>
                <w:sz w:val="21"/>
              </w:rPr>
              <w:t>轮巡时间选项未打开，系统展开轮巡时间选项。</w:t>
            </w:r>
          </w:p>
          <w:p w14:paraId="65D10EDC" w14:textId="77777777" w:rsidR="00C82D94" w:rsidRDefault="00C82D94" w:rsidP="00AC5C40">
            <w:pPr>
              <w:pStyle w:val="a4"/>
              <w:numPr>
                <w:ilvl w:val="0"/>
                <w:numId w:val="205"/>
              </w:numPr>
              <w:spacing w:after="72"/>
              <w:ind w:firstLineChars="0"/>
              <w:rPr>
                <w:sz w:val="21"/>
              </w:rPr>
            </w:pPr>
            <w:r>
              <w:rPr>
                <w:rFonts w:hint="eastAsia"/>
                <w:sz w:val="21"/>
              </w:rPr>
              <w:lastRenderedPageBreak/>
              <w:t>主持人选择轮巡时间</w:t>
            </w:r>
            <w:r>
              <w:rPr>
                <w:rFonts w:hint="eastAsia"/>
                <w:sz w:val="21"/>
              </w:rPr>
              <w:t>xxx</w:t>
            </w:r>
            <w:r>
              <w:rPr>
                <w:rFonts w:hint="eastAsia"/>
                <w:sz w:val="21"/>
              </w:rPr>
              <w:t>分钟选项。</w:t>
            </w:r>
          </w:p>
          <w:p w14:paraId="2033F2DA" w14:textId="2846B489" w:rsidR="00C82D94" w:rsidRPr="003D73C0" w:rsidRDefault="00C82D94" w:rsidP="00A33286">
            <w:pPr>
              <w:pStyle w:val="a4"/>
              <w:numPr>
                <w:ilvl w:val="0"/>
                <w:numId w:val="205"/>
              </w:numPr>
              <w:spacing w:after="72"/>
              <w:ind w:firstLineChars="0"/>
              <w:rPr>
                <w:sz w:val="21"/>
              </w:rPr>
            </w:pPr>
            <w:r>
              <w:rPr>
                <w:rFonts w:hint="eastAsia"/>
                <w:sz w:val="21"/>
              </w:rPr>
              <w:t>系统关闭轮巡时间选项，隐藏翻页按钮，从现在开始每过</w:t>
            </w:r>
            <w:r>
              <w:rPr>
                <w:rFonts w:hint="eastAsia"/>
                <w:sz w:val="21"/>
              </w:rPr>
              <w:t>xxx</w:t>
            </w:r>
            <w:r>
              <w:rPr>
                <w:rFonts w:hint="eastAsia"/>
                <w:sz w:val="21"/>
              </w:rPr>
              <w:t>分钟轮巡一次视频</w:t>
            </w:r>
            <w:r w:rsidR="00A33286">
              <w:rPr>
                <w:rFonts w:hint="eastAsia"/>
                <w:sz w:val="21"/>
              </w:rPr>
              <w:t>，从当前页开始轮巡</w:t>
            </w:r>
            <w:r>
              <w:rPr>
                <w:rFonts w:hint="eastAsia"/>
                <w:sz w:val="21"/>
              </w:rPr>
              <w:t>，用例结束。</w:t>
            </w:r>
          </w:p>
        </w:tc>
      </w:tr>
      <w:tr w:rsidR="00C82D94" w:rsidRPr="003D73C0" w14:paraId="1618786C" w14:textId="77777777" w:rsidTr="00B70DEC">
        <w:tc>
          <w:tcPr>
            <w:tcW w:w="9096" w:type="dxa"/>
            <w:gridSpan w:val="2"/>
            <w:shd w:val="clear" w:color="auto" w:fill="auto"/>
          </w:tcPr>
          <w:p w14:paraId="6AE2B3CC" w14:textId="77777777" w:rsidR="00C82D94" w:rsidRPr="003D73C0" w:rsidRDefault="00C82D94" w:rsidP="00B70DEC">
            <w:pPr>
              <w:pStyle w:val="a4"/>
              <w:spacing w:after="72"/>
              <w:ind w:firstLineChars="0" w:firstLine="0"/>
              <w:rPr>
                <w:b/>
                <w:sz w:val="21"/>
              </w:rPr>
            </w:pPr>
            <w:r w:rsidRPr="003D73C0">
              <w:rPr>
                <w:rFonts w:hint="eastAsia"/>
                <w:b/>
                <w:sz w:val="21"/>
              </w:rPr>
              <w:lastRenderedPageBreak/>
              <w:t>可选事件流</w:t>
            </w:r>
          </w:p>
        </w:tc>
      </w:tr>
      <w:tr w:rsidR="00C82D94" w:rsidRPr="00006A0D" w14:paraId="44B3866B" w14:textId="77777777" w:rsidTr="00B70DEC">
        <w:trPr>
          <w:hidden/>
        </w:trPr>
        <w:tc>
          <w:tcPr>
            <w:tcW w:w="9096" w:type="dxa"/>
            <w:gridSpan w:val="2"/>
            <w:shd w:val="clear" w:color="auto" w:fill="auto"/>
          </w:tcPr>
          <w:p w14:paraId="43D07C82" w14:textId="77777777" w:rsidR="00C82D94" w:rsidRPr="009854CF" w:rsidRDefault="00C82D94" w:rsidP="00CD4D74">
            <w:pPr>
              <w:pStyle w:val="aff5"/>
              <w:numPr>
                <w:ilvl w:val="0"/>
                <w:numId w:val="199"/>
              </w:numPr>
              <w:spacing w:afterLines="30" w:after="72" w:line="288" w:lineRule="auto"/>
              <w:ind w:firstLineChars="0"/>
              <w:rPr>
                <w:vanish/>
                <w:szCs w:val="24"/>
              </w:rPr>
            </w:pPr>
          </w:p>
          <w:p w14:paraId="304566B0" w14:textId="77777777" w:rsidR="00C82D94" w:rsidRPr="00006A0D" w:rsidRDefault="00C82D94" w:rsidP="00CD4D74">
            <w:pPr>
              <w:pStyle w:val="aff5"/>
              <w:numPr>
                <w:ilvl w:val="0"/>
                <w:numId w:val="203"/>
              </w:numPr>
              <w:spacing w:afterLines="30" w:after="72" w:line="288" w:lineRule="auto"/>
              <w:ind w:firstLineChars="0"/>
              <w:rPr>
                <w:vanish/>
              </w:rPr>
            </w:pPr>
          </w:p>
          <w:p w14:paraId="71813125" w14:textId="77777777" w:rsidR="00C82D94" w:rsidRPr="00006A0D" w:rsidRDefault="00C82D94">
            <w:pPr>
              <w:pStyle w:val="aff5"/>
              <w:numPr>
                <w:ilvl w:val="0"/>
                <w:numId w:val="203"/>
              </w:numPr>
              <w:spacing w:afterLines="30" w:after="72" w:line="288" w:lineRule="auto"/>
              <w:ind w:firstLineChars="0"/>
              <w:rPr>
                <w:vanish/>
              </w:rPr>
            </w:pPr>
          </w:p>
          <w:p w14:paraId="04475606" w14:textId="77777777" w:rsidR="00C82D94" w:rsidRPr="000D60F2" w:rsidRDefault="00C82D94">
            <w:pPr>
              <w:pStyle w:val="aff5"/>
              <w:numPr>
                <w:ilvl w:val="0"/>
                <w:numId w:val="207"/>
              </w:numPr>
              <w:spacing w:afterLines="30" w:after="72" w:line="288" w:lineRule="auto"/>
              <w:ind w:firstLineChars="0"/>
              <w:rPr>
                <w:vanish/>
              </w:rPr>
            </w:pPr>
          </w:p>
          <w:p w14:paraId="3FBBE824" w14:textId="77777777" w:rsidR="00C82D94" w:rsidRPr="000D60F2" w:rsidRDefault="00C82D94">
            <w:pPr>
              <w:pStyle w:val="aff5"/>
              <w:numPr>
                <w:ilvl w:val="0"/>
                <w:numId w:val="207"/>
              </w:numPr>
              <w:spacing w:afterLines="30" w:after="72" w:line="288" w:lineRule="auto"/>
              <w:ind w:firstLineChars="0"/>
              <w:rPr>
                <w:vanish/>
              </w:rPr>
            </w:pPr>
          </w:p>
          <w:p w14:paraId="26C57D41" w14:textId="77777777" w:rsidR="00C82D94" w:rsidRDefault="00C82D94">
            <w:pPr>
              <w:pStyle w:val="aff5"/>
              <w:numPr>
                <w:ilvl w:val="1"/>
                <w:numId w:val="207"/>
              </w:numPr>
              <w:spacing w:afterLines="30" w:after="72" w:line="288" w:lineRule="auto"/>
              <w:ind w:firstLineChars="0"/>
            </w:pPr>
            <w:r>
              <w:rPr>
                <w:rFonts w:hint="eastAsia"/>
              </w:rPr>
              <w:t>轮巡时间选项已经打开，系统关闭轮巡时间选项，用例结束。</w:t>
            </w:r>
          </w:p>
          <w:p w14:paraId="0162E7BB" w14:textId="77777777" w:rsidR="00C82D94" w:rsidRPr="000D60F2" w:rsidRDefault="00C82D94">
            <w:pPr>
              <w:pStyle w:val="aff5"/>
              <w:numPr>
                <w:ilvl w:val="0"/>
                <w:numId w:val="207"/>
              </w:numPr>
              <w:spacing w:afterLines="30" w:after="72" w:line="288" w:lineRule="auto"/>
              <w:ind w:firstLineChars="0"/>
              <w:rPr>
                <w:vanish/>
              </w:rPr>
            </w:pPr>
          </w:p>
          <w:p w14:paraId="4A609E7D" w14:textId="77777777" w:rsidR="00C82D94" w:rsidRDefault="00C82D94">
            <w:pPr>
              <w:pStyle w:val="aff5"/>
              <w:numPr>
                <w:ilvl w:val="1"/>
                <w:numId w:val="207"/>
              </w:numPr>
              <w:spacing w:afterLines="30" w:after="72" w:line="288" w:lineRule="auto"/>
              <w:ind w:firstLineChars="0"/>
            </w:pPr>
            <w:r>
              <w:rPr>
                <w:rFonts w:hint="eastAsia"/>
              </w:rPr>
              <w:t>主持人选择关闭轮巡，系统关闭轮巡时间选项，关闭轮巡，不再进行视频轮巡，视频总路数超出当前布局的路数时显示翻页按钮，用例结束。</w:t>
            </w:r>
          </w:p>
          <w:p w14:paraId="77AD0C08" w14:textId="77777777" w:rsidR="00C82D94" w:rsidRPr="00B26615" w:rsidRDefault="00C82D94">
            <w:pPr>
              <w:pStyle w:val="aff5"/>
              <w:numPr>
                <w:ilvl w:val="1"/>
                <w:numId w:val="207"/>
              </w:numPr>
              <w:spacing w:afterLines="30" w:after="72" w:line="288" w:lineRule="auto"/>
              <w:ind w:firstLineChars="0"/>
            </w:pPr>
            <w:r>
              <w:rPr>
                <w:rFonts w:hint="eastAsia"/>
              </w:rPr>
              <w:t>主持人什么都不选择，点击窗口其他区域或者最小化窗口，系统关闭轮巡时间选项，用例结束。</w:t>
            </w:r>
          </w:p>
        </w:tc>
      </w:tr>
      <w:tr w:rsidR="00C82D94" w:rsidRPr="003D73C0" w14:paraId="2942F985" w14:textId="77777777" w:rsidTr="00B70DEC">
        <w:tc>
          <w:tcPr>
            <w:tcW w:w="2235" w:type="dxa"/>
            <w:shd w:val="clear" w:color="auto" w:fill="auto"/>
          </w:tcPr>
          <w:p w14:paraId="363885EC"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31767A6A" w14:textId="77777777" w:rsidR="00C82D94" w:rsidRPr="008A7935" w:rsidRDefault="00C82D94" w:rsidP="00B70DEC">
            <w:pPr>
              <w:pStyle w:val="a4"/>
              <w:spacing w:after="72"/>
              <w:ind w:firstLineChars="0" w:firstLine="0"/>
              <w:rPr>
                <w:sz w:val="21"/>
              </w:rPr>
            </w:pPr>
            <w:r>
              <w:rPr>
                <w:rFonts w:hint="eastAsia"/>
                <w:sz w:val="21"/>
              </w:rPr>
              <w:t>关闭视频轮巡或者修改轮巡时间。</w:t>
            </w:r>
          </w:p>
        </w:tc>
      </w:tr>
      <w:tr w:rsidR="00C82D94" w:rsidRPr="003D73C0" w14:paraId="4D371361" w14:textId="77777777" w:rsidTr="00B70DEC">
        <w:tc>
          <w:tcPr>
            <w:tcW w:w="2235" w:type="dxa"/>
            <w:shd w:val="clear" w:color="auto" w:fill="auto"/>
          </w:tcPr>
          <w:p w14:paraId="096B21F6"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6E028825" w14:textId="77777777" w:rsidR="00C82D94" w:rsidRDefault="00C82D94" w:rsidP="00AC5C40">
            <w:pPr>
              <w:pStyle w:val="a4"/>
              <w:numPr>
                <w:ilvl w:val="0"/>
                <w:numId w:val="206"/>
              </w:numPr>
              <w:spacing w:after="72"/>
              <w:ind w:firstLineChars="0"/>
              <w:rPr>
                <w:sz w:val="21"/>
              </w:rPr>
            </w:pPr>
            <w:r>
              <w:rPr>
                <w:rFonts w:hint="eastAsia"/>
                <w:sz w:val="21"/>
              </w:rPr>
              <w:t>初次打开监控时，默认关闭轮循。</w:t>
            </w:r>
          </w:p>
          <w:p w14:paraId="722DF2F7" w14:textId="77777777" w:rsidR="00C82D94" w:rsidRDefault="00C82D94" w:rsidP="00AC5C40">
            <w:pPr>
              <w:pStyle w:val="a4"/>
              <w:numPr>
                <w:ilvl w:val="0"/>
                <w:numId w:val="206"/>
              </w:numPr>
              <w:spacing w:after="72"/>
              <w:ind w:firstLineChars="0"/>
              <w:rPr>
                <w:sz w:val="21"/>
              </w:rPr>
            </w:pPr>
            <w:r>
              <w:rPr>
                <w:rFonts w:hint="eastAsia"/>
                <w:sz w:val="21"/>
              </w:rPr>
              <w:t>选择轮巡时间后，系统会从选择时间那一刻开始每间隔</w:t>
            </w:r>
            <w:r>
              <w:rPr>
                <w:rFonts w:hint="eastAsia"/>
                <w:sz w:val="21"/>
              </w:rPr>
              <w:t>xxx</w:t>
            </w:r>
            <w:r>
              <w:rPr>
                <w:rFonts w:hint="eastAsia"/>
                <w:sz w:val="21"/>
              </w:rPr>
              <w:t>分钟轮巡视频一次，并隐藏翻页按钮（即不允许主持人在轮巡中手动翻页）。</w:t>
            </w:r>
          </w:p>
          <w:p w14:paraId="67CEF3ED" w14:textId="77777777" w:rsidR="00C82D94" w:rsidRDefault="00C82D94" w:rsidP="00AC5C40">
            <w:pPr>
              <w:pStyle w:val="a4"/>
              <w:numPr>
                <w:ilvl w:val="0"/>
                <w:numId w:val="206"/>
              </w:numPr>
              <w:spacing w:after="72"/>
              <w:ind w:firstLineChars="0"/>
              <w:rPr>
                <w:sz w:val="21"/>
              </w:rPr>
            </w:pPr>
            <w:r>
              <w:rPr>
                <w:rFonts w:hint="eastAsia"/>
                <w:sz w:val="21"/>
              </w:rPr>
              <w:t>修改轮巡时间后，系统会按照选择的时间重新开始计时轮巡，第一次轮巡时间不会考虑修改时间前已经经过的时间；例如，当前为</w:t>
            </w:r>
            <w:r>
              <w:rPr>
                <w:rFonts w:hint="eastAsia"/>
                <w:sz w:val="21"/>
              </w:rPr>
              <w:t>3</w:t>
            </w:r>
            <w:r>
              <w:rPr>
                <w:rFonts w:hint="eastAsia"/>
                <w:sz w:val="21"/>
              </w:rPr>
              <w:t>分钟轮巡，已经过了</w:t>
            </w:r>
            <w:r>
              <w:rPr>
                <w:rFonts w:hint="eastAsia"/>
                <w:sz w:val="21"/>
              </w:rPr>
              <w:t>2</w:t>
            </w:r>
            <w:r>
              <w:rPr>
                <w:rFonts w:hint="eastAsia"/>
                <w:sz w:val="21"/>
              </w:rPr>
              <w:t>分钟时修改轮巡时间为</w:t>
            </w:r>
            <w:r>
              <w:rPr>
                <w:rFonts w:hint="eastAsia"/>
                <w:sz w:val="21"/>
              </w:rPr>
              <w:t>5</w:t>
            </w:r>
            <w:r>
              <w:rPr>
                <w:rFonts w:hint="eastAsia"/>
                <w:sz w:val="21"/>
              </w:rPr>
              <w:t>分钟，系统会在</w:t>
            </w:r>
            <w:r>
              <w:rPr>
                <w:rFonts w:hint="eastAsia"/>
                <w:sz w:val="21"/>
              </w:rPr>
              <w:t>5</w:t>
            </w:r>
            <w:r>
              <w:rPr>
                <w:rFonts w:hint="eastAsia"/>
                <w:sz w:val="21"/>
              </w:rPr>
              <w:t>分钟后进行第一次轮巡，而非</w:t>
            </w:r>
            <w:r>
              <w:rPr>
                <w:rFonts w:hint="eastAsia"/>
                <w:sz w:val="21"/>
              </w:rPr>
              <w:t>3</w:t>
            </w:r>
            <w:r>
              <w:rPr>
                <w:rFonts w:hint="eastAsia"/>
                <w:sz w:val="21"/>
              </w:rPr>
              <w:t>分钟后</w:t>
            </w:r>
            <w:r w:rsidRPr="00A52BCA">
              <w:rPr>
                <w:rFonts w:hint="eastAsia"/>
                <w:sz w:val="21"/>
              </w:rPr>
              <w:t>。</w:t>
            </w:r>
          </w:p>
          <w:p w14:paraId="0970B13B" w14:textId="77777777" w:rsidR="00C82D94" w:rsidRDefault="00C82D94" w:rsidP="00AC5C40">
            <w:pPr>
              <w:pStyle w:val="a4"/>
              <w:numPr>
                <w:ilvl w:val="0"/>
                <w:numId w:val="206"/>
              </w:numPr>
              <w:spacing w:after="72"/>
              <w:ind w:firstLineChars="0"/>
              <w:rPr>
                <w:sz w:val="21"/>
              </w:rPr>
            </w:pPr>
            <w:r>
              <w:rPr>
                <w:rFonts w:hint="eastAsia"/>
                <w:sz w:val="21"/>
              </w:rPr>
              <w:t>点击监控窗口任何区域或者最小化监控窗口都会关闭轮巡时间选项。</w:t>
            </w:r>
          </w:p>
          <w:p w14:paraId="434BC7A6" w14:textId="77777777" w:rsidR="00C82D94" w:rsidRPr="00A52BCA" w:rsidRDefault="00C82D94" w:rsidP="00AC5C40">
            <w:pPr>
              <w:pStyle w:val="a4"/>
              <w:numPr>
                <w:ilvl w:val="0"/>
                <w:numId w:val="206"/>
              </w:numPr>
              <w:spacing w:after="72"/>
              <w:ind w:firstLineChars="0"/>
              <w:rPr>
                <w:sz w:val="21"/>
              </w:rPr>
            </w:pPr>
            <w:r>
              <w:rPr>
                <w:rFonts w:hint="eastAsia"/>
                <w:sz w:val="21"/>
              </w:rPr>
              <w:t>视频总路数超过当前布局的路数时即可设置轮巡，否则置灰禁用轮巡时间选项。</w:t>
            </w:r>
          </w:p>
        </w:tc>
      </w:tr>
      <w:tr w:rsidR="00C82D94" w:rsidRPr="003D73C0" w14:paraId="4067C3D9" w14:textId="77777777" w:rsidTr="00B70DEC">
        <w:tc>
          <w:tcPr>
            <w:tcW w:w="2235" w:type="dxa"/>
            <w:shd w:val="clear" w:color="auto" w:fill="auto"/>
          </w:tcPr>
          <w:p w14:paraId="54EF558A"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7CB17F26" w14:textId="77777777" w:rsidR="00C82D94" w:rsidRPr="003D73C0" w:rsidRDefault="00C82D94" w:rsidP="00B70DEC">
            <w:pPr>
              <w:pStyle w:val="a4"/>
              <w:spacing w:after="72"/>
              <w:ind w:firstLineChars="0" w:firstLine="0"/>
              <w:rPr>
                <w:sz w:val="21"/>
              </w:rPr>
            </w:pPr>
          </w:p>
        </w:tc>
      </w:tr>
      <w:tr w:rsidR="00C82D94" w:rsidRPr="003D73C0" w14:paraId="3EFC6961" w14:textId="77777777" w:rsidTr="00B70DEC">
        <w:tc>
          <w:tcPr>
            <w:tcW w:w="2235" w:type="dxa"/>
            <w:shd w:val="clear" w:color="auto" w:fill="auto"/>
          </w:tcPr>
          <w:p w14:paraId="67D13D29"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65C4FC3C" w14:textId="77777777" w:rsidTr="00B70DEC">
              <w:tc>
                <w:tcPr>
                  <w:tcW w:w="2013" w:type="dxa"/>
                </w:tcPr>
                <w:p w14:paraId="61244C39"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488D09FD"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5154157D" w14:textId="77777777" w:rsidTr="00B70DEC">
              <w:tc>
                <w:tcPr>
                  <w:tcW w:w="2013" w:type="dxa"/>
                  <w:vAlign w:val="center"/>
                </w:tcPr>
                <w:p w14:paraId="510D7505" w14:textId="77777777" w:rsidR="00C82D94" w:rsidRPr="003D73C0" w:rsidRDefault="00C82D94" w:rsidP="00B70DEC">
                  <w:pPr>
                    <w:rPr>
                      <w:sz w:val="20"/>
                      <w:szCs w:val="18"/>
                    </w:rPr>
                  </w:pPr>
                </w:p>
              </w:tc>
              <w:tc>
                <w:tcPr>
                  <w:tcW w:w="4617" w:type="dxa"/>
                </w:tcPr>
                <w:p w14:paraId="0C4F17E3" w14:textId="77777777" w:rsidR="00C82D94" w:rsidRPr="003D73C0" w:rsidRDefault="00C82D94" w:rsidP="00B70DEC">
                  <w:pPr>
                    <w:pStyle w:val="aff5"/>
                    <w:ind w:firstLineChars="0" w:firstLine="0"/>
                    <w:rPr>
                      <w:sz w:val="20"/>
                      <w:szCs w:val="18"/>
                    </w:rPr>
                  </w:pPr>
                </w:p>
              </w:tc>
            </w:tr>
          </w:tbl>
          <w:p w14:paraId="21C934D4" w14:textId="77777777" w:rsidR="00C82D94" w:rsidRPr="003D73C0" w:rsidRDefault="00C82D94" w:rsidP="00B70DEC">
            <w:pPr>
              <w:pStyle w:val="a4"/>
              <w:spacing w:after="72"/>
              <w:ind w:firstLineChars="0" w:firstLine="0"/>
              <w:rPr>
                <w:sz w:val="21"/>
              </w:rPr>
            </w:pPr>
          </w:p>
        </w:tc>
      </w:tr>
      <w:tr w:rsidR="00C82D94" w:rsidRPr="003D73C0" w14:paraId="147D5D04" w14:textId="77777777" w:rsidTr="00B70DEC">
        <w:tc>
          <w:tcPr>
            <w:tcW w:w="2235" w:type="dxa"/>
            <w:shd w:val="clear" w:color="auto" w:fill="auto"/>
          </w:tcPr>
          <w:p w14:paraId="74638933"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29935700" w14:textId="77777777" w:rsidR="00C82D94" w:rsidRPr="003D73C0" w:rsidRDefault="00C82D94" w:rsidP="00B70DEC">
            <w:pPr>
              <w:pStyle w:val="a4"/>
              <w:spacing w:after="72"/>
              <w:ind w:firstLineChars="0" w:firstLine="0"/>
              <w:rPr>
                <w:sz w:val="21"/>
              </w:rPr>
            </w:pPr>
          </w:p>
        </w:tc>
      </w:tr>
    </w:tbl>
    <w:p w14:paraId="286616E8" w14:textId="77777777" w:rsidR="00C82D94" w:rsidRDefault="00C82D94" w:rsidP="00C82D94">
      <w:pPr>
        <w:pStyle w:val="a4"/>
        <w:spacing w:after="72"/>
        <w:ind w:firstLineChars="0" w:firstLine="0"/>
        <w:rPr>
          <w:sz w:val="21"/>
        </w:rPr>
      </w:pPr>
    </w:p>
    <w:p w14:paraId="6F897B73" w14:textId="77777777" w:rsidR="00C82D94" w:rsidRDefault="00C82D94" w:rsidP="00C82D94">
      <w:pPr>
        <w:pStyle w:val="a4"/>
        <w:spacing w:after="72"/>
        <w:ind w:firstLineChars="0" w:firstLine="0"/>
        <w:rPr>
          <w:sz w:val="21"/>
        </w:rPr>
      </w:pPr>
    </w:p>
    <w:p w14:paraId="0851DB53" w14:textId="77777777" w:rsidR="00C82D94" w:rsidRPr="00B34C12" w:rsidRDefault="00C82D94" w:rsidP="00AC5C40">
      <w:pPr>
        <w:pStyle w:val="30"/>
        <w:numPr>
          <w:ilvl w:val="2"/>
          <w:numId w:val="66"/>
        </w:numPr>
        <w:rPr>
          <w:rFonts w:ascii="Consolas" w:hAnsi="Consolas"/>
        </w:rPr>
      </w:pPr>
      <w:bookmarkStart w:id="708" w:name="_Toc355867087"/>
      <w:r w:rsidRPr="00B34C12">
        <w:rPr>
          <w:rFonts w:ascii="Consolas" w:hAnsi="Consolas" w:hint="eastAsia"/>
        </w:rPr>
        <w:t>放大视频</w:t>
      </w:r>
      <w:bookmarkEnd w:id="708"/>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975"/>
        <w:gridCol w:w="7121"/>
      </w:tblGrid>
      <w:tr w:rsidR="00C82D94" w:rsidRPr="003D73C0" w14:paraId="1B7B43E8" w14:textId="77777777" w:rsidTr="00B70DEC">
        <w:tc>
          <w:tcPr>
            <w:tcW w:w="2235" w:type="dxa"/>
            <w:shd w:val="clear" w:color="auto" w:fill="auto"/>
          </w:tcPr>
          <w:p w14:paraId="4757AC09"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096FA78B" w14:textId="77777777" w:rsidR="00C82D94" w:rsidRPr="003D73C0" w:rsidRDefault="00C82D94" w:rsidP="00B70DEC">
            <w:pPr>
              <w:pStyle w:val="a4"/>
              <w:spacing w:after="72"/>
              <w:ind w:firstLineChars="0" w:firstLine="0"/>
              <w:rPr>
                <w:caps/>
                <w:sz w:val="21"/>
              </w:rPr>
            </w:pPr>
            <w:r>
              <w:rPr>
                <w:rFonts w:hint="eastAsia"/>
                <w:caps/>
                <w:sz w:val="21"/>
              </w:rPr>
              <w:t>放大视频</w:t>
            </w:r>
          </w:p>
        </w:tc>
      </w:tr>
      <w:tr w:rsidR="00C82D94" w:rsidRPr="003D73C0" w14:paraId="3801904A" w14:textId="77777777" w:rsidTr="00B70DEC">
        <w:tc>
          <w:tcPr>
            <w:tcW w:w="2235" w:type="dxa"/>
            <w:shd w:val="clear" w:color="auto" w:fill="auto"/>
          </w:tcPr>
          <w:p w14:paraId="62E8EEE6"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1D21E2AC" w14:textId="77777777" w:rsidR="00C82D94" w:rsidRPr="003D73C0" w:rsidRDefault="00C82D94" w:rsidP="00B70DEC">
            <w:pPr>
              <w:pStyle w:val="a4"/>
              <w:spacing w:after="72"/>
              <w:ind w:firstLineChars="0" w:firstLine="0"/>
              <w:rPr>
                <w:caps/>
                <w:sz w:val="21"/>
              </w:rPr>
            </w:pPr>
          </w:p>
        </w:tc>
      </w:tr>
      <w:tr w:rsidR="00C82D94" w:rsidRPr="003D73C0" w14:paraId="03F3F579" w14:textId="77777777" w:rsidTr="00B70DEC">
        <w:tc>
          <w:tcPr>
            <w:tcW w:w="2235" w:type="dxa"/>
            <w:shd w:val="clear" w:color="auto" w:fill="auto"/>
          </w:tcPr>
          <w:p w14:paraId="2F093C61"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105E1262"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440793B3" w14:textId="77777777" w:rsidTr="00B70DEC">
        <w:tc>
          <w:tcPr>
            <w:tcW w:w="2235" w:type="dxa"/>
            <w:shd w:val="clear" w:color="auto" w:fill="auto"/>
          </w:tcPr>
          <w:p w14:paraId="411CDB74"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0B1BC956" w14:textId="77777777" w:rsidR="00C82D94" w:rsidRPr="003D73C0" w:rsidRDefault="00C82D94" w:rsidP="00B70DEC">
            <w:pPr>
              <w:pStyle w:val="a4"/>
              <w:spacing w:after="72"/>
              <w:ind w:firstLineChars="0" w:firstLine="0"/>
              <w:rPr>
                <w:sz w:val="21"/>
              </w:rPr>
            </w:pPr>
            <w:r>
              <w:rPr>
                <w:rFonts w:hint="eastAsia"/>
                <w:sz w:val="21"/>
              </w:rPr>
              <w:t>主持人可以双击监控窗口中某个视频进行放大观看。</w:t>
            </w:r>
          </w:p>
        </w:tc>
      </w:tr>
      <w:tr w:rsidR="00C82D94" w:rsidRPr="003D73C0" w14:paraId="33BD80A6" w14:textId="77777777" w:rsidTr="00B70DEC">
        <w:tc>
          <w:tcPr>
            <w:tcW w:w="2235" w:type="dxa"/>
            <w:shd w:val="clear" w:color="auto" w:fill="auto"/>
          </w:tcPr>
          <w:p w14:paraId="71BA215A"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0C9E660C" w14:textId="77777777" w:rsidR="00C82D94" w:rsidRPr="003D73C0" w:rsidRDefault="00C82D94" w:rsidP="00B70DEC">
            <w:pPr>
              <w:pStyle w:val="a4"/>
              <w:spacing w:after="72"/>
              <w:ind w:firstLineChars="0" w:firstLine="0"/>
              <w:rPr>
                <w:sz w:val="21"/>
              </w:rPr>
            </w:pPr>
          </w:p>
        </w:tc>
      </w:tr>
      <w:tr w:rsidR="00C82D94" w:rsidRPr="003D73C0" w14:paraId="1A9B0D18" w14:textId="77777777" w:rsidTr="00B70DEC">
        <w:tc>
          <w:tcPr>
            <w:tcW w:w="2235" w:type="dxa"/>
            <w:shd w:val="clear" w:color="auto" w:fill="auto"/>
          </w:tcPr>
          <w:p w14:paraId="07FD332E"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17A11B25" w14:textId="77777777" w:rsidR="00C82D94" w:rsidRPr="003D73C0" w:rsidRDefault="00C82D94" w:rsidP="00B70DEC">
            <w:pPr>
              <w:pStyle w:val="a4"/>
              <w:spacing w:after="72"/>
              <w:ind w:firstLineChars="0" w:firstLine="0"/>
              <w:rPr>
                <w:sz w:val="21"/>
              </w:rPr>
            </w:pPr>
            <w:r>
              <w:rPr>
                <w:rFonts w:hint="eastAsia"/>
                <w:sz w:val="21"/>
              </w:rPr>
              <w:t>监控已经开启并且有视频</w:t>
            </w:r>
          </w:p>
        </w:tc>
      </w:tr>
      <w:tr w:rsidR="00C82D94" w:rsidRPr="003D73C0" w14:paraId="6F276C96" w14:textId="77777777" w:rsidTr="00B70DEC">
        <w:tc>
          <w:tcPr>
            <w:tcW w:w="9096" w:type="dxa"/>
            <w:gridSpan w:val="2"/>
            <w:shd w:val="clear" w:color="auto" w:fill="auto"/>
          </w:tcPr>
          <w:p w14:paraId="49522377" w14:textId="77777777" w:rsidR="00C82D94" w:rsidRPr="003D73C0" w:rsidRDefault="00C82D94" w:rsidP="00B70DEC">
            <w:pPr>
              <w:pStyle w:val="a4"/>
              <w:spacing w:after="72"/>
              <w:ind w:firstLineChars="0" w:firstLine="0"/>
              <w:rPr>
                <w:sz w:val="21"/>
              </w:rPr>
            </w:pPr>
            <w:r w:rsidRPr="003D73C0">
              <w:rPr>
                <w:rFonts w:hint="eastAsia"/>
                <w:b/>
                <w:sz w:val="21"/>
              </w:rPr>
              <w:lastRenderedPageBreak/>
              <w:t>主事件流程</w:t>
            </w:r>
          </w:p>
        </w:tc>
      </w:tr>
      <w:tr w:rsidR="00C82D94" w:rsidRPr="003D73C0" w14:paraId="61786B76" w14:textId="77777777" w:rsidTr="00B70DEC">
        <w:tc>
          <w:tcPr>
            <w:tcW w:w="9096" w:type="dxa"/>
            <w:gridSpan w:val="2"/>
            <w:shd w:val="clear" w:color="auto" w:fill="auto"/>
          </w:tcPr>
          <w:p w14:paraId="567DA6F5" w14:textId="77777777" w:rsidR="00C82D94" w:rsidRDefault="00C82D94" w:rsidP="00AC5C40">
            <w:pPr>
              <w:pStyle w:val="a4"/>
              <w:numPr>
                <w:ilvl w:val="0"/>
                <w:numId w:val="208"/>
              </w:numPr>
              <w:spacing w:after="72"/>
              <w:ind w:firstLineChars="0"/>
              <w:rPr>
                <w:sz w:val="21"/>
              </w:rPr>
            </w:pPr>
            <w:r>
              <w:rPr>
                <w:rFonts w:hint="eastAsia"/>
                <w:sz w:val="21"/>
              </w:rPr>
              <w:t>主持人双击一个正在观看的视频，用例开始。</w:t>
            </w:r>
          </w:p>
          <w:p w14:paraId="2D7AF792" w14:textId="77777777" w:rsidR="00C82D94" w:rsidRPr="003D73C0" w:rsidRDefault="00C82D94" w:rsidP="00AC5C40">
            <w:pPr>
              <w:pStyle w:val="a4"/>
              <w:numPr>
                <w:ilvl w:val="0"/>
                <w:numId w:val="208"/>
              </w:numPr>
              <w:spacing w:after="72"/>
              <w:ind w:firstLineChars="0"/>
              <w:rPr>
                <w:sz w:val="21"/>
              </w:rPr>
            </w:pPr>
            <w:r>
              <w:rPr>
                <w:rFonts w:hint="eastAsia"/>
                <w:sz w:val="21"/>
              </w:rPr>
              <w:t>系统停止轮循，放大观看双击的视频，关闭其他所有视频的观看，将轮巡时间选项和布局选项置灰禁用，用例结束。</w:t>
            </w:r>
          </w:p>
        </w:tc>
      </w:tr>
      <w:tr w:rsidR="00C82D94" w:rsidRPr="003D73C0" w14:paraId="4413B8BB" w14:textId="77777777" w:rsidTr="00B70DEC">
        <w:tc>
          <w:tcPr>
            <w:tcW w:w="9096" w:type="dxa"/>
            <w:gridSpan w:val="2"/>
            <w:shd w:val="clear" w:color="auto" w:fill="auto"/>
          </w:tcPr>
          <w:p w14:paraId="63BF7C62"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00D9FE50" w14:textId="77777777" w:rsidTr="00B70DEC">
        <w:trPr>
          <w:hidden/>
        </w:trPr>
        <w:tc>
          <w:tcPr>
            <w:tcW w:w="9096" w:type="dxa"/>
            <w:gridSpan w:val="2"/>
            <w:shd w:val="clear" w:color="auto" w:fill="auto"/>
          </w:tcPr>
          <w:p w14:paraId="43A2C4CF" w14:textId="77777777" w:rsidR="00C82D94" w:rsidRPr="009854CF" w:rsidRDefault="00C82D94" w:rsidP="00CD4D74">
            <w:pPr>
              <w:pStyle w:val="aff5"/>
              <w:numPr>
                <w:ilvl w:val="0"/>
                <w:numId w:val="199"/>
              </w:numPr>
              <w:spacing w:afterLines="30" w:after="72" w:line="288" w:lineRule="auto"/>
              <w:ind w:firstLineChars="0"/>
              <w:rPr>
                <w:vanish/>
                <w:szCs w:val="24"/>
              </w:rPr>
            </w:pPr>
          </w:p>
          <w:p w14:paraId="56652219" w14:textId="77777777" w:rsidR="00C82D94" w:rsidRPr="00B26615" w:rsidRDefault="00C82D94" w:rsidP="00CD4D74">
            <w:pPr>
              <w:pStyle w:val="aff5"/>
              <w:spacing w:afterLines="30" w:after="72" w:line="288" w:lineRule="auto"/>
              <w:ind w:firstLineChars="0" w:firstLine="0"/>
            </w:pPr>
          </w:p>
        </w:tc>
      </w:tr>
      <w:tr w:rsidR="00C82D94" w:rsidRPr="003D73C0" w14:paraId="5E0B047E" w14:textId="77777777" w:rsidTr="00B70DEC">
        <w:tc>
          <w:tcPr>
            <w:tcW w:w="2235" w:type="dxa"/>
            <w:shd w:val="clear" w:color="auto" w:fill="auto"/>
          </w:tcPr>
          <w:p w14:paraId="45FE05C0"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3D2F638E" w14:textId="77777777" w:rsidR="00C82D94" w:rsidRPr="008A7935" w:rsidRDefault="00C82D94" w:rsidP="00B70DEC">
            <w:pPr>
              <w:pStyle w:val="a4"/>
              <w:spacing w:after="72"/>
              <w:ind w:firstLineChars="0" w:firstLine="0"/>
              <w:rPr>
                <w:sz w:val="21"/>
              </w:rPr>
            </w:pPr>
            <w:r>
              <w:rPr>
                <w:rFonts w:hint="eastAsia"/>
                <w:sz w:val="21"/>
              </w:rPr>
              <w:t>放大双击的视频，关闭其他所有视频的观看</w:t>
            </w:r>
          </w:p>
        </w:tc>
      </w:tr>
      <w:tr w:rsidR="00C82D94" w:rsidRPr="003D73C0" w14:paraId="07D251CF" w14:textId="77777777" w:rsidTr="00B70DEC">
        <w:tc>
          <w:tcPr>
            <w:tcW w:w="2235" w:type="dxa"/>
            <w:shd w:val="clear" w:color="auto" w:fill="auto"/>
          </w:tcPr>
          <w:p w14:paraId="67B841AB"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22BC2C8B" w14:textId="77777777" w:rsidR="00C82D94" w:rsidRDefault="00C82D94" w:rsidP="00AC5C40">
            <w:pPr>
              <w:pStyle w:val="a4"/>
              <w:numPr>
                <w:ilvl w:val="0"/>
                <w:numId w:val="209"/>
              </w:numPr>
              <w:spacing w:after="72"/>
              <w:ind w:firstLineChars="0"/>
              <w:rPr>
                <w:sz w:val="21"/>
              </w:rPr>
            </w:pPr>
            <w:r>
              <w:rPr>
                <w:rFonts w:hint="eastAsia"/>
                <w:sz w:val="21"/>
              </w:rPr>
              <w:t>放大视频后不能进行轮巡时间和布局的修改，轮巡时间和布局选项被置灰禁用，除非退出放大。</w:t>
            </w:r>
          </w:p>
          <w:p w14:paraId="280587CC" w14:textId="77777777" w:rsidR="00C82D94" w:rsidRDefault="00C82D94" w:rsidP="00AC5C40">
            <w:pPr>
              <w:pStyle w:val="a4"/>
              <w:numPr>
                <w:ilvl w:val="0"/>
                <w:numId w:val="209"/>
              </w:numPr>
              <w:spacing w:after="72"/>
              <w:ind w:firstLineChars="0"/>
              <w:rPr>
                <w:sz w:val="21"/>
              </w:rPr>
            </w:pPr>
            <w:r>
              <w:rPr>
                <w:rFonts w:hint="eastAsia"/>
                <w:sz w:val="21"/>
              </w:rPr>
              <w:t>放大视频后轮巡会自动停止，待退出放大时恢复轮巡（恢复轮巡将重新从</w:t>
            </w:r>
            <w:r>
              <w:rPr>
                <w:rFonts w:hint="eastAsia"/>
                <w:sz w:val="21"/>
              </w:rPr>
              <w:t>0</w:t>
            </w:r>
            <w:r>
              <w:rPr>
                <w:rFonts w:hint="eastAsia"/>
                <w:sz w:val="21"/>
              </w:rPr>
              <w:t>计时，具体可参见【退出放大视频】章节的业务规则）</w:t>
            </w:r>
          </w:p>
          <w:p w14:paraId="77375288" w14:textId="77777777" w:rsidR="00C82D94" w:rsidRDefault="00C82D94" w:rsidP="00AC5C40">
            <w:pPr>
              <w:pStyle w:val="a4"/>
              <w:numPr>
                <w:ilvl w:val="0"/>
                <w:numId w:val="209"/>
              </w:numPr>
              <w:spacing w:after="72"/>
              <w:ind w:firstLineChars="0"/>
              <w:rPr>
                <w:sz w:val="21"/>
              </w:rPr>
            </w:pPr>
            <w:r>
              <w:rPr>
                <w:rFonts w:hint="eastAsia"/>
                <w:sz w:val="21"/>
              </w:rPr>
              <w:t>放大视频的尺寸规格为显示区的</w:t>
            </w:r>
            <w:r>
              <w:rPr>
                <w:rFonts w:hint="eastAsia"/>
                <w:sz w:val="21"/>
              </w:rPr>
              <w:t>80%</w:t>
            </w:r>
            <w:r>
              <w:rPr>
                <w:rFonts w:hint="eastAsia"/>
                <w:sz w:val="21"/>
              </w:rPr>
              <w:t>，视频尺寸宽高比例保持</w:t>
            </w:r>
            <w:r>
              <w:rPr>
                <w:rFonts w:hint="eastAsia"/>
                <w:sz w:val="21"/>
              </w:rPr>
              <w:t>4/3</w:t>
            </w:r>
            <w:r>
              <w:rPr>
                <w:rFonts w:hint="eastAsia"/>
                <w:sz w:val="21"/>
              </w:rPr>
              <w:t>，如下图所示（绿色区域的宽高为紫色区域的</w:t>
            </w:r>
            <w:r>
              <w:rPr>
                <w:rFonts w:hint="eastAsia"/>
                <w:sz w:val="21"/>
              </w:rPr>
              <w:t>80%</w:t>
            </w:r>
            <w:r>
              <w:rPr>
                <w:rFonts w:hint="eastAsia"/>
                <w:sz w:val="21"/>
              </w:rPr>
              <w:t>，蓝色区域的宽</w:t>
            </w:r>
            <w:r>
              <w:rPr>
                <w:rFonts w:hint="eastAsia"/>
                <w:sz w:val="21"/>
              </w:rPr>
              <w:t>/</w:t>
            </w:r>
            <w:r>
              <w:rPr>
                <w:rFonts w:hint="eastAsia"/>
                <w:sz w:val="21"/>
              </w:rPr>
              <w:t>高为</w:t>
            </w:r>
            <w:r>
              <w:rPr>
                <w:rFonts w:hint="eastAsia"/>
                <w:sz w:val="21"/>
              </w:rPr>
              <w:t>4/3</w:t>
            </w:r>
            <w:r>
              <w:rPr>
                <w:rFonts w:hint="eastAsia"/>
                <w:sz w:val="21"/>
              </w:rPr>
              <w:t>）：</w:t>
            </w:r>
          </w:p>
          <w:p w14:paraId="206618CE" w14:textId="539AD7CC" w:rsidR="00C82D94" w:rsidRPr="00341242" w:rsidRDefault="00696796" w:rsidP="00B70DEC">
            <w:pPr>
              <w:pStyle w:val="a4"/>
              <w:spacing w:after="72"/>
              <w:ind w:left="425" w:firstLineChars="0" w:firstLine="0"/>
              <w:rPr>
                <w:sz w:val="21"/>
              </w:rPr>
            </w:pPr>
            <w:r>
              <w:rPr>
                <w:noProof/>
              </w:rPr>
              <w:drawing>
                <wp:inline distT="0" distB="0" distL="0" distR="0" wp14:anchorId="702852BD" wp14:editId="47BA5D51">
                  <wp:extent cx="4114800" cy="3019425"/>
                  <wp:effectExtent l="0" t="0" r="0" b="9525"/>
                  <wp:docPr id="2" name="图片 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age00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14800" cy="3019425"/>
                          </a:xfrm>
                          <a:prstGeom prst="rect">
                            <a:avLst/>
                          </a:prstGeom>
                          <a:noFill/>
                          <a:ln>
                            <a:noFill/>
                          </a:ln>
                        </pic:spPr>
                      </pic:pic>
                    </a:graphicData>
                  </a:graphic>
                </wp:inline>
              </w:drawing>
            </w:r>
          </w:p>
        </w:tc>
      </w:tr>
      <w:tr w:rsidR="00C82D94" w:rsidRPr="003D73C0" w14:paraId="11168371" w14:textId="77777777" w:rsidTr="00B70DEC">
        <w:tc>
          <w:tcPr>
            <w:tcW w:w="2235" w:type="dxa"/>
            <w:shd w:val="clear" w:color="auto" w:fill="auto"/>
          </w:tcPr>
          <w:p w14:paraId="2A9923CE"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4FFF52C1" w14:textId="77777777" w:rsidR="00C82D94" w:rsidRPr="003D73C0" w:rsidRDefault="00C82D94" w:rsidP="00B70DEC">
            <w:pPr>
              <w:pStyle w:val="a4"/>
              <w:spacing w:after="72"/>
              <w:ind w:firstLineChars="0" w:firstLine="0"/>
              <w:rPr>
                <w:sz w:val="21"/>
              </w:rPr>
            </w:pPr>
          </w:p>
        </w:tc>
      </w:tr>
      <w:tr w:rsidR="00C82D94" w:rsidRPr="003D73C0" w14:paraId="01B51B6D" w14:textId="77777777" w:rsidTr="00B70DEC">
        <w:tc>
          <w:tcPr>
            <w:tcW w:w="2235" w:type="dxa"/>
            <w:shd w:val="clear" w:color="auto" w:fill="auto"/>
          </w:tcPr>
          <w:p w14:paraId="27BD4AE9"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2D3E8248" w14:textId="77777777" w:rsidTr="00B70DEC">
              <w:tc>
                <w:tcPr>
                  <w:tcW w:w="2013" w:type="dxa"/>
                </w:tcPr>
                <w:p w14:paraId="23EFA3B7"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3B685981"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4DFC7A43" w14:textId="77777777" w:rsidTr="00B70DEC">
              <w:tc>
                <w:tcPr>
                  <w:tcW w:w="2013" w:type="dxa"/>
                  <w:vAlign w:val="center"/>
                </w:tcPr>
                <w:p w14:paraId="5218C485" w14:textId="77777777" w:rsidR="00C82D94" w:rsidRPr="003D73C0" w:rsidRDefault="00C82D94" w:rsidP="00B70DEC">
                  <w:pPr>
                    <w:rPr>
                      <w:sz w:val="20"/>
                      <w:szCs w:val="18"/>
                    </w:rPr>
                  </w:pPr>
                  <w:r>
                    <w:rPr>
                      <w:rFonts w:hint="eastAsia"/>
                      <w:sz w:val="20"/>
                      <w:szCs w:val="18"/>
                    </w:rPr>
                    <w:t>视频宽高尺寸</w:t>
                  </w:r>
                </w:p>
              </w:tc>
              <w:tc>
                <w:tcPr>
                  <w:tcW w:w="4617" w:type="dxa"/>
                </w:tcPr>
                <w:p w14:paraId="1B37FD48" w14:textId="77777777" w:rsidR="00C82D94" w:rsidRPr="003D73C0" w:rsidRDefault="00C82D94" w:rsidP="00B70DEC">
                  <w:pPr>
                    <w:pStyle w:val="aff5"/>
                    <w:ind w:firstLineChars="0" w:firstLine="0"/>
                    <w:rPr>
                      <w:sz w:val="20"/>
                      <w:szCs w:val="18"/>
                    </w:rPr>
                  </w:pPr>
                  <w:r>
                    <w:rPr>
                      <w:rFonts w:hint="eastAsia"/>
                      <w:sz w:val="20"/>
                      <w:szCs w:val="18"/>
                    </w:rPr>
                    <w:t>比例保持</w:t>
                  </w:r>
                  <w:r>
                    <w:rPr>
                      <w:rFonts w:hint="eastAsia"/>
                      <w:sz w:val="20"/>
                      <w:szCs w:val="18"/>
                    </w:rPr>
                    <w:t>4/3</w:t>
                  </w:r>
                  <w:r>
                    <w:rPr>
                      <w:rFonts w:hint="eastAsia"/>
                      <w:sz w:val="20"/>
                      <w:szCs w:val="18"/>
                    </w:rPr>
                    <w:t>不变，宽高具体大小根据显示区自动调整</w:t>
                  </w:r>
                </w:p>
              </w:tc>
            </w:tr>
          </w:tbl>
          <w:p w14:paraId="69EB44A3" w14:textId="77777777" w:rsidR="00C82D94" w:rsidRPr="003D73C0" w:rsidRDefault="00C82D94" w:rsidP="00B70DEC">
            <w:pPr>
              <w:pStyle w:val="a4"/>
              <w:spacing w:after="72"/>
              <w:ind w:firstLineChars="0" w:firstLine="0"/>
              <w:rPr>
                <w:sz w:val="21"/>
              </w:rPr>
            </w:pPr>
          </w:p>
        </w:tc>
      </w:tr>
      <w:tr w:rsidR="00C82D94" w:rsidRPr="003D73C0" w14:paraId="682A8178" w14:textId="77777777" w:rsidTr="00B70DEC">
        <w:tc>
          <w:tcPr>
            <w:tcW w:w="2235" w:type="dxa"/>
            <w:shd w:val="clear" w:color="auto" w:fill="auto"/>
          </w:tcPr>
          <w:p w14:paraId="1BE9E1E4"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768BB1A2" w14:textId="77777777" w:rsidR="00C82D94" w:rsidRPr="003D73C0" w:rsidRDefault="00C82D94" w:rsidP="00B70DEC">
            <w:pPr>
              <w:pStyle w:val="a4"/>
              <w:spacing w:after="72"/>
              <w:ind w:firstLineChars="0" w:firstLine="0"/>
              <w:rPr>
                <w:sz w:val="21"/>
              </w:rPr>
            </w:pPr>
          </w:p>
        </w:tc>
      </w:tr>
    </w:tbl>
    <w:p w14:paraId="41B5CEE8" w14:textId="77777777" w:rsidR="00C82D94" w:rsidRDefault="00C82D94" w:rsidP="00C82D94">
      <w:pPr>
        <w:pStyle w:val="a4"/>
        <w:spacing w:after="72"/>
        <w:ind w:firstLineChars="0" w:firstLine="0"/>
        <w:rPr>
          <w:sz w:val="21"/>
        </w:rPr>
      </w:pPr>
    </w:p>
    <w:p w14:paraId="76CF6CD9" w14:textId="77777777" w:rsidR="00C82D94" w:rsidRDefault="00C82D94" w:rsidP="00C82D94">
      <w:pPr>
        <w:pStyle w:val="a4"/>
        <w:spacing w:after="72"/>
        <w:ind w:firstLineChars="0" w:firstLine="0"/>
        <w:rPr>
          <w:sz w:val="21"/>
        </w:rPr>
      </w:pPr>
    </w:p>
    <w:p w14:paraId="0E8FC77B" w14:textId="77777777" w:rsidR="00C82D94" w:rsidRDefault="00C82D94" w:rsidP="00C82D94">
      <w:pPr>
        <w:pStyle w:val="a4"/>
        <w:spacing w:after="72"/>
        <w:ind w:firstLineChars="0" w:firstLine="0"/>
        <w:rPr>
          <w:sz w:val="21"/>
        </w:rPr>
      </w:pPr>
    </w:p>
    <w:p w14:paraId="3CE47CE5" w14:textId="77777777" w:rsidR="00C82D94" w:rsidRPr="00B34C12" w:rsidRDefault="00C82D94" w:rsidP="00AC5C40">
      <w:pPr>
        <w:pStyle w:val="30"/>
        <w:numPr>
          <w:ilvl w:val="2"/>
          <w:numId w:val="66"/>
        </w:numPr>
        <w:rPr>
          <w:rFonts w:ascii="Consolas" w:hAnsi="Consolas"/>
        </w:rPr>
      </w:pPr>
      <w:bookmarkStart w:id="709" w:name="_Toc355867088"/>
      <w:r w:rsidRPr="00B34C12">
        <w:rPr>
          <w:rFonts w:ascii="Consolas" w:hAnsi="Consolas" w:hint="eastAsia"/>
        </w:rPr>
        <w:lastRenderedPageBreak/>
        <w:t>退出放大视频</w:t>
      </w:r>
      <w:bookmarkEnd w:id="709"/>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15502FFC" w14:textId="77777777" w:rsidTr="00B70DEC">
        <w:tc>
          <w:tcPr>
            <w:tcW w:w="2235" w:type="dxa"/>
            <w:shd w:val="clear" w:color="auto" w:fill="auto"/>
          </w:tcPr>
          <w:p w14:paraId="24983469"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7E1F641A" w14:textId="77777777" w:rsidR="00C82D94" w:rsidRPr="003D73C0" w:rsidRDefault="00C82D94" w:rsidP="00B70DEC">
            <w:pPr>
              <w:pStyle w:val="a4"/>
              <w:spacing w:after="72"/>
              <w:ind w:firstLineChars="0" w:firstLine="0"/>
              <w:rPr>
                <w:caps/>
                <w:sz w:val="21"/>
              </w:rPr>
            </w:pPr>
            <w:r>
              <w:rPr>
                <w:rFonts w:hint="eastAsia"/>
                <w:caps/>
                <w:sz w:val="21"/>
              </w:rPr>
              <w:t>退出放大视频</w:t>
            </w:r>
          </w:p>
        </w:tc>
      </w:tr>
      <w:tr w:rsidR="00C82D94" w:rsidRPr="003D73C0" w14:paraId="6CB27577" w14:textId="77777777" w:rsidTr="00B70DEC">
        <w:tc>
          <w:tcPr>
            <w:tcW w:w="2235" w:type="dxa"/>
            <w:shd w:val="clear" w:color="auto" w:fill="auto"/>
          </w:tcPr>
          <w:p w14:paraId="404D97CF"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7BC5C20D" w14:textId="77777777" w:rsidR="00C82D94" w:rsidRPr="003D73C0" w:rsidRDefault="00C82D94" w:rsidP="00B70DEC">
            <w:pPr>
              <w:pStyle w:val="a4"/>
              <w:spacing w:after="72"/>
              <w:ind w:firstLineChars="0" w:firstLine="0"/>
              <w:rPr>
                <w:caps/>
                <w:sz w:val="21"/>
              </w:rPr>
            </w:pPr>
          </w:p>
        </w:tc>
      </w:tr>
      <w:tr w:rsidR="00C82D94" w:rsidRPr="003D73C0" w14:paraId="245E851C" w14:textId="77777777" w:rsidTr="00B70DEC">
        <w:tc>
          <w:tcPr>
            <w:tcW w:w="2235" w:type="dxa"/>
            <w:shd w:val="clear" w:color="auto" w:fill="auto"/>
          </w:tcPr>
          <w:p w14:paraId="1551431B"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6988136F"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5325E746" w14:textId="77777777" w:rsidTr="00B70DEC">
        <w:tc>
          <w:tcPr>
            <w:tcW w:w="2235" w:type="dxa"/>
            <w:shd w:val="clear" w:color="auto" w:fill="auto"/>
          </w:tcPr>
          <w:p w14:paraId="59253958"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0415CB53"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3D73C0" w14:paraId="3226DD64" w14:textId="77777777" w:rsidTr="00B70DEC">
        <w:tc>
          <w:tcPr>
            <w:tcW w:w="2235" w:type="dxa"/>
            <w:shd w:val="clear" w:color="auto" w:fill="auto"/>
          </w:tcPr>
          <w:p w14:paraId="70264424"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0710FF82" w14:textId="77777777" w:rsidR="00C82D94" w:rsidRPr="003D73C0" w:rsidRDefault="00C82D94" w:rsidP="00B70DEC">
            <w:pPr>
              <w:pStyle w:val="a4"/>
              <w:spacing w:after="72"/>
              <w:ind w:firstLineChars="0" w:firstLine="0"/>
              <w:rPr>
                <w:sz w:val="21"/>
              </w:rPr>
            </w:pPr>
          </w:p>
        </w:tc>
      </w:tr>
      <w:tr w:rsidR="00C82D94" w:rsidRPr="003D73C0" w14:paraId="6EA0D3BF" w14:textId="77777777" w:rsidTr="00B70DEC">
        <w:tc>
          <w:tcPr>
            <w:tcW w:w="2235" w:type="dxa"/>
            <w:shd w:val="clear" w:color="auto" w:fill="auto"/>
          </w:tcPr>
          <w:p w14:paraId="180823E4"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0B559E26" w14:textId="77777777" w:rsidR="00C82D94" w:rsidRPr="003D73C0" w:rsidRDefault="00C82D94" w:rsidP="00B70DEC">
            <w:pPr>
              <w:pStyle w:val="a4"/>
              <w:spacing w:after="72"/>
              <w:ind w:firstLineChars="0" w:firstLine="0"/>
              <w:rPr>
                <w:sz w:val="21"/>
              </w:rPr>
            </w:pPr>
            <w:r>
              <w:rPr>
                <w:rFonts w:hint="eastAsia"/>
                <w:sz w:val="21"/>
              </w:rPr>
              <w:t>监控已经开启并且已经放到一路视频</w:t>
            </w:r>
          </w:p>
        </w:tc>
      </w:tr>
      <w:tr w:rsidR="00C82D94" w:rsidRPr="003D73C0" w14:paraId="27F50E20" w14:textId="77777777" w:rsidTr="00B70DEC">
        <w:tc>
          <w:tcPr>
            <w:tcW w:w="9096" w:type="dxa"/>
            <w:gridSpan w:val="2"/>
            <w:shd w:val="clear" w:color="auto" w:fill="auto"/>
          </w:tcPr>
          <w:p w14:paraId="2AE82C37"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75E5EAF8" w14:textId="77777777" w:rsidTr="00B70DEC">
        <w:tc>
          <w:tcPr>
            <w:tcW w:w="9096" w:type="dxa"/>
            <w:gridSpan w:val="2"/>
            <w:shd w:val="clear" w:color="auto" w:fill="auto"/>
          </w:tcPr>
          <w:p w14:paraId="7F2BBAC9" w14:textId="77777777" w:rsidR="00C82D94" w:rsidRDefault="00C82D94" w:rsidP="00AC5C40">
            <w:pPr>
              <w:pStyle w:val="a4"/>
              <w:numPr>
                <w:ilvl w:val="0"/>
                <w:numId w:val="217"/>
              </w:numPr>
              <w:spacing w:after="72"/>
              <w:ind w:firstLineChars="0"/>
              <w:rPr>
                <w:sz w:val="21"/>
              </w:rPr>
            </w:pPr>
            <w:r>
              <w:rPr>
                <w:rFonts w:hint="eastAsia"/>
                <w:sz w:val="21"/>
              </w:rPr>
              <w:t>主持人点击放大视频下方姓名区域的“退出放大”按钮，用例开始。</w:t>
            </w:r>
          </w:p>
          <w:p w14:paraId="4BA9B711" w14:textId="77777777" w:rsidR="00C82D94" w:rsidRDefault="00C82D94" w:rsidP="00AC5C40">
            <w:pPr>
              <w:pStyle w:val="a4"/>
              <w:numPr>
                <w:ilvl w:val="0"/>
                <w:numId w:val="217"/>
              </w:numPr>
              <w:spacing w:after="72"/>
              <w:ind w:firstLineChars="0"/>
              <w:rPr>
                <w:sz w:val="21"/>
              </w:rPr>
            </w:pPr>
            <w:r>
              <w:rPr>
                <w:rFonts w:hint="eastAsia"/>
                <w:sz w:val="21"/>
              </w:rPr>
              <w:t>系统恢复轮巡时间选项和布局选项为可用，缩小放大的视频并观看当页其他的所有视频。</w:t>
            </w:r>
          </w:p>
          <w:p w14:paraId="48E0DF5E" w14:textId="77777777" w:rsidR="00C82D94" w:rsidRPr="003D73C0" w:rsidRDefault="00C82D94" w:rsidP="00AC5C40">
            <w:pPr>
              <w:pStyle w:val="a4"/>
              <w:numPr>
                <w:ilvl w:val="0"/>
                <w:numId w:val="217"/>
              </w:numPr>
              <w:spacing w:after="72"/>
              <w:ind w:firstLineChars="0"/>
              <w:rPr>
                <w:sz w:val="21"/>
              </w:rPr>
            </w:pPr>
            <w:r>
              <w:rPr>
                <w:rFonts w:hint="eastAsia"/>
                <w:sz w:val="21"/>
              </w:rPr>
              <w:t>系统重新恢复轮循并从</w:t>
            </w:r>
            <w:r>
              <w:rPr>
                <w:rFonts w:hint="eastAsia"/>
                <w:sz w:val="21"/>
              </w:rPr>
              <w:t>0</w:t>
            </w:r>
            <w:r>
              <w:rPr>
                <w:rFonts w:hint="eastAsia"/>
                <w:sz w:val="21"/>
              </w:rPr>
              <w:t>开始计时。</w:t>
            </w:r>
          </w:p>
        </w:tc>
      </w:tr>
      <w:tr w:rsidR="00C82D94" w:rsidRPr="003D73C0" w14:paraId="5019DC4B" w14:textId="77777777" w:rsidTr="00B70DEC">
        <w:tc>
          <w:tcPr>
            <w:tcW w:w="9096" w:type="dxa"/>
            <w:gridSpan w:val="2"/>
            <w:shd w:val="clear" w:color="auto" w:fill="auto"/>
          </w:tcPr>
          <w:p w14:paraId="1074136C"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07340E72" w14:textId="77777777" w:rsidTr="00B70DEC">
        <w:trPr>
          <w:hidden/>
        </w:trPr>
        <w:tc>
          <w:tcPr>
            <w:tcW w:w="9096" w:type="dxa"/>
            <w:gridSpan w:val="2"/>
            <w:shd w:val="clear" w:color="auto" w:fill="auto"/>
          </w:tcPr>
          <w:p w14:paraId="0B24FCB8" w14:textId="77777777" w:rsidR="00C82D94" w:rsidRPr="009854CF" w:rsidRDefault="00C82D94" w:rsidP="00CD4D74">
            <w:pPr>
              <w:pStyle w:val="aff5"/>
              <w:numPr>
                <w:ilvl w:val="0"/>
                <w:numId w:val="199"/>
              </w:numPr>
              <w:spacing w:afterLines="30" w:after="72" w:line="288" w:lineRule="auto"/>
              <w:ind w:firstLineChars="0"/>
              <w:rPr>
                <w:vanish/>
                <w:szCs w:val="24"/>
              </w:rPr>
            </w:pPr>
          </w:p>
          <w:p w14:paraId="24FFDFA9" w14:textId="77777777" w:rsidR="00C82D94" w:rsidRPr="00B26615" w:rsidRDefault="00C82D94" w:rsidP="00CD4D74">
            <w:pPr>
              <w:pStyle w:val="aff5"/>
              <w:spacing w:afterLines="30" w:after="72" w:line="288" w:lineRule="auto"/>
              <w:ind w:firstLineChars="0" w:firstLine="0"/>
            </w:pPr>
          </w:p>
        </w:tc>
      </w:tr>
      <w:tr w:rsidR="00C82D94" w:rsidRPr="003D73C0" w14:paraId="01E3C17A" w14:textId="77777777" w:rsidTr="00B70DEC">
        <w:tc>
          <w:tcPr>
            <w:tcW w:w="2235" w:type="dxa"/>
            <w:shd w:val="clear" w:color="auto" w:fill="auto"/>
          </w:tcPr>
          <w:p w14:paraId="731AD9CB"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68222B4B" w14:textId="77777777" w:rsidR="00C82D94" w:rsidRPr="008A7935" w:rsidRDefault="00C82D94" w:rsidP="00B70DEC">
            <w:pPr>
              <w:pStyle w:val="a4"/>
              <w:spacing w:after="72"/>
              <w:ind w:firstLineChars="0" w:firstLine="0"/>
              <w:rPr>
                <w:sz w:val="21"/>
              </w:rPr>
            </w:pPr>
            <w:r>
              <w:rPr>
                <w:rFonts w:hint="eastAsia"/>
                <w:sz w:val="21"/>
              </w:rPr>
              <w:t>缩小放大视频并显示当页其他的所有视频，恢复轮巡时间选项和布局选项可用，恢复放大前的轮巡设置。</w:t>
            </w:r>
          </w:p>
        </w:tc>
      </w:tr>
      <w:tr w:rsidR="00C82D94" w:rsidRPr="003D73C0" w14:paraId="1A31290C" w14:textId="77777777" w:rsidTr="00B70DEC">
        <w:tc>
          <w:tcPr>
            <w:tcW w:w="2235" w:type="dxa"/>
            <w:shd w:val="clear" w:color="auto" w:fill="auto"/>
          </w:tcPr>
          <w:p w14:paraId="19822802"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3145A188" w14:textId="77777777" w:rsidR="00C82D94" w:rsidRDefault="00C82D94" w:rsidP="00AC5C40">
            <w:pPr>
              <w:pStyle w:val="a4"/>
              <w:numPr>
                <w:ilvl w:val="0"/>
                <w:numId w:val="218"/>
              </w:numPr>
              <w:spacing w:after="72"/>
              <w:ind w:firstLineChars="0"/>
              <w:rPr>
                <w:sz w:val="21"/>
              </w:rPr>
            </w:pPr>
            <w:r>
              <w:rPr>
                <w:rFonts w:hint="eastAsia"/>
                <w:sz w:val="21"/>
              </w:rPr>
              <w:t>恢复轮循将从新从</w:t>
            </w:r>
            <w:r>
              <w:rPr>
                <w:rFonts w:hint="eastAsia"/>
                <w:sz w:val="21"/>
              </w:rPr>
              <w:t>0</w:t>
            </w:r>
            <w:r>
              <w:rPr>
                <w:rFonts w:hint="eastAsia"/>
                <w:sz w:val="21"/>
              </w:rPr>
              <w:t>计时，例如，当前为</w:t>
            </w:r>
            <w:r>
              <w:rPr>
                <w:rFonts w:hint="eastAsia"/>
                <w:sz w:val="21"/>
              </w:rPr>
              <w:t>3</w:t>
            </w:r>
            <w:r>
              <w:rPr>
                <w:rFonts w:hint="eastAsia"/>
                <w:sz w:val="21"/>
              </w:rPr>
              <w:t>分钟轮循，在</w:t>
            </w:r>
            <w:r>
              <w:rPr>
                <w:rFonts w:hint="eastAsia"/>
                <w:sz w:val="21"/>
              </w:rPr>
              <w:t>2</w:t>
            </w:r>
            <w:r>
              <w:rPr>
                <w:rFonts w:hint="eastAsia"/>
                <w:sz w:val="21"/>
              </w:rPr>
              <w:t>分钟时放大了视频，退出放大视频后将重新等待</w:t>
            </w:r>
            <w:r>
              <w:rPr>
                <w:rFonts w:hint="eastAsia"/>
                <w:sz w:val="21"/>
              </w:rPr>
              <w:t>3</w:t>
            </w:r>
            <w:r>
              <w:rPr>
                <w:rFonts w:hint="eastAsia"/>
                <w:sz w:val="21"/>
              </w:rPr>
              <w:t>分钟才进行轮巡，而非</w:t>
            </w:r>
            <w:r>
              <w:rPr>
                <w:rFonts w:hint="eastAsia"/>
                <w:sz w:val="21"/>
              </w:rPr>
              <w:t>1</w:t>
            </w:r>
            <w:r>
              <w:rPr>
                <w:rFonts w:hint="eastAsia"/>
                <w:sz w:val="21"/>
              </w:rPr>
              <w:t>分钟后就轮巡。</w:t>
            </w:r>
          </w:p>
          <w:p w14:paraId="5752AFDA" w14:textId="77777777" w:rsidR="00C82D94" w:rsidRPr="008A7935" w:rsidRDefault="00C82D94" w:rsidP="00AC5C40">
            <w:pPr>
              <w:pStyle w:val="a4"/>
              <w:numPr>
                <w:ilvl w:val="0"/>
                <w:numId w:val="218"/>
              </w:numPr>
              <w:spacing w:after="72"/>
              <w:ind w:firstLineChars="0"/>
              <w:rPr>
                <w:sz w:val="21"/>
              </w:rPr>
            </w:pPr>
            <w:r>
              <w:rPr>
                <w:rFonts w:hint="eastAsia"/>
                <w:sz w:val="21"/>
              </w:rPr>
              <w:t>如果退出放大视频时视频总共只有一页，则轮巡时间选项依然置灰禁用。</w:t>
            </w:r>
          </w:p>
        </w:tc>
      </w:tr>
      <w:tr w:rsidR="00C82D94" w:rsidRPr="003D73C0" w14:paraId="5BFFD9CD" w14:textId="77777777" w:rsidTr="00B70DEC">
        <w:tc>
          <w:tcPr>
            <w:tcW w:w="2235" w:type="dxa"/>
            <w:shd w:val="clear" w:color="auto" w:fill="auto"/>
          </w:tcPr>
          <w:p w14:paraId="6B006595"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0945F620" w14:textId="77777777" w:rsidR="00C82D94" w:rsidRPr="003D73C0" w:rsidRDefault="00C82D94" w:rsidP="00B70DEC">
            <w:pPr>
              <w:pStyle w:val="a4"/>
              <w:spacing w:after="72"/>
              <w:ind w:firstLineChars="0" w:firstLine="0"/>
              <w:rPr>
                <w:sz w:val="21"/>
              </w:rPr>
            </w:pPr>
          </w:p>
        </w:tc>
      </w:tr>
      <w:tr w:rsidR="00C82D94" w:rsidRPr="003D73C0" w14:paraId="06AFD50C" w14:textId="77777777" w:rsidTr="00B70DEC">
        <w:tc>
          <w:tcPr>
            <w:tcW w:w="2235" w:type="dxa"/>
            <w:shd w:val="clear" w:color="auto" w:fill="auto"/>
          </w:tcPr>
          <w:p w14:paraId="015385D0"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2AC84E3B" w14:textId="77777777" w:rsidTr="00B70DEC">
              <w:tc>
                <w:tcPr>
                  <w:tcW w:w="2013" w:type="dxa"/>
                </w:tcPr>
                <w:p w14:paraId="7C412518"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6A39142F"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275EDD26" w14:textId="77777777" w:rsidTr="00B70DEC">
              <w:tc>
                <w:tcPr>
                  <w:tcW w:w="2013" w:type="dxa"/>
                  <w:vAlign w:val="center"/>
                </w:tcPr>
                <w:p w14:paraId="616DEA46" w14:textId="77777777" w:rsidR="00C82D94" w:rsidRPr="003D73C0" w:rsidRDefault="00C82D94" w:rsidP="00B70DEC">
                  <w:pPr>
                    <w:rPr>
                      <w:sz w:val="20"/>
                      <w:szCs w:val="18"/>
                    </w:rPr>
                  </w:pPr>
                </w:p>
              </w:tc>
              <w:tc>
                <w:tcPr>
                  <w:tcW w:w="4617" w:type="dxa"/>
                </w:tcPr>
                <w:p w14:paraId="50C16C26" w14:textId="77777777" w:rsidR="00C82D94" w:rsidRPr="003D73C0" w:rsidRDefault="00C82D94" w:rsidP="00B70DEC">
                  <w:pPr>
                    <w:pStyle w:val="aff5"/>
                    <w:ind w:firstLineChars="0" w:firstLine="0"/>
                    <w:rPr>
                      <w:sz w:val="20"/>
                      <w:szCs w:val="18"/>
                    </w:rPr>
                  </w:pPr>
                </w:p>
              </w:tc>
            </w:tr>
          </w:tbl>
          <w:p w14:paraId="7D56D17E" w14:textId="77777777" w:rsidR="00C82D94" w:rsidRPr="003D73C0" w:rsidRDefault="00C82D94" w:rsidP="00B70DEC">
            <w:pPr>
              <w:pStyle w:val="a4"/>
              <w:spacing w:after="72"/>
              <w:ind w:firstLineChars="0" w:firstLine="0"/>
              <w:rPr>
                <w:sz w:val="21"/>
              </w:rPr>
            </w:pPr>
          </w:p>
        </w:tc>
      </w:tr>
      <w:tr w:rsidR="00C82D94" w:rsidRPr="003D73C0" w14:paraId="2C82F6E9" w14:textId="77777777" w:rsidTr="00B70DEC">
        <w:tc>
          <w:tcPr>
            <w:tcW w:w="2235" w:type="dxa"/>
            <w:shd w:val="clear" w:color="auto" w:fill="auto"/>
          </w:tcPr>
          <w:p w14:paraId="228CF405"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147A224F" w14:textId="77777777" w:rsidR="00C82D94" w:rsidRPr="003D73C0" w:rsidRDefault="00C82D94" w:rsidP="00B70DEC">
            <w:pPr>
              <w:pStyle w:val="a4"/>
              <w:spacing w:after="72"/>
              <w:ind w:firstLineChars="0" w:firstLine="0"/>
              <w:rPr>
                <w:sz w:val="21"/>
              </w:rPr>
            </w:pPr>
          </w:p>
        </w:tc>
      </w:tr>
    </w:tbl>
    <w:p w14:paraId="374703B0" w14:textId="77777777" w:rsidR="00C82D94" w:rsidRDefault="00C82D94" w:rsidP="00C82D94">
      <w:pPr>
        <w:pStyle w:val="a4"/>
        <w:spacing w:after="72"/>
        <w:ind w:firstLineChars="0" w:firstLine="0"/>
        <w:rPr>
          <w:sz w:val="21"/>
        </w:rPr>
      </w:pPr>
    </w:p>
    <w:p w14:paraId="3A6555DF" w14:textId="77777777" w:rsidR="00C82D94" w:rsidRDefault="00C82D94" w:rsidP="00C82D94">
      <w:pPr>
        <w:pStyle w:val="a4"/>
        <w:spacing w:after="72"/>
        <w:ind w:firstLineChars="0" w:firstLine="0"/>
        <w:rPr>
          <w:sz w:val="21"/>
        </w:rPr>
      </w:pPr>
    </w:p>
    <w:p w14:paraId="5C9C2B2B" w14:textId="77777777" w:rsidR="00C82D94" w:rsidRDefault="00C82D94" w:rsidP="00C82D94">
      <w:pPr>
        <w:pStyle w:val="a4"/>
        <w:spacing w:after="72"/>
        <w:ind w:firstLineChars="0" w:firstLine="0"/>
        <w:rPr>
          <w:sz w:val="21"/>
        </w:rPr>
      </w:pPr>
    </w:p>
    <w:p w14:paraId="6E3104AF" w14:textId="77777777" w:rsidR="00C82D94" w:rsidRPr="00B34C12" w:rsidRDefault="00C82D94" w:rsidP="00AC5C40">
      <w:pPr>
        <w:pStyle w:val="30"/>
        <w:numPr>
          <w:ilvl w:val="2"/>
          <w:numId w:val="66"/>
        </w:numPr>
        <w:rPr>
          <w:rFonts w:ascii="Consolas" w:hAnsi="Consolas"/>
        </w:rPr>
      </w:pPr>
      <w:bookmarkStart w:id="710" w:name="_Toc355867089"/>
      <w:r w:rsidRPr="00B34C12">
        <w:rPr>
          <w:rFonts w:ascii="Consolas" w:hAnsi="Consolas" w:hint="eastAsia"/>
        </w:rPr>
        <w:t>添加监控视频</w:t>
      </w:r>
      <w:bookmarkEnd w:id="710"/>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7DE5A6DF" w14:textId="77777777" w:rsidTr="00B70DEC">
        <w:tc>
          <w:tcPr>
            <w:tcW w:w="2235" w:type="dxa"/>
            <w:shd w:val="clear" w:color="auto" w:fill="auto"/>
          </w:tcPr>
          <w:p w14:paraId="698D9546"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77A48740" w14:textId="77777777" w:rsidR="00C82D94" w:rsidRPr="003D73C0" w:rsidRDefault="00C82D94" w:rsidP="00B70DEC">
            <w:pPr>
              <w:pStyle w:val="a4"/>
              <w:spacing w:after="72"/>
              <w:ind w:firstLineChars="0" w:firstLine="0"/>
              <w:rPr>
                <w:caps/>
                <w:sz w:val="21"/>
              </w:rPr>
            </w:pPr>
            <w:r>
              <w:rPr>
                <w:rFonts w:hint="eastAsia"/>
                <w:caps/>
                <w:sz w:val="21"/>
              </w:rPr>
              <w:t>添加监控视频</w:t>
            </w:r>
          </w:p>
        </w:tc>
      </w:tr>
      <w:tr w:rsidR="00C82D94" w:rsidRPr="003D73C0" w14:paraId="2756378F" w14:textId="77777777" w:rsidTr="00B70DEC">
        <w:tc>
          <w:tcPr>
            <w:tcW w:w="2235" w:type="dxa"/>
            <w:shd w:val="clear" w:color="auto" w:fill="auto"/>
          </w:tcPr>
          <w:p w14:paraId="6E3FA654"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1ADCE552" w14:textId="77777777" w:rsidR="00C82D94" w:rsidRPr="003D73C0" w:rsidRDefault="00C82D94" w:rsidP="00B70DEC">
            <w:pPr>
              <w:pStyle w:val="a4"/>
              <w:spacing w:after="72"/>
              <w:ind w:firstLineChars="0" w:firstLine="0"/>
              <w:rPr>
                <w:caps/>
                <w:sz w:val="21"/>
              </w:rPr>
            </w:pPr>
          </w:p>
        </w:tc>
      </w:tr>
      <w:tr w:rsidR="00C82D94" w:rsidRPr="003D73C0" w14:paraId="5A041C12" w14:textId="77777777" w:rsidTr="00B70DEC">
        <w:tc>
          <w:tcPr>
            <w:tcW w:w="2235" w:type="dxa"/>
            <w:shd w:val="clear" w:color="auto" w:fill="auto"/>
          </w:tcPr>
          <w:p w14:paraId="319E2857"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1B7E5EB6"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6035E00A" w14:textId="77777777" w:rsidTr="00B70DEC">
        <w:tc>
          <w:tcPr>
            <w:tcW w:w="2235" w:type="dxa"/>
            <w:shd w:val="clear" w:color="auto" w:fill="auto"/>
          </w:tcPr>
          <w:p w14:paraId="6AB5C1F7"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59DF225B" w14:textId="77777777" w:rsidR="00C82D94" w:rsidRPr="003D73C0" w:rsidRDefault="00C82D94" w:rsidP="00B70DEC">
            <w:pPr>
              <w:pStyle w:val="a4"/>
              <w:spacing w:after="72"/>
              <w:ind w:firstLineChars="0" w:firstLine="0"/>
              <w:rPr>
                <w:sz w:val="21"/>
              </w:rPr>
            </w:pPr>
            <w:r>
              <w:rPr>
                <w:rFonts w:hint="eastAsia"/>
                <w:sz w:val="21"/>
              </w:rPr>
              <w:t>主持人打开监控后，如果有人共享了视频，或者视频窗口不再观看某路视</w:t>
            </w:r>
            <w:r>
              <w:rPr>
                <w:rFonts w:hint="eastAsia"/>
                <w:sz w:val="21"/>
              </w:rPr>
              <w:lastRenderedPageBreak/>
              <w:t>频，则会自动添加到监控窗口。</w:t>
            </w:r>
          </w:p>
        </w:tc>
      </w:tr>
      <w:tr w:rsidR="00C82D94" w:rsidRPr="003D73C0" w14:paraId="410E56D5" w14:textId="77777777" w:rsidTr="00B70DEC">
        <w:tc>
          <w:tcPr>
            <w:tcW w:w="2235" w:type="dxa"/>
            <w:shd w:val="clear" w:color="auto" w:fill="auto"/>
          </w:tcPr>
          <w:p w14:paraId="0DE0B774" w14:textId="77777777" w:rsidR="00C82D94" w:rsidRPr="003D73C0" w:rsidRDefault="00C82D94" w:rsidP="00B70DEC">
            <w:pPr>
              <w:pStyle w:val="a4"/>
              <w:spacing w:after="72"/>
              <w:ind w:firstLineChars="0" w:firstLine="0"/>
              <w:rPr>
                <w:b/>
                <w:sz w:val="21"/>
              </w:rPr>
            </w:pPr>
            <w:r w:rsidRPr="003D73C0">
              <w:rPr>
                <w:rFonts w:hint="eastAsia"/>
                <w:b/>
                <w:sz w:val="21"/>
              </w:rPr>
              <w:lastRenderedPageBreak/>
              <w:t>优先级别</w:t>
            </w:r>
          </w:p>
        </w:tc>
        <w:tc>
          <w:tcPr>
            <w:tcW w:w="6861" w:type="dxa"/>
            <w:shd w:val="clear" w:color="auto" w:fill="auto"/>
          </w:tcPr>
          <w:p w14:paraId="00EA8C20" w14:textId="77777777" w:rsidR="00C82D94" w:rsidRPr="003D73C0" w:rsidRDefault="00C82D94" w:rsidP="00B70DEC">
            <w:pPr>
              <w:pStyle w:val="a4"/>
              <w:spacing w:after="72"/>
              <w:ind w:firstLineChars="0" w:firstLine="0"/>
              <w:rPr>
                <w:sz w:val="21"/>
              </w:rPr>
            </w:pPr>
          </w:p>
        </w:tc>
      </w:tr>
      <w:tr w:rsidR="00C82D94" w:rsidRPr="003D73C0" w14:paraId="66C943C3" w14:textId="77777777" w:rsidTr="00B70DEC">
        <w:tc>
          <w:tcPr>
            <w:tcW w:w="2235" w:type="dxa"/>
            <w:shd w:val="clear" w:color="auto" w:fill="auto"/>
          </w:tcPr>
          <w:p w14:paraId="5E25ED7D"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7014BDFB" w14:textId="77777777" w:rsidR="00C82D94" w:rsidRPr="003D73C0" w:rsidRDefault="00C82D94" w:rsidP="00B70DEC">
            <w:pPr>
              <w:pStyle w:val="a4"/>
              <w:spacing w:after="72"/>
              <w:ind w:firstLineChars="0" w:firstLine="0"/>
              <w:rPr>
                <w:sz w:val="21"/>
              </w:rPr>
            </w:pPr>
            <w:r>
              <w:rPr>
                <w:rFonts w:hint="eastAsia"/>
                <w:sz w:val="21"/>
              </w:rPr>
              <w:t>监控已经开启</w:t>
            </w:r>
          </w:p>
        </w:tc>
      </w:tr>
      <w:tr w:rsidR="00C82D94" w:rsidRPr="003D73C0" w14:paraId="02106D6F" w14:textId="77777777" w:rsidTr="00B70DEC">
        <w:tc>
          <w:tcPr>
            <w:tcW w:w="9096" w:type="dxa"/>
            <w:gridSpan w:val="2"/>
            <w:shd w:val="clear" w:color="auto" w:fill="auto"/>
          </w:tcPr>
          <w:p w14:paraId="52397A2A"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63B68ACD" w14:textId="77777777" w:rsidTr="00B70DEC">
        <w:tc>
          <w:tcPr>
            <w:tcW w:w="9096" w:type="dxa"/>
            <w:gridSpan w:val="2"/>
            <w:shd w:val="clear" w:color="auto" w:fill="auto"/>
          </w:tcPr>
          <w:p w14:paraId="4B42FC70" w14:textId="77777777" w:rsidR="00C82D94" w:rsidRDefault="00C82D94" w:rsidP="00AC5C40">
            <w:pPr>
              <w:pStyle w:val="a4"/>
              <w:numPr>
                <w:ilvl w:val="0"/>
                <w:numId w:val="210"/>
              </w:numPr>
              <w:spacing w:after="72"/>
              <w:ind w:firstLineChars="0"/>
              <w:rPr>
                <w:sz w:val="21"/>
              </w:rPr>
            </w:pPr>
            <w:r>
              <w:rPr>
                <w:rFonts w:hint="eastAsia"/>
                <w:sz w:val="21"/>
              </w:rPr>
              <w:t>新视频共享成功，用例开始。</w:t>
            </w:r>
          </w:p>
          <w:p w14:paraId="63DB289C" w14:textId="77777777" w:rsidR="00C82D94" w:rsidRDefault="00C82D94" w:rsidP="00AC5C40">
            <w:pPr>
              <w:pStyle w:val="a4"/>
              <w:numPr>
                <w:ilvl w:val="0"/>
                <w:numId w:val="210"/>
              </w:numPr>
              <w:spacing w:after="72"/>
              <w:ind w:firstLineChars="0"/>
              <w:rPr>
                <w:sz w:val="21"/>
              </w:rPr>
            </w:pPr>
            <w:r>
              <w:rPr>
                <w:rFonts w:hint="eastAsia"/>
                <w:sz w:val="21"/>
              </w:rPr>
              <w:t>系统添加此视频到监控窗口。</w:t>
            </w:r>
          </w:p>
          <w:p w14:paraId="69B1C3EF" w14:textId="77777777" w:rsidR="00C82D94" w:rsidRPr="003D73C0" w:rsidRDefault="00C82D94" w:rsidP="00AC5C40">
            <w:pPr>
              <w:pStyle w:val="a4"/>
              <w:numPr>
                <w:ilvl w:val="0"/>
                <w:numId w:val="210"/>
              </w:numPr>
              <w:spacing w:after="72"/>
              <w:ind w:firstLineChars="0"/>
              <w:rPr>
                <w:sz w:val="21"/>
              </w:rPr>
            </w:pPr>
            <w:r>
              <w:rPr>
                <w:rFonts w:hint="eastAsia"/>
                <w:sz w:val="21"/>
              </w:rPr>
              <w:t>当前页视频没有达到布局的视频路数，观看添加的视频，用例结束。</w:t>
            </w:r>
          </w:p>
        </w:tc>
      </w:tr>
      <w:tr w:rsidR="00C82D94" w:rsidRPr="003D73C0" w14:paraId="7B3F5402" w14:textId="77777777" w:rsidTr="00B70DEC">
        <w:tc>
          <w:tcPr>
            <w:tcW w:w="9096" w:type="dxa"/>
            <w:gridSpan w:val="2"/>
            <w:shd w:val="clear" w:color="auto" w:fill="auto"/>
          </w:tcPr>
          <w:p w14:paraId="6CF7D8A6"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7A6BFF97" w14:textId="77777777" w:rsidTr="00B70DEC">
        <w:trPr>
          <w:hidden/>
        </w:trPr>
        <w:tc>
          <w:tcPr>
            <w:tcW w:w="9096" w:type="dxa"/>
            <w:gridSpan w:val="2"/>
            <w:shd w:val="clear" w:color="auto" w:fill="auto"/>
          </w:tcPr>
          <w:p w14:paraId="4786CCBC" w14:textId="77777777" w:rsidR="00C82D94" w:rsidRPr="009854CF" w:rsidRDefault="00C82D94" w:rsidP="00CD4D74">
            <w:pPr>
              <w:pStyle w:val="aff5"/>
              <w:numPr>
                <w:ilvl w:val="0"/>
                <w:numId w:val="199"/>
              </w:numPr>
              <w:spacing w:afterLines="30" w:after="72" w:line="288" w:lineRule="auto"/>
              <w:ind w:firstLineChars="0"/>
              <w:rPr>
                <w:vanish/>
                <w:szCs w:val="24"/>
              </w:rPr>
            </w:pPr>
          </w:p>
          <w:p w14:paraId="19691374" w14:textId="77777777" w:rsidR="00C82D94" w:rsidRDefault="00C82D94" w:rsidP="00CD4D74">
            <w:pPr>
              <w:pStyle w:val="aff5"/>
              <w:numPr>
                <w:ilvl w:val="1"/>
                <w:numId w:val="231"/>
              </w:numPr>
              <w:spacing w:afterLines="30" w:after="72" w:line="288" w:lineRule="auto"/>
              <w:ind w:firstLineChars="0"/>
            </w:pPr>
            <w:r>
              <w:rPr>
                <w:rFonts w:hint="eastAsia"/>
              </w:rPr>
              <w:t>切换主讲人或者其他操作导致视频窗口不再观看某路视频，继续主事件流</w:t>
            </w:r>
            <w:r>
              <w:rPr>
                <w:rFonts w:hint="eastAsia"/>
              </w:rPr>
              <w:t>step2</w:t>
            </w:r>
            <w:r>
              <w:rPr>
                <w:rFonts w:hint="eastAsia"/>
              </w:rPr>
              <w:t>。</w:t>
            </w:r>
          </w:p>
          <w:p w14:paraId="6F1C03BB" w14:textId="04CA949F" w:rsidR="00C82D94" w:rsidRDefault="00C82D94">
            <w:pPr>
              <w:pStyle w:val="aff5"/>
              <w:numPr>
                <w:ilvl w:val="1"/>
                <w:numId w:val="231"/>
              </w:numPr>
              <w:spacing w:afterLines="30" w:after="72" w:line="288" w:lineRule="auto"/>
              <w:ind w:firstLineChars="0"/>
            </w:pPr>
            <w:r>
              <w:rPr>
                <w:rFonts w:hint="eastAsia"/>
              </w:rPr>
              <w:t>。</w:t>
            </w:r>
          </w:p>
          <w:p w14:paraId="20C81EC9" w14:textId="77777777" w:rsidR="00C82D94" w:rsidRPr="00212DF9" w:rsidRDefault="00C82D94">
            <w:pPr>
              <w:pStyle w:val="aff5"/>
              <w:numPr>
                <w:ilvl w:val="0"/>
                <w:numId w:val="231"/>
              </w:numPr>
              <w:spacing w:afterLines="30" w:after="72" w:line="288" w:lineRule="auto"/>
              <w:ind w:firstLineChars="0"/>
              <w:rPr>
                <w:vanish/>
              </w:rPr>
            </w:pPr>
          </w:p>
          <w:p w14:paraId="3851D69E" w14:textId="77777777" w:rsidR="00C82D94" w:rsidRDefault="00C82D94">
            <w:pPr>
              <w:pStyle w:val="aff5"/>
              <w:numPr>
                <w:ilvl w:val="1"/>
                <w:numId w:val="231"/>
              </w:numPr>
              <w:spacing w:afterLines="30" w:after="72" w:line="288" w:lineRule="auto"/>
              <w:ind w:firstLineChars="0"/>
            </w:pPr>
            <w:r>
              <w:rPr>
                <w:rFonts w:hint="eastAsia"/>
              </w:rPr>
              <w:t>视频窗口需要观看此视频（例如，此视频是主讲人视频并且视频窗口已经打开，视频视图需要观看哪些视频请参考大方会议和小方会议【视频共享的相关章节】），系统不添加此视频到监控窗口，用例结束。</w:t>
            </w:r>
          </w:p>
          <w:p w14:paraId="36A33DD2" w14:textId="77777777" w:rsidR="00C82D94" w:rsidRPr="00212DF9" w:rsidRDefault="00C82D94">
            <w:pPr>
              <w:pStyle w:val="aff5"/>
              <w:numPr>
                <w:ilvl w:val="0"/>
                <w:numId w:val="231"/>
              </w:numPr>
              <w:spacing w:afterLines="30" w:after="72" w:line="288" w:lineRule="auto"/>
              <w:ind w:firstLineChars="0"/>
              <w:rPr>
                <w:vanish/>
              </w:rPr>
            </w:pPr>
          </w:p>
          <w:p w14:paraId="2F8773A3" w14:textId="77777777" w:rsidR="00C82D94" w:rsidRPr="00B26615" w:rsidRDefault="00C82D94">
            <w:pPr>
              <w:pStyle w:val="aff5"/>
              <w:numPr>
                <w:ilvl w:val="1"/>
                <w:numId w:val="231"/>
              </w:numPr>
              <w:spacing w:afterLines="30" w:after="72" w:line="288" w:lineRule="auto"/>
              <w:ind w:firstLineChars="0"/>
            </w:pPr>
            <w:r>
              <w:rPr>
                <w:rFonts w:hint="eastAsia"/>
              </w:rPr>
              <w:t>当前页视频已经达到布局的视频路数，将视频添加到尾页，翻页后可进行观看，用例结束。</w:t>
            </w:r>
          </w:p>
        </w:tc>
      </w:tr>
      <w:tr w:rsidR="00C82D94" w:rsidRPr="003D73C0" w14:paraId="6648DA9C" w14:textId="77777777" w:rsidTr="00B70DEC">
        <w:tc>
          <w:tcPr>
            <w:tcW w:w="2235" w:type="dxa"/>
            <w:shd w:val="clear" w:color="auto" w:fill="auto"/>
          </w:tcPr>
          <w:p w14:paraId="1C3939B8"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5A68170B" w14:textId="77777777" w:rsidR="00C82D94" w:rsidRPr="008A7935" w:rsidRDefault="00C82D94" w:rsidP="00B70DEC">
            <w:pPr>
              <w:pStyle w:val="a4"/>
              <w:spacing w:after="72"/>
              <w:ind w:firstLineChars="0" w:firstLine="0"/>
              <w:rPr>
                <w:sz w:val="21"/>
              </w:rPr>
            </w:pPr>
            <w:r>
              <w:rPr>
                <w:rFonts w:hint="eastAsia"/>
                <w:sz w:val="21"/>
              </w:rPr>
              <w:t>添加视频到监控窗口，更新翻页按钮</w:t>
            </w:r>
          </w:p>
        </w:tc>
      </w:tr>
      <w:tr w:rsidR="00C82D94" w:rsidRPr="003D73C0" w14:paraId="49C4EC67" w14:textId="77777777" w:rsidTr="00B70DEC">
        <w:tc>
          <w:tcPr>
            <w:tcW w:w="2235" w:type="dxa"/>
            <w:shd w:val="clear" w:color="auto" w:fill="auto"/>
          </w:tcPr>
          <w:p w14:paraId="13F775CE"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176F1F3A" w14:textId="77777777" w:rsidR="00C82D94" w:rsidRDefault="00C82D94" w:rsidP="00AC5C40">
            <w:pPr>
              <w:pStyle w:val="a4"/>
              <w:numPr>
                <w:ilvl w:val="0"/>
                <w:numId w:val="232"/>
              </w:numPr>
              <w:spacing w:after="72"/>
              <w:ind w:firstLineChars="0"/>
              <w:rPr>
                <w:sz w:val="21"/>
              </w:rPr>
            </w:pPr>
            <w:r>
              <w:rPr>
                <w:rFonts w:hint="eastAsia"/>
                <w:sz w:val="21"/>
              </w:rPr>
              <w:t>视频视图窗口和数据视图的小视频窗口优先级别高于监控，视频会优先添加到视频窗口，待视频窗口不再观看时会自动添加到监控窗口。</w:t>
            </w:r>
          </w:p>
          <w:p w14:paraId="1D0DC12D" w14:textId="77777777" w:rsidR="00C82D94" w:rsidRDefault="00C82D94" w:rsidP="00AC5C40">
            <w:pPr>
              <w:pStyle w:val="a4"/>
              <w:numPr>
                <w:ilvl w:val="0"/>
                <w:numId w:val="232"/>
              </w:numPr>
              <w:spacing w:after="72"/>
              <w:ind w:firstLineChars="0"/>
              <w:rPr>
                <w:sz w:val="21"/>
              </w:rPr>
            </w:pPr>
            <w:r>
              <w:rPr>
                <w:rFonts w:hint="eastAsia"/>
                <w:sz w:val="21"/>
              </w:rPr>
              <w:t>添加到监控窗口时，如果当前页视频路数已经到达布局的视频路数，添加到尾页，进行翻页可观看，如果当前页未满则直接观看。</w:t>
            </w:r>
          </w:p>
          <w:p w14:paraId="33B88B4E" w14:textId="77777777" w:rsidR="00C82D94" w:rsidRPr="00890101" w:rsidRDefault="00C82D94" w:rsidP="00AC5C40">
            <w:pPr>
              <w:pStyle w:val="a4"/>
              <w:numPr>
                <w:ilvl w:val="0"/>
                <w:numId w:val="232"/>
              </w:numPr>
              <w:spacing w:after="72"/>
              <w:ind w:firstLineChars="0"/>
              <w:rPr>
                <w:sz w:val="21"/>
              </w:rPr>
            </w:pPr>
            <w:r>
              <w:rPr>
                <w:rFonts w:hint="eastAsia"/>
                <w:sz w:val="21"/>
              </w:rPr>
              <w:t>视频共享成功后默认自动添加到监控窗口，除非主持人点击与会者列表的视频图标进行移除。</w:t>
            </w:r>
          </w:p>
        </w:tc>
      </w:tr>
      <w:tr w:rsidR="00C82D94" w:rsidRPr="003D73C0" w14:paraId="6FD0439D" w14:textId="77777777" w:rsidTr="00B70DEC">
        <w:tc>
          <w:tcPr>
            <w:tcW w:w="2235" w:type="dxa"/>
            <w:shd w:val="clear" w:color="auto" w:fill="auto"/>
          </w:tcPr>
          <w:p w14:paraId="22AE06AF"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09432432" w14:textId="77777777" w:rsidR="00C82D94" w:rsidRPr="003D73C0" w:rsidRDefault="00C82D94" w:rsidP="00B70DEC">
            <w:pPr>
              <w:pStyle w:val="a4"/>
              <w:spacing w:after="72"/>
              <w:ind w:firstLineChars="0" w:firstLine="0"/>
              <w:rPr>
                <w:sz w:val="21"/>
              </w:rPr>
            </w:pPr>
          </w:p>
        </w:tc>
      </w:tr>
      <w:tr w:rsidR="00C82D94" w:rsidRPr="003D73C0" w14:paraId="47842F06" w14:textId="77777777" w:rsidTr="00B70DEC">
        <w:tc>
          <w:tcPr>
            <w:tcW w:w="2235" w:type="dxa"/>
            <w:shd w:val="clear" w:color="auto" w:fill="auto"/>
          </w:tcPr>
          <w:p w14:paraId="23BED9BE"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5731D8AA" w14:textId="77777777" w:rsidTr="00B70DEC">
              <w:tc>
                <w:tcPr>
                  <w:tcW w:w="2013" w:type="dxa"/>
                </w:tcPr>
                <w:p w14:paraId="6BB423AA"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78C92232"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34219024" w14:textId="77777777" w:rsidTr="00B70DEC">
              <w:tc>
                <w:tcPr>
                  <w:tcW w:w="2013" w:type="dxa"/>
                  <w:vAlign w:val="center"/>
                </w:tcPr>
                <w:p w14:paraId="2E51DF61" w14:textId="77777777" w:rsidR="00C82D94" w:rsidRPr="003D73C0" w:rsidRDefault="00C82D94" w:rsidP="00B70DEC">
                  <w:pPr>
                    <w:rPr>
                      <w:sz w:val="20"/>
                      <w:szCs w:val="18"/>
                    </w:rPr>
                  </w:pPr>
                </w:p>
              </w:tc>
              <w:tc>
                <w:tcPr>
                  <w:tcW w:w="4617" w:type="dxa"/>
                </w:tcPr>
                <w:p w14:paraId="15F35C1D" w14:textId="77777777" w:rsidR="00C82D94" w:rsidRPr="003D73C0" w:rsidRDefault="00C82D94" w:rsidP="00B70DEC">
                  <w:pPr>
                    <w:pStyle w:val="aff5"/>
                    <w:ind w:firstLineChars="0" w:firstLine="0"/>
                    <w:rPr>
                      <w:sz w:val="20"/>
                      <w:szCs w:val="18"/>
                    </w:rPr>
                  </w:pPr>
                </w:p>
              </w:tc>
            </w:tr>
          </w:tbl>
          <w:p w14:paraId="06A3731F" w14:textId="77777777" w:rsidR="00C82D94" w:rsidRPr="003D73C0" w:rsidRDefault="00C82D94" w:rsidP="00B70DEC">
            <w:pPr>
              <w:pStyle w:val="a4"/>
              <w:spacing w:after="72"/>
              <w:ind w:firstLineChars="0" w:firstLine="0"/>
              <w:rPr>
                <w:sz w:val="21"/>
              </w:rPr>
            </w:pPr>
          </w:p>
        </w:tc>
      </w:tr>
      <w:tr w:rsidR="00C82D94" w:rsidRPr="003D73C0" w14:paraId="1A246BA9" w14:textId="77777777" w:rsidTr="00B70DEC">
        <w:tc>
          <w:tcPr>
            <w:tcW w:w="2235" w:type="dxa"/>
            <w:shd w:val="clear" w:color="auto" w:fill="auto"/>
          </w:tcPr>
          <w:p w14:paraId="350CCCF3"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471F62F7" w14:textId="77777777" w:rsidR="00C82D94" w:rsidRPr="003D73C0" w:rsidRDefault="00C82D94" w:rsidP="00B70DEC">
            <w:pPr>
              <w:pStyle w:val="a4"/>
              <w:spacing w:after="72"/>
              <w:ind w:firstLineChars="0" w:firstLine="0"/>
              <w:rPr>
                <w:sz w:val="21"/>
              </w:rPr>
            </w:pPr>
          </w:p>
        </w:tc>
      </w:tr>
    </w:tbl>
    <w:p w14:paraId="0242E247" w14:textId="77777777" w:rsidR="00C82D94" w:rsidRDefault="00C82D94" w:rsidP="00C82D94">
      <w:pPr>
        <w:pStyle w:val="a4"/>
        <w:spacing w:after="72"/>
        <w:ind w:firstLineChars="0" w:firstLine="0"/>
        <w:rPr>
          <w:sz w:val="21"/>
        </w:rPr>
      </w:pPr>
    </w:p>
    <w:p w14:paraId="5AEF73E4" w14:textId="77777777" w:rsidR="00C82D94" w:rsidRDefault="00C82D94" w:rsidP="00C82D94">
      <w:pPr>
        <w:pStyle w:val="a4"/>
        <w:spacing w:after="72"/>
        <w:ind w:firstLineChars="0" w:firstLine="0"/>
        <w:rPr>
          <w:sz w:val="21"/>
        </w:rPr>
      </w:pPr>
    </w:p>
    <w:p w14:paraId="2F3DD137" w14:textId="77777777" w:rsidR="00C82D94" w:rsidRDefault="00C82D94" w:rsidP="00C82D94">
      <w:pPr>
        <w:pStyle w:val="a4"/>
        <w:spacing w:after="72"/>
        <w:ind w:firstLineChars="0" w:firstLine="0"/>
        <w:rPr>
          <w:sz w:val="21"/>
        </w:rPr>
      </w:pPr>
    </w:p>
    <w:p w14:paraId="718FFE39" w14:textId="77777777" w:rsidR="00C82D94" w:rsidRPr="00B34C12" w:rsidRDefault="00C82D94" w:rsidP="00AC5C40">
      <w:pPr>
        <w:pStyle w:val="30"/>
        <w:numPr>
          <w:ilvl w:val="2"/>
          <w:numId w:val="66"/>
        </w:numPr>
        <w:rPr>
          <w:rFonts w:ascii="Consolas" w:hAnsi="Consolas"/>
        </w:rPr>
      </w:pPr>
      <w:bookmarkStart w:id="711" w:name="_Toc355867090"/>
      <w:r w:rsidRPr="00B34C12">
        <w:rPr>
          <w:rFonts w:ascii="Consolas" w:hAnsi="Consolas" w:hint="eastAsia"/>
        </w:rPr>
        <w:t>移除监控视频</w:t>
      </w:r>
      <w:bookmarkEnd w:id="711"/>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40A1919A" w14:textId="77777777" w:rsidTr="00B70DEC">
        <w:tc>
          <w:tcPr>
            <w:tcW w:w="2235" w:type="dxa"/>
            <w:shd w:val="clear" w:color="auto" w:fill="auto"/>
          </w:tcPr>
          <w:p w14:paraId="3C18C958"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1DF0F988" w14:textId="77777777" w:rsidR="00C82D94" w:rsidRPr="003D73C0" w:rsidRDefault="00C82D94" w:rsidP="00B70DEC">
            <w:pPr>
              <w:pStyle w:val="a4"/>
              <w:spacing w:after="72"/>
              <w:ind w:firstLineChars="0" w:firstLine="0"/>
              <w:rPr>
                <w:caps/>
                <w:sz w:val="21"/>
              </w:rPr>
            </w:pPr>
            <w:r>
              <w:rPr>
                <w:rFonts w:hint="eastAsia"/>
                <w:caps/>
                <w:sz w:val="21"/>
              </w:rPr>
              <w:t>移除监控视频</w:t>
            </w:r>
          </w:p>
        </w:tc>
      </w:tr>
      <w:tr w:rsidR="00C82D94" w:rsidRPr="003D73C0" w14:paraId="5E07C1E6" w14:textId="77777777" w:rsidTr="00B70DEC">
        <w:tc>
          <w:tcPr>
            <w:tcW w:w="2235" w:type="dxa"/>
            <w:shd w:val="clear" w:color="auto" w:fill="auto"/>
          </w:tcPr>
          <w:p w14:paraId="115B8775"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7F68440E" w14:textId="77777777" w:rsidR="00C82D94" w:rsidRPr="003D73C0" w:rsidRDefault="00C82D94" w:rsidP="00B70DEC">
            <w:pPr>
              <w:pStyle w:val="a4"/>
              <w:spacing w:after="72"/>
              <w:ind w:firstLineChars="0" w:firstLine="0"/>
              <w:rPr>
                <w:caps/>
                <w:sz w:val="21"/>
              </w:rPr>
            </w:pPr>
          </w:p>
        </w:tc>
      </w:tr>
      <w:tr w:rsidR="00C82D94" w:rsidRPr="003D73C0" w14:paraId="69AAD91D" w14:textId="77777777" w:rsidTr="00B70DEC">
        <w:tc>
          <w:tcPr>
            <w:tcW w:w="2235" w:type="dxa"/>
            <w:shd w:val="clear" w:color="auto" w:fill="auto"/>
          </w:tcPr>
          <w:p w14:paraId="6AA67549" w14:textId="77777777" w:rsidR="00C82D94" w:rsidRPr="003D73C0" w:rsidRDefault="00C82D94" w:rsidP="00B70DEC">
            <w:pPr>
              <w:pStyle w:val="a4"/>
              <w:spacing w:after="72"/>
              <w:ind w:firstLineChars="0" w:firstLine="0"/>
              <w:rPr>
                <w:b/>
                <w:sz w:val="21"/>
              </w:rPr>
            </w:pPr>
            <w:r w:rsidRPr="003D73C0">
              <w:rPr>
                <w:rFonts w:hint="eastAsia"/>
                <w:b/>
                <w:sz w:val="21"/>
              </w:rPr>
              <w:lastRenderedPageBreak/>
              <w:t>角色</w:t>
            </w:r>
          </w:p>
        </w:tc>
        <w:tc>
          <w:tcPr>
            <w:tcW w:w="6861" w:type="dxa"/>
            <w:shd w:val="clear" w:color="auto" w:fill="auto"/>
          </w:tcPr>
          <w:p w14:paraId="0EEE5E78" w14:textId="77777777" w:rsidR="00C82D94" w:rsidRPr="003D73C0" w:rsidRDefault="00C82D94" w:rsidP="00B70DEC">
            <w:pPr>
              <w:pStyle w:val="a4"/>
              <w:spacing w:after="72"/>
              <w:ind w:firstLineChars="0" w:firstLine="0"/>
              <w:rPr>
                <w:sz w:val="21"/>
              </w:rPr>
            </w:pPr>
          </w:p>
        </w:tc>
      </w:tr>
      <w:tr w:rsidR="00C82D94" w:rsidRPr="00BC1034" w14:paraId="04E85FE8" w14:textId="77777777" w:rsidTr="00B70DEC">
        <w:tc>
          <w:tcPr>
            <w:tcW w:w="2235" w:type="dxa"/>
            <w:shd w:val="clear" w:color="auto" w:fill="auto"/>
          </w:tcPr>
          <w:p w14:paraId="5A581E3A"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018C781B" w14:textId="77777777" w:rsidR="00C82D94" w:rsidRPr="003D73C0" w:rsidRDefault="00C82D94" w:rsidP="00B70DEC">
            <w:pPr>
              <w:pStyle w:val="a4"/>
              <w:spacing w:after="72"/>
              <w:ind w:firstLineChars="0" w:firstLine="0"/>
              <w:rPr>
                <w:sz w:val="21"/>
              </w:rPr>
            </w:pPr>
          </w:p>
        </w:tc>
      </w:tr>
      <w:tr w:rsidR="00C82D94" w:rsidRPr="003D73C0" w14:paraId="4D140D86" w14:textId="77777777" w:rsidTr="00B70DEC">
        <w:tc>
          <w:tcPr>
            <w:tcW w:w="2235" w:type="dxa"/>
            <w:shd w:val="clear" w:color="auto" w:fill="auto"/>
          </w:tcPr>
          <w:p w14:paraId="61B3EE51"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4ECA971D" w14:textId="77777777" w:rsidR="00C82D94" w:rsidRPr="003D73C0" w:rsidRDefault="00C82D94" w:rsidP="00B70DEC">
            <w:pPr>
              <w:pStyle w:val="a4"/>
              <w:spacing w:after="72"/>
              <w:ind w:firstLineChars="0" w:firstLine="0"/>
              <w:rPr>
                <w:sz w:val="21"/>
              </w:rPr>
            </w:pPr>
            <w:r>
              <w:rPr>
                <w:rFonts w:hint="eastAsia"/>
                <w:sz w:val="21"/>
              </w:rPr>
              <w:t>高</w:t>
            </w:r>
          </w:p>
        </w:tc>
      </w:tr>
      <w:tr w:rsidR="00C82D94" w:rsidRPr="003D73C0" w14:paraId="0EBD1EE2" w14:textId="77777777" w:rsidTr="00B70DEC">
        <w:tc>
          <w:tcPr>
            <w:tcW w:w="2235" w:type="dxa"/>
            <w:shd w:val="clear" w:color="auto" w:fill="auto"/>
          </w:tcPr>
          <w:p w14:paraId="1557AD4B"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5F9FC107" w14:textId="77777777" w:rsidR="00C82D94" w:rsidRPr="003D73C0" w:rsidRDefault="00C82D94" w:rsidP="00B70DEC">
            <w:pPr>
              <w:pStyle w:val="a4"/>
              <w:spacing w:after="72"/>
              <w:ind w:firstLineChars="0" w:firstLine="0"/>
              <w:rPr>
                <w:sz w:val="21"/>
              </w:rPr>
            </w:pPr>
            <w:r>
              <w:rPr>
                <w:rFonts w:hint="eastAsia"/>
                <w:sz w:val="21"/>
              </w:rPr>
              <w:t>监控已经开启，并且有视频</w:t>
            </w:r>
          </w:p>
        </w:tc>
      </w:tr>
      <w:tr w:rsidR="00C82D94" w:rsidRPr="003D73C0" w14:paraId="7ACB5CB0" w14:textId="77777777" w:rsidTr="00B70DEC">
        <w:tc>
          <w:tcPr>
            <w:tcW w:w="9096" w:type="dxa"/>
            <w:gridSpan w:val="2"/>
            <w:shd w:val="clear" w:color="auto" w:fill="auto"/>
          </w:tcPr>
          <w:p w14:paraId="085688D1"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69F7DF64" w14:textId="77777777" w:rsidTr="00B70DEC">
        <w:tc>
          <w:tcPr>
            <w:tcW w:w="9096" w:type="dxa"/>
            <w:gridSpan w:val="2"/>
            <w:shd w:val="clear" w:color="auto" w:fill="auto"/>
          </w:tcPr>
          <w:p w14:paraId="02D54035" w14:textId="77777777" w:rsidR="00C82D94" w:rsidRDefault="00C82D94" w:rsidP="00AC5C40">
            <w:pPr>
              <w:pStyle w:val="a4"/>
              <w:numPr>
                <w:ilvl w:val="0"/>
                <w:numId w:val="233"/>
              </w:numPr>
              <w:spacing w:after="72"/>
              <w:ind w:firstLineChars="0"/>
              <w:rPr>
                <w:sz w:val="21"/>
              </w:rPr>
            </w:pPr>
            <w:r>
              <w:rPr>
                <w:rFonts w:hint="eastAsia"/>
                <w:sz w:val="21"/>
              </w:rPr>
              <w:t>此视频没有在当前页显示，系统将此视频移出监控窗口。</w:t>
            </w:r>
          </w:p>
          <w:p w14:paraId="4A0CD944" w14:textId="77777777" w:rsidR="00C82D94" w:rsidRPr="003D73C0" w:rsidRDefault="00C82D94" w:rsidP="00AC5C40">
            <w:pPr>
              <w:pStyle w:val="a4"/>
              <w:numPr>
                <w:ilvl w:val="0"/>
                <w:numId w:val="233"/>
              </w:numPr>
              <w:spacing w:after="72"/>
              <w:ind w:firstLineChars="0"/>
              <w:rPr>
                <w:sz w:val="21"/>
              </w:rPr>
            </w:pPr>
            <w:r>
              <w:rPr>
                <w:rFonts w:hint="eastAsia"/>
                <w:sz w:val="21"/>
              </w:rPr>
              <w:t>当</w:t>
            </w:r>
            <w:r>
              <w:rPr>
                <w:rFonts w:hint="eastAsia"/>
              </w:rPr>
              <w:t>前有未观看的视频，系统显示左右翻页按钮，否则隐藏左右翻页按钮</w:t>
            </w:r>
            <w:r>
              <w:rPr>
                <w:rFonts w:hint="eastAsia"/>
                <w:sz w:val="21"/>
              </w:rPr>
              <w:t>，监控窗口中剩下的视频小于等于当前布局的视频路数，轮循时间选项置灰禁用，用例结束。</w:t>
            </w:r>
          </w:p>
        </w:tc>
      </w:tr>
      <w:tr w:rsidR="00C82D94" w:rsidRPr="003D73C0" w14:paraId="30175487" w14:textId="77777777" w:rsidTr="00B70DEC">
        <w:tc>
          <w:tcPr>
            <w:tcW w:w="9096" w:type="dxa"/>
            <w:gridSpan w:val="2"/>
            <w:shd w:val="clear" w:color="auto" w:fill="auto"/>
          </w:tcPr>
          <w:p w14:paraId="6542006D"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1EF629D1" w14:textId="77777777" w:rsidTr="00B70DEC">
        <w:trPr>
          <w:hidden/>
        </w:trPr>
        <w:tc>
          <w:tcPr>
            <w:tcW w:w="9096" w:type="dxa"/>
            <w:gridSpan w:val="2"/>
            <w:shd w:val="clear" w:color="auto" w:fill="auto"/>
          </w:tcPr>
          <w:p w14:paraId="0A128D59" w14:textId="77777777" w:rsidR="00C82D94" w:rsidRPr="009854CF" w:rsidRDefault="00C82D94" w:rsidP="00CD4D74">
            <w:pPr>
              <w:pStyle w:val="aff5"/>
              <w:numPr>
                <w:ilvl w:val="0"/>
                <w:numId w:val="199"/>
              </w:numPr>
              <w:spacing w:afterLines="30" w:after="72" w:line="288" w:lineRule="auto"/>
              <w:ind w:firstLineChars="0"/>
              <w:rPr>
                <w:vanish/>
                <w:szCs w:val="24"/>
              </w:rPr>
            </w:pPr>
          </w:p>
          <w:p w14:paraId="04C53BB2" w14:textId="77777777" w:rsidR="00C82D94" w:rsidRDefault="00C82D94" w:rsidP="00CD4D74">
            <w:pPr>
              <w:pStyle w:val="aff5"/>
              <w:numPr>
                <w:ilvl w:val="1"/>
                <w:numId w:val="234"/>
              </w:numPr>
              <w:spacing w:afterLines="30" w:after="72" w:line="288" w:lineRule="auto"/>
              <w:ind w:firstLineChars="0"/>
            </w:pPr>
            <w:r>
              <w:rPr>
                <w:rFonts w:hint="eastAsia"/>
              </w:rPr>
              <w:t>视频视图观看某路视频，继续主事件流</w:t>
            </w:r>
            <w:r>
              <w:rPr>
                <w:rFonts w:hint="eastAsia"/>
              </w:rPr>
              <w:t>step2</w:t>
            </w:r>
            <w:r>
              <w:rPr>
                <w:rFonts w:hint="eastAsia"/>
              </w:rPr>
              <w:t>。</w:t>
            </w:r>
          </w:p>
          <w:p w14:paraId="1D8FBD29" w14:textId="77777777" w:rsidR="00C82D94" w:rsidRDefault="00C82D94">
            <w:pPr>
              <w:pStyle w:val="aff5"/>
              <w:numPr>
                <w:ilvl w:val="1"/>
                <w:numId w:val="234"/>
              </w:numPr>
              <w:spacing w:afterLines="30" w:after="72" w:line="288" w:lineRule="auto"/>
              <w:ind w:firstLineChars="0"/>
            </w:pPr>
            <w:r>
              <w:rPr>
                <w:rFonts w:hint="eastAsia"/>
              </w:rPr>
              <w:t>视频被关闭共享，继续主事件流</w:t>
            </w:r>
            <w:r>
              <w:rPr>
                <w:rFonts w:hint="eastAsia"/>
              </w:rPr>
              <w:t>step2</w:t>
            </w:r>
            <w:r>
              <w:rPr>
                <w:rFonts w:hint="eastAsia"/>
              </w:rPr>
              <w:t>。</w:t>
            </w:r>
          </w:p>
          <w:p w14:paraId="2E5888CA" w14:textId="77777777" w:rsidR="00C82D94" w:rsidRPr="006D321F" w:rsidRDefault="00C82D94">
            <w:pPr>
              <w:pStyle w:val="aff5"/>
              <w:numPr>
                <w:ilvl w:val="0"/>
                <w:numId w:val="234"/>
              </w:numPr>
              <w:spacing w:afterLines="30" w:after="72" w:line="288" w:lineRule="auto"/>
              <w:ind w:firstLineChars="0"/>
              <w:rPr>
                <w:vanish/>
              </w:rPr>
            </w:pPr>
          </w:p>
          <w:p w14:paraId="15847E62" w14:textId="77777777" w:rsidR="00C82D94" w:rsidRDefault="00C82D94">
            <w:pPr>
              <w:pStyle w:val="aff5"/>
              <w:numPr>
                <w:ilvl w:val="1"/>
                <w:numId w:val="234"/>
              </w:numPr>
              <w:spacing w:afterLines="30" w:after="72" w:line="288" w:lineRule="auto"/>
              <w:ind w:firstLineChars="0"/>
            </w:pPr>
            <w:r>
              <w:rPr>
                <w:rFonts w:hint="eastAsia"/>
              </w:rPr>
              <w:t>此视频在当前页中显示</w:t>
            </w:r>
          </w:p>
          <w:p w14:paraId="16F136A4" w14:textId="77777777" w:rsidR="00C82D94" w:rsidRDefault="00C82D94">
            <w:pPr>
              <w:pStyle w:val="aff5"/>
              <w:numPr>
                <w:ilvl w:val="2"/>
                <w:numId w:val="234"/>
              </w:numPr>
              <w:spacing w:afterLines="30" w:after="72" w:line="288" w:lineRule="auto"/>
              <w:ind w:firstLineChars="0"/>
            </w:pPr>
            <w:r>
              <w:rPr>
                <w:rFonts w:hint="eastAsia"/>
              </w:rPr>
              <w:t>已经放大，系统退出放大状态。</w:t>
            </w:r>
          </w:p>
          <w:p w14:paraId="3EC9FE88" w14:textId="77777777" w:rsidR="00C82D94" w:rsidRDefault="00C82D94">
            <w:pPr>
              <w:pStyle w:val="aff5"/>
              <w:numPr>
                <w:ilvl w:val="2"/>
                <w:numId w:val="234"/>
              </w:numPr>
              <w:spacing w:afterLines="30" w:after="72" w:line="288" w:lineRule="auto"/>
              <w:ind w:firstLineChars="0"/>
            </w:pPr>
            <w:r>
              <w:rPr>
                <w:rFonts w:hint="eastAsia"/>
              </w:rPr>
              <w:t>已经固定，系统取消固定。</w:t>
            </w:r>
          </w:p>
          <w:p w14:paraId="66366FC9" w14:textId="77777777" w:rsidR="00C82D94" w:rsidRDefault="00C82D94">
            <w:pPr>
              <w:pStyle w:val="aff5"/>
              <w:numPr>
                <w:ilvl w:val="2"/>
                <w:numId w:val="234"/>
              </w:numPr>
              <w:spacing w:afterLines="30" w:after="72" w:line="288" w:lineRule="auto"/>
              <w:ind w:firstLineChars="0"/>
            </w:pPr>
            <w:r>
              <w:rPr>
                <w:rFonts w:hint="eastAsia"/>
              </w:rPr>
              <w:t>有翻页按钮，系统在当前页中添加一路未观看的视频并观看。</w:t>
            </w:r>
          </w:p>
          <w:p w14:paraId="516B5DB1" w14:textId="77777777" w:rsidR="00C82D94" w:rsidRPr="00B26615" w:rsidRDefault="00C82D94">
            <w:pPr>
              <w:pStyle w:val="aff5"/>
              <w:numPr>
                <w:ilvl w:val="2"/>
                <w:numId w:val="234"/>
              </w:numPr>
              <w:spacing w:afterLines="30" w:after="72" w:line="288" w:lineRule="auto"/>
              <w:ind w:firstLineChars="0"/>
            </w:pPr>
            <w:r>
              <w:rPr>
                <w:rFonts w:hint="eastAsia"/>
              </w:rPr>
              <w:t>系统取消此视频的观看并移出监控窗口，用例结束。</w:t>
            </w:r>
          </w:p>
        </w:tc>
      </w:tr>
      <w:tr w:rsidR="00C82D94" w:rsidRPr="003D73C0" w14:paraId="777AFB20" w14:textId="77777777" w:rsidTr="00B70DEC">
        <w:tc>
          <w:tcPr>
            <w:tcW w:w="2235" w:type="dxa"/>
            <w:shd w:val="clear" w:color="auto" w:fill="auto"/>
          </w:tcPr>
          <w:p w14:paraId="64AEFA96"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27D02728" w14:textId="77777777" w:rsidR="00C82D94" w:rsidRPr="008A7935" w:rsidRDefault="00C82D94" w:rsidP="00B70DEC">
            <w:pPr>
              <w:pStyle w:val="a4"/>
              <w:spacing w:after="72"/>
              <w:ind w:firstLineChars="0" w:firstLine="0"/>
              <w:rPr>
                <w:sz w:val="21"/>
              </w:rPr>
            </w:pPr>
          </w:p>
        </w:tc>
      </w:tr>
      <w:tr w:rsidR="00C82D94" w:rsidRPr="003D73C0" w14:paraId="3790CF51" w14:textId="77777777" w:rsidTr="00B70DEC">
        <w:tc>
          <w:tcPr>
            <w:tcW w:w="2235" w:type="dxa"/>
            <w:shd w:val="clear" w:color="auto" w:fill="auto"/>
          </w:tcPr>
          <w:p w14:paraId="4400F369"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7386D57D" w14:textId="77777777" w:rsidR="00C82D94" w:rsidRDefault="00C82D94" w:rsidP="00AC5C40">
            <w:pPr>
              <w:pStyle w:val="a4"/>
              <w:numPr>
                <w:ilvl w:val="0"/>
                <w:numId w:val="235"/>
              </w:numPr>
              <w:spacing w:after="72"/>
              <w:ind w:firstLineChars="0"/>
              <w:rPr>
                <w:sz w:val="21"/>
              </w:rPr>
            </w:pPr>
            <w:r>
              <w:rPr>
                <w:rFonts w:hint="eastAsia"/>
                <w:sz w:val="21"/>
              </w:rPr>
              <w:t>被移除的视频如果已经固定，则自动取消固定。</w:t>
            </w:r>
          </w:p>
          <w:p w14:paraId="16B90E27" w14:textId="77777777" w:rsidR="00C82D94" w:rsidRDefault="00C82D94" w:rsidP="00AC5C40">
            <w:pPr>
              <w:pStyle w:val="a4"/>
              <w:numPr>
                <w:ilvl w:val="0"/>
                <w:numId w:val="235"/>
              </w:numPr>
              <w:spacing w:after="72"/>
              <w:ind w:firstLineChars="0"/>
              <w:rPr>
                <w:sz w:val="21"/>
              </w:rPr>
            </w:pPr>
            <w:r>
              <w:rPr>
                <w:rFonts w:hint="eastAsia"/>
                <w:sz w:val="21"/>
              </w:rPr>
              <w:t>被移除的视频如果已经放大，则自动退出放大。</w:t>
            </w:r>
          </w:p>
          <w:p w14:paraId="5460BDD1" w14:textId="77777777" w:rsidR="00C82D94" w:rsidRDefault="00C82D94" w:rsidP="00AC5C40">
            <w:pPr>
              <w:pStyle w:val="a4"/>
              <w:numPr>
                <w:ilvl w:val="0"/>
                <w:numId w:val="235"/>
              </w:numPr>
              <w:spacing w:after="72"/>
              <w:ind w:firstLineChars="0"/>
              <w:rPr>
                <w:sz w:val="21"/>
              </w:rPr>
            </w:pPr>
            <w:r>
              <w:rPr>
                <w:rFonts w:hint="eastAsia"/>
                <w:sz w:val="21"/>
              </w:rPr>
              <w:t>如果移除视频前有翻页按钮，移除视频后当前页视频不足布局的视频路数，则自动从未观看的视频队列中添加一路到当前页中。</w:t>
            </w:r>
          </w:p>
          <w:p w14:paraId="1E5ED7FD" w14:textId="77777777" w:rsidR="00C82D94" w:rsidRPr="008A7935" w:rsidRDefault="00C82D94" w:rsidP="00AC5C40">
            <w:pPr>
              <w:pStyle w:val="a4"/>
              <w:numPr>
                <w:ilvl w:val="0"/>
                <w:numId w:val="235"/>
              </w:numPr>
              <w:spacing w:after="72"/>
              <w:ind w:firstLineChars="0"/>
              <w:rPr>
                <w:sz w:val="21"/>
              </w:rPr>
            </w:pPr>
            <w:r>
              <w:rPr>
                <w:rFonts w:hint="eastAsia"/>
                <w:sz w:val="21"/>
              </w:rPr>
              <w:t>移除视频后监控中视频少于或者等于当前布局的路数时，置灰禁用轮巡时间选项。</w:t>
            </w:r>
          </w:p>
        </w:tc>
      </w:tr>
      <w:tr w:rsidR="00C82D94" w:rsidRPr="003D73C0" w14:paraId="0ADF0B95" w14:textId="77777777" w:rsidTr="00B70DEC">
        <w:tc>
          <w:tcPr>
            <w:tcW w:w="2235" w:type="dxa"/>
            <w:shd w:val="clear" w:color="auto" w:fill="auto"/>
          </w:tcPr>
          <w:p w14:paraId="496E1810"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1F9DFC26" w14:textId="77777777" w:rsidR="00C82D94" w:rsidRPr="003D73C0" w:rsidRDefault="00C82D94" w:rsidP="00B70DEC">
            <w:pPr>
              <w:pStyle w:val="a4"/>
              <w:spacing w:after="72"/>
              <w:ind w:firstLineChars="0" w:firstLine="0"/>
              <w:rPr>
                <w:sz w:val="21"/>
              </w:rPr>
            </w:pPr>
          </w:p>
        </w:tc>
      </w:tr>
      <w:tr w:rsidR="00C82D94" w:rsidRPr="003D73C0" w14:paraId="6FF3EE70" w14:textId="77777777" w:rsidTr="00B70DEC">
        <w:tc>
          <w:tcPr>
            <w:tcW w:w="2235" w:type="dxa"/>
            <w:shd w:val="clear" w:color="auto" w:fill="auto"/>
          </w:tcPr>
          <w:p w14:paraId="29CC1B70"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56F28CFF" w14:textId="77777777" w:rsidTr="00B70DEC">
              <w:tc>
                <w:tcPr>
                  <w:tcW w:w="2013" w:type="dxa"/>
                </w:tcPr>
                <w:p w14:paraId="16455608"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7D02292D"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7DBA1C19" w14:textId="77777777" w:rsidTr="00B70DEC">
              <w:tc>
                <w:tcPr>
                  <w:tcW w:w="2013" w:type="dxa"/>
                  <w:vAlign w:val="center"/>
                </w:tcPr>
                <w:p w14:paraId="3217F0F9" w14:textId="77777777" w:rsidR="00C82D94" w:rsidRPr="003D73C0" w:rsidRDefault="00C82D94" w:rsidP="00B70DEC">
                  <w:pPr>
                    <w:rPr>
                      <w:sz w:val="20"/>
                      <w:szCs w:val="18"/>
                    </w:rPr>
                  </w:pPr>
                </w:p>
              </w:tc>
              <w:tc>
                <w:tcPr>
                  <w:tcW w:w="4617" w:type="dxa"/>
                </w:tcPr>
                <w:p w14:paraId="5B844E3B" w14:textId="77777777" w:rsidR="00C82D94" w:rsidRPr="003D73C0" w:rsidRDefault="00C82D94" w:rsidP="00B70DEC">
                  <w:pPr>
                    <w:pStyle w:val="aff5"/>
                    <w:ind w:firstLineChars="0" w:firstLine="0"/>
                    <w:rPr>
                      <w:sz w:val="20"/>
                      <w:szCs w:val="18"/>
                    </w:rPr>
                  </w:pPr>
                </w:p>
              </w:tc>
            </w:tr>
          </w:tbl>
          <w:p w14:paraId="67D4F626" w14:textId="77777777" w:rsidR="00C82D94" w:rsidRPr="003D73C0" w:rsidRDefault="00C82D94" w:rsidP="00B70DEC">
            <w:pPr>
              <w:pStyle w:val="a4"/>
              <w:spacing w:after="72"/>
              <w:ind w:firstLineChars="0" w:firstLine="0"/>
              <w:rPr>
                <w:sz w:val="21"/>
              </w:rPr>
            </w:pPr>
          </w:p>
        </w:tc>
      </w:tr>
      <w:tr w:rsidR="00C82D94" w:rsidRPr="003D73C0" w14:paraId="3692809E" w14:textId="77777777" w:rsidTr="00B70DEC">
        <w:tc>
          <w:tcPr>
            <w:tcW w:w="2235" w:type="dxa"/>
            <w:shd w:val="clear" w:color="auto" w:fill="auto"/>
          </w:tcPr>
          <w:p w14:paraId="7C0F2855"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6C8B4993" w14:textId="77777777" w:rsidR="00C82D94" w:rsidRPr="003D73C0" w:rsidRDefault="00C82D94" w:rsidP="00B70DEC">
            <w:pPr>
              <w:pStyle w:val="a4"/>
              <w:spacing w:after="72"/>
              <w:ind w:firstLineChars="0" w:firstLine="0"/>
              <w:rPr>
                <w:sz w:val="21"/>
              </w:rPr>
            </w:pPr>
          </w:p>
        </w:tc>
      </w:tr>
    </w:tbl>
    <w:p w14:paraId="2D5CFCC0" w14:textId="77777777" w:rsidR="00C82D94" w:rsidRDefault="00C82D94" w:rsidP="00C82D94">
      <w:pPr>
        <w:pStyle w:val="a4"/>
        <w:spacing w:after="72"/>
        <w:ind w:firstLineChars="0" w:firstLine="0"/>
        <w:rPr>
          <w:sz w:val="21"/>
        </w:rPr>
      </w:pPr>
    </w:p>
    <w:p w14:paraId="635912F0" w14:textId="77777777" w:rsidR="00C82D94" w:rsidRDefault="00C82D94" w:rsidP="00C82D94">
      <w:pPr>
        <w:pStyle w:val="a4"/>
        <w:spacing w:after="72"/>
        <w:ind w:firstLineChars="0" w:firstLine="0"/>
        <w:rPr>
          <w:sz w:val="21"/>
        </w:rPr>
      </w:pPr>
    </w:p>
    <w:p w14:paraId="6B385C13" w14:textId="77777777" w:rsidR="00C82D94" w:rsidRDefault="00C82D94" w:rsidP="00C82D94">
      <w:pPr>
        <w:pStyle w:val="a4"/>
        <w:spacing w:after="72"/>
        <w:ind w:firstLineChars="0" w:firstLine="0"/>
        <w:rPr>
          <w:sz w:val="21"/>
        </w:rPr>
      </w:pPr>
    </w:p>
    <w:p w14:paraId="6C312B67" w14:textId="77777777" w:rsidR="00C82D94" w:rsidRPr="00B34C12" w:rsidRDefault="00C82D94" w:rsidP="00AC5C40">
      <w:pPr>
        <w:pStyle w:val="30"/>
        <w:numPr>
          <w:ilvl w:val="2"/>
          <w:numId w:val="66"/>
        </w:numPr>
        <w:rPr>
          <w:rFonts w:ascii="Consolas" w:hAnsi="Consolas"/>
        </w:rPr>
      </w:pPr>
      <w:bookmarkStart w:id="712" w:name="_Toc355867091"/>
      <w:r w:rsidRPr="00B34C12">
        <w:rPr>
          <w:rFonts w:ascii="Consolas" w:hAnsi="Consolas" w:hint="eastAsia"/>
        </w:rPr>
        <w:t>翻页</w:t>
      </w:r>
      <w:bookmarkEnd w:id="712"/>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3F251773" w14:textId="77777777" w:rsidTr="00B70DEC">
        <w:tc>
          <w:tcPr>
            <w:tcW w:w="2235" w:type="dxa"/>
            <w:shd w:val="clear" w:color="auto" w:fill="auto"/>
          </w:tcPr>
          <w:p w14:paraId="355AFAD7"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7E55DDA6" w14:textId="77777777" w:rsidR="00C82D94" w:rsidRPr="003D73C0" w:rsidRDefault="00C82D94" w:rsidP="00B70DEC">
            <w:pPr>
              <w:pStyle w:val="a4"/>
              <w:spacing w:after="72"/>
              <w:ind w:firstLineChars="0" w:firstLine="0"/>
              <w:rPr>
                <w:caps/>
                <w:sz w:val="21"/>
              </w:rPr>
            </w:pPr>
            <w:r>
              <w:rPr>
                <w:rFonts w:hint="eastAsia"/>
                <w:caps/>
                <w:sz w:val="21"/>
              </w:rPr>
              <w:t>翻页</w:t>
            </w:r>
          </w:p>
        </w:tc>
      </w:tr>
      <w:tr w:rsidR="00C82D94" w:rsidRPr="003D73C0" w14:paraId="2A2FEE0E" w14:textId="77777777" w:rsidTr="00B70DEC">
        <w:tc>
          <w:tcPr>
            <w:tcW w:w="2235" w:type="dxa"/>
            <w:shd w:val="clear" w:color="auto" w:fill="auto"/>
          </w:tcPr>
          <w:p w14:paraId="0D017138"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lastRenderedPageBreak/>
              <w:t>SRS ID</w:t>
            </w:r>
          </w:p>
        </w:tc>
        <w:tc>
          <w:tcPr>
            <w:tcW w:w="6861" w:type="dxa"/>
            <w:shd w:val="clear" w:color="auto" w:fill="auto"/>
          </w:tcPr>
          <w:p w14:paraId="0B612E0A" w14:textId="77777777" w:rsidR="00C82D94" w:rsidRPr="003D73C0" w:rsidRDefault="00C82D94" w:rsidP="00B70DEC">
            <w:pPr>
              <w:pStyle w:val="a4"/>
              <w:spacing w:after="72"/>
              <w:ind w:firstLineChars="0" w:firstLine="0"/>
              <w:rPr>
                <w:caps/>
                <w:sz w:val="21"/>
              </w:rPr>
            </w:pPr>
          </w:p>
        </w:tc>
      </w:tr>
      <w:tr w:rsidR="00C82D94" w:rsidRPr="003D73C0" w14:paraId="62FB5687" w14:textId="77777777" w:rsidTr="00B70DEC">
        <w:tc>
          <w:tcPr>
            <w:tcW w:w="2235" w:type="dxa"/>
            <w:shd w:val="clear" w:color="auto" w:fill="auto"/>
          </w:tcPr>
          <w:p w14:paraId="0BCC6050"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3A978CA5"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5ECD162C" w14:textId="77777777" w:rsidTr="00B70DEC">
        <w:tc>
          <w:tcPr>
            <w:tcW w:w="2235" w:type="dxa"/>
            <w:shd w:val="clear" w:color="auto" w:fill="auto"/>
          </w:tcPr>
          <w:p w14:paraId="5F3368E9"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524C93C0" w14:textId="77777777" w:rsidR="00C82D94" w:rsidRPr="003D73C0" w:rsidRDefault="00C82D94" w:rsidP="00B70DEC">
            <w:pPr>
              <w:pStyle w:val="a4"/>
              <w:spacing w:after="72"/>
              <w:ind w:firstLineChars="0" w:firstLine="0"/>
              <w:rPr>
                <w:sz w:val="21"/>
              </w:rPr>
            </w:pPr>
            <w:r>
              <w:rPr>
                <w:rFonts w:hint="eastAsia"/>
                <w:sz w:val="21"/>
              </w:rPr>
              <w:t>当视频数量多于所选布局的路数时，主持人可以点击左右翻页按钮查看上一页或者下一页视频</w:t>
            </w:r>
          </w:p>
        </w:tc>
      </w:tr>
      <w:tr w:rsidR="00C82D94" w:rsidRPr="003D73C0" w14:paraId="0DCA7ECE" w14:textId="77777777" w:rsidTr="00B70DEC">
        <w:tc>
          <w:tcPr>
            <w:tcW w:w="2235" w:type="dxa"/>
            <w:shd w:val="clear" w:color="auto" w:fill="auto"/>
          </w:tcPr>
          <w:p w14:paraId="7CD885A0"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198B3DB1" w14:textId="77777777" w:rsidR="00C82D94" w:rsidRPr="003D73C0" w:rsidRDefault="00C82D94" w:rsidP="00B70DEC">
            <w:pPr>
              <w:pStyle w:val="a4"/>
              <w:spacing w:after="72"/>
              <w:ind w:firstLineChars="0" w:firstLine="0"/>
              <w:rPr>
                <w:sz w:val="21"/>
              </w:rPr>
            </w:pPr>
          </w:p>
        </w:tc>
      </w:tr>
      <w:tr w:rsidR="00C82D94" w:rsidRPr="003D73C0" w14:paraId="47CECD52" w14:textId="77777777" w:rsidTr="00B70DEC">
        <w:tc>
          <w:tcPr>
            <w:tcW w:w="2235" w:type="dxa"/>
            <w:shd w:val="clear" w:color="auto" w:fill="auto"/>
          </w:tcPr>
          <w:p w14:paraId="2C6F4D99"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4500B93A" w14:textId="77777777" w:rsidR="00C82D94" w:rsidRPr="003D73C0" w:rsidRDefault="00C82D94" w:rsidP="00B70DEC">
            <w:pPr>
              <w:pStyle w:val="a4"/>
              <w:spacing w:after="72"/>
              <w:ind w:firstLineChars="0" w:firstLine="0"/>
              <w:rPr>
                <w:sz w:val="21"/>
              </w:rPr>
            </w:pPr>
            <w:r>
              <w:rPr>
                <w:rFonts w:hint="eastAsia"/>
                <w:sz w:val="21"/>
              </w:rPr>
              <w:t>监控已经开启并且视频数量多于</w:t>
            </w:r>
            <w:r>
              <w:rPr>
                <w:rFonts w:hint="eastAsia"/>
                <w:sz w:val="21"/>
              </w:rPr>
              <w:t>1</w:t>
            </w:r>
            <w:r>
              <w:rPr>
                <w:rFonts w:hint="eastAsia"/>
                <w:sz w:val="21"/>
              </w:rPr>
              <w:t>页</w:t>
            </w:r>
          </w:p>
        </w:tc>
      </w:tr>
      <w:tr w:rsidR="00C82D94" w:rsidRPr="003D73C0" w14:paraId="31EB4A3F" w14:textId="77777777" w:rsidTr="00B70DEC">
        <w:tc>
          <w:tcPr>
            <w:tcW w:w="9096" w:type="dxa"/>
            <w:gridSpan w:val="2"/>
            <w:shd w:val="clear" w:color="auto" w:fill="auto"/>
          </w:tcPr>
          <w:p w14:paraId="63A7A82A"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1A8071A6" w14:textId="77777777" w:rsidTr="00B70DEC">
        <w:tc>
          <w:tcPr>
            <w:tcW w:w="9096" w:type="dxa"/>
            <w:gridSpan w:val="2"/>
            <w:shd w:val="clear" w:color="auto" w:fill="auto"/>
          </w:tcPr>
          <w:p w14:paraId="2A8C1773" w14:textId="77777777" w:rsidR="00C82D94" w:rsidRDefault="00C82D94" w:rsidP="00AC5C40">
            <w:pPr>
              <w:pStyle w:val="a4"/>
              <w:numPr>
                <w:ilvl w:val="0"/>
                <w:numId w:val="222"/>
              </w:numPr>
              <w:spacing w:after="72"/>
              <w:ind w:firstLineChars="0"/>
              <w:rPr>
                <w:sz w:val="21"/>
              </w:rPr>
            </w:pPr>
            <w:r>
              <w:rPr>
                <w:rFonts w:hint="eastAsia"/>
                <w:sz w:val="21"/>
              </w:rPr>
              <w:t>主持人点击“上一页”或“下一页”翻页按钮，用例开始。</w:t>
            </w:r>
          </w:p>
          <w:p w14:paraId="5B6C51F8" w14:textId="77777777" w:rsidR="00C82D94" w:rsidRDefault="00C82D94" w:rsidP="00AC5C40">
            <w:pPr>
              <w:pStyle w:val="a4"/>
              <w:numPr>
                <w:ilvl w:val="0"/>
                <w:numId w:val="222"/>
              </w:numPr>
              <w:spacing w:after="72"/>
              <w:ind w:firstLineChars="0"/>
              <w:rPr>
                <w:sz w:val="21"/>
              </w:rPr>
            </w:pPr>
            <w:r>
              <w:rPr>
                <w:rFonts w:hint="eastAsia"/>
                <w:sz w:val="21"/>
              </w:rPr>
              <w:t>系统取消观看当前页的未固定的视频，填补并观看“上一页”或“下一页”的视频。</w:t>
            </w:r>
          </w:p>
          <w:p w14:paraId="659183F6" w14:textId="77777777" w:rsidR="00C82D94" w:rsidRPr="003D73C0" w:rsidRDefault="00C82D94" w:rsidP="00AC5C40">
            <w:pPr>
              <w:pStyle w:val="a4"/>
              <w:numPr>
                <w:ilvl w:val="0"/>
                <w:numId w:val="222"/>
              </w:numPr>
              <w:spacing w:after="72"/>
              <w:ind w:firstLineChars="0"/>
              <w:rPr>
                <w:sz w:val="21"/>
              </w:rPr>
            </w:pPr>
            <w:r>
              <w:rPr>
                <w:rFonts w:hint="eastAsia"/>
                <w:sz w:val="21"/>
              </w:rPr>
              <w:t>系统按照顺序一次加载所有视频，直到全部视频加载完成，用例结束。</w:t>
            </w:r>
          </w:p>
        </w:tc>
      </w:tr>
      <w:tr w:rsidR="00C82D94" w:rsidRPr="003D73C0" w14:paraId="00F3BBC6" w14:textId="77777777" w:rsidTr="00B70DEC">
        <w:tc>
          <w:tcPr>
            <w:tcW w:w="9096" w:type="dxa"/>
            <w:gridSpan w:val="2"/>
            <w:shd w:val="clear" w:color="auto" w:fill="auto"/>
          </w:tcPr>
          <w:p w14:paraId="4C94BBC1"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054C4169" w14:textId="77777777" w:rsidTr="00B70DEC">
        <w:trPr>
          <w:hidden/>
        </w:trPr>
        <w:tc>
          <w:tcPr>
            <w:tcW w:w="9096" w:type="dxa"/>
            <w:gridSpan w:val="2"/>
            <w:shd w:val="clear" w:color="auto" w:fill="auto"/>
          </w:tcPr>
          <w:p w14:paraId="21775A8C" w14:textId="77777777" w:rsidR="00C82D94" w:rsidRPr="009854CF" w:rsidRDefault="00C82D94" w:rsidP="00CD4D74">
            <w:pPr>
              <w:pStyle w:val="aff5"/>
              <w:numPr>
                <w:ilvl w:val="0"/>
                <w:numId w:val="234"/>
              </w:numPr>
              <w:spacing w:afterLines="30" w:after="72" w:line="288" w:lineRule="auto"/>
              <w:ind w:firstLineChars="0"/>
              <w:rPr>
                <w:vanish/>
                <w:szCs w:val="24"/>
              </w:rPr>
            </w:pPr>
          </w:p>
          <w:p w14:paraId="7AD96880" w14:textId="77777777" w:rsidR="00C82D94" w:rsidRPr="0042443F" w:rsidRDefault="00C82D94" w:rsidP="00CD4D74">
            <w:pPr>
              <w:pStyle w:val="aff5"/>
              <w:numPr>
                <w:ilvl w:val="0"/>
                <w:numId w:val="223"/>
              </w:numPr>
              <w:spacing w:afterLines="30" w:after="72" w:line="288" w:lineRule="auto"/>
              <w:ind w:firstLineChars="0"/>
              <w:rPr>
                <w:vanish/>
              </w:rPr>
            </w:pPr>
          </w:p>
          <w:p w14:paraId="018AF253" w14:textId="77777777" w:rsidR="00C82D94" w:rsidRPr="0042443F" w:rsidRDefault="00C82D94">
            <w:pPr>
              <w:pStyle w:val="aff5"/>
              <w:numPr>
                <w:ilvl w:val="0"/>
                <w:numId w:val="223"/>
              </w:numPr>
              <w:spacing w:afterLines="30" w:after="72" w:line="288" w:lineRule="auto"/>
              <w:ind w:firstLineChars="0"/>
              <w:rPr>
                <w:vanish/>
              </w:rPr>
            </w:pPr>
          </w:p>
          <w:p w14:paraId="4A7F00BD" w14:textId="77777777" w:rsidR="00C82D94" w:rsidRPr="00B26615" w:rsidRDefault="00C82D94">
            <w:pPr>
              <w:pStyle w:val="aff5"/>
              <w:spacing w:afterLines="30" w:after="72" w:line="288" w:lineRule="auto"/>
              <w:ind w:firstLineChars="0" w:firstLine="0"/>
            </w:pPr>
          </w:p>
        </w:tc>
      </w:tr>
      <w:tr w:rsidR="00C82D94" w:rsidRPr="003D73C0" w14:paraId="212ECBF2" w14:textId="77777777" w:rsidTr="00B70DEC">
        <w:tc>
          <w:tcPr>
            <w:tcW w:w="2235" w:type="dxa"/>
            <w:shd w:val="clear" w:color="auto" w:fill="auto"/>
          </w:tcPr>
          <w:p w14:paraId="5976038D"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1F733116" w14:textId="77777777" w:rsidR="00C82D94" w:rsidRPr="008A7935" w:rsidRDefault="00C82D94" w:rsidP="00B70DEC">
            <w:pPr>
              <w:pStyle w:val="a4"/>
              <w:spacing w:after="72"/>
              <w:ind w:firstLineChars="0" w:firstLine="0"/>
              <w:rPr>
                <w:sz w:val="21"/>
              </w:rPr>
            </w:pPr>
            <w:r>
              <w:rPr>
                <w:rFonts w:hint="eastAsia"/>
                <w:sz w:val="21"/>
              </w:rPr>
              <w:t>翻页显示上一页或下一页视频，依次顺序加载显示视频</w:t>
            </w:r>
          </w:p>
        </w:tc>
      </w:tr>
      <w:tr w:rsidR="00C82D94" w:rsidRPr="003D73C0" w14:paraId="3C2C5362" w14:textId="77777777" w:rsidTr="00B70DEC">
        <w:tc>
          <w:tcPr>
            <w:tcW w:w="2235" w:type="dxa"/>
            <w:shd w:val="clear" w:color="auto" w:fill="auto"/>
          </w:tcPr>
          <w:p w14:paraId="1B52CA2C"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5222C9DB" w14:textId="77777777" w:rsidR="00C82D94" w:rsidRDefault="00C82D94" w:rsidP="00AC5C40">
            <w:pPr>
              <w:pStyle w:val="a4"/>
              <w:numPr>
                <w:ilvl w:val="0"/>
                <w:numId w:val="224"/>
              </w:numPr>
              <w:spacing w:after="72"/>
              <w:ind w:firstLineChars="0"/>
              <w:rPr>
                <w:sz w:val="21"/>
              </w:rPr>
            </w:pPr>
            <w:r>
              <w:rPr>
                <w:rFonts w:hint="eastAsia"/>
                <w:sz w:val="21"/>
              </w:rPr>
              <w:t>翻页后视频区域立刻显示静态图片和姓名。</w:t>
            </w:r>
          </w:p>
          <w:p w14:paraId="1BA6C887" w14:textId="77777777" w:rsidR="00C82D94" w:rsidRDefault="00C82D94" w:rsidP="00AC5C40">
            <w:pPr>
              <w:pStyle w:val="a4"/>
              <w:numPr>
                <w:ilvl w:val="0"/>
                <w:numId w:val="224"/>
              </w:numPr>
              <w:spacing w:after="72"/>
              <w:ind w:firstLineChars="0"/>
              <w:rPr>
                <w:sz w:val="21"/>
              </w:rPr>
            </w:pPr>
            <w:r>
              <w:rPr>
                <w:rFonts w:hint="eastAsia"/>
                <w:sz w:val="21"/>
              </w:rPr>
              <w:t>视频加载过程中会在姓名前显示</w:t>
            </w:r>
            <w:r>
              <w:rPr>
                <w:rFonts w:hint="eastAsia"/>
                <w:sz w:val="21"/>
              </w:rPr>
              <w:t>loading</w:t>
            </w:r>
            <w:r>
              <w:rPr>
                <w:rFonts w:hint="eastAsia"/>
                <w:sz w:val="21"/>
              </w:rPr>
              <w:t>图标。</w:t>
            </w:r>
          </w:p>
          <w:p w14:paraId="6867A115" w14:textId="77777777" w:rsidR="00C82D94" w:rsidRDefault="00C82D94" w:rsidP="00AC5C40">
            <w:pPr>
              <w:pStyle w:val="a4"/>
              <w:numPr>
                <w:ilvl w:val="0"/>
                <w:numId w:val="224"/>
              </w:numPr>
              <w:spacing w:after="72"/>
              <w:ind w:firstLineChars="0"/>
              <w:rPr>
                <w:sz w:val="21"/>
              </w:rPr>
            </w:pPr>
            <w:r>
              <w:rPr>
                <w:rFonts w:hint="eastAsia"/>
                <w:sz w:val="21"/>
              </w:rPr>
              <w:t>视频图像按照顺序依次加载，同一时间时只加载</w:t>
            </w:r>
            <w:r>
              <w:rPr>
                <w:rFonts w:hint="eastAsia"/>
                <w:sz w:val="21"/>
              </w:rPr>
              <w:t>2</w:t>
            </w:r>
            <w:r>
              <w:rPr>
                <w:rFonts w:hint="eastAsia"/>
                <w:sz w:val="21"/>
              </w:rPr>
              <w:t>到</w:t>
            </w:r>
            <w:r>
              <w:rPr>
                <w:rFonts w:hint="eastAsia"/>
                <w:sz w:val="21"/>
              </w:rPr>
              <w:t>3</w:t>
            </w:r>
            <w:r>
              <w:rPr>
                <w:rFonts w:hint="eastAsia"/>
                <w:sz w:val="21"/>
              </w:rPr>
              <w:t>个视频（也就是同时只有</w:t>
            </w:r>
            <w:r>
              <w:rPr>
                <w:rFonts w:hint="eastAsia"/>
                <w:sz w:val="21"/>
              </w:rPr>
              <w:t>2</w:t>
            </w:r>
            <w:r>
              <w:rPr>
                <w:rFonts w:hint="eastAsia"/>
                <w:sz w:val="21"/>
              </w:rPr>
              <w:t>到</w:t>
            </w:r>
            <w:r>
              <w:rPr>
                <w:rFonts w:hint="eastAsia"/>
                <w:sz w:val="21"/>
              </w:rPr>
              <w:t>3</w:t>
            </w:r>
            <w:r>
              <w:rPr>
                <w:rFonts w:hint="eastAsia"/>
                <w:sz w:val="21"/>
              </w:rPr>
              <w:t>个</w:t>
            </w:r>
            <w:r>
              <w:rPr>
                <w:rFonts w:hint="eastAsia"/>
                <w:sz w:val="21"/>
              </w:rPr>
              <w:t>loading</w:t>
            </w:r>
            <w:r>
              <w:rPr>
                <w:rFonts w:hint="eastAsia"/>
                <w:sz w:val="21"/>
              </w:rPr>
              <w:t>图标），直到所有视频加载完成。</w:t>
            </w:r>
          </w:p>
          <w:p w14:paraId="6A9B8BC0" w14:textId="77777777" w:rsidR="00C82D94" w:rsidRDefault="00C82D94" w:rsidP="00AC5C40">
            <w:pPr>
              <w:pStyle w:val="a4"/>
              <w:numPr>
                <w:ilvl w:val="0"/>
                <w:numId w:val="224"/>
              </w:numPr>
              <w:spacing w:after="72"/>
              <w:ind w:firstLineChars="0"/>
              <w:rPr>
                <w:sz w:val="21"/>
              </w:rPr>
            </w:pPr>
            <w:r>
              <w:rPr>
                <w:rFonts w:hint="eastAsia"/>
                <w:sz w:val="21"/>
              </w:rPr>
              <w:t>如果加载某个视频时间超过等待时间上限</w:t>
            </w:r>
            <w:r>
              <w:rPr>
                <w:rFonts w:hint="eastAsia"/>
                <w:sz w:val="21"/>
              </w:rPr>
              <w:t>xxx</w:t>
            </w:r>
            <w:r>
              <w:rPr>
                <w:rFonts w:hint="eastAsia"/>
                <w:sz w:val="21"/>
              </w:rPr>
              <w:t>秒依然未出现视频图像，则隐藏此视频姓名前的</w:t>
            </w:r>
            <w:r>
              <w:rPr>
                <w:rFonts w:hint="eastAsia"/>
                <w:sz w:val="21"/>
              </w:rPr>
              <w:t>loading</w:t>
            </w:r>
            <w:r>
              <w:rPr>
                <w:rFonts w:hint="eastAsia"/>
                <w:sz w:val="21"/>
              </w:rPr>
              <w:t>图标，开始加载下一个未加载的视频，此视频后续有图像时显示图像无图像则一直显示静态图标。</w:t>
            </w:r>
          </w:p>
          <w:p w14:paraId="6C4D3EE1" w14:textId="77777777" w:rsidR="00C82D94" w:rsidRDefault="00C82D94" w:rsidP="00AC5C40">
            <w:pPr>
              <w:pStyle w:val="a4"/>
              <w:numPr>
                <w:ilvl w:val="0"/>
                <w:numId w:val="224"/>
              </w:numPr>
              <w:spacing w:after="72"/>
              <w:ind w:firstLineChars="0"/>
              <w:rPr>
                <w:sz w:val="21"/>
              </w:rPr>
            </w:pPr>
            <w:r>
              <w:rPr>
                <w:rFonts w:hint="eastAsia"/>
                <w:sz w:val="21"/>
              </w:rPr>
              <w:t>如果视频页数超过</w:t>
            </w:r>
            <w:r>
              <w:rPr>
                <w:rFonts w:hint="eastAsia"/>
                <w:sz w:val="21"/>
              </w:rPr>
              <w:t>2</w:t>
            </w:r>
            <w:r>
              <w:rPr>
                <w:rFonts w:hint="eastAsia"/>
                <w:sz w:val="21"/>
              </w:rPr>
              <w:t>页，则不会出现某一页视频路数不足当前布局的视频路数的情况，只有页数等于</w:t>
            </w:r>
            <w:r>
              <w:rPr>
                <w:rFonts w:hint="eastAsia"/>
                <w:sz w:val="21"/>
              </w:rPr>
              <w:t>2</w:t>
            </w:r>
            <w:r>
              <w:rPr>
                <w:rFonts w:hint="eastAsia"/>
                <w:sz w:val="21"/>
              </w:rPr>
              <w:t>页，并且有一页不足当前布局的视频路数时才会出现布局中视频不满的情况。例如：当前为</w:t>
            </w:r>
            <w:r>
              <w:rPr>
                <w:rFonts w:hint="eastAsia"/>
                <w:sz w:val="21"/>
              </w:rPr>
              <w:t>4</w:t>
            </w:r>
            <w:r>
              <w:rPr>
                <w:rFonts w:hint="eastAsia"/>
                <w:sz w:val="21"/>
              </w:rPr>
              <w:t>路布局，有</w:t>
            </w:r>
            <w:r>
              <w:rPr>
                <w:rFonts w:hint="eastAsia"/>
                <w:sz w:val="21"/>
              </w:rPr>
              <w:t>9</w:t>
            </w:r>
            <w:r>
              <w:rPr>
                <w:rFonts w:hint="eastAsia"/>
                <w:sz w:val="21"/>
              </w:rPr>
              <w:t>路视频，第一页为</w:t>
            </w:r>
            <w:r>
              <w:rPr>
                <w:rFonts w:hint="eastAsia"/>
                <w:sz w:val="21"/>
              </w:rPr>
              <w:t>1</w:t>
            </w:r>
            <w:r>
              <w:rPr>
                <w:rFonts w:hint="eastAsia"/>
                <w:sz w:val="21"/>
              </w:rPr>
              <w:t>、</w:t>
            </w:r>
            <w:r>
              <w:rPr>
                <w:rFonts w:hint="eastAsia"/>
                <w:sz w:val="21"/>
              </w:rPr>
              <w:t>2</w:t>
            </w:r>
            <w:r>
              <w:rPr>
                <w:rFonts w:hint="eastAsia"/>
                <w:sz w:val="21"/>
              </w:rPr>
              <w:t>、</w:t>
            </w:r>
            <w:r>
              <w:rPr>
                <w:rFonts w:hint="eastAsia"/>
                <w:sz w:val="21"/>
              </w:rPr>
              <w:t>3</w:t>
            </w:r>
            <w:r>
              <w:rPr>
                <w:rFonts w:hint="eastAsia"/>
                <w:sz w:val="21"/>
              </w:rPr>
              <w:t>、</w:t>
            </w:r>
            <w:r>
              <w:rPr>
                <w:rFonts w:hint="eastAsia"/>
                <w:sz w:val="21"/>
              </w:rPr>
              <w:t>4</w:t>
            </w:r>
            <w:r>
              <w:rPr>
                <w:rFonts w:hint="eastAsia"/>
                <w:sz w:val="21"/>
              </w:rPr>
              <w:t>，下一页为</w:t>
            </w:r>
            <w:r>
              <w:rPr>
                <w:rFonts w:hint="eastAsia"/>
                <w:sz w:val="21"/>
              </w:rPr>
              <w:t>5,</w:t>
            </w:r>
            <w:r>
              <w:rPr>
                <w:rFonts w:hint="eastAsia"/>
                <w:sz w:val="21"/>
              </w:rPr>
              <w:t>、</w:t>
            </w:r>
            <w:r>
              <w:rPr>
                <w:rFonts w:hint="eastAsia"/>
                <w:sz w:val="21"/>
              </w:rPr>
              <w:t>6</w:t>
            </w:r>
            <w:r>
              <w:rPr>
                <w:rFonts w:hint="eastAsia"/>
                <w:sz w:val="21"/>
              </w:rPr>
              <w:t>、</w:t>
            </w:r>
            <w:r>
              <w:rPr>
                <w:rFonts w:hint="eastAsia"/>
                <w:sz w:val="21"/>
              </w:rPr>
              <w:t>7</w:t>
            </w:r>
            <w:r>
              <w:rPr>
                <w:rFonts w:hint="eastAsia"/>
                <w:sz w:val="21"/>
              </w:rPr>
              <w:t>、</w:t>
            </w:r>
            <w:r>
              <w:rPr>
                <w:rFonts w:hint="eastAsia"/>
                <w:sz w:val="21"/>
              </w:rPr>
              <w:t>8</w:t>
            </w:r>
            <w:r>
              <w:rPr>
                <w:rFonts w:hint="eastAsia"/>
                <w:sz w:val="21"/>
              </w:rPr>
              <w:t>，再下一页则为</w:t>
            </w:r>
            <w:r>
              <w:rPr>
                <w:rFonts w:hint="eastAsia"/>
                <w:sz w:val="21"/>
              </w:rPr>
              <w:t>9</w:t>
            </w:r>
            <w:r>
              <w:rPr>
                <w:rFonts w:hint="eastAsia"/>
                <w:sz w:val="21"/>
              </w:rPr>
              <w:t>、</w:t>
            </w:r>
            <w:r>
              <w:rPr>
                <w:rFonts w:hint="eastAsia"/>
                <w:sz w:val="21"/>
              </w:rPr>
              <w:t>1</w:t>
            </w:r>
            <w:r>
              <w:rPr>
                <w:rFonts w:hint="eastAsia"/>
                <w:sz w:val="21"/>
              </w:rPr>
              <w:t>、</w:t>
            </w:r>
            <w:r>
              <w:rPr>
                <w:rFonts w:hint="eastAsia"/>
                <w:sz w:val="21"/>
              </w:rPr>
              <w:t>2</w:t>
            </w:r>
            <w:r>
              <w:rPr>
                <w:rFonts w:hint="eastAsia"/>
                <w:sz w:val="21"/>
              </w:rPr>
              <w:t>、</w:t>
            </w:r>
            <w:r>
              <w:rPr>
                <w:rFonts w:hint="eastAsia"/>
                <w:sz w:val="21"/>
              </w:rPr>
              <w:t>3</w:t>
            </w:r>
            <w:r>
              <w:rPr>
                <w:rFonts w:hint="eastAsia"/>
                <w:sz w:val="21"/>
              </w:rPr>
              <w:t>；如果在</w:t>
            </w:r>
            <w:r>
              <w:rPr>
                <w:rFonts w:hint="eastAsia"/>
                <w:sz w:val="21"/>
              </w:rPr>
              <w:t>1</w:t>
            </w:r>
            <w:r>
              <w:rPr>
                <w:rFonts w:hint="eastAsia"/>
                <w:sz w:val="21"/>
              </w:rPr>
              <w:t>、</w:t>
            </w:r>
            <w:r>
              <w:rPr>
                <w:rFonts w:hint="eastAsia"/>
                <w:sz w:val="21"/>
              </w:rPr>
              <w:t>2</w:t>
            </w:r>
            <w:r>
              <w:rPr>
                <w:rFonts w:hint="eastAsia"/>
                <w:sz w:val="21"/>
              </w:rPr>
              <w:t>、</w:t>
            </w:r>
            <w:r>
              <w:rPr>
                <w:rFonts w:hint="eastAsia"/>
                <w:sz w:val="21"/>
              </w:rPr>
              <w:t>3</w:t>
            </w:r>
            <w:r>
              <w:rPr>
                <w:rFonts w:hint="eastAsia"/>
                <w:sz w:val="21"/>
              </w:rPr>
              <w:t>、</w:t>
            </w:r>
            <w:r>
              <w:rPr>
                <w:rFonts w:hint="eastAsia"/>
                <w:sz w:val="21"/>
              </w:rPr>
              <w:t>4</w:t>
            </w:r>
            <w:r>
              <w:rPr>
                <w:rFonts w:hint="eastAsia"/>
                <w:sz w:val="21"/>
              </w:rPr>
              <w:t>时向上翻页则为</w:t>
            </w:r>
            <w:r>
              <w:rPr>
                <w:rFonts w:hint="eastAsia"/>
                <w:sz w:val="21"/>
              </w:rPr>
              <w:t>6</w:t>
            </w:r>
            <w:r>
              <w:rPr>
                <w:rFonts w:hint="eastAsia"/>
                <w:sz w:val="21"/>
              </w:rPr>
              <w:t>、</w:t>
            </w:r>
            <w:r>
              <w:rPr>
                <w:rFonts w:hint="eastAsia"/>
                <w:sz w:val="21"/>
              </w:rPr>
              <w:t>7</w:t>
            </w:r>
            <w:r>
              <w:rPr>
                <w:rFonts w:hint="eastAsia"/>
                <w:sz w:val="21"/>
              </w:rPr>
              <w:t>、</w:t>
            </w:r>
            <w:r>
              <w:rPr>
                <w:rFonts w:hint="eastAsia"/>
                <w:sz w:val="21"/>
              </w:rPr>
              <w:t>8</w:t>
            </w:r>
            <w:r>
              <w:rPr>
                <w:rFonts w:hint="eastAsia"/>
                <w:sz w:val="21"/>
              </w:rPr>
              <w:t>、</w:t>
            </w:r>
            <w:r>
              <w:rPr>
                <w:rFonts w:hint="eastAsia"/>
                <w:sz w:val="21"/>
              </w:rPr>
              <w:t>9</w:t>
            </w:r>
            <w:r>
              <w:rPr>
                <w:rFonts w:hint="eastAsia"/>
                <w:sz w:val="21"/>
              </w:rPr>
              <w:t>。</w:t>
            </w:r>
          </w:p>
          <w:p w14:paraId="6A7240C9" w14:textId="77777777" w:rsidR="00C82D94" w:rsidRPr="008A7935" w:rsidRDefault="00C82D94" w:rsidP="00AC5C40">
            <w:pPr>
              <w:pStyle w:val="a4"/>
              <w:numPr>
                <w:ilvl w:val="0"/>
                <w:numId w:val="224"/>
              </w:numPr>
              <w:spacing w:after="72"/>
              <w:ind w:firstLineChars="0"/>
              <w:rPr>
                <w:sz w:val="21"/>
              </w:rPr>
            </w:pPr>
            <w:r>
              <w:rPr>
                <w:rFonts w:hint="eastAsia"/>
                <w:sz w:val="21"/>
              </w:rPr>
              <w:t>视频翻页没有首页和尾页，如果已经到达最后一页，则下一页就是第一页，如果下一页视频少于当前布局的视频路数时向下翻页则使用首页视频进行填补，相反，如果上一页视频少于当前布局的视频路数时向上翻页则使用尾页视频进行填补。</w:t>
            </w:r>
          </w:p>
        </w:tc>
      </w:tr>
      <w:tr w:rsidR="00C82D94" w:rsidRPr="003D73C0" w14:paraId="4C511FAD" w14:textId="77777777" w:rsidTr="00B70DEC">
        <w:tc>
          <w:tcPr>
            <w:tcW w:w="2235" w:type="dxa"/>
            <w:shd w:val="clear" w:color="auto" w:fill="auto"/>
          </w:tcPr>
          <w:p w14:paraId="0B87B3D1"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700A0AE6" w14:textId="77777777" w:rsidR="00C82D94" w:rsidRPr="003D73C0" w:rsidRDefault="00C82D94" w:rsidP="00B70DEC">
            <w:pPr>
              <w:pStyle w:val="a4"/>
              <w:spacing w:after="72"/>
              <w:ind w:firstLineChars="0" w:firstLine="0"/>
              <w:rPr>
                <w:sz w:val="21"/>
              </w:rPr>
            </w:pPr>
            <w:r>
              <w:rPr>
                <w:rFonts w:hint="eastAsia"/>
                <w:sz w:val="21"/>
              </w:rPr>
              <w:t>1</w:t>
            </w:r>
            <w:r>
              <w:rPr>
                <w:rFonts w:hint="eastAsia"/>
                <w:sz w:val="21"/>
              </w:rPr>
              <w:t>、加载视频的等待时间为</w:t>
            </w:r>
            <w:r>
              <w:rPr>
                <w:rFonts w:hint="eastAsia"/>
                <w:sz w:val="21"/>
              </w:rPr>
              <w:t>9s</w:t>
            </w:r>
            <w:r>
              <w:rPr>
                <w:rFonts w:hint="eastAsia"/>
                <w:sz w:val="21"/>
              </w:rPr>
              <w:t>，每</w:t>
            </w:r>
            <w:r>
              <w:rPr>
                <w:rFonts w:hint="eastAsia"/>
                <w:sz w:val="21"/>
              </w:rPr>
              <w:t>3s</w:t>
            </w:r>
            <w:r>
              <w:rPr>
                <w:rFonts w:hint="eastAsia"/>
                <w:sz w:val="21"/>
              </w:rPr>
              <w:t>或者已经加载的视频出现图像则进行下一路视频的加载。</w:t>
            </w:r>
          </w:p>
        </w:tc>
      </w:tr>
      <w:tr w:rsidR="00C82D94" w:rsidRPr="003D73C0" w14:paraId="7CB34DC1" w14:textId="77777777" w:rsidTr="00B70DEC">
        <w:tc>
          <w:tcPr>
            <w:tcW w:w="2235" w:type="dxa"/>
            <w:shd w:val="clear" w:color="auto" w:fill="auto"/>
          </w:tcPr>
          <w:p w14:paraId="5F390F14"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6B627AA2" w14:textId="77777777" w:rsidTr="00B70DEC">
              <w:tc>
                <w:tcPr>
                  <w:tcW w:w="2013" w:type="dxa"/>
                </w:tcPr>
                <w:p w14:paraId="2B046D4D"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63E1E030"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368CE56D" w14:textId="77777777" w:rsidTr="00B70DEC">
              <w:tc>
                <w:tcPr>
                  <w:tcW w:w="2013" w:type="dxa"/>
                  <w:vAlign w:val="center"/>
                </w:tcPr>
                <w:p w14:paraId="3C0799F4" w14:textId="77777777" w:rsidR="00C82D94" w:rsidRPr="003D73C0" w:rsidRDefault="00C82D94" w:rsidP="00B70DEC">
                  <w:pPr>
                    <w:rPr>
                      <w:sz w:val="20"/>
                      <w:szCs w:val="18"/>
                    </w:rPr>
                  </w:pPr>
                </w:p>
              </w:tc>
              <w:tc>
                <w:tcPr>
                  <w:tcW w:w="4617" w:type="dxa"/>
                </w:tcPr>
                <w:p w14:paraId="0AA9FE49" w14:textId="77777777" w:rsidR="00C82D94" w:rsidRPr="003D73C0" w:rsidRDefault="00C82D94" w:rsidP="00B70DEC">
                  <w:pPr>
                    <w:pStyle w:val="aff5"/>
                    <w:ind w:firstLineChars="0" w:firstLine="0"/>
                    <w:rPr>
                      <w:sz w:val="20"/>
                      <w:szCs w:val="18"/>
                    </w:rPr>
                  </w:pPr>
                </w:p>
              </w:tc>
            </w:tr>
          </w:tbl>
          <w:p w14:paraId="564A5532" w14:textId="77777777" w:rsidR="00C82D94" w:rsidRPr="003D73C0" w:rsidRDefault="00C82D94" w:rsidP="00B70DEC">
            <w:pPr>
              <w:pStyle w:val="a4"/>
              <w:spacing w:after="72"/>
              <w:ind w:firstLineChars="0" w:firstLine="0"/>
              <w:rPr>
                <w:sz w:val="21"/>
              </w:rPr>
            </w:pPr>
          </w:p>
        </w:tc>
      </w:tr>
      <w:tr w:rsidR="00C82D94" w:rsidRPr="003D73C0" w14:paraId="639EC8A8" w14:textId="77777777" w:rsidTr="00B70DEC">
        <w:tc>
          <w:tcPr>
            <w:tcW w:w="2235" w:type="dxa"/>
            <w:shd w:val="clear" w:color="auto" w:fill="auto"/>
          </w:tcPr>
          <w:p w14:paraId="05BAE937"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6E919F72" w14:textId="77777777" w:rsidR="00C82D94" w:rsidRPr="003D73C0" w:rsidRDefault="00C82D94" w:rsidP="00B70DEC">
            <w:pPr>
              <w:pStyle w:val="a4"/>
              <w:spacing w:after="72"/>
              <w:ind w:firstLineChars="0" w:firstLine="0"/>
              <w:rPr>
                <w:sz w:val="21"/>
              </w:rPr>
            </w:pPr>
          </w:p>
        </w:tc>
      </w:tr>
    </w:tbl>
    <w:p w14:paraId="5D84B2C4" w14:textId="77777777" w:rsidR="00C82D94" w:rsidRDefault="00C82D94" w:rsidP="00C82D94">
      <w:pPr>
        <w:pStyle w:val="a4"/>
        <w:spacing w:after="72"/>
        <w:ind w:firstLineChars="0" w:firstLine="0"/>
        <w:rPr>
          <w:sz w:val="21"/>
        </w:rPr>
      </w:pPr>
    </w:p>
    <w:p w14:paraId="46CAEBF5" w14:textId="77777777" w:rsidR="00C82D94" w:rsidRDefault="00C82D94" w:rsidP="00C82D94">
      <w:pPr>
        <w:pStyle w:val="a4"/>
        <w:spacing w:after="72"/>
        <w:ind w:firstLineChars="0" w:firstLine="0"/>
        <w:rPr>
          <w:sz w:val="21"/>
        </w:rPr>
      </w:pPr>
    </w:p>
    <w:p w14:paraId="71CAFF47" w14:textId="77777777" w:rsidR="00C82D94" w:rsidRDefault="00C82D94" w:rsidP="00C82D94">
      <w:pPr>
        <w:pStyle w:val="a4"/>
        <w:spacing w:after="72"/>
        <w:ind w:firstLineChars="0" w:firstLine="0"/>
        <w:rPr>
          <w:sz w:val="21"/>
        </w:rPr>
      </w:pPr>
    </w:p>
    <w:p w14:paraId="13B02881" w14:textId="77777777" w:rsidR="00C82D94" w:rsidRPr="00B34C12" w:rsidRDefault="00C82D94" w:rsidP="00AC5C40">
      <w:pPr>
        <w:pStyle w:val="30"/>
        <w:numPr>
          <w:ilvl w:val="2"/>
          <w:numId w:val="66"/>
        </w:numPr>
        <w:rPr>
          <w:rFonts w:ascii="Consolas" w:hAnsi="Consolas"/>
        </w:rPr>
      </w:pPr>
      <w:bookmarkStart w:id="713" w:name="_Toc355867093"/>
      <w:r w:rsidRPr="00B34C12">
        <w:rPr>
          <w:rFonts w:ascii="Consolas" w:hAnsi="Consolas" w:hint="eastAsia"/>
        </w:rPr>
        <w:t>设置布局</w:t>
      </w:r>
      <w:bookmarkEnd w:id="713"/>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29EF540E" w14:textId="77777777" w:rsidTr="00B70DEC">
        <w:tc>
          <w:tcPr>
            <w:tcW w:w="2235" w:type="dxa"/>
            <w:shd w:val="clear" w:color="auto" w:fill="auto"/>
          </w:tcPr>
          <w:p w14:paraId="680E8AF1"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10F53498" w14:textId="77777777" w:rsidR="00C82D94" w:rsidRPr="003D73C0" w:rsidRDefault="00C82D94" w:rsidP="00B70DEC">
            <w:pPr>
              <w:pStyle w:val="a4"/>
              <w:spacing w:after="72"/>
              <w:ind w:firstLineChars="0" w:firstLine="0"/>
              <w:rPr>
                <w:caps/>
                <w:sz w:val="21"/>
              </w:rPr>
            </w:pPr>
            <w:r>
              <w:rPr>
                <w:rFonts w:hint="eastAsia"/>
                <w:caps/>
                <w:sz w:val="21"/>
              </w:rPr>
              <w:t>设置布局</w:t>
            </w:r>
          </w:p>
        </w:tc>
      </w:tr>
      <w:tr w:rsidR="00C82D94" w:rsidRPr="003D73C0" w14:paraId="3A36A849" w14:textId="77777777" w:rsidTr="00B70DEC">
        <w:tc>
          <w:tcPr>
            <w:tcW w:w="2235" w:type="dxa"/>
            <w:shd w:val="clear" w:color="auto" w:fill="auto"/>
          </w:tcPr>
          <w:p w14:paraId="5D7876B3"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716E9428" w14:textId="77777777" w:rsidR="00C82D94" w:rsidRPr="003D73C0" w:rsidRDefault="00C82D94" w:rsidP="00B70DEC">
            <w:pPr>
              <w:pStyle w:val="a4"/>
              <w:spacing w:after="72"/>
              <w:ind w:firstLineChars="0" w:firstLine="0"/>
              <w:rPr>
                <w:caps/>
                <w:sz w:val="21"/>
              </w:rPr>
            </w:pPr>
          </w:p>
        </w:tc>
      </w:tr>
      <w:tr w:rsidR="00C82D94" w:rsidRPr="003D73C0" w14:paraId="62A8257A" w14:textId="77777777" w:rsidTr="00B70DEC">
        <w:tc>
          <w:tcPr>
            <w:tcW w:w="2235" w:type="dxa"/>
            <w:shd w:val="clear" w:color="auto" w:fill="auto"/>
          </w:tcPr>
          <w:p w14:paraId="5DE2C5C5"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5FC9FAD2"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2E405BE5" w14:textId="77777777" w:rsidTr="00B70DEC">
        <w:tc>
          <w:tcPr>
            <w:tcW w:w="2235" w:type="dxa"/>
            <w:shd w:val="clear" w:color="auto" w:fill="auto"/>
          </w:tcPr>
          <w:p w14:paraId="67B29555"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4917B9D1" w14:textId="77777777" w:rsidR="00C82D94" w:rsidRPr="003D73C0" w:rsidRDefault="00C82D94" w:rsidP="00B70DEC">
            <w:pPr>
              <w:pStyle w:val="a4"/>
              <w:spacing w:after="72"/>
              <w:ind w:firstLineChars="0" w:firstLine="0"/>
              <w:rPr>
                <w:sz w:val="21"/>
              </w:rPr>
            </w:pPr>
            <w:r>
              <w:rPr>
                <w:rFonts w:hint="eastAsia"/>
                <w:sz w:val="21"/>
              </w:rPr>
              <w:t>主持人可以设置布局，修改每页显示的视频数量</w:t>
            </w:r>
          </w:p>
        </w:tc>
      </w:tr>
      <w:tr w:rsidR="00C82D94" w:rsidRPr="003D73C0" w14:paraId="2433E240" w14:textId="77777777" w:rsidTr="00B70DEC">
        <w:tc>
          <w:tcPr>
            <w:tcW w:w="2235" w:type="dxa"/>
            <w:shd w:val="clear" w:color="auto" w:fill="auto"/>
          </w:tcPr>
          <w:p w14:paraId="76123947"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342C57DF" w14:textId="77777777" w:rsidR="00C82D94" w:rsidRPr="003D73C0" w:rsidRDefault="00C82D94" w:rsidP="00B70DEC">
            <w:pPr>
              <w:pStyle w:val="a4"/>
              <w:spacing w:after="72"/>
              <w:ind w:firstLineChars="0" w:firstLine="0"/>
              <w:rPr>
                <w:sz w:val="21"/>
              </w:rPr>
            </w:pPr>
          </w:p>
        </w:tc>
      </w:tr>
      <w:tr w:rsidR="00C82D94" w:rsidRPr="003D73C0" w14:paraId="344AF16C" w14:textId="77777777" w:rsidTr="00B70DEC">
        <w:tc>
          <w:tcPr>
            <w:tcW w:w="2235" w:type="dxa"/>
            <w:shd w:val="clear" w:color="auto" w:fill="auto"/>
          </w:tcPr>
          <w:p w14:paraId="757B7BBA"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1D467D8B" w14:textId="77777777" w:rsidR="00C82D94" w:rsidRPr="003D73C0" w:rsidRDefault="00C82D94" w:rsidP="00B70DEC">
            <w:pPr>
              <w:pStyle w:val="a4"/>
              <w:spacing w:after="72"/>
              <w:ind w:firstLineChars="0" w:firstLine="0"/>
              <w:rPr>
                <w:sz w:val="21"/>
              </w:rPr>
            </w:pPr>
          </w:p>
        </w:tc>
      </w:tr>
      <w:tr w:rsidR="00C82D94" w:rsidRPr="003D73C0" w14:paraId="750110B8" w14:textId="77777777" w:rsidTr="00B70DEC">
        <w:tc>
          <w:tcPr>
            <w:tcW w:w="9096" w:type="dxa"/>
            <w:gridSpan w:val="2"/>
            <w:shd w:val="clear" w:color="auto" w:fill="auto"/>
          </w:tcPr>
          <w:p w14:paraId="3A1C915B"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197E7A8D" w14:textId="77777777" w:rsidTr="00B70DEC">
        <w:tc>
          <w:tcPr>
            <w:tcW w:w="9096" w:type="dxa"/>
            <w:gridSpan w:val="2"/>
            <w:shd w:val="clear" w:color="auto" w:fill="auto"/>
          </w:tcPr>
          <w:p w14:paraId="44EB59AE" w14:textId="77777777" w:rsidR="00C82D94" w:rsidRDefault="00C82D94" w:rsidP="00AC5C40">
            <w:pPr>
              <w:pStyle w:val="a4"/>
              <w:numPr>
                <w:ilvl w:val="0"/>
                <w:numId w:val="225"/>
              </w:numPr>
              <w:spacing w:after="72"/>
              <w:ind w:firstLineChars="0"/>
              <w:rPr>
                <w:sz w:val="21"/>
              </w:rPr>
            </w:pPr>
            <w:r>
              <w:rPr>
                <w:rFonts w:hint="eastAsia"/>
                <w:sz w:val="21"/>
              </w:rPr>
              <w:t>主持人点击布局选项，用例开始。</w:t>
            </w:r>
          </w:p>
          <w:p w14:paraId="13DC455A" w14:textId="77777777" w:rsidR="00C82D94" w:rsidRDefault="00C82D94" w:rsidP="00AC5C40">
            <w:pPr>
              <w:pStyle w:val="a4"/>
              <w:numPr>
                <w:ilvl w:val="0"/>
                <w:numId w:val="225"/>
              </w:numPr>
              <w:spacing w:after="72"/>
              <w:ind w:firstLineChars="0"/>
              <w:rPr>
                <w:sz w:val="21"/>
              </w:rPr>
            </w:pPr>
            <w:r>
              <w:rPr>
                <w:rFonts w:hint="eastAsia"/>
                <w:sz w:val="21"/>
              </w:rPr>
              <w:t>布局选项未打开，系统打开布局选项。</w:t>
            </w:r>
          </w:p>
          <w:p w14:paraId="045D38B5" w14:textId="77777777" w:rsidR="00C82D94" w:rsidRDefault="00C82D94" w:rsidP="00AC5C40">
            <w:pPr>
              <w:pStyle w:val="a4"/>
              <w:numPr>
                <w:ilvl w:val="0"/>
                <w:numId w:val="225"/>
              </w:numPr>
              <w:spacing w:after="72"/>
              <w:ind w:firstLineChars="0"/>
              <w:rPr>
                <w:sz w:val="21"/>
              </w:rPr>
            </w:pPr>
            <w:r>
              <w:rPr>
                <w:rFonts w:hint="eastAsia"/>
                <w:sz w:val="21"/>
              </w:rPr>
              <w:t>主持人选择</w:t>
            </w:r>
            <w:r>
              <w:rPr>
                <w:rFonts w:hint="eastAsia"/>
                <w:sz w:val="21"/>
              </w:rPr>
              <w:t>xx</w:t>
            </w:r>
            <w:r>
              <w:rPr>
                <w:rFonts w:hint="eastAsia"/>
                <w:sz w:val="21"/>
              </w:rPr>
              <w:t>路视频。</w:t>
            </w:r>
          </w:p>
          <w:p w14:paraId="07553546" w14:textId="77777777" w:rsidR="00C82D94" w:rsidRDefault="00C82D94" w:rsidP="00AC5C40">
            <w:pPr>
              <w:pStyle w:val="a4"/>
              <w:numPr>
                <w:ilvl w:val="0"/>
                <w:numId w:val="225"/>
              </w:numPr>
              <w:spacing w:after="72"/>
              <w:ind w:firstLineChars="0"/>
              <w:rPr>
                <w:sz w:val="21"/>
              </w:rPr>
            </w:pPr>
            <w:r>
              <w:rPr>
                <w:rFonts w:hint="eastAsia"/>
                <w:sz w:val="21"/>
              </w:rPr>
              <w:t>当前布局的视频路数小于所选布局的视频路数，并且有翻页按钮，系统填补未观看的视频直到当前页，直到观看的视频路数等于所选布局的视频路数或者未观看视频已添加完，按照</w:t>
            </w:r>
            <w:r>
              <w:rPr>
                <w:rFonts w:hint="eastAsia"/>
              </w:rPr>
              <w:t>所选布局调整行、列以及视频尺寸</w:t>
            </w:r>
            <w:r>
              <w:rPr>
                <w:rFonts w:hint="eastAsia"/>
                <w:sz w:val="21"/>
              </w:rPr>
              <w:t>。</w:t>
            </w:r>
          </w:p>
          <w:p w14:paraId="6AE976C6" w14:textId="77777777" w:rsidR="00C82D94" w:rsidRPr="003D73C0" w:rsidRDefault="00C82D94" w:rsidP="00EF0A9C">
            <w:pPr>
              <w:pStyle w:val="a4"/>
              <w:numPr>
                <w:ilvl w:val="0"/>
                <w:numId w:val="225"/>
              </w:numPr>
              <w:spacing w:after="72"/>
              <w:ind w:firstLineChars="0"/>
              <w:rPr>
                <w:sz w:val="21"/>
              </w:rPr>
            </w:pPr>
            <w:r>
              <w:rPr>
                <w:rFonts w:hint="eastAsia"/>
                <w:sz w:val="21"/>
              </w:rPr>
              <w:t>当</w:t>
            </w:r>
            <w:r>
              <w:rPr>
                <w:rFonts w:hint="eastAsia"/>
              </w:rPr>
              <w:t>前有未观看的视频，系统显示左右翻页按钮</w:t>
            </w:r>
            <w:r w:rsidR="00110041">
              <w:rPr>
                <w:rFonts w:hint="eastAsia"/>
              </w:rPr>
              <w:t>（如果更改</w:t>
            </w:r>
            <w:r w:rsidR="00506C46">
              <w:rPr>
                <w:rFonts w:hint="eastAsia"/>
              </w:rPr>
              <w:t>前轮巡选项开启了轮巡，则自动开始轮巡</w:t>
            </w:r>
            <w:r w:rsidR="00110041">
              <w:rPr>
                <w:rFonts w:hint="eastAsia"/>
              </w:rPr>
              <w:t>）</w:t>
            </w:r>
            <w:r>
              <w:rPr>
                <w:rFonts w:hint="eastAsia"/>
              </w:rPr>
              <w:t>，否则隐藏左右翻页按钮</w:t>
            </w:r>
            <w:r w:rsidR="00110041">
              <w:rPr>
                <w:rFonts w:hint="eastAsia"/>
              </w:rPr>
              <w:t>（停止轮巡，但是不更改轮巡时间选项，如果</w:t>
            </w:r>
            <w:r w:rsidR="00506C46">
              <w:rPr>
                <w:rFonts w:hint="eastAsia"/>
              </w:rPr>
              <w:t>轮巡时间开启则</w:t>
            </w:r>
            <w:r w:rsidR="00110041">
              <w:rPr>
                <w:rFonts w:hint="eastAsia"/>
              </w:rPr>
              <w:t>再视频超过一页</w:t>
            </w:r>
            <w:r w:rsidR="00EF0A9C">
              <w:rPr>
                <w:rFonts w:hint="eastAsia"/>
              </w:rPr>
              <w:t>时</w:t>
            </w:r>
            <w:r w:rsidR="00110041">
              <w:rPr>
                <w:rFonts w:hint="eastAsia"/>
              </w:rPr>
              <w:t>自动开始轮巡）</w:t>
            </w:r>
            <w:r>
              <w:rPr>
                <w:rFonts w:hint="eastAsia"/>
                <w:sz w:val="21"/>
              </w:rPr>
              <w:t>，用例结束。</w:t>
            </w:r>
          </w:p>
        </w:tc>
      </w:tr>
      <w:tr w:rsidR="00C82D94" w:rsidRPr="003D73C0" w14:paraId="6654F22E" w14:textId="77777777" w:rsidTr="00B70DEC">
        <w:tc>
          <w:tcPr>
            <w:tcW w:w="9096" w:type="dxa"/>
            <w:gridSpan w:val="2"/>
            <w:shd w:val="clear" w:color="auto" w:fill="auto"/>
          </w:tcPr>
          <w:p w14:paraId="24302700"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284AA53E" w14:textId="77777777" w:rsidTr="00B70DEC">
        <w:trPr>
          <w:hidden/>
        </w:trPr>
        <w:tc>
          <w:tcPr>
            <w:tcW w:w="9096" w:type="dxa"/>
            <w:gridSpan w:val="2"/>
            <w:shd w:val="clear" w:color="auto" w:fill="auto"/>
          </w:tcPr>
          <w:p w14:paraId="63DBBDFA" w14:textId="77777777" w:rsidR="00C82D94" w:rsidRPr="009854CF" w:rsidRDefault="00C82D94" w:rsidP="00CD4D74">
            <w:pPr>
              <w:pStyle w:val="aff5"/>
              <w:numPr>
                <w:ilvl w:val="0"/>
                <w:numId w:val="234"/>
              </w:numPr>
              <w:spacing w:afterLines="30" w:after="72" w:line="288" w:lineRule="auto"/>
              <w:ind w:firstLineChars="0"/>
              <w:rPr>
                <w:vanish/>
                <w:szCs w:val="24"/>
              </w:rPr>
            </w:pPr>
          </w:p>
          <w:p w14:paraId="001415E9" w14:textId="77777777" w:rsidR="00C82D94" w:rsidRPr="00F45D84" w:rsidRDefault="00C82D94" w:rsidP="00CD4D74">
            <w:pPr>
              <w:pStyle w:val="aff5"/>
              <w:numPr>
                <w:ilvl w:val="0"/>
                <w:numId w:val="226"/>
              </w:numPr>
              <w:spacing w:afterLines="30" w:after="72" w:line="288" w:lineRule="auto"/>
              <w:ind w:firstLineChars="0"/>
              <w:rPr>
                <w:vanish/>
              </w:rPr>
            </w:pPr>
          </w:p>
          <w:p w14:paraId="1D994950" w14:textId="77777777" w:rsidR="00C82D94" w:rsidRPr="00F45D84" w:rsidRDefault="00C82D94">
            <w:pPr>
              <w:pStyle w:val="aff5"/>
              <w:numPr>
                <w:ilvl w:val="0"/>
                <w:numId w:val="226"/>
              </w:numPr>
              <w:spacing w:afterLines="30" w:after="72" w:line="288" w:lineRule="auto"/>
              <w:ind w:firstLineChars="0"/>
              <w:rPr>
                <w:vanish/>
              </w:rPr>
            </w:pPr>
          </w:p>
          <w:p w14:paraId="1C9E4859" w14:textId="77777777" w:rsidR="00C82D94" w:rsidRDefault="00C82D94">
            <w:pPr>
              <w:pStyle w:val="aff5"/>
              <w:numPr>
                <w:ilvl w:val="1"/>
                <w:numId w:val="226"/>
              </w:numPr>
              <w:spacing w:afterLines="30" w:after="72" w:line="288" w:lineRule="auto"/>
              <w:ind w:firstLineChars="0"/>
            </w:pPr>
            <w:r>
              <w:rPr>
                <w:rFonts w:hint="eastAsia"/>
              </w:rPr>
              <w:t>布局选项已经打开，系统关闭布局选项，用例结束。</w:t>
            </w:r>
          </w:p>
          <w:p w14:paraId="7F4A4DFA" w14:textId="77777777" w:rsidR="00C82D94" w:rsidRPr="00F45D84" w:rsidRDefault="00C82D94">
            <w:pPr>
              <w:pStyle w:val="aff5"/>
              <w:numPr>
                <w:ilvl w:val="0"/>
                <w:numId w:val="226"/>
              </w:numPr>
              <w:spacing w:afterLines="30" w:after="72" w:line="288" w:lineRule="auto"/>
              <w:ind w:firstLineChars="0"/>
              <w:rPr>
                <w:vanish/>
              </w:rPr>
            </w:pPr>
          </w:p>
          <w:p w14:paraId="609E733E" w14:textId="77777777" w:rsidR="00C82D94" w:rsidRPr="00F45D84" w:rsidRDefault="00C82D94">
            <w:pPr>
              <w:pStyle w:val="aff5"/>
              <w:numPr>
                <w:ilvl w:val="0"/>
                <w:numId w:val="226"/>
              </w:numPr>
              <w:spacing w:afterLines="30" w:after="72" w:line="288" w:lineRule="auto"/>
              <w:ind w:firstLineChars="0"/>
              <w:rPr>
                <w:vanish/>
              </w:rPr>
            </w:pPr>
          </w:p>
          <w:p w14:paraId="39B80271" w14:textId="77777777" w:rsidR="00C82D94" w:rsidRDefault="00C82D94">
            <w:pPr>
              <w:pStyle w:val="aff5"/>
              <w:numPr>
                <w:ilvl w:val="1"/>
                <w:numId w:val="226"/>
              </w:numPr>
              <w:spacing w:afterLines="30" w:after="72" w:line="288" w:lineRule="auto"/>
              <w:ind w:firstLineChars="0"/>
            </w:pPr>
            <w:r>
              <w:rPr>
                <w:rFonts w:hint="eastAsia"/>
              </w:rPr>
              <w:t>当前布局的视频路数小于或等于选择布局的视频路数，但是没有翻页按钮，按照所选布局调整行、列以及视频尺寸，用例结束。</w:t>
            </w:r>
          </w:p>
          <w:p w14:paraId="6342789F" w14:textId="77777777" w:rsidR="00C82D94" w:rsidRDefault="00C82D94">
            <w:pPr>
              <w:pStyle w:val="aff5"/>
              <w:numPr>
                <w:ilvl w:val="1"/>
                <w:numId w:val="226"/>
              </w:numPr>
              <w:spacing w:afterLines="30" w:after="72" w:line="288" w:lineRule="auto"/>
              <w:ind w:firstLineChars="0"/>
            </w:pPr>
            <w:r>
              <w:rPr>
                <w:rFonts w:hint="eastAsia"/>
              </w:rPr>
              <w:t>当前布局的视频路数多于所选布局的视频路数</w:t>
            </w:r>
          </w:p>
          <w:p w14:paraId="081A6839" w14:textId="77777777" w:rsidR="00C82D94" w:rsidRDefault="00C82D94">
            <w:pPr>
              <w:pStyle w:val="aff5"/>
              <w:numPr>
                <w:ilvl w:val="2"/>
                <w:numId w:val="226"/>
              </w:numPr>
              <w:spacing w:afterLines="30" w:after="72" w:line="288" w:lineRule="auto"/>
              <w:ind w:firstLineChars="0"/>
            </w:pPr>
            <w:r>
              <w:rPr>
                <w:rFonts w:hint="eastAsia"/>
              </w:rPr>
              <w:t>固定的视频路数已超过所选布局的列数，系统依次从取消最后一个固定的视频直到固定的视频路数等于所选布局的列数。</w:t>
            </w:r>
          </w:p>
          <w:p w14:paraId="781CFADE" w14:textId="77777777" w:rsidR="00C82D94" w:rsidRDefault="00C82D94">
            <w:pPr>
              <w:pStyle w:val="aff5"/>
              <w:numPr>
                <w:ilvl w:val="2"/>
                <w:numId w:val="226"/>
              </w:numPr>
              <w:spacing w:afterLines="30" w:after="72" w:line="288" w:lineRule="auto"/>
              <w:ind w:firstLineChars="0"/>
            </w:pPr>
            <w:r>
              <w:rPr>
                <w:rFonts w:hint="eastAsia"/>
              </w:rPr>
              <w:t>系统并依次关闭当前页最后一个视频直到显示的路数等于所选布局的视频路数，并按照所选布局调整行、列以及视频尺寸。</w:t>
            </w:r>
          </w:p>
          <w:p w14:paraId="0AD0FE47" w14:textId="77777777" w:rsidR="00C82D94" w:rsidRDefault="00C82D94">
            <w:pPr>
              <w:pStyle w:val="aff5"/>
              <w:numPr>
                <w:ilvl w:val="2"/>
                <w:numId w:val="226"/>
              </w:numPr>
              <w:spacing w:afterLines="30" w:after="72" w:line="288" w:lineRule="auto"/>
              <w:ind w:firstLineChars="0"/>
            </w:pPr>
            <w:r>
              <w:rPr>
                <w:rFonts w:hint="eastAsia"/>
              </w:rPr>
              <w:t>继续主事件流</w:t>
            </w:r>
            <w:r>
              <w:rPr>
                <w:rFonts w:hint="eastAsia"/>
              </w:rPr>
              <w:t>step5</w:t>
            </w:r>
            <w:r>
              <w:rPr>
                <w:rFonts w:hint="eastAsia"/>
              </w:rPr>
              <w:t>。</w:t>
            </w:r>
          </w:p>
          <w:p w14:paraId="0EB7A55D" w14:textId="77777777" w:rsidR="00C82D94" w:rsidRPr="00822E41" w:rsidRDefault="00C82D94">
            <w:pPr>
              <w:pStyle w:val="aff5"/>
              <w:numPr>
                <w:ilvl w:val="0"/>
                <w:numId w:val="226"/>
              </w:numPr>
              <w:spacing w:afterLines="30" w:after="72" w:line="288" w:lineRule="auto"/>
              <w:ind w:firstLineChars="0"/>
              <w:rPr>
                <w:vanish/>
              </w:rPr>
            </w:pPr>
          </w:p>
          <w:p w14:paraId="364FA3C6" w14:textId="77777777" w:rsidR="00C82D94" w:rsidRPr="00B26615" w:rsidRDefault="00C82D94">
            <w:pPr>
              <w:pStyle w:val="aff5"/>
              <w:spacing w:afterLines="30" w:after="72" w:line="288" w:lineRule="auto"/>
              <w:ind w:firstLineChars="0" w:firstLine="0"/>
            </w:pPr>
          </w:p>
        </w:tc>
      </w:tr>
      <w:tr w:rsidR="00C82D94" w:rsidRPr="003D73C0" w14:paraId="49E173C7" w14:textId="77777777" w:rsidTr="00B70DEC">
        <w:tc>
          <w:tcPr>
            <w:tcW w:w="2235" w:type="dxa"/>
            <w:shd w:val="clear" w:color="auto" w:fill="auto"/>
          </w:tcPr>
          <w:p w14:paraId="52B20BD9"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137D52E2" w14:textId="77777777" w:rsidR="00C82D94" w:rsidRPr="008A7935" w:rsidRDefault="00C82D94" w:rsidP="00B70DEC">
            <w:pPr>
              <w:pStyle w:val="a4"/>
              <w:spacing w:after="72"/>
              <w:ind w:firstLineChars="0" w:firstLine="0"/>
              <w:rPr>
                <w:sz w:val="21"/>
              </w:rPr>
            </w:pPr>
            <w:r>
              <w:rPr>
                <w:rFonts w:hint="eastAsia"/>
                <w:sz w:val="21"/>
              </w:rPr>
              <w:t>按照</w:t>
            </w:r>
            <w:r>
              <w:rPr>
                <w:rFonts w:hint="eastAsia"/>
              </w:rPr>
              <w:t>所选布局调整行、列以及视频尺寸，使固定的视频不超过列</w:t>
            </w:r>
            <w:r>
              <w:rPr>
                <w:rFonts w:hint="eastAsia"/>
              </w:rPr>
              <w:lastRenderedPageBreak/>
              <w:t>数，隐藏、显示翻页按钮</w:t>
            </w:r>
          </w:p>
        </w:tc>
      </w:tr>
      <w:tr w:rsidR="00C82D94" w:rsidRPr="003D73C0" w14:paraId="04035EA5" w14:textId="77777777" w:rsidTr="00B70DEC">
        <w:tc>
          <w:tcPr>
            <w:tcW w:w="2235" w:type="dxa"/>
            <w:shd w:val="clear" w:color="auto" w:fill="auto"/>
          </w:tcPr>
          <w:p w14:paraId="692384AA" w14:textId="77777777" w:rsidR="00C82D94" w:rsidRPr="003D73C0" w:rsidRDefault="00C82D94" w:rsidP="00B70DEC">
            <w:pPr>
              <w:pStyle w:val="a4"/>
              <w:spacing w:after="72"/>
              <w:ind w:firstLineChars="0" w:firstLine="0"/>
              <w:rPr>
                <w:b/>
                <w:sz w:val="21"/>
              </w:rPr>
            </w:pPr>
            <w:r w:rsidRPr="003D73C0">
              <w:rPr>
                <w:rFonts w:hint="eastAsia"/>
                <w:b/>
                <w:sz w:val="21"/>
              </w:rPr>
              <w:lastRenderedPageBreak/>
              <w:t>业务规则</w:t>
            </w:r>
          </w:p>
        </w:tc>
        <w:tc>
          <w:tcPr>
            <w:tcW w:w="6861" w:type="dxa"/>
            <w:shd w:val="clear" w:color="auto" w:fill="auto"/>
          </w:tcPr>
          <w:p w14:paraId="12A552C4" w14:textId="77777777" w:rsidR="00C82D94" w:rsidRDefault="00C82D94" w:rsidP="00AC5C40">
            <w:pPr>
              <w:pStyle w:val="a4"/>
              <w:numPr>
                <w:ilvl w:val="0"/>
                <w:numId w:val="227"/>
              </w:numPr>
              <w:spacing w:after="72"/>
              <w:ind w:firstLineChars="0"/>
              <w:rPr>
                <w:sz w:val="21"/>
              </w:rPr>
            </w:pPr>
            <w:r>
              <w:rPr>
                <w:rFonts w:hint="eastAsia"/>
                <w:sz w:val="21"/>
              </w:rPr>
              <w:t>布局从小变大时，从右侧未观看的视频添加观看。</w:t>
            </w:r>
          </w:p>
          <w:p w14:paraId="6B64D6FB" w14:textId="77777777" w:rsidR="00C82D94" w:rsidRDefault="00C82D94" w:rsidP="00AC5C40">
            <w:pPr>
              <w:pStyle w:val="a4"/>
              <w:numPr>
                <w:ilvl w:val="0"/>
                <w:numId w:val="227"/>
              </w:numPr>
              <w:spacing w:after="72"/>
              <w:ind w:firstLineChars="0"/>
              <w:rPr>
                <w:sz w:val="21"/>
              </w:rPr>
            </w:pPr>
            <w:r>
              <w:rPr>
                <w:rFonts w:hint="eastAsia"/>
                <w:sz w:val="21"/>
              </w:rPr>
              <w:t>布局从大变小时，将多于所选布局列数的固定视频取消固定，取消多于的视频观看，并移动到不观看的下一页中。</w:t>
            </w:r>
          </w:p>
          <w:p w14:paraId="16985AB7" w14:textId="77777777" w:rsidR="00C82D94" w:rsidRDefault="00C82D94" w:rsidP="00AC5C40">
            <w:pPr>
              <w:pStyle w:val="a4"/>
              <w:numPr>
                <w:ilvl w:val="0"/>
                <w:numId w:val="227"/>
              </w:numPr>
              <w:spacing w:after="72"/>
              <w:ind w:firstLineChars="0"/>
              <w:rPr>
                <w:sz w:val="21"/>
              </w:rPr>
            </w:pPr>
            <w:r>
              <w:rPr>
                <w:rFonts w:hint="eastAsia"/>
                <w:sz w:val="21"/>
              </w:rPr>
              <w:t>布局支持三种，</w:t>
            </w:r>
            <w:r>
              <w:rPr>
                <w:rFonts w:hint="eastAsia"/>
                <w:sz w:val="21"/>
              </w:rPr>
              <w:t>4</w:t>
            </w:r>
            <w:r>
              <w:rPr>
                <w:rFonts w:hint="eastAsia"/>
                <w:sz w:val="21"/>
              </w:rPr>
              <w:t>路（</w:t>
            </w:r>
            <w:r>
              <w:rPr>
                <w:rFonts w:hint="eastAsia"/>
                <w:sz w:val="21"/>
              </w:rPr>
              <w:t>2</w:t>
            </w:r>
            <w:r>
              <w:rPr>
                <w:rFonts w:hint="eastAsia"/>
                <w:sz w:val="21"/>
              </w:rPr>
              <w:t>行</w:t>
            </w:r>
            <w:r>
              <w:rPr>
                <w:rFonts w:hint="eastAsia"/>
                <w:sz w:val="21"/>
              </w:rPr>
              <w:t>2</w:t>
            </w:r>
            <w:r>
              <w:rPr>
                <w:rFonts w:hint="eastAsia"/>
                <w:sz w:val="21"/>
              </w:rPr>
              <w:t>列）、</w:t>
            </w:r>
            <w:r>
              <w:rPr>
                <w:rFonts w:hint="eastAsia"/>
                <w:sz w:val="21"/>
              </w:rPr>
              <w:t>6</w:t>
            </w:r>
            <w:r>
              <w:rPr>
                <w:rFonts w:hint="eastAsia"/>
                <w:sz w:val="21"/>
              </w:rPr>
              <w:t>路（</w:t>
            </w:r>
            <w:r>
              <w:rPr>
                <w:rFonts w:hint="eastAsia"/>
                <w:sz w:val="21"/>
              </w:rPr>
              <w:t>2</w:t>
            </w:r>
            <w:r>
              <w:rPr>
                <w:rFonts w:hint="eastAsia"/>
                <w:sz w:val="21"/>
              </w:rPr>
              <w:t>行</w:t>
            </w:r>
            <w:r>
              <w:rPr>
                <w:rFonts w:hint="eastAsia"/>
                <w:sz w:val="21"/>
              </w:rPr>
              <w:t>3</w:t>
            </w:r>
            <w:r>
              <w:rPr>
                <w:rFonts w:hint="eastAsia"/>
                <w:sz w:val="21"/>
              </w:rPr>
              <w:t>列）、</w:t>
            </w:r>
            <w:r>
              <w:rPr>
                <w:rFonts w:hint="eastAsia"/>
                <w:sz w:val="21"/>
              </w:rPr>
              <w:t>12</w:t>
            </w:r>
            <w:r>
              <w:rPr>
                <w:rFonts w:hint="eastAsia"/>
                <w:sz w:val="21"/>
              </w:rPr>
              <w:t>路（</w:t>
            </w:r>
            <w:r>
              <w:rPr>
                <w:rFonts w:hint="eastAsia"/>
                <w:sz w:val="21"/>
              </w:rPr>
              <w:t>3</w:t>
            </w:r>
            <w:r>
              <w:rPr>
                <w:rFonts w:hint="eastAsia"/>
                <w:sz w:val="21"/>
              </w:rPr>
              <w:t>行</w:t>
            </w:r>
            <w:r>
              <w:rPr>
                <w:rFonts w:hint="eastAsia"/>
                <w:sz w:val="21"/>
              </w:rPr>
              <w:t>4</w:t>
            </w:r>
            <w:r>
              <w:rPr>
                <w:rFonts w:hint="eastAsia"/>
                <w:sz w:val="21"/>
              </w:rPr>
              <w:t>列）</w:t>
            </w:r>
          </w:p>
          <w:p w14:paraId="6DDCD7F3" w14:textId="77777777" w:rsidR="00C82D94" w:rsidRDefault="00C82D94" w:rsidP="00AC5C40">
            <w:pPr>
              <w:pStyle w:val="a4"/>
              <w:numPr>
                <w:ilvl w:val="0"/>
                <w:numId w:val="227"/>
              </w:numPr>
              <w:spacing w:after="72"/>
              <w:ind w:firstLineChars="0"/>
              <w:rPr>
                <w:sz w:val="21"/>
              </w:rPr>
            </w:pPr>
            <w:r>
              <w:rPr>
                <w:rFonts w:hint="eastAsia"/>
                <w:sz w:val="21"/>
              </w:rPr>
              <w:t>布局区域左右、垂直居中，并非视频左右、垂直居中，例如，当前</w:t>
            </w:r>
            <w:r>
              <w:rPr>
                <w:rFonts w:hint="eastAsia"/>
                <w:sz w:val="21"/>
              </w:rPr>
              <w:t>2</w:t>
            </w:r>
            <w:r>
              <w:rPr>
                <w:rFonts w:hint="eastAsia"/>
                <w:sz w:val="21"/>
              </w:rPr>
              <w:t>行</w:t>
            </w:r>
            <w:r>
              <w:rPr>
                <w:rFonts w:hint="eastAsia"/>
                <w:sz w:val="21"/>
              </w:rPr>
              <w:t>2</w:t>
            </w:r>
            <w:r>
              <w:rPr>
                <w:rFonts w:hint="eastAsia"/>
                <w:sz w:val="21"/>
              </w:rPr>
              <w:t>列，但是只有一路视频，此时视频并非水平、垂直居中，而是显示在左上方的位置，其对应的田字格是水平、垂直居中，相当于其他三路视频占用位置但是处于不可见状态，如图：</w:t>
            </w:r>
          </w:p>
          <w:p w14:paraId="4C556B54" w14:textId="77777777" w:rsidR="00C82D94" w:rsidRPr="008A7935" w:rsidRDefault="00C82D94" w:rsidP="00B70DEC">
            <w:pPr>
              <w:pStyle w:val="a4"/>
              <w:spacing w:after="72"/>
              <w:ind w:left="425" w:firstLineChars="0" w:firstLine="0"/>
              <w:rPr>
                <w:sz w:val="21"/>
              </w:rPr>
            </w:pPr>
            <w:r>
              <w:rPr>
                <w:rFonts w:hint="eastAsia"/>
                <w:noProof/>
              </w:rPr>
              <w:drawing>
                <wp:inline distT="0" distB="0" distL="0" distR="0" wp14:anchorId="55FB18F7" wp14:editId="1CF9A2C2">
                  <wp:extent cx="2247900" cy="1571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47900" cy="1571625"/>
                          </a:xfrm>
                          <a:prstGeom prst="rect">
                            <a:avLst/>
                          </a:prstGeom>
                          <a:noFill/>
                          <a:ln>
                            <a:noFill/>
                          </a:ln>
                        </pic:spPr>
                      </pic:pic>
                    </a:graphicData>
                  </a:graphic>
                </wp:inline>
              </w:drawing>
            </w:r>
          </w:p>
        </w:tc>
      </w:tr>
      <w:tr w:rsidR="00C82D94" w:rsidRPr="003D73C0" w14:paraId="4D0DC9BE" w14:textId="77777777" w:rsidTr="00B70DEC">
        <w:tc>
          <w:tcPr>
            <w:tcW w:w="2235" w:type="dxa"/>
            <w:shd w:val="clear" w:color="auto" w:fill="auto"/>
          </w:tcPr>
          <w:p w14:paraId="10528D5A"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4A056C05" w14:textId="77777777" w:rsidR="00C82D94" w:rsidRPr="003D73C0" w:rsidRDefault="00C82D94" w:rsidP="00B70DEC">
            <w:pPr>
              <w:pStyle w:val="a4"/>
              <w:spacing w:after="72"/>
              <w:ind w:firstLineChars="0" w:firstLine="0"/>
              <w:rPr>
                <w:sz w:val="21"/>
              </w:rPr>
            </w:pPr>
          </w:p>
        </w:tc>
      </w:tr>
      <w:tr w:rsidR="00C82D94" w:rsidRPr="003D73C0" w14:paraId="136F681F" w14:textId="77777777" w:rsidTr="00B70DEC">
        <w:tc>
          <w:tcPr>
            <w:tcW w:w="2235" w:type="dxa"/>
            <w:shd w:val="clear" w:color="auto" w:fill="auto"/>
          </w:tcPr>
          <w:p w14:paraId="25015445"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44B0912F" w14:textId="77777777" w:rsidTr="00B70DEC">
              <w:tc>
                <w:tcPr>
                  <w:tcW w:w="2013" w:type="dxa"/>
                </w:tcPr>
                <w:p w14:paraId="3F0A912A"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136FD7A5"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0E45256B" w14:textId="77777777" w:rsidTr="00B70DEC">
              <w:tc>
                <w:tcPr>
                  <w:tcW w:w="2013" w:type="dxa"/>
                  <w:vAlign w:val="center"/>
                </w:tcPr>
                <w:p w14:paraId="44BE9369" w14:textId="77777777" w:rsidR="00C82D94" w:rsidRPr="003D73C0" w:rsidRDefault="00C82D94" w:rsidP="00B70DEC">
                  <w:pPr>
                    <w:rPr>
                      <w:sz w:val="20"/>
                      <w:szCs w:val="18"/>
                    </w:rPr>
                  </w:pPr>
                </w:p>
              </w:tc>
              <w:tc>
                <w:tcPr>
                  <w:tcW w:w="4617" w:type="dxa"/>
                </w:tcPr>
                <w:p w14:paraId="5E2A0D17" w14:textId="77777777" w:rsidR="00C82D94" w:rsidRPr="003D73C0" w:rsidRDefault="00C82D94" w:rsidP="00B70DEC">
                  <w:pPr>
                    <w:pStyle w:val="aff5"/>
                    <w:ind w:firstLineChars="0" w:firstLine="0"/>
                    <w:rPr>
                      <w:sz w:val="20"/>
                      <w:szCs w:val="18"/>
                    </w:rPr>
                  </w:pPr>
                </w:p>
              </w:tc>
            </w:tr>
          </w:tbl>
          <w:p w14:paraId="0DB9293B" w14:textId="77777777" w:rsidR="00C82D94" w:rsidRPr="003D73C0" w:rsidRDefault="00C82D94" w:rsidP="00B70DEC">
            <w:pPr>
              <w:pStyle w:val="a4"/>
              <w:spacing w:after="72"/>
              <w:ind w:firstLineChars="0" w:firstLine="0"/>
              <w:rPr>
                <w:sz w:val="21"/>
              </w:rPr>
            </w:pPr>
          </w:p>
        </w:tc>
      </w:tr>
      <w:tr w:rsidR="00C82D94" w:rsidRPr="003D73C0" w14:paraId="18D2DE11" w14:textId="77777777" w:rsidTr="00B70DEC">
        <w:tc>
          <w:tcPr>
            <w:tcW w:w="2235" w:type="dxa"/>
            <w:shd w:val="clear" w:color="auto" w:fill="auto"/>
          </w:tcPr>
          <w:p w14:paraId="33FA1CC4"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1D2E6B30" w14:textId="77777777" w:rsidR="00C82D94" w:rsidRPr="003D73C0" w:rsidRDefault="00C82D94" w:rsidP="00B70DEC">
            <w:pPr>
              <w:pStyle w:val="a4"/>
              <w:spacing w:after="72"/>
              <w:ind w:firstLineChars="0" w:firstLine="0"/>
              <w:rPr>
                <w:sz w:val="21"/>
              </w:rPr>
            </w:pPr>
          </w:p>
        </w:tc>
      </w:tr>
    </w:tbl>
    <w:p w14:paraId="6C9DEC8B" w14:textId="77777777" w:rsidR="00C82D94" w:rsidRDefault="00C82D94" w:rsidP="00C82D94">
      <w:pPr>
        <w:pStyle w:val="a4"/>
        <w:spacing w:after="72"/>
        <w:ind w:firstLineChars="0" w:firstLine="0"/>
        <w:rPr>
          <w:sz w:val="21"/>
        </w:rPr>
      </w:pPr>
    </w:p>
    <w:p w14:paraId="01887D72" w14:textId="77777777" w:rsidR="00C82D94" w:rsidRDefault="00C82D94" w:rsidP="00C82D94">
      <w:pPr>
        <w:pStyle w:val="a4"/>
        <w:spacing w:after="72"/>
        <w:ind w:firstLineChars="0" w:firstLine="0"/>
        <w:rPr>
          <w:sz w:val="21"/>
        </w:rPr>
      </w:pPr>
    </w:p>
    <w:p w14:paraId="6C413615" w14:textId="77777777" w:rsidR="00C82D94" w:rsidRDefault="00C82D94" w:rsidP="00C82D94">
      <w:pPr>
        <w:pStyle w:val="a4"/>
        <w:spacing w:after="72"/>
        <w:ind w:firstLineChars="0" w:firstLine="0"/>
        <w:rPr>
          <w:sz w:val="21"/>
        </w:rPr>
      </w:pPr>
    </w:p>
    <w:p w14:paraId="1CC4C243" w14:textId="77777777" w:rsidR="00C82D94" w:rsidRPr="00B34C12" w:rsidRDefault="00C82D94" w:rsidP="00AC5C40">
      <w:pPr>
        <w:pStyle w:val="30"/>
        <w:numPr>
          <w:ilvl w:val="2"/>
          <w:numId w:val="66"/>
        </w:numPr>
        <w:rPr>
          <w:rFonts w:ascii="Consolas" w:hAnsi="Consolas"/>
        </w:rPr>
      </w:pPr>
      <w:bookmarkStart w:id="714" w:name="_Toc355867094"/>
      <w:r w:rsidRPr="00B34C12">
        <w:rPr>
          <w:rFonts w:ascii="Consolas" w:hAnsi="Consolas" w:hint="eastAsia"/>
        </w:rPr>
        <w:t>固定视频</w:t>
      </w:r>
      <w:bookmarkEnd w:id="714"/>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14AB95AB" w14:textId="77777777" w:rsidTr="00B70DEC">
        <w:tc>
          <w:tcPr>
            <w:tcW w:w="2235" w:type="dxa"/>
            <w:shd w:val="clear" w:color="auto" w:fill="auto"/>
          </w:tcPr>
          <w:p w14:paraId="435D424E"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6BC58C7D" w14:textId="77777777" w:rsidR="00C82D94" w:rsidRPr="003D73C0" w:rsidRDefault="00C82D94" w:rsidP="00B70DEC">
            <w:pPr>
              <w:pStyle w:val="a4"/>
              <w:spacing w:after="72"/>
              <w:ind w:firstLineChars="0" w:firstLine="0"/>
              <w:rPr>
                <w:caps/>
                <w:sz w:val="21"/>
              </w:rPr>
            </w:pPr>
            <w:r>
              <w:rPr>
                <w:rFonts w:hint="eastAsia"/>
                <w:caps/>
                <w:sz w:val="21"/>
              </w:rPr>
              <w:t>固定视频</w:t>
            </w:r>
          </w:p>
        </w:tc>
      </w:tr>
      <w:tr w:rsidR="00C82D94" w:rsidRPr="003D73C0" w14:paraId="36E71E49" w14:textId="77777777" w:rsidTr="00B70DEC">
        <w:tc>
          <w:tcPr>
            <w:tcW w:w="2235" w:type="dxa"/>
            <w:shd w:val="clear" w:color="auto" w:fill="auto"/>
          </w:tcPr>
          <w:p w14:paraId="15997726"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3B7C9EDB" w14:textId="77777777" w:rsidR="00C82D94" w:rsidRPr="003D73C0" w:rsidRDefault="00C82D94" w:rsidP="00B70DEC">
            <w:pPr>
              <w:pStyle w:val="a4"/>
              <w:spacing w:after="72"/>
              <w:ind w:firstLineChars="0" w:firstLine="0"/>
              <w:rPr>
                <w:caps/>
                <w:sz w:val="21"/>
              </w:rPr>
            </w:pPr>
            <w:r w:rsidRPr="004F624E">
              <w:rPr>
                <w:rFonts w:ascii="Consolas" w:hAnsi="Consolas" w:hint="eastAsia"/>
                <w:caps/>
                <w:sz w:val="21"/>
                <w:szCs w:val="21"/>
              </w:rPr>
              <w:t>MAX1.0_CLIENT</w:t>
            </w:r>
            <w:r>
              <w:rPr>
                <w:rFonts w:ascii="Consolas" w:hAnsi="Consolas" w:hint="eastAsia"/>
                <w:caps/>
                <w:sz w:val="21"/>
                <w:szCs w:val="21"/>
              </w:rPr>
              <w:t>_SRS</w:t>
            </w:r>
            <w:r w:rsidRPr="004F624E">
              <w:rPr>
                <w:rFonts w:ascii="Consolas" w:hAnsi="Consolas" w:hint="eastAsia"/>
                <w:caps/>
                <w:sz w:val="21"/>
                <w:szCs w:val="21"/>
              </w:rPr>
              <w:t>_</w:t>
            </w:r>
            <w:r>
              <w:rPr>
                <w:rFonts w:ascii="Consolas" w:hAnsi="Consolas" w:hint="eastAsia"/>
                <w:caps/>
                <w:sz w:val="21"/>
                <w:szCs w:val="21"/>
              </w:rPr>
              <w:t>VIDEO_MONITOR_FIX</w:t>
            </w:r>
          </w:p>
        </w:tc>
      </w:tr>
      <w:tr w:rsidR="00C82D94" w:rsidRPr="003D73C0" w14:paraId="44A02578" w14:textId="77777777" w:rsidTr="00B70DEC">
        <w:tc>
          <w:tcPr>
            <w:tcW w:w="2235" w:type="dxa"/>
            <w:shd w:val="clear" w:color="auto" w:fill="auto"/>
          </w:tcPr>
          <w:p w14:paraId="5B81B17B"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1982A928"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4A75B5C6" w14:textId="77777777" w:rsidTr="00B70DEC">
        <w:tc>
          <w:tcPr>
            <w:tcW w:w="2235" w:type="dxa"/>
            <w:shd w:val="clear" w:color="auto" w:fill="auto"/>
          </w:tcPr>
          <w:p w14:paraId="4ECA4070"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4016EC58" w14:textId="77777777" w:rsidR="00C82D94" w:rsidRPr="003D73C0" w:rsidRDefault="00C82D94" w:rsidP="00B70DEC">
            <w:pPr>
              <w:pStyle w:val="a4"/>
              <w:spacing w:after="72"/>
              <w:ind w:firstLineChars="0" w:firstLine="0"/>
              <w:rPr>
                <w:sz w:val="21"/>
              </w:rPr>
            </w:pPr>
            <w:r>
              <w:rPr>
                <w:rFonts w:hint="eastAsia"/>
                <w:sz w:val="21"/>
              </w:rPr>
              <w:t>主持人可以固定视频，让此视频显示在最前面，此视频不再参加下次轮巡，而且翻页时固定的视频依然保持原来的位置不变</w:t>
            </w:r>
          </w:p>
        </w:tc>
      </w:tr>
      <w:tr w:rsidR="00C82D94" w:rsidRPr="003D73C0" w14:paraId="48D5C540" w14:textId="77777777" w:rsidTr="00B70DEC">
        <w:tc>
          <w:tcPr>
            <w:tcW w:w="2235" w:type="dxa"/>
            <w:shd w:val="clear" w:color="auto" w:fill="auto"/>
          </w:tcPr>
          <w:p w14:paraId="20CB438D"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30EB2ACD" w14:textId="77777777" w:rsidR="00C82D94" w:rsidRPr="003D73C0" w:rsidRDefault="00C82D94" w:rsidP="00B70DEC">
            <w:pPr>
              <w:pStyle w:val="a4"/>
              <w:spacing w:after="72"/>
              <w:ind w:firstLineChars="0" w:firstLine="0"/>
              <w:rPr>
                <w:sz w:val="21"/>
              </w:rPr>
            </w:pPr>
            <w:r>
              <w:rPr>
                <w:rFonts w:hint="eastAsia"/>
                <w:sz w:val="21"/>
              </w:rPr>
              <w:t>高</w:t>
            </w:r>
          </w:p>
        </w:tc>
      </w:tr>
      <w:tr w:rsidR="00C82D94" w:rsidRPr="003D73C0" w14:paraId="773DE867" w14:textId="77777777" w:rsidTr="00B70DEC">
        <w:tc>
          <w:tcPr>
            <w:tcW w:w="2235" w:type="dxa"/>
            <w:shd w:val="clear" w:color="auto" w:fill="auto"/>
          </w:tcPr>
          <w:p w14:paraId="4BFD0CBA"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45DE2BAA" w14:textId="77777777" w:rsidR="00C82D94" w:rsidRPr="003D73C0" w:rsidRDefault="00C82D94" w:rsidP="00B70DEC">
            <w:pPr>
              <w:pStyle w:val="a4"/>
              <w:spacing w:after="72"/>
              <w:ind w:firstLineChars="0" w:firstLine="0"/>
              <w:rPr>
                <w:sz w:val="21"/>
              </w:rPr>
            </w:pPr>
            <w:r>
              <w:rPr>
                <w:rFonts w:hint="eastAsia"/>
                <w:sz w:val="21"/>
              </w:rPr>
              <w:t>监控已经开启并且有视频</w:t>
            </w:r>
          </w:p>
        </w:tc>
      </w:tr>
      <w:tr w:rsidR="00C82D94" w:rsidRPr="003D73C0" w14:paraId="1951BB06" w14:textId="77777777" w:rsidTr="00B70DEC">
        <w:tc>
          <w:tcPr>
            <w:tcW w:w="9096" w:type="dxa"/>
            <w:gridSpan w:val="2"/>
            <w:shd w:val="clear" w:color="auto" w:fill="auto"/>
          </w:tcPr>
          <w:p w14:paraId="1D09BAD8"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2C215D1F" w14:textId="77777777" w:rsidTr="00B70DEC">
        <w:tc>
          <w:tcPr>
            <w:tcW w:w="9096" w:type="dxa"/>
            <w:gridSpan w:val="2"/>
            <w:shd w:val="clear" w:color="auto" w:fill="auto"/>
          </w:tcPr>
          <w:p w14:paraId="6F80A4C0" w14:textId="77777777" w:rsidR="00C82D94" w:rsidRDefault="00C82D94" w:rsidP="00AC5C40">
            <w:pPr>
              <w:pStyle w:val="a4"/>
              <w:numPr>
                <w:ilvl w:val="0"/>
                <w:numId w:val="211"/>
              </w:numPr>
              <w:spacing w:after="72"/>
              <w:ind w:firstLineChars="0"/>
              <w:rPr>
                <w:sz w:val="21"/>
              </w:rPr>
            </w:pPr>
            <w:r>
              <w:rPr>
                <w:rFonts w:hint="eastAsia"/>
                <w:sz w:val="21"/>
              </w:rPr>
              <w:lastRenderedPageBreak/>
              <w:t>主持人将鼠标移动到要固定的视频上方，用例开始。</w:t>
            </w:r>
          </w:p>
          <w:p w14:paraId="353D5635" w14:textId="77777777" w:rsidR="00C82D94" w:rsidRDefault="00C82D94" w:rsidP="00AC5C40">
            <w:pPr>
              <w:pStyle w:val="a4"/>
              <w:numPr>
                <w:ilvl w:val="0"/>
                <w:numId w:val="211"/>
              </w:numPr>
              <w:spacing w:after="72"/>
              <w:ind w:firstLineChars="0"/>
              <w:rPr>
                <w:sz w:val="21"/>
              </w:rPr>
            </w:pPr>
            <w:r>
              <w:rPr>
                <w:rFonts w:hint="eastAsia"/>
                <w:sz w:val="21"/>
              </w:rPr>
              <w:t>视频下方的姓名区域显示视频固定按钮。</w:t>
            </w:r>
          </w:p>
          <w:p w14:paraId="0D20FDDB" w14:textId="77777777" w:rsidR="00C82D94" w:rsidRDefault="00C82D94" w:rsidP="00AC5C40">
            <w:pPr>
              <w:pStyle w:val="a4"/>
              <w:numPr>
                <w:ilvl w:val="0"/>
                <w:numId w:val="211"/>
              </w:numPr>
              <w:spacing w:after="72"/>
              <w:ind w:firstLineChars="0"/>
              <w:rPr>
                <w:sz w:val="21"/>
              </w:rPr>
            </w:pPr>
            <w:r>
              <w:rPr>
                <w:rFonts w:hint="eastAsia"/>
                <w:sz w:val="21"/>
              </w:rPr>
              <w:t>主持人点击视频固定按钮。</w:t>
            </w:r>
          </w:p>
          <w:p w14:paraId="45B782CA" w14:textId="77777777" w:rsidR="00C82D94" w:rsidRPr="003D73C0" w:rsidRDefault="00C82D94" w:rsidP="00AC5C40">
            <w:pPr>
              <w:pStyle w:val="a4"/>
              <w:numPr>
                <w:ilvl w:val="0"/>
                <w:numId w:val="211"/>
              </w:numPr>
              <w:spacing w:after="72"/>
              <w:ind w:firstLineChars="0"/>
              <w:rPr>
                <w:sz w:val="21"/>
              </w:rPr>
            </w:pPr>
            <w:r>
              <w:rPr>
                <w:rFonts w:hint="eastAsia"/>
                <w:sz w:val="21"/>
              </w:rPr>
              <w:t>系统将此视频移动到当前已经固定的视频之后显示并将固定按钮更改为取消固定按钮，用例结束。</w:t>
            </w:r>
          </w:p>
        </w:tc>
      </w:tr>
      <w:tr w:rsidR="00C82D94" w:rsidRPr="003D73C0" w14:paraId="2FB731F2" w14:textId="77777777" w:rsidTr="00B70DEC">
        <w:tc>
          <w:tcPr>
            <w:tcW w:w="9096" w:type="dxa"/>
            <w:gridSpan w:val="2"/>
            <w:shd w:val="clear" w:color="auto" w:fill="auto"/>
          </w:tcPr>
          <w:p w14:paraId="16FE2AA8"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4139463B" w14:textId="77777777" w:rsidTr="00B70DEC">
        <w:trPr>
          <w:hidden/>
        </w:trPr>
        <w:tc>
          <w:tcPr>
            <w:tcW w:w="9096" w:type="dxa"/>
            <w:gridSpan w:val="2"/>
            <w:shd w:val="clear" w:color="auto" w:fill="auto"/>
          </w:tcPr>
          <w:p w14:paraId="2203CC42" w14:textId="77777777" w:rsidR="00C82D94" w:rsidRPr="009854CF" w:rsidRDefault="00C82D94" w:rsidP="00CD4D74">
            <w:pPr>
              <w:pStyle w:val="aff5"/>
              <w:numPr>
                <w:ilvl w:val="1"/>
                <w:numId w:val="234"/>
              </w:numPr>
              <w:spacing w:afterLines="30" w:after="72" w:line="288" w:lineRule="auto"/>
              <w:ind w:firstLineChars="0"/>
              <w:rPr>
                <w:vanish/>
                <w:szCs w:val="24"/>
              </w:rPr>
            </w:pPr>
          </w:p>
          <w:p w14:paraId="06BFD46D" w14:textId="77777777" w:rsidR="00C82D94" w:rsidRPr="00511D22" w:rsidRDefault="00C82D94" w:rsidP="00CD4D74">
            <w:pPr>
              <w:pStyle w:val="aff5"/>
              <w:numPr>
                <w:ilvl w:val="0"/>
                <w:numId w:val="212"/>
              </w:numPr>
              <w:spacing w:afterLines="30" w:after="72" w:line="288" w:lineRule="auto"/>
              <w:ind w:firstLineChars="0"/>
              <w:rPr>
                <w:vanish/>
              </w:rPr>
            </w:pPr>
          </w:p>
          <w:p w14:paraId="084501EA" w14:textId="77777777" w:rsidR="00C82D94" w:rsidRPr="00511D22" w:rsidRDefault="00C82D94">
            <w:pPr>
              <w:pStyle w:val="aff5"/>
              <w:numPr>
                <w:ilvl w:val="0"/>
                <w:numId w:val="212"/>
              </w:numPr>
              <w:spacing w:afterLines="30" w:after="72" w:line="288" w:lineRule="auto"/>
              <w:ind w:firstLineChars="0"/>
              <w:rPr>
                <w:vanish/>
              </w:rPr>
            </w:pPr>
          </w:p>
          <w:p w14:paraId="5A6716D8" w14:textId="77777777" w:rsidR="00C82D94" w:rsidRDefault="00C82D94">
            <w:pPr>
              <w:pStyle w:val="aff5"/>
              <w:numPr>
                <w:ilvl w:val="1"/>
                <w:numId w:val="212"/>
              </w:numPr>
              <w:spacing w:afterLines="30" w:after="72" w:line="288" w:lineRule="auto"/>
              <w:ind w:firstLineChars="0"/>
            </w:pPr>
            <w:r>
              <w:rPr>
                <w:rFonts w:hint="eastAsia"/>
              </w:rPr>
              <w:t>当前固定视频数量已经达到上限，视频下方的姓名区域不再显示视频固定按钮，用例结束。</w:t>
            </w:r>
          </w:p>
          <w:p w14:paraId="3FE43615" w14:textId="77777777" w:rsidR="00C82D94" w:rsidRPr="00511D22" w:rsidRDefault="00C82D94">
            <w:pPr>
              <w:pStyle w:val="aff5"/>
              <w:numPr>
                <w:ilvl w:val="0"/>
                <w:numId w:val="212"/>
              </w:numPr>
              <w:spacing w:afterLines="30" w:after="72" w:line="288" w:lineRule="auto"/>
              <w:ind w:firstLineChars="0"/>
              <w:rPr>
                <w:vanish/>
              </w:rPr>
            </w:pPr>
          </w:p>
          <w:p w14:paraId="30FBA6C3" w14:textId="77777777" w:rsidR="00C82D94" w:rsidRPr="00B26615" w:rsidRDefault="00C82D94">
            <w:pPr>
              <w:pStyle w:val="aff5"/>
              <w:numPr>
                <w:ilvl w:val="1"/>
                <w:numId w:val="212"/>
              </w:numPr>
              <w:spacing w:afterLines="30" w:after="72" w:line="288" w:lineRule="auto"/>
              <w:ind w:firstLineChars="0"/>
            </w:pPr>
            <w:r>
              <w:rPr>
                <w:rFonts w:hint="eastAsia"/>
              </w:rPr>
              <w:t>主持人不点击视频固定按钮，并将鼠标移出视频区域，系统隐藏固定按钮，用例结束。</w:t>
            </w:r>
          </w:p>
        </w:tc>
      </w:tr>
      <w:tr w:rsidR="00C82D94" w:rsidRPr="003D73C0" w14:paraId="3B03776C" w14:textId="77777777" w:rsidTr="00B70DEC">
        <w:tc>
          <w:tcPr>
            <w:tcW w:w="2235" w:type="dxa"/>
            <w:shd w:val="clear" w:color="auto" w:fill="auto"/>
          </w:tcPr>
          <w:p w14:paraId="4D481289"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60FBE816" w14:textId="77777777" w:rsidR="00C82D94" w:rsidRPr="008A7935" w:rsidRDefault="00C82D94" w:rsidP="00B70DEC">
            <w:pPr>
              <w:pStyle w:val="a4"/>
              <w:spacing w:after="72"/>
              <w:ind w:firstLineChars="0" w:firstLine="0"/>
              <w:rPr>
                <w:sz w:val="21"/>
              </w:rPr>
            </w:pPr>
            <w:r>
              <w:rPr>
                <w:rFonts w:hint="eastAsia"/>
                <w:sz w:val="21"/>
              </w:rPr>
              <w:t>视频固定显示在当前已经固定的视频之后，固定按钮变为取消固定按钮。并不再被轮巡</w:t>
            </w:r>
          </w:p>
        </w:tc>
      </w:tr>
      <w:tr w:rsidR="00C82D94" w:rsidRPr="003D73C0" w14:paraId="4F73611C" w14:textId="77777777" w:rsidTr="00B70DEC">
        <w:tc>
          <w:tcPr>
            <w:tcW w:w="2235" w:type="dxa"/>
            <w:shd w:val="clear" w:color="auto" w:fill="auto"/>
          </w:tcPr>
          <w:p w14:paraId="0F094580"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71BBFC1D" w14:textId="77777777" w:rsidR="00C82D94" w:rsidRDefault="00C82D94" w:rsidP="00AC5C40">
            <w:pPr>
              <w:pStyle w:val="a4"/>
              <w:numPr>
                <w:ilvl w:val="0"/>
                <w:numId w:val="213"/>
              </w:numPr>
              <w:spacing w:after="72"/>
              <w:ind w:firstLineChars="0"/>
              <w:rPr>
                <w:sz w:val="21"/>
              </w:rPr>
            </w:pPr>
            <w:r>
              <w:rPr>
                <w:rFonts w:hint="eastAsia"/>
                <w:sz w:val="21"/>
              </w:rPr>
              <w:t>固定视频后视频会被移动到已经固定的视频之后，例如，当前已经固定了</w:t>
            </w:r>
            <w:r>
              <w:rPr>
                <w:rFonts w:hint="eastAsia"/>
                <w:sz w:val="21"/>
              </w:rPr>
              <w:t>2</w:t>
            </w:r>
            <w:r>
              <w:rPr>
                <w:rFonts w:hint="eastAsia"/>
                <w:sz w:val="21"/>
              </w:rPr>
              <w:t>路，再固定一路时，将会显示在第</w:t>
            </w:r>
            <w:r>
              <w:rPr>
                <w:rFonts w:hint="eastAsia"/>
                <w:sz w:val="21"/>
              </w:rPr>
              <w:t>3</w:t>
            </w:r>
            <w:r>
              <w:rPr>
                <w:rFonts w:hint="eastAsia"/>
                <w:sz w:val="21"/>
              </w:rPr>
              <w:t>个位置。</w:t>
            </w:r>
          </w:p>
          <w:p w14:paraId="53C3E2B7" w14:textId="77777777" w:rsidR="00C82D94" w:rsidRDefault="00C82D94" w:rsidP="00AC5C40">
            <w:pPr>
              <w:pStyle w:val="a4"/>
              <w:numPr>
                <w:ilvl w:val="0"/>
                <w:numId w:val="213"/>
              </w:numPr>
              <w:spacing w:after="72"/>
              <w:ind w:firstLineChars="0"/>
              <w:rPr>
                <w:sz w:val="21"/>
              </w:rPr>
            </w:pPr>
            <w:r>
              <w:rPr>
                <w:rFonts w:hint="eastAsia"/>
                <w:sz w:val="21"/>
              </w:rPr>
              <w:t>如果已经固定的视频超过上限值，则不再显示固定按钮。</w:t>
            </w:r>
          </w:p>
          <w:p w14:paraId="1CDD5BD4" w14:textId="77777777" w:rsidR="00C82D94" w:rsidRDefault="00C82D94" w:rsidP="00AC5C40">
            <w:pPr>
              <w:pStyle w:val="a4"/>
              <w:numPr>
                <w:ilvl w:val="0"/>
                <w:numId w:val="213"/>
              </w:numPr>
              <w:spacing w:after="72"/>
              <w:ind w:firstLineChars="0"/>
              <w:rPr>
                <w:sz w:val="21"/>
              </w:rPr>
            </w:pPr>
            <w:r>
              <w:rPr>
                <w:rFonts w:hint="eastAsia"/>
                <w:sz w:val="21"/>
              </w:rPr>
              <w:t>视频固定路数的上限值为当前布局的列数（布局列数参见【设置布局】章节）。</w:t>
            </w:r>
          </w:p>
          <w:p w14:paraId="73188338" w14:textId="77777777" w:rsidR="00C82D94" w:rsidRDefault="00C82D94" w:rsidP="00AC5C40">
            <w:pPr>
              <w:pStyle w:val="a4"/>
              <w:numPr>
                <w:ilvl w:val="0"/>
                <w:numId w:val="213"/>
              </w:numPr>
              <w:spacing w:after="72"/>
              <w:ind w:firstLineChars="0"/>
              <w:rPr>
                <w:sz w:val="21"/>
              </w:rPr>
            </w:pPr>
            <w:r>
              <w:rPr>
                <w:rFonts w:hint="eastAsia"/>
                <w:sz w:val="21"/>
              </w:rPr>
              <w:t>鼠标移动到视频上方时才显示固定按钮，鼠标移出后隐藏固定按钮，同时最多只会有一个固定按钮。</w:t>
            </w:r>
          </w:p>
          <w:p w14:paraId="0E6EE5D2" w14:textId="77777777" w:rsidR="00C82D94" w:rsidRPr="008A7935" w:rsidRDefault="00C82D94" w:rsidP="00AC5C40">
            <w:pPr>
              <w:pStyle w:val="a4"/>
              <w:numPr>
                <w:ilvl w:val="0"/>
                <w:numId w:val="213"/>
              </w:numPr>
              <w:spacing w:after="72"/>
              <w:ind w:firstLineChars="0"/>
              <w:rPr>
                <w:sz w:val="21"/>
              </w:rPr>
            </w:pPr>
            <w:r>
              <w:rPr>
                <w:rFonts w:hint="eastAsia"/>
                <w:sz w:val="21"/>
              </w:rPr>
              <w:t>固定视频后，取消固定按钮将一直显示，不再受鼠标移入、移出的影响。</w:t>
            </w:r>
          </w:p>
        </w:tc>
      </w:tr>
      <w:tr w:rsidR="00C82D94" w:rsidRPr="003D73C0" w14:paraId="68BD5730" w14:textId="77777777" w:rsidTr="00B70DEC">
        <w:tc>
          <w:tcPr>
            <w:tcW w:w="2235" w:type="dxa"/>
            <w:shd w:val="clear" w:color="auto" w:fill="auto"/>
          </w:tcPr>
          <w:p w14:paraId="18615560"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6915146C" w14:textId="77777777" w:rsidR="00C82D94" w:rsidRPr="003D73C0" w:rsidRDefault="00C82D94" w:rsidP="00B70DEC">
            <w:pPr>
              <w:pStyle w:val="a4"/>
              <w:spacing w:after="72"/>
              <w:ind w:firstLineChars="0" w:firstLine="0"/>
              <w:rPr>
                <w:sz w:val="21"/>
              </w:rPr>
            </w:pPr>
          </w:p>
        </w:tc>
      </w:tr>
      <w:tr w:rsidR="00C82D94" w:rsidRPr="003D73C0" w14:paraId="078BC1E0" w14:textId="77777777" w:rsidTr="00B70DEC">
        <w:tc>
          <w:tcPr>
            <w:tcW w:w="2235" w:type="dxa"/>
            <w:shd w:val="clear" w:color="auto" w:fill="auto"/>
          </w:tcPr>
          <w:p w14:paraId="42C6B21E"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3F947306" w14:textId="77777777" w:rsidTr="00B70DEC">
              <w:tc>
                <w:tcPr>
                  <w:tcW w:w="2013" w:type="dxa"/>
                </w:tcPr>
                <w:p w14:paraId="5BABEF08"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6DFDE058"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6291615D" w14:textId="77777777" w:rsidTr="00B70DEC">
              <w:tc>
                <w:tcPr>
                  <w:tcW w:w="2013" w:type="dxa"/>
                  <w:vAlign w:val="center"/>
                </w:tcPr>
                <w:p w14:paraId="3D0D8C1D" w14:textId="77777777" w:rsidR="00C82D94" w:rsidRPr="003D73C0" w:rsidRDefault="00C82D94" w:rsidP="00B70DEC">
                  <w:pPr>
                    <w:rPr>
                      <w:sz w:val="20"/>
                      <w:szCs w:val="18"/>
                    </w:rPr>
                  </w:pPr>
                </w:p>
              </w:tc>
              <w:tc>
                <w:tcPr>
                  <w:tcW w:w="4617" w:type="dxa"/>
                </w:tcPr>
                <w:p w14:paraId="4BC513B2" w14:textId="77777777" w:rsidR="00C82D94" w:rsidRPr="003D73C0" w:rsidRDefault="00C82D94" w:rsidP="00B70DEC">
                  <w:pPr>
                    <w:pStyle w:val="aff5"/>
                    <w:ind w:firstLineChars="0" w:firstLine="0"/>
                    <w:rPr>
                      <w:sz w:val="20"/>
                      <w:szCs w:val="18"/>
                    </w:rPr>
                  </w:pPr>
                </w:p>
              </w:tc>
            </w:tr>
          </w:tbl>
          <w:p w14:paraId="7E51147C" w14:textId="77777777" w:rsidR="00C82D94" w:rsidRPr="003D73C0" w:rsidRDefault="00C82D94" w:rsidP="00B70DEC">
            <w:pPr>
              <w:pStyle w:val="a4"/>
              <w:spacing w:after="72"/>
              <w:ind w:firstLineChars="0" w:firstLine="0"/>
              <w:rPr>
                <w:sz w:val="21"/>
              </w:rPr>
            </w:pPr>
          </w:p>
        </w:tc>
      </w:tr>
      <w:tr w:rsidR="00C82D94" w:rsidRPr="003D73C0" w14:paraId="36A7247B" w14:textId="77777777" w:rsidTr="00B70DEC">
        <w:tc>
          <w:tcPr>
            <w:tcW w:w="2235" w:type="dxa"/>
            <w:shd w:val="clear" w:color="auto" w:fill="auto"/>
          </w:tcPr>
          <w:p w14:paraId="17996659"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72F8321B" w14:textId="77777777" w:rsidR="00C82D94" w:rsidRPr="003D73C0" w:rsidRDefault="00C82D94" w:rsidP="00B70DEC">
            <w:pPr>
              <w:pStyle w:val="a4"/>
              <w:spacing w:after="72"/>
              <w:ind w:firstLineChars="0" w:firstLine="0"/>
              <w:rPr>
                <w:sz w:val="21"/>
              </w:rPr>
            </w:pPr>
          </w:p>
        </w:tc>
      </w:tr>
    </w:tbl>
    <w:p w14:paraId="452F4119" w14:textId="77777777" w:rsidR="00C82D94" w:rsidRDefault="00C82D94" w:rsidP="00C82D94">
      <w:pPr>
        <w:pStyle w:val="a4"/>
        <w:spacing w:after="72"/>
        <w:ind w:firstLineChars="0" w:firstLine="0"/>
        <w:rPr>
          <w:sz w:val="21"/>
        </w:rPr>
      </w:pPr>
    </w:p>
    <w:p w14:paraId="40E141AF" w14:textId="77777777" w:rsidR="00C82D94" w:rsidRDefault="00C82D94" w:rsidP="00C82D94">
      <w:pPr>
        <w:pStyle w:val="a4"/>
        <w:spacing w:after="72"/>
        <w:ind w:firstLineChars="0" w:firstLine="0"/>
        <w:rPr>
          <w:sz w:val="21"/>
        </w:rPr>
      </w:pPr>
    </w:p>
    <w:p w14:paraId="1CA1BC1B" w14:textId="77777777" w:rsidR="00C82D94" w:rsidRPr="00B34C12" w:rsidRDefault="00C82D94" w:rsidP="00AC5C40">
      <w:pPr>
        <w:pStyle w:val="30"/>
        <w:numPr>
          <w:ilvl w:val="2"/>
          <w:numId w:val="66"/>
        </w:numPr>
        <w:rPr>
          <w:rFonts w:ascii="Consolas" w:hAnsi="Consolas"/>
        </w:rPr>
      </w:pPr>
      <w:bookmarkStart w:id="715" w:name="_Toc355867095"/>
      <w:r w:rsidRPr="00B34C12">
        <w:rPr>
          <w:rFonts w:ascii="Consolas" w:hAnsi="Consolas" w:hint="eastAsia"/>
        </w:rPr>
        <w:t>取消固定视频</w:t>
      </w:r>
      <w:bookmarkEnd w:id="715"/>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19075D4E" w14:textId="77777777" w:rsidTr="00B70DEC">
        <w:tc>
          <w:tcPr>
            <w:tcW w:w="2235" w:type="dxa"/>
            <w:shd w:val="clear" w:color="auto" w:fill="auto"/>
          </w:tcPr>
          <w:p w14:paraId="03BA1002"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1404D90C" w14:textId="77777777" w:rsidR="00C82D94" w:rsidRPr="003D73C0" w:rsidRDefault="00C82D94" w:rsidP="00B70DEC">
            <w:pPr>
              <w:pStyle w:val="a4"/>
              <w:spacing w:after="72"/>
              <w:ind w:firstLineChars="0" w:firstLine="0"/>
              <w:rPr>
                <w:caps/>
                <w:sz w:val="21"/>
              </w:rPr>
            </w:pPr>
            <w:r>
              <w:rPr>
                <w:rFonts w:hint="eastAsia"/>
                <w:caps/>
                <w:sz w:val="21"/>
              </w:rPr>
              <w:t>取消固定视频</w:t>
            </w:r>
          </w:p>
        </w:tc>
      </w:tr>
      <w:tr w:rsidR="00C82D94" w:rsidRPr="003D73C0" w14:paraId="76AA7AB0" w14:textId="77777777" w:rsidTr="00B70DEC">
        <w:tc>
          <w:tcPr>
            <w:tcW w:w="2235" w:type="dxa"/>
            <w:shd w:val="clear" w:color="auto" w:fill="auto"/>
          </w:tcPr>
          <w:p w14:paraId="4A9338CD"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0CF6E48C" w14:textId="77777777" w:rsidR="00C82D94" w:rsidRPr="003D73C0" w:rsidRDefault="00C82D94" w:rsidP="00B70DEC">
            <w:pPr>
              <w:pStyle w:val="a4"/>
              <w:spacing w:after="72"/>
              <w:ind w:firstLineChars="0" w:firstLine="0"/>
              <w:rPr>
                <w:caps/>
                <w:sz w:val="21"/>
              </w:rPr>
            </w:pPr>
            <w:r w:rsidRPr="004F624E">
              <w:rPr>
                <w:rFonts w:ascii="Consolas" w:hAnsi="Consolas" w:hint="eastAsia"/>
                <w:caps/>
                <w:sz w:val="21"/>
                <w:szCs w:val="21"/>
              </w:rPr>
              <w:t>MAX1.0</w:t>
            </w:r>
            <w:r>
              <w:rPr>
                <w:rFonts w:ascii="Consolas" w:hAnsi="Consolas" w:hint="eastAsia"/>
                <w:caps/>
                <w:sz w:val="21"/>
                <w:szCs w:val="21"/>
              </w:rPr>
              <w:t>_</w:t>
            </w:r>
            <w:r w:rsidRPr="004F624E">
              <w:rPr>
                <w:rFonts w:ascii="Consolas" w:hAnsi="Consolas" w:hint="eastAsia"/>
                <w:caps/>
                <w:sz w:val="21"/>
                <w:szCs w:val="21"/>
              </w:rPr>
              <w:t>CLIENT</w:t>
            </w:r>
            <w:r>
              <w:rPr>
                <w:rFonts w:ascii="Consolas" w:hAnsi="Consolas" w:hint="eastAsia"/>
                <w:caps/>
                <w:sz w:val="21"/>
                <w:szCs w:val="21"/>
              </w:rPr>
              <w:t>_SRS</w:t>
            </w:r>
            <w:r w:rsidRPr="004F624E">
              <w:rPr>
                <w:rFonts w:ascii="Consolas" w:hAnsi="Consolas" w:hint="eastAsia"/>
                <w:caps/>
                <w:sz w:val="21"/>
                <w:szCs w:val="21"/>
              </w:rPr>
              <w:t>_</w:t>
            </w:r>
            <w:r>
              <w:rPr>
                <w:rFonts w:ascii="Consolas" w:hAnsi="Consolas" w:hint="eastAsia"/>
                <w:caps/>
                <w:sz w:val="21"/>
                <w:szCs w:val="21"/>
              </w:rPr>
              <w:t>VIDEO_MONITOR_UNFIX</w:t>
            </w:r>
          </w:p>
        </w:tc>
      </w:tr>
      <w:tr w:rsidR="00C82D94" w:rsidRPr="003D73C0" w14:paraId="01CF029A" w14:textId="77777777" w:rsidTr="00B70DEC">
        <w:tc>
          <w:tcPr>
            <w:tcW w:w="2235" w:type="dxa"/>
            <w:shd w:val="clear" w:color="auto" w:fill="auto"/>
          </w:tcPr>
          <w:p w14:paraId="0531BC1C"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600A2F8C" w14:textId="77777777" w:rsidR="00C82D94" w:rsidRPr="003D73C0" w:rsidRDefault="00C82D94" w:rsidP="00B70DEC">
            <w:pPr>
              <w:pStyle w:val="a4"/>
              <w:spacing w:after="72"/>
              <w:ind w:firstLineChars="0" w:firstLine="0"/>
              <w:rPr>
                <w:sz w:val="21"/>
              </w:rPr>
            </w:pPr>
          </w:p>
        </w:tc>
      </w:tr>
      <w:tr w:rsidR="00C82D94" w:rsidRPr="00BC1034" w14:paraId="00C929F9" w14:textId="77777777" w:rsidTr="00B70DEC">
        <w:tc>
          <w:tcPr>
            <w:tcW w:w="2235" w:type="dxa"/>
            <w:shd w:val="clear" w:color="auto" w:fill="auto"/>
          </w:tcPr>
          <w:p w14:paraId="7DA38145"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04A31E2C" w14:textId="77777777" w:rsidR="00C82D94" w:rsidRPr="003D73C0" w:rsidRDefault="00C82D94" w:rsidP="00B70DEC">
            <w:pPr>
              <w:pStyle w:val="a4"/>
              <w:spacing w:after="72"/>
              <w:ind w:firstLineChars="0" w:firstLine="0"/>
              <w:rPr>
                <w:sz w:val="21"/>
              </w:rPr>
            </w:pPr>
            <w:r>
              <w:rPr>
                <w:rFonts w:hint="eastAsia"/>
                <w:sz w:val="21"/>
              </w:rPr>
              <w:t>主持人可以取消固定已经固定的视频，此视频将参加下次轮巡，翻页时此视频会被移动出显示页。</w:t>
            </w:r>
          </w:p>
        </w:tc>
      </w:tr>
      <w:tr w:rsidR="00C82D94" w:rsidRPr="003D73C0" w14:paraId="0B321A19" w14:textId="77777777" w:rsidTr="00B70DEC">
        <w:tc>
          <w:tcPr>
            <w:tcW w:w="2235" w:type="dxa"/>
            <w:shd w:val="clear" w:color="auto" w:fill="auto"/>
          </w:tcPr>
          <w:p w14:paraId="405BDA79"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1ED92376" w14:textId="77777777" w:rsidR="00C82D94" w:rsidRPr="003D73C0" w:rsidRDefault="00C82D94" w:rsidP="00B70DEC">
            <w:pPr>
              <w:pStyle w:val="a4"/>
              <w:spacing w:after="72"/>
              <w:ind w:firstLineChars="0" w:firstLine="0"/>
              <w:rPr>
                <w:sz w:val="21"/>
              </w:rPr>
            </w:pPr>
          </w:p>
        </w:tc>
      </w:tr>
      <w:tr w:rsidR="00C82D94" w:rsidRPr="003D73C0" w14:paraId="56779C58" w14:textId="77777777" w:rsidTr="00B70DEC">
        <w:tc>
          <w:tcPr>
            <w:tcW w:w="2235" w:type="dxa"/>
            <w:shd w:val="clear" w:color="auto" w:fill="auto"/>
          </w:tcPr>
          <w:p w14:paraId="1C1FD55A" w14:textId="77777777" w:rsidR="00C82D94" w:rsidRPr="003D73C0" w:rsidRDefault="00C82D94" w:rsidP="00B70DEC">
            <w:pPr>
              <w:pStyle w:val="a4"/>
              <w:spacing w:after="72"/>
              <w:ind w:firstLineChars="0" w:firstLine="0"/>
              <w:rPr>
                <w:b/>
                <w:sz w:val="21"/>
              </w:rPr>
            </w:pPr>
            <w:r w:rsidRPr="003D73C0">
              <w:rPr>
                <w:rFonts w:hint="eastAsia"/>
                <w:b/>
                <w:sz w:val="21"/>
              </w:rPr>
              <w:lastRenderedPageBreak/>
              <w:t>前置条件</w:t>
            </w:r>
          </w:p>
        </w:tc>
        <w:tc>
          <w:tcPr>
            <w:tcW w:w="6861" w:type="dxa"/>
            <w:shd w:val="clear" w:color="auto" w:fill="auto"/>
          </w:tcPr>
          <w:p w14:paraId="0C488DE1" w14:textId="77777777" w:rsidR="00C82D94" w:rsidRPr="003D73C0" w:rsidRDefault="00C82D94" w:rsidP="00B70DEC">
            <w:pPr>
              <w:pStyle w:val="a4"/>
              <w:spacing w:after="72"/>
              <w:ind w:firstLineChars="0" w:firstLine="0"/>
              <w:rPr>
                <w:sz w:val="21"/>
              </w:rPr>
            </w:pPr>
            <w:r>
              <w:rPr>
                <w:rFonts w:hint="eastAsia"/>
                <w:sz w:val="21"/>
              </w:rPr>
              <w:t>监控已经开启并且有已经固定的视频</w:t>
            </w:r>
          </w:p>
        </w:tc>
      </w:tr>
      <w:tr w:rsidR="00C82D94" w:rsidRPr="003D73C0" w14:paraId="6B28A889" w14:textId="77777777" w:rsidTr="00B70DEC">
        <w:tc>
          <w:tcPr>
            <w:tcW w:w="9096" w:type="dxa"/>
            <w:gridSpan w:val="2"/>
            <w:shd w:val="clear" w:color="auto" w:fill="auto"/>
          </w:tcPr>
          <w:p w14:paraId="45B5D13B"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6A455B70" w14:textId="77777777" w:rsidTr="00B70DEC">
        <w:tc>
          <w:tcPr>
            <w:tcW w:w="9096" w:type="dxa"/>
            <w:gridSpan w:val="2"/>
            <w:shd w:val="clear" w:color="auto" w:fill="auto"/>
          </w:tcPr>
          <w:p w14:paraId="11D68363" w14:textId="77777777" w:rsidR="00C82D94" w:rsidRDefault="00C82D94" w:rsidP="00AC5C40">
            <w:pPr>
              <w:pStyle w:val="a4"/>
              <w:numPr>
                <w:ilvl w:val="0"/>
                <w:numId w:val="214"/>
              </w:numPr>
              <w:spacing w:after="72"/>
              <w:ind w:firstLineChars="0"/>
              <w:rPr>
                <w:sz w:val="21"/>
              </w:rPr>
            </w:pPr>
            <w:r>
              <w:rPr>
                <w:rFonts w:hint="eastAsia"/>
                <w:sz w:val="21"/>
              </w:rPr>
              <w:t>主持人点击已经固定的视频下方的姓名区域的取消固定按钮，用例开始。</w:t>
            </w:r>
          </w:p>
          <w:p w14:paraId="6D7B2AEE" w14:textId="77777777" w:rsidR="00C82D94" w:rsidRDefault="00C82D94" w:rsidP="00AC5C40">
            <w:pPr>
              <w:pStyle w:val="a4"/>
              <w:numPr>
                <w:ilvl w:val="0"/>
                <w:numId w:val="214"/>
              </w:numPr>
              <w:spacing w:after="72"/>
              <w:ind w:firstLineChars="0"/>
              <w:rPr>
                <w:sz w:val="21"/>
              </w:rPr>
            </w:pPr>
            <w:r>
              <w:rPr>
                <w:rFonts w:hint="eastAsia"/>
                <w:sz w:val="21"/>
              </w:rPr>
              <w:t>系统将视频移动到已经固定的视频之后显示，并将取消固定按钮变为固定按钮。</w:t>
            </w:r>
          </w:p>
          <w:p w14:paraId="292ACE9E" w14:textId="77777777" w:rsidR="00C82D94" w:rsidRPr="003D73C0" w:rsidRDefault="00C82D94" w:rsidP="00AC5C40">
            <w:pPr>
              <w:pStyle w:val="a4"/>
              <w:numPr>
                <w:ilvl w:val="0"/>
                <w:numId w:val="214"/>
              </w:numPr>
              <w:spacing w:after="72"/>
              <w:ind w:firstLineChars="0"/>
              <w:rPr>
                <w:sz w:val="21"/>
              </w:rPr>
            </w:pPr>
            <w:r>
              <w:rPr>
                <w:rFonts w:hint="eastAsia"/>
                <w:sz w:val="21"/>
              </w:rPr>
              <w:t>当前页视频数量等于一页最多可显示的总路数或者视频页数超出</w:t>
            </w:r>
            <w:r>
              <w:rPr>
                <w:rFonts w:hint="eastAsia"/>
                <w:sz w:val="21"/>
              </w:rPr>
              <w:t>2</w:t>
            </w:r>
            <w:r>
              <w:rPr>
                <w:rFonts w:hint="eastAsia"/>
                <w:sz w:val="21"/>
              </w:rPr>
              <w:t>页（也就是未显示的视频数量超过【一页最多可以显示的总路数</w:t>
            </w:r>
            <w:r>
              <w:rPr>
                <w:rFonts w:hint="eastAsia"/>
                <w:sz w:val="21"/>
              </w:rPr>
              <w:t xml:space="preserve"> </w:t>
            </w:r>
            <w:r>
              <w:rPr>
                <w:sz w:val="21"/>
              </w:rPr>
              <w:t>–</w:t>
            </w:r>
            <w:r>
              <w:rPr>
                <w:rFonts w:hint="eastAsia"/>
                <w:sz w:val="21"/>
              </w:rPr>
              <w:t xml:space="preserve"> </w:t>
            </w:r>
            <w:r>
              <w:rPr>
                <w:rFonts w:hint="eastAsia"/>
                <w:sz w:val="21"/>
              </w:rPr>
              <w:t>固定的视频路数】），用例结束。</w:t>
            </w:r>
          </w:p>
        </w:tc>
      </w:tr>
      <w:tr w:rsidR="00C82D94" w:rsidRPr="003D73C0" w14:paraId="6709DD64" w14:textId="77777777" w:rsidTr="00B70DEC">
        <w:tc>
          <w:tcPr>
            <w:tcW w:w="9096" w:type="dxa"/>
            <w:gridSpan w:val="2"/>
            <w:shd w:val="clear" w:color="auto" w:fill="auto"/>
          </w:tcPr>
          <w:p w14:paraId="01D1C1F1"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60EEA933" w14:textId="77777777" w:rsidTr="00B70DEC">
        <w:trPr>
          <w:hidden/>
        </w:trPr>
        <w:tc>
          <w:tcPr>
            <w:tcW w:w="9096" w:type="dxa"/>
            <w:gridSpan w:val="2"/>
            <w:shd w:val="clear" w:color="auto" w:fill="auto"/>
          </w:tcPr>
          <w:p w14:paraId="007F30EF" w14:textId="77777777" w:rsidR="00C82D94" w:rsidRPr="009854CF" w:rsidRDefault="00C82D94" w:rsidP="00CD4D74">
            <w:pPr>
              <w:pStyle w:val="aff5"/>
              <w:numPr>
                <w:ilvl w:val="0"/>
                <w:numId w:val="234"/>
              </w:numPr>
              <w:spacing w:afterLines="30" w:after="72" w:line="288" w:lineRule="auto"/>
              <w:ind w:firstLineChars="0"/>
              <w:rPr>
                <w:vanish/>
                <w:szCs w:val="24"/>
              </w:rPr>
            </w:pPr>
          </w:p>
          <w:p w14:paraId="2A84DEA6" w14:textId="77777777" w:rsidR="00C82D94" w:rsidRPr="00007773" w:rsidRDefault="00C82D94" w:rsidP="00CD4D74">
            <w:pPr>
              <w:pStyle w:val="aff5"/>
              <w:numPr>
                <w:ilvl w:val="0"/>
                <w:numId w:val="215"/>
              </w:numPr>
              <w:spacing w:afterLines="30" w:after="72" w:line="288" w:lineRule="auto"/>
              <w:ind w:firstLineChars="0"/>
              <w:rPr>
                <w:vanish/>
              </w:rPr>
            </w:pPr>
          </w:p>
          <w:p w14:paraId="465E4505" w14:textId="77777777" w:rsidR="00C82D94" w:rsidRPr="00007773" w:rsidRDefault="00C82D94">
            <w:pPr>
              <w:pStyle w:val="aff5"/>
              <w:numPr>
                <w:ilvl w:val="0"/>
                <w:numId w:val="215"/>
              </w:numPr>
              <w:spacing w:afterLines="30" w:after="72" w:line="288" w:lineRule="auto"/>
              <w:ind w:firstLineChars="0"/>
              <w:rPr>
                <w:vanish/>
              </w:rPr>
            </w:pPr>
          </w:p>
          <w:p w14:paraId="298AB76F" w14:textId="77777777" w:rsidR="00C82D94" w:rsidRPr="00007773" w:rsidRDefault="00C82D94">
            <w:pPr>
              <w:pStyle w:val="aff5"/>
              <w:numPr>
                <w:ilvl w:val="0"/>
                <w:numId w:val="215"/>
              </w:numPr>
              <w:spacing w:afterLines="30" w:after="72" w:line="288" w:lineRule="auto"/>
              <w:ind w:firstLineChars="0"/>
              <w:rPr>
                <w:vanish/>
              </w:rPr>
            </w:pPr>
          </w:p>
          <w:p w14:paraId="49ABDA9E" w14:textId="77777777" w:rsidR="00C82D94" w:rsidRPr="00B26615" w:rsidRDefault="00C82D94">
            <w:pPr>
              <w:pStyle w:val="aff5"/>
              <w:numPr>
                <w:ilvl w:val="1"/>
                <w:numId w:val="215"/>
              </w:numPr>
              <w:spacing w:afterLines="30" w:after="72" w:line="288" w:lineRule="auto"/>
              <w:ind w:firstLineChars="0"/>
            </w:pPr>
            <w:r>
              <w:rPr>
                <w:rFonts w:hint="eastAsia"/>
              </w:rPr>
              <w:t>当前只有两页并且当前页视频数量少于一页最多可显示的总数路，系统使用未显示的视频填充当前页，直到当前页视频数量等于一页最多可显示的总路数，用例结束。</w:t>
            </w:r>
          </w:p>
        </w:tc>
      </w:tr>
      <w:tr w:rsidR="00C82D94" w:rsidRPr="003D73C0" w14:paraId="030A7667" w14:textId="77777777" w:rsidTr="00B70DEC">
        <w:tc>
          <w:tcPr>
            <w:tcW w:w="2235" w:type="dxa"/>
            <w:shd w:val="clear" w:color="auto" w:fill="auto"/>
          </w:tcPr>
          <w:p w14:paraId="3EDE0682"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66AC822A" w14:textId="77777777" w:rsidR="00C82D94" w:rsidRPr="008A7935" w:rsidRDefault="00C82D94" w:rsidP="00B70DEC">
            <w:pPr>
              <w:pStyle w:val="a4"/>
              <w:spacing w:after="72"/>
              <w:ind w:firstLineChars="0" w:firstLine="0"/>
              <w:rPr>
                <w:sz w:val="21"/>
              </w:rPr>
            </w:pPr>
            <w:r>
              <w:rPr>
                <w:rFonts w:hint="eastAsia"/>
                <w:sz w:val="21"/>
              </w:rPr>
              <w:t>视频取消固定，显示在当前已经固定的视频之后，取消固定按钮变为固定按钮，开始被轮巡。</w:t>
            </w:r>
          </w:p>
        </w:tc>
      </w:tr>
      <w:tr w:rsidR="00C82D94" w:rsidRPr="003D73C0" w14:paraId="20871D2A" w14:textId="77777777" w:rsidTr="00B70DEC">
        <w:tc>
          <w:tcPr>
            <w:tcW w:w="2235" w:type="dxa"/>
            <w:shd w:val="clear" w:color="auto" w:fill="auto"/>
          </w:tcPr>
          <w:p w14:paraId="436D0B89"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49605080" w14:textId="77777777" w:rsidR="00C82D94" w:rsidRDefault="00C82D94" w:rsidP="00AC5C40">
            <w:pPr>
              <w:pStyle w:val="a4"/>
              <w:numPr>
                <w:ilvl w:val="0"/>
                <w:numId w:val="216"/>
              </w:numPr>
              <w:spacing w:after="72"/>
              <w:ind w:firstLineChars="0"/>
              <w:rPr>
                <w:sz w:val="21"/>
              </w:rPr>
            </w:pPr>
            <w:r>
              <w:rPr>
                <w:rFonts w:hint="eastAsia"/>
                <w:sz w:val="21"/>
              </w:rPr>
              <w:t>取消固定的视频将被移动到已经固定的视频之后，例如，当前已经固定</w:t>
            </w:r>
            <w:r>
              <w:rPr>
                <w:rFonts w:hint="eastAsia"/>
                <w:sz w:val="21"/>
              </w:rPr>
              <w:t>2</w:t>
            </w:r>
            <w:r>
              <w:rPr>
                <w:rFonts w:hint="eastAsia"/>
                <w:sz w:val="21"/>
              </w:rPr>
              <w:t>路，取消第</w:t>
            </w:r>
            <w:r>
              <w:rPr>
                <w:rFonts w:hint="eastAsia"/>
                <w:sz w:val="21"/>
              </w:rPr>
              <w:t>1</w:t>
            </w:r>
            <w:r>
              <w:rPr>
                <w:rFonts w:hint="eastAsia"/>
                <w:sz w:val="21"/>
              </w:rPr>
              <w:t>路视频，第</w:t>
            </w:r>
            <w:r>
              <w:rPr>
                <w:rFonts w:hint="eastAsia"/>
                <w:sz w:val="21"/>
              </w:rPr>
              <w:t>1</w:t>
            </w:r>
            <w:r>
              <w:rPr>
                <w:rFonts w:hint="eastAsia"/>
                <w:sz w:val="21"/>
              </w:rPr>
              <w:t>路视频将会显示在第</w:t>
            </w:r>
            <w:r>
              <w:rPr>
                <w:rFonts w:hint="eastAsia"/>
                <w:sz w:val="21"/>
              </w:rPr>
              <w:t>2</w:t>
            </w:r>
            <w:r>
              <w:rPr>
                <w:rFonts w:hint="eastAsia"/>
                <w:sz w:val="21"/>
              </w:rPr>
              <w:t>个位置。</w:t>
            </w:r>
          </w:p>
          <w:p w14:paraId="0EFD2528" w14:textId="77777777" w:rsidR="00C82D94" w:rsidRPr="0037084B" w:rsidRDefault="00C82D94" w:rsidP="00AC5C40">
            <w:pPr>
              <w:pStyle w:val="a4"/>
              <w:numPr>
                <w:ilvl w:val="0"/>
                <w:numId w:val="216"/>
              </w:numPr>
              <w:spacing w:after="72"/>
              <w:ind w:firstLineChars="0"/>
              <w:rPr>
                <w:sz w:val="21"/>
              </w:rPr>
            </w:pPr>
            <w:r>
              <w:rPr>
                <w:rFonts w:hint="eastAsia"/>
                <w:sz w:val="21"/>
              </w:rPr>
              <w:t>当未观看的视频路数小于【一页最多可以显示的总路数</w:t>
            </w:r>
            <w:r>
              <w:rPr>
                <w:rFonts w:hint="eastAsia"/>
                <w:sz w:val="21"/>
              </w:rPr>
              <w:t xml:space="preserve"> </w:t>
            </w:r>
            <w:r>
              <w:rPr>
                <w:sz w:val="21"/>
              </w:rPr>
              <w:t>–</w:t>
            </w:r>
            <w:r>
              <w:rPr>
                <w:rFonts w:hint="eastAsia"/>
                <w:sz w:val="21"/>
              </w:rPr>
              <w:t xml:space="preserve"> </w:t>
            </w:r>
            <w:r>
              <w:rPr>
                <w:rFonts w:hint="eastAsia"/>
                <w:sz w:val="21"/>
              </w:rPr>
              <w:t>固定的视频路数】时，取消视频固定后，总会将当前页填补到一页最多可显示的总路数。</w:t>
            </w:r>
          </w:p>
        </w:tc>
      </w:tr>
      <w:tr w:rsidR="00C82D94" w:rsidRPr="003D73C0" w14:paraId="7D900AE5" w14:textId="77777777" w:rsidTr="00B70DEC">
        <w:tc>
          <w:tcPr>
            <w:tcW w:w="2235" w:type="dxa"/>
            <w:shd w:val="clear" w:color="auto" w:fill="auto"/>
          </w:tcPr>
          <w:p w14:paraId="7A769F7C"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33D13FF9" w14:textId="77777777" w:rsidR="00C82D94" w:rsidRPr="003D73C0" w:rsidRDefault="00C82D94" w:rsidP="00B70DEC">
            <w:pPr>
              <w:pStyle w:val="a4"/>
              <w:spacing w:after="72"/>
              <w:ind w:firstLineChars="0" w:firstLine="0"/>
              <w:rPr>
                <w:sz w:val="21"/>
              </w:rPr>
            </w:pPr>
          </w:p>
        </w:tc>
      </w:tr>
      <w:tr w:rsidR="00C82D94" w:rsidRPr="003D73C0" w14:paraId="1DE494CA" w14:textId="77777777" w:rsidTr="00B70DEC">
        <w:tc>
          <w:tcPr>
            <w:tcW w:w="2235" w:type="dxa"/>
            <w:shd w:val="clear" w:color="auto" w:fill="auto"/>
          </w:tcPr>
          <w:p w14:paraId="19FEF26C"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103AA5B9" w14:textId="77777777" w:rsidTr="00B70DEC">
              <w:tc>
                <w:tcPr>
                  <w:tcW w:w="2013" w:type="dxa"/>
                </w:tcPr>
                <w:p w14:paraId="64A6DD31"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70809756"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09F90ACF" w14:textId="77777777" w:rsidTr="00B70DEC">
              <w:tc>
                <w:tcPr>
                  <w:tcW w:w="2013" w:type="dxa"/>
                  <w:vAlign w:val="center"/>
                </w:tcPr>
                <w:p w14:paraId="34F457D7" w14:textId="77777777" w:rsidR="00C82D94" w:rsidRPr="003D73C0" w:rsidRDefault="00C82D94" w:rsidP="00B70DEC">
                  <w:pPr>
                    <w:rPr>
                      <w:sz w:val="20"/>
                      <w:szCs w:val="18"/>
                    </w:rPr>
                  </w:pPr>
                </w:p>
              </w:tc>
              <w:tc>
                <w:tcPr>
                  <w:tcW w:w="4617" w:type="dxa"/>
                </w:tcPr>
                <w:p w14:paraId="1CDA9E56" w14:textId="77777777" w:rsidR="00C82D94" w:rsidRPr="003D73C0" w:rsidRDefault="00C82D94" w:rsidP="00B70DEC">
                  <w:pPr>
                    <w:pStyle w:val="aff5"/>
                    <w:ind w:firstLineChars="0" w:firstLine="0"/>
                    <w:rPr>
                      <w:sz w:val="20"/>
                      <w:szCs w:val="18"/>
                    </w:rPr>
                  </w:pPr>
                </w:p>
              </w:tc>
            </w:tr>
          </w:tbl>
          <w:p w14:paraId="32205834" w14:textId="77777777" w:rsidR="00C82D94" w:rsidRPr="003D73C0" w:rsidRDefault="00C82D94" w:rsidP="00B70DEC">
            <w:pPr>
              <w:pStyle w:val="a4"/>
              <w:spacing w:after="72"/>
              <w:ind w:firstLineChars="0" w:firstLine="0"/>
              <w:rPr>
                <w:sz w:val="21"/>
              </w:rPr>
            </w:pPr>
          </w:p>
        </w:tc>
      </w:tr>
      <w:tr w:rsidR="00C82D94" w:rsidRPr="003D73C0" w14:paraId="1A9E2DC3" w14:textId="77777777" w:rsidTr="00B70DEC">
        <w:tc>
          <w:tcPr>
            <w:tcW w:w="2235" w:type="dxa"/>
            <w:shd w:val="clear" w:color="auto" w:fill="auto"/>
          </w:tcPr>
          <w:p w14:paraId="652CD150"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0366D24B" w14:textId="77777777" w:rsidR="00C82D94" w:rsidRPr="003D73C0" w:rsidRDefault="00C82D94" w:rsidP="00B70DEC">
            <w:pPr>
              <w:pStyle w:val="a4"/>
              <w:spacing w:after="72"/>
              <w:ind w:firstLineChars="0" w:firstLine="0"/>
              <w:rPr>
                <w:sz w:val="21"/>
              </w:rPr>
            </w:pPr>
          </w:p>
        </w:tc>
      </w:tr>
    </w:tbl>
    <w:p w14:paraId="414E5341" w14:textId="77777777" w:rsidR="00C82D94" w:rsidRDefault="00C82D94" w:rsidP="00C82D94">
      <w:pPr>
        <w:pStyle w:val="a4"/>
        <w:spacing w:after="72"/>
        <w:ind w:firstLineChars="0" w:firstLine="0"/>
        <w:rPr>
          <w:sz w:val="21"/>
        </w:rPr>
      </w:pPr>
    </w:p>
    <w:p w14:paraId="74DCAE0A" w14:textId="77777777" w:rsidR="00C82D94" w:rsidRDefault="00C82D94" w:rsidP="00C82D94">
      <w:pPr>
        <w:pStyle w:val="a4"/>
        <w:spacing w:after="72"/>
        <w:ind w:firstLineChars="0" w:firstLine="0"/>
        <w:rPr>
          <w:sz w:val="21"/>
        </w:rPr>
      </w:pPr>
    </w:p>
    <w:p w14:paraId="510DB622" w14:textId="77777777" w:rsidR="00C82D94" w:rsidRDefault="00C82D94" w:rsidP="00C82D94">
      <w:pPr>
        <w:pStyle w:val="a4"/>
        <w:spacing w:after="72"/>
        <w:ind w:firstLineChars="0" w:firstLine="0"/>
        <w:rPr>
          <w:sz w:val="21"/>
        </w:rPr>
      </w:pPr>
    </w:p>
    <w:p w14:paraId="161123F9" w14:textId="77777777" w:rsidR="00C82D94" w:rsidRDefault="00C82D94" w:rsidP="00C82D94">
      <w:pPr>
        <w:pStyle w:val="a4"/>
        <w:spacing w:after="72"/>
        <w:ind w:firstLineChars="0" w:firstLine="0"/>
        <w:rPr>
          <w:sz w:val="21"/>
        </w:rPr>
      </w:pPr>
    </w:p>
    <w:p w14:paraId="2A9DD755" w14:textId="77777777" w:rsidR="00C82D94" w:rsidRPr="00B34C12" w:rsidRDefault="00C82D94" w:rsidP="00AC5C40">
      <w:pPr>
        <w:pStyle w:val="30"/>
        <w:numPr>
          <w:ilvl w:val="2"/>
          <w:numId w:val="66"/>
        </w:numPr>
        <w:rPr>
          <w:rFonts w:ascii="Consolas" w:hAnsi="Consolas"/>
        </w:rPr>
      </w:pPr>
      <w:bookmarkStart w:id="716" w:name="_Toc355867096"/>
      <w:r w:rsidRPr="00B34C12">
        <w:rPr>
          <w:rFonts w:ascii="Consolas" w:hAnsi="Consolas" w:hint="eastAsia"/>
        </w:rPr>
        <w:t>轮巡视频</w:t>
      </w:r>
      <w:bookmarkEnd w:id="716"/>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0E44571F" w14:textId="77777777" w:rsidTr="00B70DEC">
        <w:tc>
          <w:tcPr>
            <w:tcW w:w="2235" w:type="dxa"/>
            <w:shd w:val="clear" w:color="auto" w:fill="auto"/>
          </w:tcPr>
          <w:p w14:paraId="045AA37C"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243E8A17" w14:textId="77777777" w:rsidR="00C82D94" w:rsidRPr="003D73C0" w:rsidRDefault="00C82D94" w:rsidP="00B70DEC">
            <w:pPr>
              <w:pStyle w:val="a4"/>
              <w:spacing w:after="72"/>
              <w:ind w:firstLineChars="0" w:firstLine="0"/>
              <w:rPr>
                <w:caps/>
                <w:sz w:val="21"/>
              </w:rPr>
            </w:pPr>
            <w:r>
              <w:rPr>
                <w:rFonts w:hint="eastAsia"/>
                <w:caps/>
                <w:sz w:val="21"/>
              </w:rPr>
              <w:t>轮巡视频</w:t>
            </w:r>
          </w:p>
        </w:tc>
      </w:tr>
      <w:tr w:rsidR="00C82D94" w:rsidRPr="003D73C0" w14:paraId="46FFF433" w14:textId="77777777" w:rsidTr="00B70DEC">
        <w:tc>
          <w:tcPr>
            <w:tcW w:w="2235" w:type="dxa"/>
            <w:shd w:val="clear" w:color="auto" w:fill="auto"/>
          </w:tcPr>
          <w:p w14:paraId="6ECEEDAA"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138095CF" w14:textId="77777777" w:rsidR="00C82D94" w:rsidRPr="003D73C0" w:rsidRDefault="00C82D94" w:rsidP="00B70DEC">
            <w:pPr>
              <w:pStyle w:val="a4"/>
              <w:spacing w:after="72"/>
              <w:ind w:firstLineChars="0" w:firstLine="0"/>
              <w:rPr>
                <w:caps/>
                <w:sz w:val="21"/>
              </w:rPr>
            </w:pPr>
          </w:p>
        </w:tc>
      </w:tr>
      <w:tr w:rsidR="00C82D94" w:rsidRPr="003D73C0" w14:paraId="30598BC2" w14:textId="77777777" w:rsidTr="00B70DEC">
        <w:tc>
          <w:tcPr>
            <w:tcW w:w="2235" w:type="dxa"/>
            <w:shd w:val="clear" w:color="auto" w:fill="auto"/>
          </w:tcPr>
          <w:p w14:paraId="644825BC"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3EDC9C00" w14:textId="77777777" w:rsidR="00C82D94" w:rsidRPr="003D73C0" w:rsidRDefault="00C82D94" w:rsidP="00B70DEC">
            <w:pPr>
              <w:pStyle w:val="a4"/>
              <w:spacing w:after="72"/>
              <w:ind w:firstLineChars="0" w:firstLine="0"/>
              <w:rPr>
                <w:sz w:val="21"/>
              </w:rPr>
            </w:pPr>
          </w:p>
        </w:tc>
      </w:tr>
      <w:tr w:rsidR="00C82D94" w:rsidRPr="00BC1034" w14:paraId="213E90D2" w14:textId="77777777" w:rsidTr="00B70DEC">
        <w:tc>
          <w:tcPr>
            <w:tcW w:w="2235" w:type="dxa"/>
            <w:shd w:val="clear" w:color="auto" w:fill="auto"/>
          </w:tcPr>
          <w:p w14:paraId="7653708F"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7A120B0B" w14:textId="77777777" w:rsidR="00C82D94" w:rsidRPr="003D73C0" w:rsidRDefault="00C82D94" w:rsidP="00B70DEC">
            <w:pPr>
              <w:pStyle w:val="a4"/>
              <w:spacing w:after="72"/>
              <w:ind w:firstLineChars="0" w:firstLine="0"/>
              <w:rPr>
                <w:sz w:val="21"/>
              </w:rPr>
            </w:pPr>
            <w:r>
              <w:rPr>
                <w:rFonts w:hint="eastAsia"/>
                <w:sz w:val="21"/>
              </w:rPr>
              <w:t>轮巡视频等同于翻页，也就是按照选择的轮巡时间，每隔</w:t>
            </w:r>
            <w:r>
              <w:rPr>
                <w:rFonts w:hint="eastAsia"/>
                <w:sz w:val="21"/>
              </w:rPr>
              <w:t>xxx</w:t>
            </w:r>
            <w:r>
              <w:rPr>
                <w:rFonts w:hint="eastAsia"/>
                <w:sz w:val="21"/>
              </w:rPr>
              <w:t>分钟进行一次向右翻页操作。</w:t>
            </w:r>
          </w:p>
        </w:tc>
      </w:tr>
      <w:tr w:rsidR="00C82D94" w:rsidRPr="003D73C0" w14:paraId="67B0807B" w14:textId="77777777" w:rsidTr="00B70DEC">
        <w:tc>
          <w:tcPr>
            <w:tcW w:w="2235" w:type="dxa"/>
            <w:shd w:val="clear" w:color="auto" w:fill="auto"/>
          </w:tcPr>
          <w:p w14:paraId="78468A73"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453A4687" w14:textId="77777777" w:rsidR="00C82D94" w:rsidRPr="003D73C0" w:rsidRDefault="00C82D94" w:rsidP="00B70DEC">
            <w:pPr>
              <w:pStyle w:val="a4"/>
              <w:spacing w:after="72"/>
              <w:ind w:firstLineChars="0" w:firstLine="0"/>
              <w:rPr>
                <w:sz w:val="21"/>
              </w:rPr>
            </w:pPr>
            <w:r>
              <w:rPr>
                <w:rFonts w:hint="eastAsia"/>
                <w:sz w:val="21"/>
              </w:rPr>
              <w:t>高</w:t>
            </w:r>
          </w:p>
        </w:tc>
      </w:tr>
      <w:tr w:rsidR="00C82D94" w:rsidRPr="003D73C0" w14:paraId="519C539A" w14:textId="77777777" w:rsidTr="00B70DEC">
        <w:tc>
          <w:tcPr>
            <w:tcW w:w="2235" w:type="dxa"/>
            <w:shd w:val="clear" w:color="auto" w:fill="auto"/>
          </w:tcPr>
          <w:p w14:paraId="793DEDE9"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57DCEDD1"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3D73C0" w14:paraId="34FD251E" w14:textId="77777777" w:rsidTr="00B70DEC">
        <w:tc>
          <w:tcPr>
            <w:tcW w:w="9096" w:type="dxa"/>
            <w:gridSpan w:val="2"/>
            <w:shd w:val="clear" w:color="auto" w:fill="auto"/>
          </w:tcPr>
          <w:p w14:paraId="75400B44"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1B7CC1A6" w14:textId="77777777" w:rsidTr="00B70DEC">
        <w:tc>
          <w:tcPr>
            <w:tcW w:w="9096" w:type="dxa"/>
            <w:gridSpan w:val="2"/>
            <w:shd w:val="clear" w:color="auto" w:fill="auto"/>
          </w:tcPr>
          <w:p w14:paraId="6E85BBA6" w14:textId="77777777" w:rsidR="00C82D94" w:rsidRPr="003D73C0" w:rsidRDefault="00C82D94" w:rsidP="00B70DEC">
            <w:pPr>
              <w:pStyle w:val="a4"/>
              <w:spacing w:after="72"/>
              <w:ind w:firstLineChars="0" w:firstLine="0"/>
              <w:rPr>
                <w:sz w:val="21"/>
              </w:rPr>
            </w:pPr>
          </w:p>
        </w:tc>
      </w:tr>
      <w:tr w:rsidR="00C82D94" w:rsidRPr="003D73C0" w14:paraId="3B27ADEA" w14:textId="77777777" w:rsidTr="00B70DEC">
        <w:tc>
          <w:tcPr>
            <w:tcW w:w="9096" w:type="dxa"/>
            <w:gridSpan w:val="2"/>
            <w:shd w:val="clear" w:color="auto" w:fill="auto"/>
          </w:tcPr>
          <w:p w14:paraId="1C1DB7FA"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4002DD67" w14:textId="77777777" w:rsidTr="00B70DEC">
        <w:trPr>
          <w:hidden/>
        </w:trPr>
        <w:tc>
          <w:tcPr>
            <w:tcW w:w="9096" w:type="dxa"/>
            <w:gridSpan w:val="2"/>
            <w:shd w:val="clear" w:color="auto" w:fill="auto"/>
          </w:tcPr>
          <w:p w14:paraId="7C47B768" w14:textId="77777777" w:rsidR="00C82D94" w:rsidRPr="009854CF" w:rsidRDefault="00C82D94">
            <w:pPr>
              <w:pStyle w:val="aff5"/>
              <w:numPr>
                <w:ilvl w:val="0"/>
                <w:numId w:val="234"/>
              </w:numPr>
              <w:spacing w:afterLines="30" w:after="72" w:line="288" w:lineRule="auto"/>
              <w:ind w:firstLineChars="0"/>
              <w:rPr>
                <w:vanish/>
                <w:szCs w:val="24"/>
              </w:rPr>
            </w:pPr>
          </w:p>
          <w:p w14:paraId="665402F8" w14:textId="77777777" w:rsidR="00C82D94" w:rsidRPr="00B26615" w:rsidRDefault="00C82D94">
            <w:pPr>
              <w:pStyle w:val="aff5"/>
              <w:spacing w:afterLines="30" w:after="72" w:line="288" w:lineRule="auto"/>
              <w:ind w:firstLineChars="0" w:firstLine="0"/>
            </w:pPr>
          </w:p>
        </w:tc>
      </w:tr>
      <w:tr w:rsidR="00C82D94" w:rsidRPr="003D73C0" w14:paraId="63CE3E6E" w14:textId="77777777" w:rsidTr="00B70DEC">
        <w:tc>
          <w:tcPr>
            <w:tcW w:w="2235" w:type="dxa"/>
            <w:shd w:val="clear" w:color="auto" w:fill="auto"/>
          </w:tcPr>
          <w:p w14:paraId="48F4952E"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6A0BDA9A" w14:textId="77777777" w:rsidR="00C82D94" w:rsidRPr="008A7935" w:rsidRDefault="00C82D94" w:rsidP="00B70DEC">
            <w:pPr>
              <w:pStyle w:val="a4"/>
              <w:spacing w:after="72"/>
              <w:ind w:firstLineChars="0" w:firstLine="0"/>
              <w:rPr>
                <w:sz w:val="21"/>
              </w:rPr>
            </w:pPr>
          </w:p>
        </w:tc>
      </w:tr>
      <w:tr w:rsidR="00C82D94" w:rsidRPr="003D73C0" w14:paraId="35A0059C" w14:textId="77777777" w:rsidTr="00B70DEC">
        <w:tc>
          <w:tcPr>
            <w:tcW w:w="2235" w:type="dxa"/>
            <w:shd w:val="clear" w:color="auto" w:fill="auto"/>
          </w:tcPr>
          <w:p w14:paraId="7A3DDECB"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329913F9" w14:textId="77777777" w:rsidR="00C82D94" w:rsidRPr="008A7935" w:rsidRDefault="00C82D94" w:rsidP="00B70DEC">
            <w:pPr>
              <w:pStyle w:val="a4"/>
              <w:spacing w:after="72"/>
              <w:ind w:firstLineChars="0" w:firstLine="0"/>
              <w:rPr>
                <w:sz w:val="21"/>
              </w:rPr>
            </w:pPr>
          </w:p>
        </w:tc>
      </w:tr>
      <w:tr w:rsidR="00C82D94" w:rsidRPr="003D73C0" w14:paraId="3EF41274" w14:textId="77777777" w:rsidTr="00B70DEC">
        <w:tc>
          <w:tcPr>
            <w:tcW w:w="2235" w:type="dxa"/>
            <w:shd w:val="clear" w:color="auto" w:fill="auto"/>
          </w:tcPr>
          <w:p w14:paraId="5703F674"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4E12B69A" w14:textId="77777777" w:rsidR="00C82D94" w:rsidRPr="003D73C0" w:rsidRDefault="00C82D94" w:rsidP="00B70DEC">
            <w:pPr>
              <w:pStyle w:val="a4"/>
              <w:spacing w:after="72"/>
              <w:ind w:firstLineChars="0" w:firstLine="0"/>
              <w:rPr>
                <w:sz w:val="21"/>
              </w:rPr>
            </w:pPr>
          </w:p>
        </w:tc>
      </w:tr>
      <w:tr w:rsidR="00C82D94" w:rsidRPr="003D73C0" w14:paraId="1FFEF54A" w14:textId="77777777" w:rsidTr="00B70DEC">
        <w:tc>
          <w:tcPr>
            <w:tcW w:w="2235" w:type="dxa"/>
            <w:shd w:val="clear" w:color="auto" w:fill="auto"/>
          </w:tcPr>
          <w:p w14:paraId="3474C42F"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39DAACB6" w14:textId="77777777" w:rsidTr="00B70DEC">
              <w:tc>
                <w:tcPr>
                  <w:tcW w:w="2013" w:type="dxa"/>
                </w:tcPr>
                <w:p w14:paraId="7E9702F5"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02596094"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084A128E" w14:textId="77777777" w:rsidTr="00B70DEC">
              <w:tc>
                <w:tcPr>
                  <w:tcW w:w="2013" w:type="dxa"/>
                  <w:vAlign w:val="center"/>
                </w:tcPr>
                <w:p w14:paraId="15209CA3" w14:textId="77777777" w:rsidR="00C82D94" w:rsidRPr="003D73C0" w:rsidRDefault="00C82D94" w:rsidP="00B70DEC">
                  <w:pPr>
                    <w:rPr>
                      <w:sz w:val="20"/>
                      <w:szCs w:val="18"/>
                    </w:rPr>
                  </w:pPr>
                </w:p>
              </w:tc>
              <w:tc>
                <w:tcPr>
                  <w:tcW w:w="4617" w:type="dxa"/>
                </w:tcPr>
                <w:p w14:paraId="1F25CD84" w14:textId="77777777" w:rsidR="00C82D94" w:rsidRPr="003D73C0" w:rsidRDefault="00C82D94" w:rsidP="00B70DEC">
                  <w:pPr>
                    <w:pStyle w:val="aff5"/>
                    <w:ind w:firstLineChars="0" w:firstLine="0"/>
                    <w:rPr>
                      <w:sz w:val="20"/>
                      <w:szCs w:val="18"/>
                    </w:rPr>
                  </w:pPr>
                </w:p>
              </w:tc>
            </w:tr>
          </w:tbl>
          <w:p w14:paraId="1CB67DA5" w14:textId="77777777" w:rsidR="00C82D94" w:rsidRPr="003D73C0" w:rsidRDefault="00C82D94" w:rsidP="00B70DEC">
            <w:pPr>
              <w:pStyle w:val="a4"/>
              <w:spacing w:after="72"/>
              <w:ind w:firstLineChars="0" w:firstLine="0"/>
              <w:rPr>
                <w:sz w:val="21"/>
              </w:rPr>
            </w:pPr>
          </w:p>
        </w:tc>
      </w:tr>
      <w:tr w:rsidR="00C82D94" w:rsidRPr="003D73C0" w14:paraId="1AAD173B" w14:textId="77777777" w:rsidTr="00B70DEC">
        <w:tc>
          <w:tcPr>
            <w:tcW w:w="2235" w:type="dxa"/>
            <w:shd w:val="clear" w:color="auto" w:fill="auto"/>
          </w:tcPr>
          <w:p w14:paraId="1314E344"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235F50D7" w14:textId="77777777" w:rsidR="00C82D94" w:rsidRPr="003D73C0" w:rsidRDefault="00C82D94" w:rsidP="00B70DEC">
            <w:pPr>
              <w:pStyle w:val="a4"/>
              <w:spacing w:after="72"/>
              <w:ind w:firstLineChars="0" w:firstLine="0"/>
              <w:rPr>
                <w:sz w:val="21"/>
              </w:rPr>
            </w:pPr>
          </w:p>
        </w:tc>
      </w:tr>
    </w:tbl>
    <w:p w14:paraId="7D610513" w14:textId="77777777" w:rsidR="00C82D94" w:rsidRDefault="00C82D94" w:rsidP="00C82D94">
      <w:pPr>
        <w:pStyle w:val="a4"/>
        <w:spacing w:after="72"/>
        <w:ind w:firstLineChars="0" w:firstLine="0"/>
        <w:rPr>
          <w:sz w:val="21"/>
        </w:rPr>
      </w:pPr>
    </w:p>
    <w:p w14:paraId="0E0CB785" w14:textId="77777777" w:rsidR="00C82D94" w:rsidRDefault="00C82D94" w:rsidP="00C82D94">
      <w:pPr>
        <w:pStyle w:val="a4"/>
        <w:spacing w:after="72"/>
        <w:ind w:firstLineChars="0" w:firstLine="0"/>
        <w:rPr>
          <w:sz w:val="21"/>
        </w:rPr>
      </w:pPr>
    </w:p>
    <w:p w14:paraId="18E9287C" w14:textId="77777777" w:rsidR="00C82D94" w:rsidRDefault="00C82D94" w:rsidP="00C82D94">
      <w:pPr>
        <w:pStyle w:val="a4"/>
        <w:spacing w:after="72"/>
        <w:ind w:firstLineChars="0" w:firstLine="0"/>
        <w:rPr>
          <w:sz w:val="21"/>
        </w:rPr>
      </w:pPr>
    </w:p>
    <w:p w14:paraId="43C2D53E" w14:textId="77777777" w:rsidR="00C82D94" w:rsidRDefault="00C82D94" w:rsidP="00C82D94">
      <w:pPr>
        <w:pStyle w:val="a4"/>
        <w:spacing w:after="72"/>
        <w:ind w:firstLineChars="0" w:firstLine="0"/>
        <w:rPr>
          <w:sz w:val="21"/>
        </w:rPr>
      </w:pPr>
    </w:p>
    <w:p w14:paraId="247B8E35" w14:textId="77777777" w:rsidR="00C82D94" w:rsidRPr="00B34C12" w:rsidRDefault="00C82D94" w:rsidP="00AC5C40">
      <w:pPr>
        <w:pStyle w:val="30"/>
        <w:numPr>
          <w:ilvl w:val="2"/>
          <w:numId w:val="66"/>
        </w:numPr>
        <w:rPr>
          <w:rFonts w:ascii="Consolas" w:hAnsi="Consolas"/>
        </w:rPr>
      </w:pPr>
      <w:bookmarkStart w:id="717" w:name="_Toc355867097"/>
      <w:r w:rsidRPr="00B34C12">
        <w:rPr>
          <w:rFonts w:ascii="Consolas" w:hAnsi="Consolas" w:hint="eastAsia"/>
        </w:rPr>
        <w:t>最小化、恢复监控窗口</w:t>
      </w:r>
      <w:bookmarkEnd w:id="717"/>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599B7657" w14:textId="77777777" w:rsidTr="00B70DEC">
        <w:tc>
          <w:tcPr>
            <w:tcW w:w="2235" w:type="dxa"/>
            <w:shd w:val="clear" w:color="auto" w:fill="auto"/>
          </w:tcPr>
          <w:p w14:paraId="330B4333"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521DBAFE" w14:textId="77777777" w:rsidR="00C82D94" w:rsidRPr="003D73C0" w:rsidRDefault="00C82D94" w:rsidP="00B70DEC">
            <w:pPr>
              <w:pStyle w:val="a4"/>
              <w:spacing w:after="72"/>
              <w:ind w:firstLineChars="0" w:firstLine="0"/>
              <w:rPr>
                <w:caps/>
                <w:sz w:val="21"/>
              </w:rPr>
            </w:pPr>
            <w:r>
              <w:rPr>
                <w:rFonts w:hint="eastAsia"/>
                <w:caps/>
                <w:sz w:val="21"/>
              </w:rPr>
              <w:t>最小化监控窗口</w:t>
            </w:r>
          </w:p>
        </w:tc>
      </w:tr>
      <w:tr w:rsidR="00C82D94" w:rsidRPr="003D73C0" w14:paraId="3920308E" w14:textId="77777777" w:rsidTr="00B70DEC">
        <w:tc>
          <w:tcPr>
            <w:tcW w:w="2235" w:type="dxa"/>
            <w:shd w:val="clear" w:color="auto" w:fill="auto"/>
          </w:tcPr>
          <w:p w14:paraId="3C17E02A"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7AFF8F0F" w14:textId="77777777" w:rsidR="00C82D94" w:rsidRPr="003D73C0" w:rsidRDefault="00C82D94" w:rsidP="00B70DEC">
            <w:pPr>
              <w:pStyle w:val="a4"/>
              <w:spacing w:after="72"/>
              <w:ind w:firstLineChars="0" w:firstLine="0"/>
              <w:rPr>
                <w:caps/>
                <w:sz w:val="21"/>
              </w:rPr>
            </w:pPr>
          </w:p>
        </w:tc>
      </w:tr>
      <w:tr w:rsidR="00C82D94" w:rsidRPr="003D73C0" w14:paraId="40F35513" w14:textId="77777777" w:rsidTr="00B70DEC">
        <w:tc>
          <w:tcPr>
            <w:tcW w:w="2235" w:type="dxa"/>
            <w:shd w:val="clear" w:color="auto" w:fill="auto"/>
          </w:tcPr>
          <w:p w14:paraId="22F3860A"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7369E7ED"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0E4A5308" w14:textId="77777777" w:rsidTr="00B70DEC">
        <w:tc>
          <w:tcPr>
            <w:tcW w:w="2235" w:type="dxa"/>
            <w:shd w:val="clear" w:color="auto" w:fill="auto"/>
          </w:tcPr>
          <w:p w14:paraId="52139BFC"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5553E378" w14:textId="77777777" w:rsidR="00C82D94" w:rsidRPr="003D73C0" w:rsidRDefault="00C82D94" w:rsidP="00B70DEC">
            <w:pPr>
              <w:pStyle w:val="a4"/>
              <w:spacing w:after="72"/>
              <w:ind w:firstLineChars="0" w:firstLine="0"/>
              <w:rPr>
                <w:sz w:val="21"/>
              </w:rPr>
            </w:pPr>
            <w:r>
              <w:rPr>
                <w:rFonts w:hint="eastAsia"/>
                <w:sz w:val="21"/>
              </w:rPr>
              <w:t>主持人可以通过任务栏的监控窗口图标或者监控窗口中的最小化按钮进行监控窗口的最小化和恢复操作。</w:t>
            </w:r>
          </w:p>
        </w:tc>
      </w:tr>
      <w:tr w:rsidR="00C82D94" w:rsidRPr="003D73C0" w14:paraId="7F10039C" w14:textId="77777777" w:rsidTr="00B70DEC">
        <w:tc>
          <w:tcPr>
            <w:tcW w:w="2235" w:type="dxa"/>
            <w:shd w:val="clear" w:color="auto" w:fill="auto"/>
          </w:tcPr>
          <w:p w14:paraId="5460049D"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029DE969" w14:textId="77777777" w:rsidR="00C82D94" w:rsidRPr="003D73C0" w:rsidRDefault="00C82D94" w:rsidP="00B70DEC">
            <w:pPr>
              <w:pStyle w:val="a4"/>
              <w:spacing w:after="72"/>
              <w:ind w:firstLineChars="0" w:firstLine="0"/>
              <w:rPr>
                <w:sz w:val="21"/>
              </w:rPr>
            </w:pPr>
          </w:p>
        </w:tc>
      </w:tr>
      <w:tr w:rsidR="00C82D94" w:rsidRPr="003D73C0" w14:paraId="6B6E34F9" w14:textId="77777777" w:rsidTr="00B70DEC">
        <w:tc>
          <w:tcPr>
            <w:tcW w:w="2235" w:type="dxa"/>
            <w:shd w:val="clear" w:color="auto" w:fill="auto"/>
          </w:tcPr>
          <w:p w14:paraId="246766CB"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2DDF528A" w14:textId="77777777" w:rsidR="00C82D94" w:rsidRPr="003D73C0" w:rsidRDefault="00C82D94" w:rsidP="00B70DEC">
            <w:pPr>
              <w:pStyle w:val="a4"/>
              <w:spacing w:after="72"/>
              <w:ind w:firstLineChars="0" w:firstLine="0"/>
              <w:rPr>
                <w:sz w:val="21"/>
              </w:rPr>
            </w:pPr>
            <w:r>
              <w:rPr>
                <w:rFonts w:hint="eastAsia"/>
                <w:sz w:val="21"/>
              </w:rPr>
              <w:t>监控已经打开</w:t>
            </w:r>
          </w:p>
        </w:tc>
      </w:tr>
      <w:tr w:rsidR="00C82D94" w:rsidRPr="003D73C0" w14:paraId="734CAAC3" w14:textId="77777777" w:rsidTr="00B70DEC">
        <w:tc>
          <w:tcPr>
            <w:tcW w:w="9096" w:type="dxa"/>
            <w:gridSpan w:val="2"/>
            <w:shd w:val="clear" w:color="auto" w:fill="auto"/>
          </w:tcPr>
          <w:p w14:paraId="7DF3212D"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45ED29B2" w14:textId="77777777" w:rsidTr="00B70DEC">
        <w:tc>
          <w:tcPr>
            <w:tcW w:w="9096" w:type="dxa"/>
            <w:gridSpan w:val="2"/>
            <w:shd w:val="clear" w:color="auto" w:fill="auto"/>
          </w:tcPr>
          <w:p w14:paraId="5F3FFEF0" w14:textId="77777777" w:rsidR="00C82D94" w:rsidRDefault="00C82D94" w:rsidP="00AC5C40">
            <w:pPr>
              <w:pStyle w:val="a4"/>
              <w:numPr>
                <w:ilvl w:val="0"/>
                <w:numId w:val="219"/>
              </w:numPr>
              <w:spacing w:after="72"/>
              <w:ind w:firstLineChars="0"/>
              <w:rPr>
                <w:sz w:val="21"/>
              </w:rPr>
            </w:pPr>
            <w:r>
              <w:rPr>
                <w:rFonts w:hint="eastAsia"/>
                <w:sz w:val="21"/>
              </w:rPr>
              <w:t>主持人点击任务栏中监控窗口图标，用例开始。</w:t>
            </w:r>
          </w:p>
          <w:p w14:paraId="35242005" w14:textId="77777777" w:rsidR="00C82D94" w:rsidRPr="003D73C0" w:rsidRDefault="00C82D94" w:rsidP="00AC5C40">
            <w:pPr>
              <w:pStyle w:val="a4"/>
              <w:numPr>
                <w:ilvl w:val="0"/>
                <w:numId w:val="219"/>
              </w:numPr>
              <w:spacing w:after="72"/>
              <w:ind w:firstLineChars="0"/>
              <w:rPr>
                <w:sz w:val="21"/>
              </w:rPr>
            </w:pPr>
            <w:r>
              <w:rPr>
                <w:rFonts w:hint="eastAsia"/>
                <w:sz w:val="21"/>
              </w:rPr>
              <w:t>监控窗口正在显示未最小化，系统最小化监控窗口，用例结束。</w:t>
            </w:r>
          </w:p>
        </w:tc>
      </w:tr>
      <w:tr w:rsidR="00C82D94" w:rsidRPr="003D73C0" w14:paraId="6C69BF11" w14:textId="77777777" w:rsidTr="00B70DEC">
        <w:tc>
          <w:tcPr>
            <w:tcW w:w="9096" w:type="dxa"/>
            <w:gridSpan w:val="2"/>
            <w:shd w:val="clear" w:color="auto" w:fill="auto"/>
          </w:tcPr>
          <w:p w14:paraId="36656F40"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122F1F2B" w14:textId="77777777" w:rsidTr="00B70DEC">
        <w:trPr>
          <w:hidden/>
        </w:trPr>
        <w:tc>
          <w:tcPr>
            <w:tcW w:w="9096" w:type="dxa"/>
            <w:gridSpan w:val="2"/>
            <w:shd w:val="clear" w:color="auto" w:fill="auto"/>
          </w:tcPr>
          <w:p w14:paraId="2FD3E0B2" w14:textId="77777777" w:rsidR="00C82D94" w:rsidRPr="009854CF" w:rsidRDefault="00C82D94" w:rsidP="00CD4D74">
            <w:pPr>
              <w:pStyle w:val="aff5"/>
              <w:numPr>
                <w:ilvl w:val="0"/>
                <w:numId w:val="234"/>
              </w:numPr>
              <w:spacing w:afterLines="30" w:after="72" w:line="288" w:lineRule="auto"/>
              <w:ind w:firstLineChars="0"/>
              <w:rPr>
                <w:vanish/>
                <w:szCs w:val="24"/>
              </w:rPr>
            </w:pPr>
          </w:p>
          <w:p w14:paraId="6E5FC755" w14:textId="77777777" w:rsidR="00C82D94" w:rsidRPr="00116852" w:rsidRDefault="00C82D94" w:rsidP="00CD4D74">
            <w:pPr>
              <w:pStyle w:val="aff5"/>
              <w:numPr>
                <w:ilvl w:val="0"/>
                <w:numId w:val="220"/>
              </w:numPr>
              <w:spacing w:afterLines="30" w:after="72" w:line="288" w:lineRule="auto"/>
              <w:ind w:firstLineChars="0"/>
              <w:rPr>
                <w:vanish/>
              </w:rPr>
            </w:pPr>
          </w:p>
          <w:p w14:paraId="6B6EEA55" w14:textId="77777777" w:rsidR="00C82D94" w:rsidRDefault="00C82D94">
            <w:pPr>
              <w:pStyle w:val="aff5"/>
              <w:numPr>
                <w:ilvl w:val="1"/>
                <w:numId w:val="220"/>
              </w:numPr>
              <w:spacing w:afterLines="30" w:after="72" w:line="288" w:lineRule="auto"/>
              <w:ind w:firstLineChars="0"/>
            </w:pPr>
            <w:r>
              <w:rPr>
                <w:rFonts w:hint="eastAsia"/>
              </w:rPr>
              <w:t>主持人点击监控窗口中右上方的最小化按钮，系统最小化监控窗口，用例结束。</w:t>
            </w:r>
          </w:p>
          <w:p w14:paraId="1920B2CC" w14:textId="77777777" w:rsidR="00C82D94" w:rsidRPr="00136B46" w:rsidRDefault="00C82D94">
            <w:pPr>
              <w:pStyle w:val="aff5"/>
              <w:numPr>
                <w:ilvl w:val="0"/>
                <w:numId w:val="220"/>
              </w:numPr>
              <w:spacing w:afterLines="30" w:after="72" w:line="288" w:lineRule="auto"/>
              <w:ind w:firstLineChars="0"/>
              <w:rPr>
                <w:vanish/>
              </w:rPr>
            </w:pPr>
          </w:p>
          <w:p w14:paraId="1677EF97" w14:textId="77777777" w:rsidR="00C82D94" w:rsidRPr="00B26615" w:rsidRDefault="00C82D94">
            <w:pPr>
              <w:pStyle w:val="aff5"/>
              <w:numPr>
                <w:ilvl w:val="1"/>
                <w:numId w:val="220"/>
              </w:numPr>
              <w:spacing w:afterLines="30" w:after="72" w:line="288" w:lineRule="auto"/>
              <w:ind w:firstLineChars="0"/>
            </w:pPr>
            <w:r>
              <w:rPr>
                <w:rFonts w:hint="eastAsia"/>
              </w:rPr>
              <w:t>监控窗口已经最小化，系统恢复显示监控窗口到第</w:t>
            </w:r>
            <w:r>
              <w:rPr>
                <w:rFonts w:hint="eastAsia"/>
              </w:rPr>
              <w:t>2</w:t>
            </w:r>
            <w:r>
              <w:rPr>
                <w:rFonts w:hint="eastAsia"/>
              </w:rPr>
              <w:t>个显示器，用例结束。</w:t>
            </w:r>
          </w:p>
        </w:tc>
      </w:tr>
      <w:tr w:rsidR="00C82D94" w:rsidRPr="003D73C0" w14:paraId="0764422A" w14:textId="77777777" w:rsidTr="00B70DEC">
        <w:tc>
          <w:tcPr>
            <w:tcW w:w="2235" w:type="dxa"/>
            <w:shd w:val="clear" w:color="auto" w:fill="auto"/>
          </w:tcPr>
          <w:p w14:paraId="34CB67A6"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7A541987" w14:textId="77777777" w:rsidR="00C82D94" w:rsidRPr="008A7935" w:rsidRDefault="00C82D94" w:rsidP="00B70DEC">
            <w:pPr>
              <w:pStyle w:val="a4"/>
              <w:spacing w:after="72"/>
              <w:ind w:firstLineChars="0" w:firstLine="0"/>
              <w:rPr>
                <w:sz w:val="21"/>
              </w:rPr>
            </w:pPr>
            <w:r>
              <w:rPr>
                <w:rFonts w:hint="eastAsia"/>
                <w:sz w:val="21"/>
              </w:rPr>
              <w:t>最小化或者恢复监控窗口</w:t>
            </w:r>
          </w:p>
        </w:tc>
      </w:tr>
      <w:tr w:rsidR="00C82D94" w:rsidRPr="003D73C0" w14:paraId="3A1151F7" w14:textId="77777777" w:rsidTr="00B70DEC">
        <w:tc>
          <w:tcPr>
            <w:tcW w:w="2235" w:type="dxa"/>
            <w:shd w:val="clear" w:color="auto" w:fill="auto"/>
          </w:tcPr>
          <w:p w14:paraId="2C4AEAF3"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51242DC4" w14:textId="77777777" w:rsidR="00C82D94" w:rsidRDefault="00C82D94" w:rsidP="00AC5C40">
            <w:pPr>
              <w:pStyle w:val="a4"/>
              <w:numPr>
                <w:ilvl w:val="0"/>
                <w:numId w:val="221"/>
              </w:numPr>
              <w:spacing w:after="72"/>
              <w:ind w:firstLineChars="0"/>
              <w:rPr>
                <w:sz w:val="21"/>
              </w:rPr>
            </w:pPr>
            <w:r>
              <w:rPr>
                <w:rFonts w:hint="eastAsia"/>
                <w:sz w:val="21"/>
              </w:rPr>
              <w:t>监控窗口显示在第</w:t>
            </w:r>
            <w:r>
              <w:rPr>
                <w:rFonts w:hint="eastAsia"/>
                <w:sz w:val="21"/>
              </w:rPr>
              <w:t>2</w:t>
            </w:r>
            <w:r>
              <w:rPr>
                <w:rFonts w:hint="eastAsia"/>
                <w:sz w:val="21"/>
              </w:rPr>
              <w:t>个显示器中，但是监控窗口图标是在第一个显示器的任务栏上显示的。</w:t>
            </w:r>
          </w:p>
          <w:p w14:paraId="73FC8899" w14:textId="77777777" w:rsidR="00C82D94" w:rsidRPr="008A7935" w:rsidRDefault="00C82D94" w:rsidP="00AC5C40">
            <w:pPr>
              <w:pStyle w:val="a4"/>
              <w:numPr>
                <w:ilvl w:val="0"/>
                <w:numId w:val="221"/>
              </w:numPr>
              <w:spacing w:after="72"/>
              <w:ind w:firstLineChars="0"/>
              <w:rPr>
                <w:sz w:val="21"/>
              </w:rPr>
            </w:pPr>
            <w:r>
              <w:rPr>
                <w:rFonts w:hint="eastAsia"/>
                <w:sz w:val="21"/>
              </w:rPr>
              <w:t>最小化窗口时如果监控窗口中的轮巡时间选项和布局选项已经打开则会被关闭。</w:t>
            </w:r>
          </w:p>
        </w:tc>
      </w:tr>
      <w:tr w:rsidR="00C82D94" w:rsidRPr="003D73C0" w14:paraId="7BFFF62E" w14:textId="77777777" w:rsidTr="00B70DEC">
        <w:tc>
          <w:tcPr>
            <w:tcW w:w="2235" w:type="dxa"/>
            <w:shd w:val="clear" w:color="auto" w:fill="auto"/>
          </w:tcPr>
          <w:p w14:paraId="45823849" w14:textId="77777777" w:rsidR="00C82D94" w:rsidRPr="003D73C0" w:rsidRDefault="00C82D94" w:rsidP="00B70DEC">
            <w:pPr>
              <w:pStyle w:val="a4"/>
              <w:spacing w:after="72"/>
              <w:ind w:firstLineChars="0" w:firstLine="0"/>
              <w:rPr>
                <w:b/>
                <w:sz w:val="21"/>
              </w:rPr>
            </w:pPr>
            <w:r w:rsidRPr="003D73C0">
              <w:rPr>
                <w:rFonts w:hint="eastAsia"/>
                <w:b/>
                <w:sz w:val="21"/>
              </w:rPr>
              <w:lastRenderedPageBreak/>
              <w:t>设计约束</w:t>
            </w:r>
          </w:p>
        </w:tc>
        <w:tc>
          <w:tcPr>
            <w:tcW w:w="6861" w:type="dxa"/>
            <w:shd w:val="clear" w:color="auto" w:fill="auto"/>
          </w:tcPr>
          <w:p w14:paraId="2FB63445" w14:textId="77777777" w:rsidR="00C82D94" w:rsidRPr="003D73C0" w:rsidRDefault="00C82D94" w:rsidP="00B70DEC">
            <w:pPr>
              <w:pStyle w:val="a4"/>
              <w:spacing w:after="72"/>
              <w:ind w:firstLineChars="0" w:firstLine="0"/>
              <w:rPr>
                <w:sz w:val="21"/>
              </w:rPr>
            </w:pPr>
          </w:p>
        </w:tc>
      </w:tr>
      <w:tr w:rsidR="00C82D94" w:rsidRPr="003D73C0" w14:paraId="148A8EDC" w14:textId="77777777" w:rsidTr="00B70DEC">
        <w:tc>
          <w:tcPr>
            <w:tcW w:w="2235" w:type="dxa"/>
            <w:shd w:val="clear" w:color="auto" w:fill="auto"/>
          </w:tcPr>
          <w:p w14:paraId="25944EFB"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1835CAD2" w14:textId="77777777" w:rsidTr="00B70DEC">
              <w:tc>
                <w:tcPr>
                  <w:tcW w:w="2013" w:type="dxa"/>
                </w:tcPr>
                <w:p w14:paraId="45A6A7DC"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25827100"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714A89F6" w14:textId="77777777" w:rsidTr="00B70DEC">
              <w:tc>
                <w:tcPr>
                  <w:tcW w:w="2013" w:type="dxa"/>
                  <w:vAlign w:val="center"/>
                </w:tcPr>
                <w:p w14:paraId="62B28825" w14:textId="77777777" w:rsidR="00C82D94" w:rsidRPr="003D73C0" w:rsidRDefault="00C82D94" w:rsidP="00B70DEC">
                  <w:pPr>
                    <w:rPr>
                      <w:sz w:val="20"/>
                      <w:szCs w:val="18"/>
                    </w:rPr>
                  </w:pPr>
                </w:p>
              </w:tc>
              <w:tc>
                <w:tcPr>
                  <w:tcW w:w="4617" w:type="dxa"/>
                </w:tcPr>
                <w:p w14:paraId="761DD392" w14:textId="77777777" w:rsidR="00C82D94" w:rsidRPr="003D73C0" w:rsidRDefault="00C82D94" w:rsidP="00B70DEC">
                  <w:pPr>
                    <w:pStyle w:val="aff5"/>
                    <w:ind w:firstLineChars="0" w:firstLine="0"/>
                    <w:rPr>
                      <w:sz w:val="20"/>
                      <w:szCs w:val="18"/>
                    </w:rPr>
                  </w:pPr>
                </w:p>
              </w:tc>
            </w:tr>
          </w:tbl>
          <w:p w14:paraId="539BA15F" w14:textId="77777777" w:rsidR="00C82D94" w:rsidRPr="003D73C0" w:rsidRDefault="00C82D94" w:rsidP="00B70DEC">
            <w:pPr>
              <w:pStyle w:val="a4"/>
              <w:spacing w:after="72"/>
              <w:ind w:firstLineChars="0" w:firstLine="0"/>
              <w:rPr>
                <w:sz w:val="21"/>
              </w:rPr>
            </w:pPr>
          </w:p>
        </w:tc>
      </w:tr>
      <w:tr w:rsidR="00C82D94" w:rsidRPr="003D73C0" w14:paraId="654BA031" w14:textId="77777777" w:rsidTr="00B70DEC">
        <w:tc>
          <w:tcPr>
            <w:tcW w:w="2235" w:type="dxa"/>
            <w:shd w:val="clear" w:color="auto" w:fill="auto"/>
          </w:tcPr>
          <w:p w14:paraId="22973D21"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1F10DF1A" w14:textId="77777777" w:rsidR="00C82D94" w:rsidRPr="003D73C0" w:rsidRDefault="00C82D94" w:rsidP="00B70DEC">
            <w:pPr>
              <w:pStyle w:val="a4"/>
              <w:spacing w:after="72"/>
              <w:ind w:firstLineChars="0" w:firstLine="0"/>
              <w:rPr>
                <w:sz w:val="21"/>
              </w:rPr>
            </w:pPr>
          </w:p>
        </w:tc>
      </w:tr>
    </w:tbl>
    <w:p w14:paraId="214D5709" w14:textId="77777777" w:rsidR="00C82D94" w:rsidRDefault="00C82D94" w:rsidP="00C82D94">
      <w:pPr>
        <w:pStyle w:val="a4"/>
        <w:spacing w:after="72"/>
        <w:ind w:firstLineChars="0" w:firstLine="0"/>
        <w:rPr>
          <w:sz w:val="21"/>
        </w:rPr>
      </w:pPr>
    </w:p>
    <w:p w14:paraId="2F10C8F1" w14:textId="77777777" w:rsidR="00C82D94" w:rsidRDefault="00C82D94" w:rsidP="00C82D94">
      <w:pPr>
        <w:pStyle w:val="a4"/>
        <w:spacing w:after="72"/>
        <w:ind w:firstLineChars="0" w:firstLine="0"/>
        <w:rPr>
          <w:sz w:val="21"/>
        </w:rPr>
      </w:pPr>
    </w:p>
    <w:p w14:paraId="31F982C5" w14:textId="77777777" w:rsidR="00C82D94" w:rsidRPr="00B34C12" w:rsidRDefault="00C82D94" w:rsidP="00AC5C40">
      <w:pPr>
        <w:pStyle w:val="30"/>
        <w:numPr>
          <w:ilvl w:val="2"/>
          <w:numId w:val="66"/>
        </w:numPr>
        <w:rPr>
          <w:rFonts w:ascii="Consolas" w:hAnsi="Consolas"/>
        </w:rPr>
      </w:pPr>
      <w:r w:rsidRPr="00B34C12">
        <w:rPr>
          <w:rFonts w:ascii="Consolas" w:hAnsi="Consolas" w:hint="eastAsia"/>
        </w:rPr>
        <w:t>静音、解除静音</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C82D94" w:rsidRPr="003D73C0" w14:paraId="781FCB18" w14:textId="77777777" w:rsidTr="00B70DEC">
        <w:tc>
          <w:tcPr>
            <w:tcW w:w="2235" w:type="dxa"/>
            <w:shd w:val="clear" w:color="auto" w:fill="auto"/>
          </w:tcPr>
          <w:p w14:paraId="4C1A8267"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用例名称</w:t>
            </w:r>
            <w:r w:rsidRPr="003D73C0">
              <w:rPr>
                <w:b/>
                <w:caps/>
                <w:sz w:val="21"/>
              </w:rPr>
              <w:tab/>
            </w:r>
          </w:p>
        </w:tc>
        <w:tc>
          <w:tcPr>
            <w:tcW w:w="6861" w:type="dxa"/>
            <w:shd w:val="clear" w:color="auto" w:fill="auto"/>
          </w:tcPr>
          <w:p w14:paraId="30098428" w14:textId="77777777" w:rsidR="00C82D94" w:rsidRPr="003D73C0" w:rsidRDefault="00C82D94" w:rsidP="00B70DEC">
            <w:pPr>
              <w:pStyle w:val="a4"/>
              <w:spacing w:after="72"/>
              <w:ind w:firstLineChars="0" w:firstLine="0"/>
              <w:rPr>
                <w:caps/>
                <w:sz w:val="21"/>
              </w:rPr>
            </w:pPr>
            <w:r>
              <w:rPr>
                <w:rFonts w:hint="eastAsia"/>
                <w:caps/>
                <w:sz w:val="21"/>
              </w:rPr>
              <w:t>静音、解除静音</w:t>
            </w:r>
          </w:p>
        </w:tc>
      </w:tr>
      <w:tr w:rsidR="00C82D94" w:rsidRPr="003D73C0" w14:paraId="34B4FDF5" w14:textId="77777777" w:rsidTr="00B70DEC">
        <w:tc>
          <w:tcPr>
            <w:tcW w:w="2235" w:type="dxa"/>
            <w:shd w:val="clear" w:color="auto" w:fill="auto"/>
          </w:tcPr>
          <w:p w14:paraId="76BF4C61" w14:textId="77777777" w:rsidR="00C82D94" w:rsidRPr="003D73C0" w:rsidRDefault="00C82D94" w:rsidP="00B70DEC">
            <w:pPr>
              <w:pStyle w:val="a4"/>
              <w:tabs>
                <w:tab w:val="left" w:pos="1290"/>
              </w:tabs>
              <w:spacing w:after="72"/>
              <w:ind w:firstLineChars="0" w:firstLine="0"/>
              <w:rPr>
                <w:b/>
                <w:caps/>
                <w:sz w:val="21"/>
              </w:rPr>
            </w:pPr>
            <w:r w:rsidRPr="003D73C0">
              <w:rPr>
                <w:rFonts w:hint="eastAsia"/>
                <w:b/>
                <w:caps/>
                <w:sz w:val="21"/>
              </w:rPr>
              <w:t>SRS ID</w:t>
            </w:r>
          </w:p>
        </w:tc>
        <w:tc>
          <w:tcPr>
            <w:tcW w:w="6861" w:type="dxa"/>
            <w:shd w:val="clear" w:color="auto" w:fill="auto"/>
          </w:tcPr>
          <w:p w14:paraId="23E21E66" w14:textId="77777777" w:rsidR="00C82D94" w:rsidRPr="003D73C0" w:rsidRDefault="00C82D94" w:rsidP="00B70DEC">
            <w:pPr>
              <w:pStyle w:val="a4"/>
              <w:spacing w:after="72"/>
              <w:ind w:firstLineChars="0" w:firstLine="0"/>
              <w:rPr>
                <w:caps/>
                <w:sz w:val="21"/>
              </w:rPr>
            </w:pPr>
          </w:p>
        </w:tc>
      </w:tr>
      <w:tr w:rsidR="00C82D94" w:rsidRPr="003D73C0" w14:paraId="7BE29277" w14:textId="77777777" w:rsidTr="00B70DEC">
        <w:tc>
          <w:tcPr>
            <w:tcW w:w="2235" w:type="dxa"/>
            <w:shd w:val="clear" w:color="auto" w:fill="auto"/>
          </w:tcPr>
          <w:p w14:paraId="1E7F5DBF" w14:textId="77777777" w:rsidR="00C82D94" w:rsidRPr="003D73C0" w:rsidRDefault="00C82D94" w:rsidP="00B70DEC">
            <w:pPr>
              <w:pStyle w:val="a4"/>
              <w:spacing w:after="72"/>
              <w:ind w:firstLineChars="0" w:firstLine="0"/>
              <w:rPr>
                <w:b/>
                <w:sz w:val="21"/>
              </w:rPr>
            </w:pPr>
            <w:r w:rsidRPr="003D73C0">
              <w:rPr>
                <w:rFonts w:hint="eastAsia"/>
                <w:b/>
                <w:sz w:val="21"/>
              </w:rPr>
              <w:t>角色</w:t>
            </w:r>
          </w:p>
        </w:tc>
        <w:tc>
          <w:tcPr>
            <w:tcW w:w="6861" w:type="dxa"/>
            <w:shd w:val="clear" w:color="auto" w:fill="auto"/>
          </w:tcPr>
          <w:p w14:paraId="173C35A4" w14:textId="77777777" w:rsidR="00C82D94" w:rsidRPr="003D73C0" w:rsidRDefault="00C82D94" w:rsidP="00B70DEC">
            <w:pPr>
              <w:pStyle w:val="a4"/>
              <w:spacing w:after="72"/>
              <w:ind w:firstLineChars="0" w:firstLine="0"/>
              <w:rPr>
                <w:sz w:val="21"/>
              </w:rPr>
            </w:pPr>
            <w:r>
              <w:rPr>
                <w:rFonts w:hint="eastAsia"/>
                <w:sz w:val="21"/>
              </w:rPr>
              <w:t>主持人</w:t>
            </w:r>
          </w:p>
        </w:tc>
      </w:tr>
      <w:tr w:rsidR="00C82D94" w:rsidRPr="00BC1034" w14:paraId="51E13FEE" w14:textId="77777777" w:rsidTr="00B70DEC">
        <w:tc>
          <w:tcPr>
            <w:tcW w:w="2235" w:type="dxa"/>
            <w:shd w:val="clear" w:color="auto" w:fill="auto"/>
          </w:tcPr>
          <w:p w14:paraId="3E19E0C8" w14:textId="77777777" w:rsidR="00C82D94" w:rsidRPr="003D73C0" w:rsidRDefault="00C82D94" w:rsidP="00B70DEC">
            <w:pPr>
              <w:pStyle w:val="a4"/>
              <w:spacing w:after="72"/>
              <w:ind w:firstLineChars="0" w:firstLine="0"/>
              <w:rPr>
                <w:b/>
                <w:sz w:val="21"/>
              </w:rPr>
            </w:pPr>
            <w:r w:rsidRPr="003D73C0">
              <w:rPr>
                <w:rFonts w:hint="eastAsia"/>
                <w:b/>
                <w:sz w:val="21"/>
              </w:rPr>
              <w:t>简述</w:t>
            </w:r>
          </w:p>
        </w:tc>
        <w:tc>
          <w:tcPr>
            <w:tcW w:w="6861" w:type="dxa"/>
            <w:shd w:val="clear" w:color="auto" w:fill="auto"/>
          </w:tcPr>
          <w:p w14:paraId="01D134BF" w14:textId="77777777" w:rsidR="00C82D94" w:rsidRPr="003D73C0" w:rsidRDefault="00C82D94" w:rsidP="00B70DEC">
            <w:pPr>
              <w:pStyle w:val="a4"/>
              <w:spacing w:after="72"/>
              <w:ind w:firstLineChars="0" w:firstLine="0"/>
              <w:rPr>
                <w:sz w:val="21"/>
              </w:rPr>
            </w:pPr>
            <w:r>
              <w:rPr>
                <w:rFonts w:hint="eastAsia"/>
                <w:sz w:val="21"/>
              </w:rPr>
              <w:t>主持人可以在监控窗口中控制视频共享者的音频静音状态</w:t>
            </w:r>
          </w:p>
        </w:tc>
      </w:tr>
      <w:tr w:rsidR="00C82D94" w:rsidRPr="003D73C0" w14:paraId="091B56C0" w14:textId="77777777" w:rsidTr="00B70DEC">
        <w:tc>
          <w:tcPr>
            <w:tcW w:w="2235" w:type="dxa"/>
            <w:shd w:val="clear" w:color="auto" w:fill="auto"/>
          </w:tcPr>
          <w:p w14:paraId="495E5E50" w14:textId="77777777" w:rsidR="00C82D94" w:rsidRPr="003D73C0" w:rsidRDefault="00C82D94" w:rsidP="00B70DEC">
            <w:pPr>
              <w:pStyle w:val="a4"/>
              <w:spacing w:after="72"/>
              <w:ind w:firstLineChars="0" w:firstLine="0"/>
              <w:rPr>
                <w:b/>
                <w:sz w:val="21"/>
              </w:rPr>
            </w:pPr>
            <w:r w:rsidRPr="003D73C0">
              <w:rPr>
                <w:rFonts w:hint="eastAsia"/>
                <w:b/>
                <w:sz w:val="21"/>
              </w:rPr>
              <w:t>优先级别</w:t>
            </w:r>
          </w:p>
        </w:tc>
        <w:tc>
          <w:tcPr>
            <w:tcW w:w="6861" w:type="dxa"/>
            <w:shd w:val="clear" w:color="auto" w:fill="auto"/>
          </w:tcPr>
          <w:p w14:paraId="4454ED2B" w14:textId="77777777" w:rsidR="00C82D94" w:rsidRPr="003D73C0" w:rsidRDefault="00C82D94" w:rsidP="00B70DEC">
            <w:pPr>
              <w:pStyle w:val="a4"/>
              <w:spacing w:after="72"/>
              <w:ind w:firstLineChars="0" w:firstLine="0"/>
              <w:rPr>
                <w:sz w:val="21"/>
              </w:rPr>
            </w:pPr>
            <w:r>
              <w:rPr>
                <w:rFonts w:hint="eastAsia"/>
                <w:sz w:val="21"/>
              </w:rPr>
              <w:t>高</w:t>
            </w:r>
          </w:p>
        </w:tc>
      </w:tr>
      <w:tr w:rsidR="00C82D94" w:rsidRPr="003D73C0" w14:paraId="63E70CF2" w14:textId="77777777" w:rsidTr="00B70DEC">
        <w:tc>
          <w:tcPr>
            <w:tcW w:w="2235" w:type="dxa"/>
            <w:shd w:val="clear" w:color="auto" w:fill="auto"/>
          </w:tcPr>
          <w:p w14:paraId="78DBCC34" w14:textId="77777777" w:rsidR="00C82D94" w:rsidRPr="003D73C0" w:rsidRDefault="00C82D94" w:rsidP="00B70DEC">
            <w:pPr>
              <w:pStyle w:val="a4"/>
              <w:spacing w:after="72"/>
              <w:ind w:firstLineChars="0" w:firstLine="0"/>
              <w:rPr>
                <w:b/>
                <w:sz w:val="21"/>
              </w:rPr>
            </w:pPr>
            <w:r w:rsidRPr="003D73C0">
              <w:rPr>
                <w:rFonts w:hint="eastAsia"/>
                <w:b/>
                <w:sz w:val="21"/>
              </w:rPr>
              <w:t>前置条件</w:t>
            </w:r>
          </w:p>
        </w:tc>
        <w:tc>
          <w:tcPr>
            <w:tcW w:w="6861" w:type="dxa"/>
            <w:shd w:val="clear" w:color="auto" w:fill="auto"/>
          </w:tcPr>
          <w:p w14:paraId="2335D988" w14:textId="77777777" w:rsidR="00C82D94" w:rsidRPr="003D73C0" w:rsidRDefault="00C82D94" w:rsidP="00B70DEC">
            <w:pPr>
              <w:pStyle w:val="a4"/>
              <w:spacing w:after="72"/>
              <w:ind w:firstLineChars="0" w:firstLine="0"/>
              <w:rPr>
                <w:sz w:val="21"/>
              </w:rPr>
            </w:pPr>
            <w:r>
              <w:rPr>
                <w:rFonts w:hint="eastAsia"/>
                <w:sz w:val="21"/>
              </w:rPr>
              <w:t>监控已经开启并且有视频</w:t>
            </w:r>
          </w:p>
        </w:tc>
      </w:tr>
      <w:tr w:rsidR="00C82D94" w:rsidRPr="003D73C0" w14:paraId="43259E26" w14:textId="77777777" w:rsidTr="00B70DEC">
        <w:tc>
          <w:tcPr>
            <w:tcW w:w="9096" w:type="dxa"/>
            <w:gridSpan w:val="2"/>
            <w:shd w:val="clear" w:color="auto" w:fill="auto"/>
          </w:tcPr>
          <w:p w14:paraId="31E89840" w14:textId="77777777" w:rsidR="00C82D94" w:rsidRPr="003D73C0" w:rsidRDefault="00C82D94" w:rsidP="00B70DEC">
            <w:pPr>
              <w:pStyle w:val="a4"/>
              <w:spacing w:after="72"/>
              <w:ind w:firstLineChars="0" w:firstLine="0"/>
              <w:rPr>
                <w:sz w:val="21"/>
              </w:rPr>
            </w:pPr>
            <w:r w:rsidRPr="003D73C0">
              <w:rPr>
                <w:rFonts w:hint="eastAsia"/>
                <w:b/>
                <w:sz w:val="21"/>
              </w:rPr>
              <w:t>主事件流程</w:t>
            </w:r>
          </w:p>
        </w:tc>
      </w:tr>
      <w:tr w:rsidR="00C82D94" w:rsidRPr="003D73C0" w14:paraId="29B63AF5" w14:textId="77777777" w:rsidTr="00B70DEC">
        <w:tc>
          <w:tcPr>
            <w:tcW w:w="9096" w:type="dxa"/>
            <w:gridSpan w:val="2"/>
            <w:shd w:val="clear" w:color="auto" w:fill="auto"/>
          </w:tcPr>
          <w:p w14:paraId="1530FBE9" w14:textId="77777777" w:rsidR="00C82D94" w:rsidRDefault="00C82D94" w:rsidP="00AC5C40">
            <w:pPr>
              <w:pStyle w:val="a4"/>
              <w:numPr>
                <w:ilvl w:val="0"/>
                <w:numId w:val="228"/>
              </w:numPr>
              <w:spacing w:after="72"/>
              <w:ind w:firstLineChars="0"/>
              <w:rPr>
                <w:sz w:val="21"/>
              </w:rPr>
            </w:pPr>
            <w:r>
              <w:rPr>
                <w:rFonts w:hint="eastAsia"/>
                <w:sz w:val="21"/>
              </w:rPr>
              <w:t>主持人将鼠标移动到视频区域上方，用例开始。</w:t>
            </w:r>
          </w:p>
          <w:p w14:paraId="133CE6E6" w14:textId="77777777" w:rsidR="00C82D94" w:rsidRDefault="00C82D94" w:rsidP="00AC5C40">
            <w:pPr>
              <w:pStyle w:val="a4"/>
              <w:numPr>
                <w:ilvl w:val="0"/>
                <w:numId w:val="228"/>
              </w:numPr>
              <w:spacing w:after="72"/>
              <w:ind w:firstLineChars="0"/>
              <w:rPr>
                <w:sz w:val="21"/>
              </w:rPr>
            </w:pPr>
            <w:r>
              <w:rPr>
                <w:rFonts w:hint="eastAsia"/>
                <w:sz w:val="21"/>
              </w:rPr>
              <w:t>视频共享者已使用音频并且未被静音，系统显示未静音的音频图标（麦克或者电话）。</w:t>
            </w:r>
          </w:p>
          <w:p w14:paraId="2272C373" w14:textId="77777777" w:rsidR="00C82D94" w:rsidRDefault="00C82D94" w:rsidP="00AC5C40">
            <w:pPr>
              <w:pStyle w:val="a4"/>
              <w:numPr>
                <w:ilvl w:val="0"/>
                <w:numId w:val="228"/>
              </w:numPr>
              <w:spacing w:after="72"/>
              <w:ind w:firstLineChars="0"/>
              <w:rPr>
                <w:sz w:val="21"/>
              </w:rPr>
            </w:pPr>
            <w:r>
              <w:rPr>
                <w:rFonts w:hint="eastAsia"/>
                <w:sz w:val="21"/>
              </w:rPr>
              <w:t>主持人点击音频图标。</w:t>
            </w:r>
          </w:p>
          <w:p w14:paraId="27C0C79B" w14:textId="77777777" w:rsidR="00C82D94" w:rsidRPr="003D73C0" w:rsidRDefault="00C82D94" w:rsidP="00AC5C40">
            <w:pPr>
              <w:pStyle w:val="a4"/>
              <w:numPr>
                <w:ilvl w:val="0"/>
                <w:numId w:val="228"/>
              </w:numPr>
              <w:spacing w:after="72"/>
              <w:ind w:firstLineChars="0"/>
              <w:rPr>
                <w:sz w:val="21"/>
              </w:rPr>
            </w:pPr>
            <w:r>
              <w:rPr>
                <w:rFonts w:hint="eastAsia"/>
                <w:sz w:val="21"/>
              </w:rPr>
              <w:t>系统静音视频共享者的音频，将音频图标更改为静音状态（麦克或者电话），用例结束。</w:t>
            </w:r>
          </w:p>
        </w:tc>
      </w:tr>
      <w:tr w:rsidR="00C82D94" w:rsidRPr="003D73C0" w14:paraId="66C48684" w14:textId="77777777" w:rsidTr="00B70DEC">
        <w:tc>
          <w:tcPr>
            <w:tcW w:w="9096" w:type="dxa"/>
            <w:gridSpan w:val="2"/>
            <w:shd w:val="clear" w:color="auto" w:fill="auto"/>
          </w:tcPr>
          <w:p w14:paraId="4F00A4F1" w14:textId="77777777" w:rsidR="00C82D94" w:rsidRPr="003D73C0" w:rsidRDefault="00C82D94" w:rsidP="00B70DEC">
            <w:pPr>
              <w:pStyle w:val="a4"/>
              <w:spacing w:after="72"/>
              <w:ind w:firstLineChars="0" w:firstLine="0"/>
              <w:rPr>
                <w:b/>
                <w:sz w:val="21"/>
              </w:rPr>
            </w:pPr>
            <w:r w:rsidRPr="003D73C0">
              <w:rPr>
                <w:rFonts w:hint="eastAsia"/>
                <w:b/>
                <w:sz w:val="21"/>
              </w:rPr>
              <w:t>可选事件流</w:t>
            </w:r>
          </w:p>
        </w:tc>
      </w:tr>
      <w:tr w:rsidR="00C82D94" w:rsidRPr="003D73C0" w14:paraId="47707575" w14:textId="77777777" w:rsidTr="00B70DEC">
        <w:trPr>
          <w:hidden/>
        </w:trPr>
        <w:tc>
          <w:tcPr>
            <w:tcW w:w="9096" w:type="dxa"/>
            <w:gridSpan w:val="2"/>
            <w:shd w:val="clear" w:color="auto" w:fill="auto"/>
          </w:tcPr>
          <w:p w14:paraId="1C697569" w14:textId="77777777" w:rsidR="00C82D94" w:rsidRPr="009854CF" w:rsidRDefault="00C82D94" w:rsidP="00CD4D74">
            <w:pPr>
              <w:pStyle w:val="aff5"/>
              <w:numPr>
                <w:ilvl w:val="0"/>
                <w:numId w:val="234"/>
              </w:numPr>
              <w:spacing w:afterLines="30" w:after="72" w:line="288" w:lineRule="auto"/>
              <w:ind w:firstLineChars="0"/>
              <w:rPr>
                <w:vanish/>
                <w:szCs w:val="24"/>
              </w:rPr>
            </w:pPr>
          </w:p>
          <w:p w14:paraId="14C9EF80" w14:textId="77777777" w:rsidR="00C82D94" w:rsidRPr="00250FBE" w:rsidRDefault="00C82D94" w:rsidP="00CD4D74">
            <w:pPr>
              <w:pStyle w:val="aff5"/>
              <w:numPr>
                <w:ilvl w:val="0"/>
                <w:numId w:val="229"/>
              </w:numPr>
              <w:spacing w:afterLines="30" w:after="72" w:line="288" w:lineRule="auto"/>
              <w:ind w:firstLineChars="0"/>
              <w:rPr>
                <w:vanish/>
              </w:rPr>
            </w:pPr>
          </w:p>
          <w:p w14:paraId="21F5B760" w14:textId="77777777" w:rsidR="00C82D94" w:rsidRPr="00250FBE" w:rsidRDefault="00C82D94">
            <w:pPr>
              <w:pStyle w:val="aff5"/>
              <w:numPr>
                <w:ilvl w:val="0"/>
                <w:numId w:val="229"/>
              </w:numPr>
              <w:spacing w:afterLines="30" w:after="72" w:line="288" w:lineRule="auto"/>
              <w:ind w:firstLineChars="0"/>
              <w:rPr>
                <w:vanish/>
              </w:rPr>
            </w:pPr>
          </w:p>
          <w:p w14:paraId="6A88A85A" w14:textId="77777777" w:rsidR="00C82D94" w:rsidRDefault="00C82D94">
            <w:pPr>
              <w:pStyle w:val="aff5"/>
              <w:numPr>
                <w:ilvl w:val="1"/>
                <w:numId w:val="229"/>
              </w:numPr>
              <w:spacing w:afterLines="30" w:after="72" w:line="288" w:lineRule="auto"/>
              <w:ind w:firstLineChars="0"/>
            </w:pPr>
            <w:r>
              <w:rPr>
                <w:rFonts w:hint="eastAsia"/>
              </w:rPr>
              <w:t>视频共享者未使用音频，系统不显示音频图标，用例结束。</w:t>
            </w:r>
          </w:p>
          <w:p w14:paraId="17AF73AB" w14:textId="77777777" w:rsidR="00C82D94" w:rsidRDefault="00C82D94">
            <w:pPr>
              <w:pStyle w:val="aff5"/>
              <w:numPr>
                <w:ilvl w:val="1"/>
                <w:numId w:val="229"/>
              </w:numPr>
              <w:spacing w:afterLines="30" w:after="72" w:line="288" w:lineRule="auto"/>
              <w:ind w:firstLineChars="0"/>
            </w:pPr>
            <w:r>
              <w:rPr>
                <w:rFonts w:hint="eastAsia"/>
              </w:rPr>
              <w:t>视频共享者已使用音频但是已被静音，系统显示静音的音频图标（麦克或者电话）。</w:t>
            </w:r>
          </w:p>
          <w:p w14:paraId="40F51AF9" w14:textId="77777777" w:rsidR="00C82D94" w:rsidRDefault="00C82D94">
            <w:pPr>
              <w:pStyle w:val="aff5"/>
              <w:numPr>
                <w:ilvl w:val="2"/>
                <w:numId w:val="229"/>
              </w:numPr>
              <w:spacing w:afterLines="30" w:after="72" w:line="288" w:lineRule="auto"/>
              <w:ind w:firstLineChars="0"/>
            </w:pPr>
            <w:r>
              <w:rPr>
                <w:rFonts w:hint="eastAsia"/>
              </w:rPr>
              <w:t>主持人点击音频图标，系统解除视频共享者的静音状态，将音频状态更改为非静音状态（麦克或者电话），用例结束。</w:t>
            </w:r>
          </w:p>
          <w:p w14:paraId="1618909C" w14:textId="77777777" w:rsidR="00C82D94" w:rsidRPr="00B26615" w:rsidRDefault="00C82D94">
            <w:pPr>
              <w:pStyle w:val="aff5"/>
              <w:numPr>
                <w:ilvl w:val="1"/>
                <w:numId w:val="229"/>
              </w:numPr>
              <w:spacing w:afterLines="30" w:after="72" w:line="288" w:lineRule="auto"/>
              <w:ind w:firstLineChars="0"/>
            </w:pPr>
            <w:r>
              <w:rPr>
                <w:rFonts w:hint="eastAsia"/>
              </w:rPr>
              <w:t>主持人不点击音频图标，将鼠标移出视频区域，系统隐藏音频图标，用例结束。</w:t>
            </w:r>
          </w:p>
        </w:tc>
      </w:tr>
      <w:tr w:rsidR="00C82D94" w:rsidRPr="003D73C0" w14:paraId="56CB3F2E" w14:textId="77777777" w:rsidTr="00B70DEC">
        <w:tc>
          <w:tcPr>
            <w:tcW w:w="2235" w:type="dxa"/>
            <w:shd w:val="clear" w:color="auto" w:fill="auto"/>
          </w:tcPr>
          <w:p w14:paraId="4056D99A" w14:textId="77777777" w:rsidR="00C82D94" w:rsidRPr="003D73C0" w:rsidRDefault="00C82D94" w:rsidP="00B70DEC">
            <w:pPr>
              <w:pStyle w:val="a4"/>
              <w:spacing w:after="72"/>
              <w:ind w:firstLineChars="0" w:firstLine="0"/>
              <w:rPr>
                <w:b/>
                <w:sz w:val="21"/>
              </w:rPr>
            </w:pPr>
            <w:r w:rsidRPr="003D73C0">
              <w:rPr>
                <w:rFonts w:hint="eastAsia"/>
                <w:b/>
                <w:sz w:val="21"/>
              </w:rPr>
              <w:t>后置条件</w:t>
            </w:r>
          </w:p>
        </w:tc>
        <w:tc>
          <w:tcPr>
            <w:tcW w:w="6861" w:type="dxa"/>
            <w:shd w:val="clear" w:color="auto" w:fill="auto"/>
          </w:tcPr>
          <w:p w14:paraId="5EE6C974" w14:textId="77777777" w:rsidR="00C82D94" w:rsidRPr="008A7935" w:rsidRDefault="00C82D94" w:rsidP="00B70DEC">
            <w:pPr>
              <w:pStyle w:val="a4"/>
              <w:spacing w:after="72"/>
              <w:ind w:firstLineChars="0" w:firstLine="0"/>
              <w:rPr>
                <w:sz w:val="21"/>
              </w:rPr>
            </w:pPr>
            <w:r>
              <w:rPr>
                <w:rFonts w:hint="eastAsia"/>
                <w:sz w:val="21"/>
              </w:rPr>
              <w:t>静音或者解除视频共享者的音频状态，更改音频状态</w:t>
            </w:r>
          </w:p>
        </w:tc>
      </w:tr>
      <w:tr w:rsidR="00C82D94" w:rsidRPr="003D73C0" w14:paraId="493527C2" w14:textId="77777777" w:rsidTr="00B70DEC">
        <w:tc>
          <w:tcPr>
            <w:tcW w:w="2235" w:type="dxa"/>
            <w:shd w:val="clear" w:color="auto" w:fill="auto"/>
          </w:tcPr>
          <w:p w14:paraId="4E43B1F5" w14:textId="77777777" w:rsidR="00C82D94" w:rsidRPr="003D73C0" w:rsidRDefault="00C82D94" w:rsidP="00B70DEC">
            <w:pPr>
              <w:pStyle w:val="a4"/>
              <w:spacing w:after="72"/>
              <w:ind w:firstLineChars="0" w:firstLine="0"/>
              <w:rPr>
                <w:b/>
                <w:sz w:val="21"/>
              </w:rPr>
            </w:pPr>
            <w:r w:rsidRPr="003D73C0">
              <w:rPr>
                <w:rFonts w:hint="eastAsia"/>
                <w:b/>
                <w:sz w:val="21"/>
              </w:rPr>
              <w:t>业务规则</w:t>
            </w:r>
          </w:p>
        </w:tc>
        <w:tc>
          <w:tcPr>
            <w:tcW w:w="6861" w:type="dxa"/>
            <w:shd w:val="clear" w:color="auto" w:fill="auto"/>
          </w:tcPr>
          <w:p w14:paraId="160EF393" w14:textId="77777777" w:rsidR="00C82D94" w:rsidRDefault="00C82D94" w:rsidP="00AC5C40">
            <w:pPr>
              <w:pStyle w:val="a4"/>
              <w:numPr>
                <w:ilvl w:val="0"/>
                <w:numId w:val="230"/>
              </w:numPr>
              <w:spacing w:after="72"/>
              <w:ind w:firstLineChars="0"/>
              <w:rPr>
                <w:sz w:val="21"/>
              </w:rPr>
            </w:pPr>
            <w:r>
              <w:rPr>
                <w:rFonts w:hint="eastAsia"/>
                <w:sz w:val="21"/>
              </w:rPr>
              <w:t>音频状态图标只有在鼠标移动到视频区域上方时才显示，并且移出后隐藏，同时最多只会有一个视频显示音频图标。</w:t>
            </w:r>
          </w:p>
          <w:p w14:paraId="56A313A3" w14:textId="77777777" w:rsidR="00C82D94" w:rsidRPr="008A7935" w:rsidRDefault="00C82D94" w:rsidP="00AC5C40">
            <w:pPr>
              <w:pStyle w:val="a4"/>
              <w:numPr>
                <w:ilvl w:val="0"/>
                <w:numId w:val="230"/>
              </w:numPr>
              <w:spacing w:after="72"/>
              <w:ind w:firstLineChars="0"/>
              <w:rPr>
                <w:sz w:val="21"/>
              </w:rPr>
            </w:pPr>
            <w:r>
              <w:rPr>
                <w:rFonts w:hint="eastAsia"/>
                <w:sz w:val="21"/>
              </w:rPr>
              <w:t>音频图标</w:t>
            </w:r>
            <w:r>
              <w:rPr>
                <w:rFonts w:hint="eastAsia"/>
                <w:sz w:val="21"/>
              </w:rPr>
              <w:t>title</w:t>
            </w:r>
            <w:r>
              <w:rPr>
                <w:rFonts w:hint="eastAsia"/>
                <w:sz w:val="21"/>
              </w:rPr>
              <w:t>会显示操作说明（静音或者解除静音）</w:t>
            </w:r>
          </w:p>
        </w:tc>
      </w:tr>
      <w:tr w:rsidR="00C82D94" w:rsidRPr="003D73C0" w14:paraId="58B1C0D7" w14:textId="77777777" w:rsidTr="00B70DEC">
        <w:tc>
          <w:tcPr>
            <w:tcW w:w="2235" w:type="dxa"/>
            <w:shd w:val="clear" w:color="auto" w:fill="auto"/>
          </w:tcPr>
          <w:p w14:paraId="17432BA0" w14:textId="77777777" w:rsidR="00C82D94" w:rsidRPr="003D73C0" w:rsidRDefault="00C82D94" w:rsidP="00B70DEC">
            <w:pPr>
              <w:pStyle w:val="a4"/>
              <w:spacing w:after="72"/>
              <w:ind w:firstLineChars="0" w:firstLine="0"/>
              <w:rPr>
                <w:b/>
                <w:sz w:val="21"/>
              </w:rPr>
            </w:pPr>
            <w:r w:rsidRPr="003D73C0">
              <w:rPr>
                <w:rFonts w:hint="eastAsia"/>
                <w:b/>
                <w:sz w:val="21"/>
              </w:rPr>
              <w:t>设计约束</w:t>
            </w:r>
          </w:p>
        </w:tc>
        <w:tc>
          <w:tcPr>
            <w:tcW w:w="6861" w:type="dxa"/>
            <w:shd w:val="clear" w:color="auto" w:fill="auto"/>
          </w:tcPr>
          <w:p w14:paraId="06ED4D0E" w14:textId="77777777" w:rsidR="00C82D94" w:rsidRPr="003D73C0" w:rsidRDefault="00C82D94" w:rsidP="00B70DEC">
            <w:pPr>
              <w:pStyle w:val="a4"/>
              <w:spacing w:after="72"/>
              <w:ind w:firstLineChars="0" w:firstLine="0"/>
              <w:rPr>
                <w:sz w:val="21"/>
              </w:rPr>
            </w:pPr>
          </w:p>
        </w:tc>
      </w:tr>
      <w:tr w:rsidR="00C82D94" w:rsidRPr="003D73C0" w14:paraId="7051FA09" w14:textId="77777777" w:rsidTr="00B70DEC">
        <w:tc>
          <w:tcPr>
            <w:tcW w:w="2235" w:type="dxa"/>
            <w:shd w:val="clear" w:color="auto" w:fill="auto"/>
          </w:tcPr>
          <w:p w14:paraId="363FDF22" w14:textId="77777777" w:rsidR="00C82D94" w:rsidRPr="003D73C0" w:rsidRDefault="00C82D94" w:rsidP="00B70DEC">
            <w:pPr>
              <w:pStyle w:val="a4"/>
              <w:spacing w:after="72"/>
              <w:ind w:firstLineChars="0" w:firstLine="0"/>
              <w:rPr>
                <w:b/>
                <w:sz w:val="21"/>
              </w:rPr>
            </w:pPr>
            <w:r w:rsidRPr="003D73C0">
              <w:rPr>
                <w:rFonts w:hint="eastAsia"/>
                <w:b/>
                <w:sz w:val="21"/>
              </w:rPr>
              <w:t>参数表</w:t>
            </w:r>
          </w:p>
        </w:tc>
        <w:tc>
          <w:tcPr>
            <w:tcW w:w="68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4617"/>
            </w:tblGrid>
            <w:tr w:rsidR="00C82D94" w:rsidRPr="003D73C0" w14:paraId="685E8903" w14:textId="77777777" w:rsidTr="00B70DEC">
              <w:tc>
                <w:tcPr>
                  <w:tcW w:w="2013" w:type="dxa"/>
                </w:tcPr>
                <w:p w14:paraId="4B5FEBD3" w14:textId="77777777" w:rsidR="00C82D94" w:rsidRPr="003D73C0" w:rsidRDefault="00C82D94" w:rsidP="00B70DEC">
                  <w:pPr>
                    <w:pStyle w:val="a4"/>
                    <w:spacing w:after="72"/>
                    <w:ind w:firstLineChars="0" w:firstLine="0"/>
                    <w:jc w:val="center"/>
                    <w:rPr>
                      <w:sz w:val="21"/>
                    </w:rPr>
                  </w:pPr>
                  <w:r w:rsidRPr="003D73C0">
                    <w:rPr>
                      <w:rFonts w:hint="eastAsia"/>
                      <w:sz w:val="21"/>
                    </w:rPr>
                    <w:t>参数</w:t>
                  </w:r>
                </w:p>
              </w:tc>
              <w:tc>
                <w:tcPr>
                  <w:tcW w:w="4617" w:type="dxa"/>
                </w:tcPr>
                <w:p w14:paraId="39E6DAA4" w14:textId="77777777" w:rsidR="00C82D94" w:rsidRPr="003D73C0" w:rsidRDefault="00C82D94" w:rsidP="00B70DEC">
                  <w:pPr>
                    <w:pStyle w:val="a4"/>
                    <w:spacing w:after="72"/>
                    <w:ind w:firstLineChars="0" w:firstLine="0"/>
                    <w:jc w:val="center"/>
                    <w:rPr>
                      <w:sz w:val="21"/>
                    </w:rPr>
                  </w:pPr>
                  <w:r w:rsidRPr="003D73C0">
                    <w:rPr>
                      <w:rFonts w:hint="eastAsia"/>
                      <w:sz w:val="21"/>
                    </w:rPr>
                    <w:t>说明</w:t>
                  </w:r>
                </w:p>
              </w:tc>
            </w:tr>
            <w:tr w:rsidR="00C82D94" w:rsidRPr="003D73C0" w14:paraId="5BA14410" w14:textId="77777777" w:rsidTr="00B70DEC">
              <w:tc>
                <w:tcPr>
                  <w:tcW w:w="2013" w:type="dxa"/>
                  <w:vAlign w:val="center"/>
                </w:tcPr>
                <w:p w14:paraId="0DBB2437" w14:textId="77777777" w:rsidR="00C82D94" w:rsidRPr="003D73C0" w:rsidRDefault="00C82D94" w:rsidP="00B70DEC">
                  <w:pPr>
                    <w:rPr>
                      <w:sz w:val="20"/>
                      <w:szCs w:val="18"/>
                    </w:rPr>
                  </w:pPr>
                </w:p>
              </w:tc>
              <w:tc>
                <w:tcPr>
                  <w:tcW w:w="4617" w:type="dxa"/>
                </w:tcPr>
                <w:p w14:paraId="5F690993" w14:textId="77777777" w:rsidR="00C82D94" w:rsidRPr="003D73C0" w:rsidRDefault="00C82D94" w:rsidP="00B70DEC">
                  <w:pPr>
                    <w:pStyle w:val="aff5"/>
                    <w:ind w:firstLineChars="0" w:firstLine="0"/>
                    <w:rPr>
                      <w:sz w:val="20"/>
                      <w:szCs w:val="18"/>
                    </w:rPr>
                  </w:pPr>
                </w:p>
              </w:tc>
            </w:tr>
          </w:tbl>
          <w:p w14:paraId="54BCF6B9" w14:textId="77777777" w:rsidR="00C82D94" w:rsidRPr="003D73C0" w:rsidRDefault="00C82D94" w:rsidP="00B70DEC">
            <w:pPr>
              <w:pStyle w:val="a4"/>
              <w:spacing w:after="72"/>
              <w:ind w:firstLineChars="0" w:firstLine="0"/>
              <w:rPr>
                <w:sz w:val="21"/>
              </w:rPr>
            </w:pPr>
          </w:p>
        </w:tc>
      </w:tr>
      <w:tr w:rsidR="00C82D94" w:rsidRPr="003D73C0" w14:paraId="54C7A8E8" w14:textId="77777777" w:rsidTr="00B70DEC">
        <w:tc>
          <w:tcPr>
            <w:tcW w:w="2235" w:type="dxa"/>
            <w:shd w:val="clear" w:color="auto" w:fill="auto"/>
          </w:tcPr>
          <w:p w14:paraId="13F21B84" w14:textId="77777777" w:rsidR="00C82D94" w:rsidRPr="003D73C0" w:rsidRDefault="00C82D94" w:rsidP="00B70DEC">
            <w:pPr>
              <w:pStyle w:val="a4"/>
              <w:spacing w:after="72"/>
              <w:ind w:firstLineChars="0" w:firstLine="0"/>
              <w:rPr>
                <w:b/>
                <w:sz w:val="21"/>
              </w:rPr>
            </w:pPr>
            <w:r w:rsidRPr="003D73C0">
              <w:rPr>
                <w:rFonts w:hint="eastAsia"/>
                <w:b/>
                <w:sz w:val="21"/>
              </w:rPr>
              <w:t>非功能需求</w:t>
            </w:r>
          </w:p>
        </w:tc>
        <w:tc>
          <w:tcPr>
            <w:tcW w:w="6861" w:type="dxa"/>
            <w:shd w:val="clear" w:color="auto" w:fill="auto"/>
          </w:tcPr>
          <w:p w14:paraId="4A164E53" w14:textId="77777777" w:rsidR="00C82D94" w:rsidRPr="003D73C0" w:rsidRDefault="00C82D94" w:rsidP="00B70DEC">
            <w:pPr>
              <w:pStyle w:val="a4"/>
              <w:spacing w:after="72"/>
              <w:ind w:firstLineChars="0" w:firstLine="0"/>
              <w:rPr>
                <w:sz w:val="21"/>
              </w:rPr>
            </w:pPr>
          </w:p>
        </w:tc>
      </w:tr>
    </w:tbl>
    <w:p w14:paraId="0AA7B58F" w14:textId="77777777" w:rsidR="00C82D94" w:rsidRDefault="00C82D94" w:rsidP="00C82D94">
      <w:pPr>
        <w:pStyle w:val="a4"/>
        <w:spacing w:after="72"/>
        <w:ind w:firstLineChars="0" w:firstLine="0"/>
        <w:rPr>
          <w:sz w:val="21"/>
        </w:rPr>
      </w:pPr>
    </w:p>
    <w:p w14:paraId="5EECEA4A" w14:textId="77777777" w:rsidR="00C82D94" w:rsidRPr="00B34C12" w:rsidRDefault="00C82D94" w:rsidP="00B34C12"/>
    <w:p w14:paraId="41E513B1" w14:textId="77777777" w:rsidR="003407E2" w:rsidRPr="004F624E" w:rsidRDefault="003407E2" w:rsidP="003407E2">
      <w:pPr>
        <w:pStyle w:val="1"/>
        <w:spacing w:before="48" w:after="48"/>
        <w:rPr>
          <w:rFonts w:ascii="Consolas" w:hAnsi="Consolas"/>
          <w:color w:val="000000"/>
        </w:rPr>
      </w:pPr>
      <w:bookmarkStart w:id="718" w:name="_Toc354669766"/>
      <w:bookmarkStart w:id="719" w:name="_Toc354857309"/>
      <w:bookmarkStart w:id="720" w:name="_Toc354938314"/>
      <w:bookmarkStart w:id="721" w:name="_Toc355341079"/>
      <w:bookmarkStart w:id="722" w:name="_Toc354669767"/>
      <w:bookmarkStart w:id="723" w:name="_Toc354857310"/>
      <w:bookmarkStart w:id="724" w:name="_Toc354938315"/>
      <w:bookmarkStart w:id="725" w:name="_Toc355341080"/>
      <w:bookmarkStart w:id="726" w:name="_Toc354669768"/>
      <w:bookmarkStart w:id="727" w:name="_Toc354857311"/>
      <w:bookmarkStart w:id="728" w:name="_Toc354938316"/>
      <w:bookmarkStart w:id="729" w:name="_Toc355341081"/>
      <w:bookmarkStart w:id="730" w:name="_Toc354669769"/>
      <w:bookmarkStart w:id="731" w:name="_Toc354857312"/>
      <w:bookmarkStart w:id="732" w:name="_Toc354938317"/>
      <w:bookmarkStart w:id="733" w:name="_Toc355341082"/>
      <w:bookmarkStart w:id="734" w:name="_Toc354669770"/>
      <w:bookmarkStart w:id="735" w:name="_Toc354857313"/>
      <w:bookmarkStart w:id="736" w:name="_Toc354938318"/>
      <w:bookmarkStart w:id="737" w:name="_Toc355341083"/>
      <w:bookmarkStart w:id="738" w:name="_视频监控"/>
      <w:bookmarkStart w:id="739" w:name="_Toc355341086"/>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r w:rsidRPr="004F624E">
        <w:rPr>
          <w:rFonts w:ascii="Consolas" w:hAnsi="Consolas" w:hint="eastAsia"/>
          <w:color w:val="000000"/>
        </w:rPr>
        <w:lastRenderedPageBreak/>
        <w:t>会议录制</w:t>
      </w:r>
      <w:bookmarkEnd w:id="739"/>
    </w:p>
    <w:p w14:paraId="0C313BFB" w14:textId="77777777" w:rsidR="00400A39" w:rsidRPr="004F624E" w:rsidRDefault="000E4D95" w:rsidP="00400A39">
      <w:pPr>
        <w:rPr>
          <w:rFonts w:ascii="Consolas" w:hAnsi="Consolas"/>
        </w:rPr>
      </w:pPr>
      <w:r w:rsidRPr="004F624E">
        <w:rPr>
          <w:rFonts w:ascii="Consolas" w:hAnsi="Consolas" w:hint="eastAsia"/>
          <w:b/>
          <w:color w:val="548DD4"/>
        </w:rPr>
        <w:t>暂缓实现。</w:t>
      </w:r>
    </w:p>
    <w:p w14:paraId="57D6B505" w14:textId="77777777" w:rsidR="003407E2" w:rsidRPr="004F624E" w:rsidRDefault="003407E2" w:rsidP="003407E2">
      <w:pPr>
        <w:pStyle w:val="1"/>
        <w:spacing w:before="48" w:after="48"/>
        <w:rPr>
          <w:rFonts w:ascii="Consolas" w:hAnsi="Consolas"/>
          <w:color w:val="000000"/>
        </w:rPr>
      </w:pPr>
      <w:bookmarkStart w:id="740" w:name="_Toc355341087"/>
      <w:r w:rsidRPr="004F624E">
        <w:rPr>
          <w:rFonts w:ascii="Consolas" w:hAnsi="Consolas" w:hint="eastAsia"/>
          <w:color w:val="000000"/>
        </w:rPr>
        <w:lastRenderedPageBreak/>
        <w:t>音频</w:t>
      </w:r>
      <w:bookmarkEnd w:id="740"/>
    </w:p>
    <w:p w14:paraId="62EB5A6E" w14:textId="77777777" w:rsidR="00B77EAE" w:rsidRPr="004F624E" w:rsidRDefault="00B77EAE" w:rsidP="00CD4D74">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741" w:name="_Toc353804885"/>
      <w:bookmarkStart w:id="742" w:name="_Toc354567260"/>
      <w:bookmarkStart w:id="743" w:name="_Toc354669775"/>
      <w:bookmarkStart w:id="744" w:name="_Toc354857318"/>
      <w:bookmarkStart w:id="745" w:name="_Toc354938323"/>
      <w:bookmarkStart w:id="746" w:name="_Toc355341088"/>
      <w:bookmarkEnd w:id="741"/>
      <w:bookmarkEnd w:id="742"/>
      <w:bookmarkEnd w:id="743"/>
      <w:bookmarkEnd w:id="744"/>
      <w:bookmarkEnd w:id="745"/>
      <w:bookmarkEnd w:id="746"/>
    </w:p>
    <w:p w14:paraId="79F91116" w14:textId="77777777" w:rsidR="00B77EAE" w:rsidRPr="004F624E" w:rsidRDefault="00B77EAE" w:rsidP="00CD4D74">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747" w:name="_Toc353804886"/>
      <w:bookmarkStart w:id="748" w:name="_Toc354567261"/>
      <w:bookmarkStart w:id="749" w:name="_Toc354669776"/>
      <w:bookmarkStart w:id="750" w:name="_Toc354857319"/>
      <w:bookmarkStart w:id="751" w:name="_Toc354938324"/>
      <w:bookmarkStart w:id="752" w:name="_Toc355341089"/>
      <w:bookmarkEnd w:id="747"/>
      <w:bookmarkEnd w:id="748"/>
      <w:bookmarkEnd w:id="749"/>
      <w:bookmarkEnd w:id="750"/>
      <w:bookmarkEnd w:id="751"/>
      <w:bookmarkEnd w:id="752"/>
    </w:p>
    <w:p w14:paraId="6311851B" w14:textId="77777777" w:rsidR="00B77EAE" w:rsidRPr="004F624E" w:rsidRDefault="00B77EAE" w:rsidP="00AC5C40">
      <w:pPr>
        <w:pStyle w:val="2"/>
        <w:numPr>
          <w:ilvl w:val="1"/>
          <w:numId w:val="66"/>
        </w:numPr>
        <w:spacing w:before="48" w:after="48" w:line="360" w:lineRule="auto"/>
        <w:ind w:right="210"/>
        <w:rPr>
          <w:rFonts w:ascii="Consolas" w:hAnsi="Consolas"/>
        </w:rPr>
      </w:pPr>
      <w:bookmarkStart w:id="753" w:name="_音频选择与切换"/>
      <w:bookmarkStart w:id="754" w:name="_Toc355341090"/>
      <w:bookmarkEnd w:id="753"/>
      <w:r w:rsidRPr="004F624E">
        <w:rPr>
          <w:rFonts w:ascii="Consolas" w:hAnsi="Consolas" w:hint="eastAsia"/>
        </w:rPr>
        <w:t>音频选择与切换</w:t>
      </w:r>
      <w:bookmarkEnd w:id="754"/>
    </w:p>
    <w:p w14:paraId="322C506D" w14:textId="77777777" w:rsidR="003C412F" w:rsidRPr="004F624E" w:rsidRDefault="003C412F" w:rsidP="00CD4D74">
      <w:pPr>
        <w:pStyle w:val="aff5"/>
        <w:keepNext/>
        <w:widowControl/>
        <w:numPr>
          <w:ilvl w:val="0"/>
          <w:numId w:val="66"/>
        </w:numPr>
        <w:spacing w:beforeLines="20" w:before="48" w:afterLines="20" w:after="48"/>
        <w:ind w:rightChars="100" w:right="210" w:firstLineChars="0"/>
        <w:outlineLvl w:val="2"/>
        <w:rPr>
          <w:rFonts w:ascii="Consolas" w:hAnsi="Consolas"/>
          <w:b/>
          <w:bCs/>
          <w:vanish/>
          <w:sz w:val="28"/>
          <w:szCs w:val="32"/>
        </w:rPr>
      </w:pPr>
      <w:bookmarkStart w:id="755" w:name="_Toc353804888"/>
      <w:bookmarkStart w:id="756" w:name="_Toc354567263"/>
      <w:bookmarkStart w:id="757" w:name="_Toc354669778"/>
      <w:bookmarkStart w:id="758" w:name="_Toc354857321"/>
      <w:bookmarkStart w:id="759" w:name="_Toc354938326"/>
      <w:bookmarkStart w:id="760" w:name="_Toc355341091"/>
      <w:bookmarkEnd w:id="755"/>
      <w:bookmarkEnd w:id="756"/>
      <w:bookmarkEnd w:id="757"/>
      <w:bookmarkEnd w:id="758"/>
      <w:bookmarkEnd w:id="759"/>
      <w:bookmarkEnd w:id="760"/>
    </w:p>
    <w:p w14:paraId="6916237C" w14:textId="77777777" w:rsidR="003C412F" w:rsidRPr="004F624E" w:rsidRDefault="003C412F" w:rsidP="00CD4D74">
      <w:pPr>
        <w:pStyle w:val="aff5"/>
        <w:keepNext/>
        <w:widowControl/>
        <w:numPr>
          <w:ilvl w:val="0"/>
          <w:numId w:val="66"/>
        </w:numPr>
        <w:spacing w:beforeLines="20" w:before="48" w:afterLines="20" w:after="48"/>
        <w:ind w:rightChars="100" w:right="210" w:firstLineChars="0"/>
        <w:outlineLvl w:val="2"/>
        <w:rPr>
          <w:rFonts w:ascii="Consolas" w:hAnsi="Consolas"/>
          <w:b/>
          <w:bCs/>
          <w:vanish/>
          <w:sz w:val="28"/>
          <w:szCs w:val="32"/>
        </w:rPr>
      </w:pPr>
      <w:bookmarkStart w:id="761" w:name="_Toc353804889"/>
      <w:bookmarkStart w:id="762" w:name="_Toc354567264"/>
      <w:bookmarkStart w:id="763" w:name="_Toc354669779"/>
      <w:bookmarkStart w:id="764" w:name="_Toc354857322"/>
      <w:bookmarkStart w:id="765" w:name="_Toc354938327"/>
      <w:bookmarkStart w:id="766" w:name="_Toc355341092"/>
      <w:bookmarkEnd w:id="761"/>
      <w:bookmarkEnd w:id="762"/>
      <w:bookmarkEnd w:id="763"/>
      <w:bookmarkEnd w:id="764"/>
      <w:bookmarkEnd w:id="765"/>
      <w:bookmarkEnd w:id="766"/>
    </w:p>
    <w:p w14:paraId="115C4D9A" w14:textId="77777777" w:rsidR="003C412F" w:rsidRPr="004F624E" w:rsidRDefault="003C412F">
      <w:pPr>
        <w:pStyle w:val="aff5"/>
        <w:keepNext/>
        <w:widowControl/>
        <w:numPr>
          <w:ilvl w:val="0"/>
          <w:numId w:val="66"/>
        </w:numPr>
        <w:spacing w:beforeLines="20" w:before="48" w:afterLines="20" w:after="48"/>
        <w:ind w:rightChars="100" w:right="210" w:firstLineChars="0"/>
        <w:outlineLvl w:val="2"/>
        <w:rPr>
          <w:rFonts w:ascii="Consolas" w:hAnsi="Consolas"/>
          <w:b/>
          <w:bCs/>
          <w:vanish/>
          <w:sz w:val="28"/>
          <w:szCs w:val="32"/>
        </w:rPr>
      </w:pPr>
      <w:bookmarkStart w:id="767" w:name="_Toc353804890"/>
      <w:bookmarkStart w:id="768" w:name="_Toc354567265"/>
      <w:bookmarkStart w:id="769" w:name="_Toc354669780"/>
      <w:bookmarkStart w:id="770" w:name="_Toc354857323"/>
      <w:bookmarkStart w:id="771" w:name="_Toc354938328"/>
      <w:bookmarkStart w:id="772" w:name="_Toc355341093"/>
      <w:bookmarkEnd w:id="767"/>
      <w:bookmarkEnd w:id="768"/>
      <w:bookmarkEnd w:id="769"/>
      <w:bookmarkEnd w:id="770"/>
      <w:bookmarkEnd w:id="771"/>
      <w:bookmarkEnd w:id="772"/>
    </w:p>
    <w:p w14:paraId="1D19C299" w14:textId="77777777" w:rsidR="003C412F" w:rsidRPr="004F624E" w:rsidRDefault="003C412F">
      <w:pPr>
        <w:pStyle w:val="aff5"/>
        <w:keepNext/>
        <w:widowControl/>
        <w:numPr>
          <w:ilvl w:val="1"/>
          <w:numId w:val="66"/>
        </w:numPr>
        <w:spacing w:beforeLines="20" w:before="48" w:afterLines="20" w:after="48"/>
        <w:ind w:rightChars="100" w:right="210" w:firstLineChars="0"/>
        <w:outlineLvl w:val="2"/>
        <w:rPr>
          <w:rFonts w:ascii="Consolas" w:hAnsi="Consolas"/>
          <w:b/>
          <w:bCs/>
          <w:vanish/>
          <w:sz w:val="28"/>
          <w:szCs w:val="32"/>
        </w:rPr>
      </w:pPr>
      <w:bookmarkStart w:id="773" w:name="_Toc353804891"/>
      <w:bookmarkStart w:id="774" w:name="_Toc354567266"/>
      <w:bookmarkStart w:id="775" w:name="_Toc354669781"/>
      <w:bookmarkStart w:id="776" w:name="_Toc354857324"/>
      <w:bookmarkStart w:id="777" w:name="_Toc354938329"/>
      <w:bookmarkStart w:id="778" w:name="_Toc355341094"/>
      <w:bookmarkEnd w:id="773"/>
      <w:bookmarkEnd w:id="774"/>
      <w:bookmarkEnd w:id="775"/>
      <w:bookmarkEnd w:id="776"/>
      <w:bookmarkEnd w:id="777"/>
      <w:bookmarkEnd w:id="778"/>
    </w:p>
    <w:p w14:paraId="004B1D29" w14:textId="77777777" w:rsidR="003C412F" w:rsidRPr="004F624E" w:rsidRDefault="003C412F" w:rsidP="00AC5C40">
      <w:pPr>
        <w:pStyle w:val="30"/>
        <w:numPr>
          <w:ilvl w:val="2"/>
          <w:numId w:val="66"/>
        </w:numPr>
        <w:rPr>
          <w:rFonts w:ascii="Consolas" w:hAnsi="Consolas"/>
        </w:rPr>
      </w:pPr>
      <w:bookmarkStart w:id="779" w:name="_Toc355341095"/>
      <w:r w:rsidRPr="004F624E">
        <w:rPr>
          <w:rFonts w:ascii="Consolas" w:hAnsi="Consolas" w:hint="eastAsia"/>
        </w:rPr>
        <w:t>使用电话</w:t>
      </w:r>
      <w:bookmarkEnd w:id="779"/>
    </w:p>
    <w:p w14:paraId="5CAA5C80" w14:textId="77777777" w:rsidR="00F95AC4" w:rsidRPr="004F624E" w:rsidRDefault="00F95AC4" w:rsidP="00F95AC4">
      <w:pPr>
        <w:rPr>
          <w:rFonts w:ascii="Consolas" w:hAnsi="Consolas"/>
          <w:b/>
          <w:color w:val="548DD4"/>
        </w:rPr>
      </w:pPr>
      <w:r w:rsidRPr="004F624E">
        <w:rPr>
          <w:rFonts w:ascii="Consolas" w:hAnsi="Consolas" w:hint="eastAsia"/>
          <w:b/>
          <w:color w:val="548DD4"/>
        </w:rPr>
        <w:t>同云会议</w:t>
      </w:r>
      <w:r w:rsidRPr="004F624E">
        <w:rPr>
          <w:rFonts w:ascii="Consolas" w:hAnsi="Consolas" w:hint="eastAsia"/>
          <w:b/>
          <w:color w:val="548DD4"/>
        </w:rPr>
        <w:t>2.0</w:t>
      </w:r>
      <w:r w:rsidRPr="004F624E">
        <w:rPr>
          <w:rFonts w:ascii="Consolas" w:hAnsi="Consolas" w:hint="eastAsia"/>
          <w:b/>
          <w:color w:val="548DD4"/>
        </w:rPr>
        <w:t>。</w:t>
      </w:r>
    </w:p>
    <w:p w14:paraId="0EAB7398" w14:textId="77777777" w:rsidR="003C412F" w:rsidRPr="004F624E" w:rsidRDefault="003C412F" w:rsidP="00AC5C40">
      <w:pPr>
        <w:pStyle w:val="30"/>
        <w:numPr>
          <w:ilvl w:val="2"/>
          <w:numId w:val="66"/>
        </w:numPr>
        <w:rPr>
          <w:rFonts w:ascii="Consolas" w:hAnsi="Consolas"/>
        </w:rPr>
      </w:pPr>
      <w:bookmarkStart w:id="780" w:name="_Toc355341096"/>
      <w:r w:rsidRPr="004F624E">
        <w:rPr>
          <w:rFonts w:ascii="Consolas" w:hAnsi="Consolas" w:hint="eastAsia"/>
        </w:rPr>
        <w:t>使用电脑语音</w:t>
      </w:r>
      <w:bookmarkEnd w:id="780"/>
    </w:p>
    <w:p w14:paraId="627E4EF4" w14:textId="77777777" w:rsidR="00F95AC4" w:rsidRPr="004F624E" w:rsidRDefault="00F95AC4" w:rsidP="00F95AC4">
      <w:pPr>
        <w:rPr>
          <w:rFonts w:ascii="Consolas" w:hAnsi="Consolas"/>
        </w:rPr>
      </w:pPr>
      <w:r w:rsidRPr="004F624E">
        <w:rPr>
          <w:rFonts w:ascii="Consolas" w:hAnsi="Consolas" w:hint="eastAsia"/>
          <w:b/>
          <w:color w:val="548DD4"/>
        </w:rPr>
        <w:t>同云会议</w:t>
      </w:r>
      <w:r w:rsidRPr="004F624E">
        <w:rPr>
          <w:rFonts w:ascii="Consolas" w:hAnsi="Consolas" w:hint="eastAsia"/>
          <w:b/>
          <w:color w:val="548DD4"/>
        </w:rPr>
        <w:t>2.0</w:t>
      </w:r>
      <w:r w:rsidRPr="004F624E">
        <w:rPr>
          <w:rFonts w:ascii="Consolas" w:hAnsi="Consolas" w:hint="eastAsia"/>
          <w:b/>
          <w:color w:val="548DD4"/>
        </w:rPr>
        <w:t>。</w:t>
      </w:r>
    </w:p>
    <w:p w14:paraId="22A7E473" w14:textId="77777777" w:rsidR="00B77EAE" w:rsidRPr="004F624E" w:rsidRDefault="00B77EAE" w:rsidP="00AC5C40">
      <w:pPr>
        <w:pStyle w:val="2"/>
        <w:numPr>
          <w:ilvl w:val="1"/>
          <w:numId w:val="66"/>
        </w:numPr>
        <w:spacing w:before="48" w:after="48" w:line="360" w:lineRule="auto"/>
        <w:ind w:right="210"/>
        <w:rPr>
          <w:rFonts w:ascii="Consolas" w:hAnsi="Consolas"/>
        </w:rPr>
      </w:pPr>
      <w:bookmarkStart w:id="781" w:name="_自我外呼"/>
      <w:bookmarkStart w:id="782" w:name="_Toc355341097"/>
      <w:bookmarkEnd w:id="781"/>
      <w:r w:rsidRPr="004F624E">
        <w:rPr>
          <w:rFonts w:ascii="Consolas" w:hAnsi="Consolas" w:hint="eastAsia"/>
        </w:rPr>
        <w:t>自我外呼</w:t>
      </w:r>
      <w:bookmarkEnd w:id="782"/>
    </w:p>
    <w:p w14:paraId="1DF3C248" w14:textId="77777777" w:rsidR="00F95AC4" w:rsidRPr="004F624E" w:rsidRDefault="00F95AC4" w:rsidP="00F95AC4">
      <w:pPr>
        <w:rPr>
          <w:rFonts w:ascii="Consolas" w:hAnsi="Consolas"/>
        </w:rPr>
      </w:pPr>
      <w:r w:rsidRPr="004F624E">
        <w:rPr>
          <w:rFonts w:ascii="Consolas" w:hAnsi="Consolas" w:hint="eastAsia"/>
          <w:b/>
          <w:color w:val="548DD4"/>
        </w:rPr>
        <w:t>同云会议</w:t>
      </w:r>
      <w:r w:rsidRPr="004F624E">
        <w:rPr>
          <w:rFonts w:ascii="Consolas" w:hAnsi="Consolas" w:hint="eastAsia"/>
          <w:b/>
          <w:color w:val="548DD4"/>
        </w:rPr>
        <w:t>2.0</w:t>
      </w:r>
      <w:r w:rsidRPr="004F624E">
        <w:rPr>
          <w:rFonts w:ascii="Consolas" w:hAnsi="Consolas" w:hint="eastAsia"/>
          <w:b/>
          <w:color w:val="548DD4"/>
        </w:rPr>
        <w:t>。</w:t>
      </w:r>
    </w:p>
    <w:p w14:paraId="2B7107F8" w14:textId="77777777" w:rsidR="003407E2" w:rsidRPr="004F624E" w:rsidRDefault="003407E2" w:rsidP="003407E2">
      <w:pPr>
        <w:pStyle w:val="1"/>
        <w:spacing w:before="48" w:after="48"/>
        <w:rPr>
          <w:rFonts w:ascii="Consolas" w:hAnsi="Consolas"/>
          <w:color w:val="000000"/>
        </w:rPr>
      </w:pPr>
      <w:bookmarkStart w:id="783" w:name="_Toc355341098"/>
      <w:r w:rsidRPr="004F624E">
        <w:rPr>
          <w:rFonts w:ascii="Consolas" w:hAnsi="Consolas" w:hint="eastAsia"/>
          <w:color w:val="000000"/>
        </w:rPr>
        <w:lastRenderedPageBreak/>
        <w:t>视频</w:t>
      </w:r>
      <w:bookmarkEnd w:id="783"/>
    </w:p>
    <w:p w14:paraId="2A4B7755" w14:textId="77777777" w:rsidR="00A3747D" w:rsidRPr="004F624E" w:rsidRDefault="00A3747D" w:rsidP="00CD4D74">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bookmarkStart w:id="784" w:name="_屏幕共享"/>
      <w:bookmarkStart w:id="785" w:name="_Toc354669786"/>
      <w:bookmarkStart w:id="786" w:name="_Toc354857329"/>
      <w:bookmarkStart w:id="787" w:name="_Toc354938334"/>
      <w:bookmarkStart w:id="788" w:name="_Toc355341099"/>
      <w:bookmarkEnd w:id="784"/>
      <w:bookmarkEnd w:id="785"/>
      <w:bookmarkEnd w:id="786"/>
      <w:bookmarkEnd w:id="787"/>
      <w:bookmarkEnd w:id="788"/>
    </w:p>
    <w:p w14:paraId="2C2DC13C" w14:textId="77777777" w:rsidR="00A3747D" w:rsidRPr="004F624E" w:rsidRDefault="00A3747D" w:rsidP="00AC5C40">
      <w:pPr>
        <w:pStyle w:val="2"/>
        <w:numPr>
          <w:ilvl w:val="1"/>
          <w:numId w:val="66"/>
        </w:numPr>
        <w:spacing w:before="48" w:after="48" w:line="360" w:lineRule="auto"/>
        <w:ind w:right="210"/>
        <w:rPr>
          <w:rFonts w:ascii="Consolas" w:hAnsi="Consolas"/>
        </w:rPr>
      </w:pPr>
      <w:bookmarkStart w:id="789" w:name="_Toc355341100"/>
      <w:r w:rsidRPr="004F624E">
        <w:rPr>
          <w:rFonts w:ascii="Consolas" w:hAnsi="Consolas" w:hint="eastAsia"/>
        </w:rPr>
        <w:t>自动共享</w:t>
      </w:r>
      <w:r w:rsidR="00425426" w:rsidRPr="004F624E">
        <w:rPr>
          <w:rFonts w:ascii="Consolas" w:hAnsi="Consolas" w:hint="eastAsia"/>
        </w:rPr>
        <w:t>（仅大方数模式）</w:t>
      </w:r>
      <w:bookmarkEnd w:id="789"/>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A3747D" w:rsidRPr="004F624E" w14:paraId="23FD27AA" w14:textId="77777777" w:rsidTr="00A3747D">
        <w:tc>
          <w:tcPr>
            <w:tcW w:w="2235" w:type="dxa"/>
            <w:shd w:val="clear" w:color="auto" w:fill="auto"/>
          </w:tcPr>
          <w:p w14:paraId="725AEDF7" w14:textId="77777777" w:rsidR="00A3747D" w:rsidRPr="004F624E" w:rsidRDefault="00A3747D" w:rsidP="00A3747D">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25680E66" w14:textId="77777777" w:rsidR="00A3747D" w:rsidRPr="004F624E" w:rsidRDefault="00A3747D" w:rsidP="00A3747D">
            <w:pPr>
              <w:pStyle w:val="a4"/>
              <w:spacing w:after="72"/>
              <w:ind w:firstLineChars="0" w:firstLine="0"/>
              <w:rPr>
                <w:rFonts w:ascii="Consolas" w:hAnsi="Consolas"/>
                <w:caps/>
                <w:sz w:val="21"/>
                <w:szCs w:val="21"/>
              </w:rPr>
            </w:pPr>
            <w:r w:rsidRPr="004F624E">
              <w:rPr>
                <w:rFonts w:ascii="Consolas" w:hAnsi="Consolas" w:hint="eastAsia"/>
                <w:caps/>
                <w:sz w:val="21"/>
                <w:szCs w:val="21"/>
              </w:rPr>
              <w:t>自动共享视频</w:t>
            </w:r>
          </w:p>
        </w:tc>
      </w:tr>
      <w:tr w:rsidR="00A3747D" w:rsidRPr="004F624E" w14:paraId="08C13171" w14:textId="77777777" w:rsidTr="00A3747D">
        <w:tc>
          <w:tcPr>
            <w:tcW w:w="2235" w:type="dxa"/>
            <w:shd w:val="clear" w:color="auto" w:fill="auto"/>
          </w:tcPr>
          <w:p w14:paraId="41E7589C" w14:textId="77777777" w:rsidR="00A3747D" w:rsidRPr="004F624E" w:rsidRDefault="00A3747D" w:rsidP="00A3747D">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633F26D2" w14:textId="77777777" w:rsidR="00A3747D" w:rsidRPr="004F624E" w:rsidRDefault="00A3747D" w:rsidP="00A3747D">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MAX1.0_CLIENT_VIDEOSHARE_SRS_001</w:t>
            </w:r>
          </w:p>
        </w:tc>
      </w:tr>
      <w:tr w:rsidR="00A3747D" w:rsidRPr="004F624E" w14:paraId="641C0315" w14:textId="77777777" w:rsidTr="00A3747D">
        <w:tc>
          <w:tcPr>
            <w:tcW w:w="2235" w:type="dxa"/>
            <w:shd w:val="clear" w:color="auto" w:fill="auto"/>
          </w:tcPr>
          <w:p w14:paraId="769265C8" w14:textId="77777777" w:rsidR="00A3747D" w:rsidRPr="004F624E" w:rsidRDefault="00A3747D" w:rsidP="00A3747D">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6957B086" w14:textId="77777777" w:rsidR="00A3747D" w:rsidRPr="004F624E" w:rsidRDefault="004316FD" w:rsidP="00A3747D">
            <w:pPr>
              <w:pStyle w:val="a4"/>
              <w:spacing w:after="72"/>
              <w:ind w:firstLineChars="0" w:firstLine="0"/>
              <w:rPr>
                <w:rFonts w:ascii="Consolas" w:hAnsi="Consolas"/>
                <w:caps/>
                <w:sz w:val="21"/>
                <w:szCs w:val="21"/>
              </w:rPr>
            </w:pPr>
            <w:r>
              <w:rPr>
                <w:rFonts w:ascii="Consolas" w:hAnsi="Consolas" w:hint="eastAsia"/>
                <w:caps/>
                <w:sz w:val="21"/>
                <w:szCs w:val="21"/>
              </w:rPr>
              <w:t>参会人</w:t>
            </w:r>
          </w:p>
        </w:tc>
      </w:tr>
      <w:tr w:rsidR="00A3747D" w:rsidRPr="004F624E" w14:paraId="7DA85F25" w14:textId="77777777" w:rsidTr="00A3747D">
        <w:tc>
          <w:tcPr>
            <w:tcW w:w="2235" w:type="dxa"/>
            <w:shd w:val="clear" w:color="auto" w:fill="auto"/>
          </w:tcPr>
          <w:p w14:paraId="21AF26E1" w14:textId="77777777" w:rsidR="00A3747D" w:rsidRPr="004F624E" w:rsidRDefault="00A3747D" w:rsidP="00A3747D">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57734EF1" w14:textId="68E719A1" w:rsidR="00A3747D" w:rsidRPr="004F624E" w:rsidRDefault="004943C2" w:rsidP="00A3747D">
            <w:pPr>
              <w:pStyle w:val="a4"/>
              <w:spacing w:after="72"/>
              <w:ind w:firstLineChars="0" w:firstLine="0"/>
              <w:rPr>
                <w:rFonts w:ascii="Consolas" w:hAnsi="Consolas"/>
                <w:caps/>
                <w:sz w:val="21"/>
                <w:szCs w:val="21"/>
              </w:rPr>
            </w:pPr>
            <w:r>
              <w:rPr>
                <w:rFonts w:ascii="Consolas" w:hAnsi="Consolas" w:hint="eastAsia"/>
                <w:caps/>
                <w:sz w:val="21"/>
                <w:szCs w:val="21"/>
              </w:rPr>
              <w:t>在监控时或者点名</w:t>
            </w:r>
            <w:r w:rsidR="006762A0">
              <w:rPr>
                <w:rFonts w:ascii="Consolas" w:hAnsi="Consolas" w:hint="eastAsia"/>
                <w:caps/>
                <w:sz w:val="21"/>
                <w:szCs w:val="21"/>
              </w:rPr>
              <w:t>（并且结束点名前</w:t>
            </w:r>
            <w:r w:rsidR="006762A0">
              <w:rPr>
                <w:rFonts w:ascii="Consolas" w:hAnsi="Consolas" w:hint="eastAsia"/>
                <w:caps/>
                <w:sz w:val="21"/>
                <w:szCs w:val="21"/>
              </w:rPr>
              <w:t>30s</w:t>
            </w:r>
            <w:r>
              <w:rPr>
                <w:rFonts w:ascii="Consolas" w:hAnsi="Consolas" w:hint="eastAsia"/>
                <w:caps/>
                <w:sz w:val="21"/>
                <w:szCs w:val="21"/>
              </w:rPr>
              <w:t>未签到</w:t>
            </w:r>
            <w:r w:rsidR="006762A0">
              <w:rPr>
                <w:rFonts w:ascii="Consolas" w:hAnsi="Consolas" w:hint="eastAsia"/>
                <w:caps/>
                <w:sz w:val="21"/>
                <w:szCs w:val="21"/>
              </w:rPr>
              <w:t>）</w:t>
            </w:r>
            <w:r>
              <w:rPr>
                <w:rFonts w:ascii="Consolas" w:hAnsi="Consolas" w:hint="eastAsia"/>
                <w:caps/>
                <w:sz w:val="21"/>
                <w:szCs w:val="21"/>
              </w:rPr>
              <w:t>时，未共享视频的参会人将会提示</w:t>
            </w:r>
            <w:r>
              <w:rPr>
                <w:rFonts w:ascii="Consolas" w:hAnsi="Consolas" w:hint="eastAsia"/>
                <w:caps/>
                <w:sz w:val="21"/>
                <w:szCs w:val="21"/>
              </w:rPr>
              <w:t>30s</w:t>
            </w:r>
            <w:r>
              <w:rPr>
                <w:rFonts w:ascii="Consolas" w:hAnsi="Consolas" w:hint="eastAsia"/>
                <w:caps/>
                <w:sz w:val="21"/>
                <w:szCs w:val="21"/>
              </w:rPr>
              <w:t>后视频自动被共享给主持人</w:t>
            </w:r>
          </w:p>
        </w:tc>
      </w:tr>
      <w:tr w:rsidR="00A3747D" w:rsidRPr="004F624E" w14:paraId="4E01FE7B" w14:textId="77777777" w:rsidTr="00A3747D">
        <w:tc>
          <w:tcPr>
            <w:tcW w:w="2235" w:type="dxa"/>
            <w:shd w:val="clear" w:color="auto" w:fill="auto"/>
          </w:tcPr>
          <w:p w14:paraId="3F57085A" w14:textId="77777777" w:rsidR="00A3747D" w:rsidRPr="004F624E" w:rsidRDefault="00A3747D" w:rsidP="00A3747D">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08E82C8E" w14:textId="77777777" w:rsidR="00A3747D" w:rsidRPr="004F624E" w:rsidRDefault="00A3747D" w:rsidP="00A3747D">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A3747D" w:rsidRPr="004F624E" w14:paraId="0DEE92FD" w14:textId="77777777" w:rsidTr="00A3747D">
        <w:tc>
          <w:tcPr>
            <w:tcW w:w="2235" w:type="dxa"/>
            <w:shd w:val="clear" w:color="auto" w:fill="auto"/>
          </w:tcPr>
          <w:p w14:paraId="3D8C85AE" w14:textId="77777777" w:rsidR="00A3747D" w:rsidRPr="004F624E" w:rsidRDefault="00A3747D" w:rsidP="00A3747D">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52F14B9C" w14:textId="77777777" w:rsidR="00A3747D" w:rsidRPr="004F624E" w:rsidRDefault="00A3747D" w:rsidP="00425426">
            <w:pPr>
              <w:pStyle w:val="a4"/>
              <w:spacing w:after="72"/>
              <w:ind w:firstLineChars="0" w:firstLine="0"/>
              <w:rPr>
                <w:rFonts w:ascii="Consolas" w:hAnsi="Consolas"/>
                <w:caps/>
                <w:sz w:val="21"/>
                <w:szCs w:val="21"/>
              </w:rPr>
            </w:pPr>
            <w:r w:rsidRPr="004F624E">
              <w:rPr>
                <w:rFonts w:ascii="Consolas" w:hAnsi="Consolas" w:hint="eastAsia"/>
                <w:caps/>
                <w:sz w:val="21"/>
                <w:szCs w:val="21"/>
              </w:rPr>
              <w:t>成功进入</w:t>
            </w:r>
            <w:r w:rsidR="00425426" w:rsidRPr="004F624E">
              <w:rPr>
                <w:rFonts w:ascii="Consolas" w:hAnsi="Consolas" w:hint="eastAsia"/>
                <w:caps/>
                <w:sz w:val="21"/>
                <w:szCs w:val="21"/>
              </w:rPr>
              <w:t>会议</w:t>
            </w:r>
            <w:r w:rsidRPr="004F624E">
              <w:rPr>
                <w:rFonts w:ascii="Consolas" w:hAnsi="Consolas" w:hint="eastAsia"/>
                <w:caps/>
                <w:sz w:val="21"/>
                <w:szCs w:val="21"/>
              </w:rPr>
              <w:t>。</w:t>
            </w:r>
          </w:p>
        </w:tc>
      </w:tr>
      <w:tr w:rsidR="00A3747D" w:rsidRPr="004F624E" w14:paraId="03094E8F" w14:textId="77777777" w:rsidTr="00A3747D">
        <w:tc>
          <w:tcPr>
            <w:tcW w:w="9096" w:type="dxa"/>
            <w:gridSpan w:val="2"/>
            <w:shd w:val="clear" w:color="auto" w:fill="auto"/>
          </w:tcPr>
          <w:p w14:paraId="1489BC4B" w14:textId="77777777" w:rsidR="00A3747D" w:rsidRPr="004F624E" w:rsidRDefault="00A3747D" w:rsidP="00A3747D">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A3747D" w:rsidRPr="004F624E" w14:paraId="1D86ACBA" w14:textId="77777777" w:rsidTr="00A3747D">
        <w:tc>
          <w:tcPr>
            <w:tcW w:w="9096" w:type="dxa"/>
            <w:gridSpan w:val="2"/>
            <w:shd w:val="clear" w:color="auto" w:fill="auto"/>
          </w:tcPr>
          <w:p w14:paraId="1717781A" w14:textId="1AC4AA90" w:rsidR="00A3747D" w:rsidRPr="004F624E" w:rsidRDefault="004943C2" w:rsidP="00AC5C40">
            <w:pPr>
              <w:pStyle w:val="srs"/>
              <w:numPr>
                <w:ilvl w:val="0"/>
                <w:numId w:val="112"/>
              </w:numPr>
              <w:rPr>
                <w:rFonts w:ascii="Consolas" w:hAnsi="Consolas"/>
                <w:szCs w:val="21"/>
              </w:rPr>
            </w:pPr>
            <w:r>
              <w:rPr>
                <w:rFonts w:ascii="Consolas" w:hAnsi="Consolas" w:hint="eastAsia"/>
                <w:caps/>
                <w:szCs w:val="21"/>
              </w:rPr>
              <w:t>主持人开启监控或者点名</w:t>
            </w:r>
            <w:r w:rsidR="006762A0">
              <w:rPr>
                <w:rFonts w:ascii="Consolas" w:hAnsi="Consolas" w:hint="eastAsia"/>
                <w:caps/>
                <w:szCs w:val="21"/>
              </w:rPr>
              <w:t>（并且结束点名前</w:t>
            </w:r>
            <w:r w:rsidR="006762A0">
              <w:rPr>
                <w:rFonts w:ascii="Consolas" w:hAnsi="Consolas" w:hint="eastAsia"/>
                <w:caps/>
                <w:szCs w:val="21"/>
              </w:rPr>
              <w:t>30s</w:t>
            </w:r>
            <w:r w:rsidR="006762A0">
              <w:rPr>
                <w:rFonts w:ascii="Consolas" w:hAnsi="Consolas" w:hint="eastAsia"/>
                <w:caps/>
                <w:szCs w:val="21"/>
              </w:rPr>
              <w:t>未签到）时</w:t>
            </w:r>
            <w:r w:rsidR="00425426" w:rsidRPr="004F624E">
              <w:rPr>
                <w:rFonts w:ascii="Consolas" w:hAnsi="Consolas" w:hint="eastAsia"/>
                <w:szCs w:val="21"/>
              </w:rPr>
              <w:t>，用例开始</w:t>
            </w:r>
            <w:r w:rsidR="00A3747D" w:rsidRPr="004F624E">
              <w:rPr>
                <w:rFonts w:ascii="Consolas" w:hAnsi="Consolas" w:hint="eastAsia"/>
                <w:szCs w:val="21"/>
              </w:rPr>
              <w:t>。</w:t>
            </w:r>
          </w:p>
          <w:p w14:paraId="7A67411B" w14:textId="77777777" w:rsidR="00A3747D" w:rsidRPr="004F624E" w:rsidRDefault="00425426" w:rsidP="00AC5C40">
            <w:pPr>
              <w:pStyle w:val="srs"/>
              <w:numPr>
                <w:ilvl w:val="0"/>
                <w:numId w:val="112"/>
              </w:numPr>
              <w:rPr>
                <w:rFonts w:ascii="Consolas" w:hAnsi="Consolas"/>
                <w:szCs w:val="21"/>
              </w:rPr>
            </w:pPr>
            <w:r w:rsidRPr="004F624E">
              <w:rPr>
                <w:rFonts w:ascii="Consolas" w:hAnsi="Consolas" w:hint="eastAsia"/>
                <w:szCs w:val="21"/>
              </w:rPr>
              <w:t>程序启动后台工作任务，检测本地摄像头，有以下两种情况：</w:t>
            </w:r>
          </w:p>
          <w:p w14:paraId="66399A79" w14:textId="77777777" w:rsidR="00A3747D" w:rsidRPr="004F624E" w:rsidRDefault="00425426" w:rsidP="00AC5C40">
            <w:pPr>
              <w:pStyle w:val="srs"/>
              <w:numPr>
                <w:ilvl w:val="1"/>
                <w:numId w:val="112"/>
              </w:numPr>
              <w:rPr>
                <w:rFonts w:ascii="Consolas" w:hAnsi="Consolas"/>
                <w:szCs w:val="21"/>
              </w:rPr>
            </w:pPr>
            <w:r w:rsidRPr="004F624E">
              <w:rPr>
                <w:rFonts w:ascii="Consolas" w:hAnsi="Consolas" w:hint="eastAsia"/>
                <w:szCs w:val="21"/>
              </w:rPr>
              <w:t>没有检测到摄像头，则什么都不做，用例结束。</w:t>
            </w:r>
          </w:p>
          <w:p w14:paraId="4AE802ED" w14:textId="77777777" w:rsidR="00A3747D" w:rsidRPr="004F624E" w:rsidRDefault="00425426" w:rsidP="00AC5C40">
            <w:pPr>
              <w:pStyle w:val="srs"/>
              <w:numPr>
                <w:ilvl w:val="1"/>
                <w:numId w:val="112"/>
              </w:numPr>
              <w:rPr>
                <w:rFonts w:ascii="Consolas" w:hAnsi="Consolas"/>
                <w:szCs w:val="21"/>
              </w:rPr>
            </w:pPr>
            <w:r w:rsidRPr="004F624E">
              <w:rPr>
                <w:rFonts w:ascii="Consolas" w:hAnsi="Consolas" w:hint="eastAsia"/>
                <w:szCs w:val="21"/>
              </w:rPr>
              <w:t>检测到了摄像头，在屏幕右下角弹出气泡提示窗口，提示参会者，其摄像头将在</w:t>
            </w:r>
            <w:r w:rsidRPr="004F624E">
              <w:rPr>
                <w:rFonts w:ascii="Consolas" w:hAnsi="Consolas" w:hint="eastAsia"/>
                <w:szCs w:val="21"/>
              </w:rPr>
              <w:t>30</w:t>
            </w:r>
            <w:r w:rsidRPr="004F624E">
              <w:rPr>
                <w:rFonts w:ascii="Consolas" w:hAnsi="Consolas" w:hint="eastAsia"/>
                <w:szCs w:val="21"/>
              </w:rPr>
              <w:t>秒后自动共享给主持人。气泡提示窗口</w:t>
            </w:r>
            <w:r w:rsidRPr="004F624E">
              <w:rPr>
                <w:rFonts w:ascii="Consolas" w:hAnsi="Consolas" w:hint="eastAsia"/>
                <w:szCs w:val="21"/>
              </w:rPr>
              <w:t>5</w:t>
            </w:r>
            <w:r w:rsidRPr="004F624E">
              <w:rPr>
                <w:rFonts w:ascii="Consolas" w:hAnsi="Consolas" w:hint="eastAsia"/>
                <w:szCs w:val="21"/>
              </w:rPr>
              <w:t>秒后自动消失。</w:t>
            </w:r>
          </w:p>
          <w:p w14:paraId="41C51850" w14:textId="77777777" w:rsidR="00425426" w:rsidRPr="004F624E" w:rsidRDefault="00425426" w:rsidP="00AC5C40">
            <w:pPr>
              <w:pStyle w:val="srs"/>
              <w:numPr>
                <w:ilvl w:val="0"/>
                <w:numId w:val="112"/>
              </w:numPr>
              <w:rPr>
                <w:rFonts w:ascii="Consolas" w:hAnsi="Consolas"/>
                <w:szCs w:val="21"/>
              </w:rPr>
            </w:pPr>
            <w:r w:rsidRPr="004F624E">
              <w:rPr>
                <w:rFonts w:ascii="Consolas" w:hAnsi="Consolas" w:hint="eastAsia"/>
                <w:szCs w:val="21"/>
              </w:rPr>
              <w:t>从检测摄像头完毕后开始计时</w:t>
            </w:r>
            <w:r w:rsidRPr="004F624E">
              <w:rPr>
                <w:rFonts w:ascii="Consolas" w:hAnsi="Consolas" w:hint="eastAsia"/>
                <w:szCs w:val="21"/>
              </w:rPr>
              <w:t>30</w:t>
            </w:r>
            <w:r w:rsidRPr="004F624E">
              <w:rPr>
                <w:rFonts w:ascii="Consolas" w:hAnsi="Consolas" w:hint="eastAsia"/>
                <w:szCs w:val="21"/>
              </w:rPr>
              <w:t>秒，到达后，尝试开启并共享参会者的摄像头，有以下两种情况：</w:t>
            </w:r>
          </w:p>
          <w:p w14:paraId="41428337" w14:textId="77777777" w:rsidR="00A3747D" w:rsidRPr="004F624E" w:rsidRDefault="00425426" w:rsidP="00AC5C40">
            <w:pPr>
              <w:pStyle w:val="srs"/>
              <w:numPr>
                <w:ilvl w:val="1"/>
                <w:numId w:val="112"/>
              </w:numPr>
              <w:rPr>
                <w:rFonts w:ascii="Consolas" w:hAnsi="Consolas"/>
                <w:szCs w:val="21"/>
              </w:rPr>
            </w:pPr>
            <w:r w:rsidRPr="004F624E">
              <w:rPr>
                <w:rFonts w:ascii="Consolas" w:hAnsi="Consolas" w:hint="eastAsia"/>
                <w:szCs w:val="21"/>
              </w:rPr>
              <w:t>开启成功，在屏幕右下角弹出气泡提示窗口，提示参会者，其视频已经成功共享给主持人。</w:t>
            </w:r>
          </w:p>
          <w:p w14:paraId="2FB099C4" w14:textId="77777777" w:rsidR="00425426" w:rsidRPr="004F624E" w:rsidRDefault="00425426" w:rsidP="00AC5C40">
            <w:pPr>
              <w:pStyle w:val="srs"/>
              <w:numPr>
                <w:ilvl w:val="1"/>
                <w:numId w:val="112"/>
              </w:numPr>
              <w:rPr>
                <w:rFonts w:ascii="Consolas" w:hAnsi="Consolas"/>
                <w:szCs w:val="21"/>
              </w:rPr>
            </w:pPr>
            <w:r w:rsidRPr="004F624E">
              <w:rPr>
                <w:rFonts w:ascii="Consolas" w:hAnsi="Consolas" w:hint="eastAsia"/>
                <w:szCs w:val="21"/>
              </w:rPr>
              <w:t>开启失败，在屏幕右下角弹出气泡提示窗口，提示参会者，其视频共享失败，并给出链接，让参会者进行</w:t>
            </w:r>
            <w:hyperlink w:anchor="_设备检测" w:history="1">
              <w:r w:rsidRPr="004F624E">
                <w:rPr>
                  <w:rStyle w:val="af2"/>
                  <w:rFonts w:ascii="Consolas" w:hAnsi="Consolas" w:hint="eastAsia"/>
                  <w:szCs w:val="21"/>
                </w:rPr>
                <w:t>音视频设备检测</w:t>
              </w:r>
            </w:hyperlink>
            <w:r w:rsidRPr="004F624E">
              <w:rPr>
                <w:rFonts w:ascii="Consolas" w:hAnsi="Consolas" w:hint="eastAsia"/>
                <w:szCs w:val="21"/>
              </w:rPr>
              <w:t>。用例结束。</w:t>
            </w:r>
          </w:p>
          <w:p w14:paraId="2507C44E" w14:textId="77777777" w:rsidR="00A3747D" w:rsidRPr="004F624E" w:rsidRDefault="00425426" w:rsidP="00AC5C40">
            <w:pPr>
              <w:pStyle w:val="srs"/>
              <w:numPr>
                <w:ilvl w:val="0"/>
                <w:numId w:val="112"/>
              </w:numPr>
              <w:rPr>
                <w:rFonts w:ascii="Consolas" w:hAnsi="Consolas"/>
                <w:szCs w:val="21"/>
              </w:rPr>
            </w:pPr>
            <w:r w:rsidRPr="004F624E">
              <w:rPr>
                <w:rFonts w:ascii="Consolas" w:hAnsi="Consolas" w:hint="eastAsia"/>
                <w:szCs w:val="21"/>
              </w:rPr>
              <w:t>查看主持人的参会人列表，该参会者的姓名后面，其视频图标将由未共享变为共享状态的图标。</w:t>
            </w:r>
          </w:p>
          <w:p w14:paraId="36029E7B" w14:textId="77777777" w:rsidR="00A3747D" w:rsidRPr="004F624E" w:rsidRDefault="00A3747D" w:rsidP="00AC5C40">
            <w:pPr>
              <w:pStyle w:val="srs"/>
              <w:numPr>
                <w:ilvl w:val="0"/>
                <w:numId w:val="112"/>
              </w:numPr>
              <w:rPr>
                <w:rFonts w:ascii="Consolas" w:hAnsi="Consolas"/>
                <w:szCs w:val="21"/>
              </w:rPr>
            </w:pPr>
            <w:r w:rsidRPr="004F624E">
              <w:rPr>
                <w:rFonts w:ascii="Consolas" w:hAnsi="Consolas" w:hint="eastAsia"/>
                <w:szCs w:val="21"/>
              </w:rPr>
              <w:t>用例结束。</w:t>
            </w:r>
          </w:p>
        </w:tc>
      </w:tr>
      <w:tr w:rsidR="00A3747D" w:rsidRPr="004F624E" w14:paraId="70CC94B5" w14:textId="77777777" w:rsidTr="00A3747D">
        <w:tc>
          <w:tcPr>
            <w:tcW w:w="9096" w:type="dxa"/>
            <w:gridSpan w:val="2"/>
            <w:shd w:val="clear" w:color="auto" w:fill="auto"/>
          </w:tcPr>
          <w:p w14:paraId="529D1F74" w14:textId="77777777" w:rsidR="00A3747D" w:rsidRPr="004F624E" w:rsidRDefault="00A3747D" w:rsidP="00A3747D">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A3747D" w:rsidRPr="004F624E" w14:paraId="79086F85" w14:textId="77777777" w:rsidTr="00A3747D">
        <w:tc>
          <w:tcPr>
            <w:tcW w:w="9096" w:type="dxa"/>
            <w:gridSpan w:val="2"/>
            <w:shd w:val="clear" w:color="auto" w:fill="auto"/>
          </w:tcPr>
          <w:p w14:paraId="7371CF59" w14:textId="77777777" w:rsidR="00A3747D" w:rsidRDefault="00266666" w:rsidP="00AC5C40">
            <w:pPr>
              <w:pStyle w:val="aff5"/>
              <w:numPr>
                <w:ilvl w:val="0"/>
                <w:numId w:val="154"/>
              </w:numPr>
              <w:spacing w:line="360" w:lineRule="auto"/>
              <w:ind w:firstLineChars="0"/>
              <w:rPr>
                <w:rFonts w:ascii="Consolas" w:hAnsi="Consolas"/>
              </w:rPr>
            </w:pPr>
            <w:r w:rsidRPr="00266666">
              <w:rPr>
                <w:rFonts w:ascii="Consolas" w:hAnsi="Consolas" w:hint="eastAsia"/>
              </w:rPr>
              <w:t>音视频设备检测结束后，自动开启视频</w:t>
            </w:r>
          </w:p>
          <w:p w14:paraId="702C833D" w14:textId="77777777" w:rsidR="00266666" w:rsidRDefault="00266666" w:rsidP="00AC5C40">
            <w:pPr>
              <w:pStyle w:val="aff5"/>
              <w:numPr>
                <w:ilvl w:val="1"/>
                <w:numId w:val="154"/>
              </w:numPr>
              <w:spacing w:line="360" w:lineRule="auto"/>
              <w:ind w:firstLineChars="0"/>
              <w:rPr>
                <w:rFonts w:ascii="Consolas" w:hAnsi="Consolas"/>
              </w:rPr>
            </w:pPr>
            <w:r>
              <w:rPr>
                <w:rFonts w:ascii="Consolas" w:hAnsi="Consolas" w:hint="eastAsia"/>
              </w:rPr>
              <w:t>参会者入会</w:t>
            </w:r>
            <w:r w:rsidR="00375DE5">
              <w:rPr>
                <w:rFonts w:ascii="Consolas" w:hAnsi="Consolas" w:hint="eastAsia"/>
              </w:rPr>
              <w:t>后</w:t>
            </w:r>
            <w:r w:rsidR="00375DE5">
              <w:rPr>
                <w:rFonts w:ascii="Consolas" w:hAnsi="Consolas" w:hint="eastAsia"/>
              </w:rPr>
              <w:t>30</w:t>
            </w:r>
            <w:r w:rsidR="00375DE5">
              <w:rPr>
                <w:rFonts w:ascii="Consolas" w:hAnsi="Consolas" w:hint="eastAsia"/>
              </w:rPr>
              <w:t>秒到达，开启摄像头失败，弹出气泡提示窗口提示用户进行音视频设备检测，用例开始。</w:t>
            </w:r>
          </w:p>
          <w:p w14:paraId="76B3A960" w14:textId="77777777" w:rsidR="00375DE5" w:rsidRDefault="00375DE5" w:rsidP="00AC5C40">
            <w:pPr>
              <w:pStyle w:val="aff5"/>
              <w:numPr>
                <w:ilvl w:val="1"/>
                <w:numId w:val="154"/>
              </w:numPr>
              <w:spacing w:line="360" w:lineRule="auto"/>
              <w:ind w:firstLineChars="0"/>
              <w:rPr>
                <w:rFonts w:ascii="Consolas" w:hAnsi="Consolas"/>
              </w:rPr>
            </w:pPr>
            <w:r>
              <w:rPr>
                <w:rFonts w:ascii="Consolas" w:hAnsi="Consolas" w:hint="eastAsia"/>
              </w:rPr>
              <w:t>参会者通过音视频设备检测向导完成设备检测。</w:t>
            </w:r>
          </w:p>
          <w:p w14:paraId="6575CF91" w14:textId="77777777" w:rsidR="00375DE5" w:rsidRDefault="00375DE5" w:rsidP="00AC5C40">
            <w:pPr>
              <w:pStyle w:val="aff5"/>
              <w:numPr>
                <w:ilvl w:val="1"/>
                <w:numId w:val="154"/>
              </w:numPr>
              <w:spacing w:line="360" w:lineRule="auto"/>
              <w:ind w:firstLineChars="0"/>
              <w:rPr>
                <w:rFonts w:ascii="Consolas" w:hAnsi="Consolas"/>
              </w:rPr>
            </w:pPr>
            <w:r>
              <w:rPr>
                <w:rFonts w:ascii="Consolas" w:hAnsi="Consolas" w:hint="eastAsia"/>
              </w:rPr>
              <w:t>系统尝试再次开启并共享此参会者的视频，包括以下两种情况：</w:t>
            </w:r>
          </w:p>
          <w:p w14:paraId="73A8EC14" w14:textId="77777777" w:rsidR="00375DE5" w:rsidRPr="00375DE5" w:rsidRDefault="00375DE5" w:rsidP="00AC5C40">
            <w:pPr>
              <w:pStyle w:val="aff5"/>
              <w:numPr>
                <w:ilvl w:val="2"/>
                <w:numId w:val="154"/>
              </w:numPr>
              <w:spacing w:line="360" w:lineRule="auto"/>
              <w:ind w:firstLineChars="0"/>
              <w:rPr>
                <w:rFonts w:ascii="Consolas" w:hAnsi="Consolas"/>
              </w:rPr>
            </w:pPr>
            <w:r>
              <w:rPr>
                <w:rFonts w:ascii="Consolas" w:hAnsi="Consolas" w:hint="eastAsia"/>
              </w:rPr>
              <w:t>开启成功</w:t>
            </w:r>
            <w:r w:rsidRPr="004F624E">
              <w:rPr>
                <w:rFonts w:ascii="Consolas" w:hAnsi="Consolas" w:hint="eastAsia"/>
                <w:szCs w:val="21"/>
              </w:rPr>
              <w:t>，在屏幕右下角弹出气泡提示窗口，提示参会者，其视频已经成功共享给</w:t>
            </w:r>
            <w:r w:rsidRPr="004F624E">
              <w:rPr>
                <w:rFonts w:ascii="Consolas" w:hAnsi="Consolas" w:hint="eastAsia"/>
                <w:szCs w:val="21"/>
              </w:rPr>
              <w:lastRenderedPageBreak/>
              <w:t>主持人。</w:t>
            </w:r>
            <w:r>
              <w:rPr>
                <w:rFonts w:ascii="Consolas" w:hAnsi="Consolas" w:hint="eastAsia"/>
                <w:szCs w:val="21"/>
              </w:rPr>
              <w:t>用例结束。</w:t>
            </w:r>
          </w:p>
          <w:p w14:paraId="3275A584" w14:textId="05D020B8" w:rsidR="00375DE5" w:rsidRPr="00375DE5" w:rsidRDefault="00375DE5" w:rsidP="00AC5C40">
            <w:pPr>
              <w:pStyle w:val="aff5"/>
              <w:numPr>
                <w:ilvl w:val="2"/>
                <w:numId w:val="154"/>
              </w:numPr>
              <w:spacing w:line="360" w:lineRule="auto"/>
              <w:ind w:firstLineChars="0"/>
              <w:rPr>
                <w:rFonts w:ascii="Consolas" w:hAnsi="Consolas"/>
              </w:rPr>
            </w:pPr>
            <w:r>
              <w:rPr>
                <w:rFonts w:ascii="Consolas" w:hAnsi="Consolas" w:hint="eastAsia"/>
                <w:szCs w:val="21"/>
              </w:rPr>
              <w:t>开启失败，屏幕右下角弹出气泡提示窗口，</w:t>
            </w:r>
            <w:r w:rsidR="004943C2">
              <w:rPr>
                <w:rFonts w:ascii="Consolas" w:hAnsi="Consolas" w:hint="eastAsia"/>
                <w:szCs w:val="21"/>
              </w:rPr>
              <w:t>继续主事件流</w:t>
            </w:r>
            <w:r w:rsidR="004943C2">
              <w:rPr>
                <w:rFonts w:ascii="Consolas" w:hAnsi="Consolas" w:hint="eastAsia"/>
                <w:szCs w:val="21"/>
              </w:rPr>
              <w:t>3.2</w:t>
            </w:r>
            <w:r>
              <w:rPr>
                <w:rFonts w:ascii="Consolas" w:hAnsi="Consolas" w:hint="eastAsia"/>
                <w:szCs w:val="21"/>
              </w:rPr>
              <w:t>。用例结束。</w:t>
            </w:r>
          </w:p>
          <w:p w14:paraId="665B824E" w14:textId="1C83F47C" w:rsidR="00375DE5" w:rsidRDefault="004943C2" w:rsidP="00AC5C40">
            <w:pPr>
              <w:pStyle w:val="aff5"/>
              <w:numPr>
                <w:ilvl w:val="0"/>
                <w:numId w:val="154"/>
              </w:numPr>
              <w:spacing w:line="360" w:lineRule="auto"/>
              <w:ind w:firstLineChars="0"/>
              <w:rPr>
                <w:rFonts w:ascii="Consolas" w:hAnsi="Consolas"/>
              </w:rPr>
            </w:pPr>
            <w:r>
              <w:rPr>
                <w:rFonts w:ascii="Consolas" w:hAnsi="Consolas" w:hint="eastAsia"/>
              </w:rPr>
              <w:t>需要自动共享的场景下参会人</w:t>
            </w:r>
            <w:r w:rsidR="00375DE5">
              <w:rPr>
                <w:rFonts w:ascii="Consolas" w:hAnsi="Consolas" w:hint="eastAsia"/>
              </w:rPr>
              <w:t>插入摄像头设备</w:t>
            </w:r>
          </w:p>
          <w:p w14:paraId="5FA2E3DE" w14:textId="77777777" w:rsidR="00375DE5" w:rsidRDefault="00375DE5" w:rsidP="00AC5C40">
            <w:pPr>
              <w:pStyle w:val="aff5"/>
              <w:numPr>
                <w:ilvl w:val="1"/>
                <w:numId w:val="154"/>
              </w:numPr>
              <w:spacing w:line="360" w:lineRule="auto"/>
              <w:ind w:firstLineChars="0"/>
              <w:rPr>
                <w:rFonts w:ascii="Consolas" w:hAnsi="Consolas"/>
              </w:rPr>
            </w:pPr>
            <w:r>
              <w:rPr>
                <w:rFonts w:ascii="Consolas" w:hAnsi="Consolas" w:hint="eastAsia"/>
              </w:rPr>
              <w:t>参会者在会议进程过程中插入了摄像头设备，用例开始。</w:t>
            </w:r>
          </w:p>
          <w:p w14:paraId="070CAD52" w14:textId="77777777" w:rsidR="00375DE5" w:rsidRPr="00375DE5" w:rsidRDefault="00375DE5" w:rsidP="00AC5C40">
            <w:pPr>
              <w:pStyle w:val="aff5"/>
              <w:numPr>
                <w:ilvl w:val="1"/>
                <w:numId w:val="154"/>
              </w:numPr>
              <w:spacing w:line="360" w:lineRule="auto"/>
              <w:ind w:firstLineChars="0"/>
              <w:rPr>
                <w:rFonts w:ascii="Consolas" w:hAnsi="Consolas"/>
              </w:rPr>
            </w:pPr>
            <w:r w:rsidRPr="004F624E">
              <w:rPr>
                <w:rFonts w:ascii="Consolas" w:hAnsi="Consolas" w:hint="eastAsia"/>
                <w:szCs w:val="21"/>
              </w:rPr>
              <w:t>在屏幕右下角弹出气泡提示窗口，提示参会者，其摄像头将在</w:t>
            </w:r>
            <w:r w:rsidRPr="004F624E">
              <w:rPr>
                <w:rFonts w:ascii="Consolas" w:hAnsi="Consolas" w:hint="eastAsia"/>
                <w:szCs w:val="21"/>
              </w:rPr>
              <w:t>30</w:t>
            </w:r>
            <w:r w:rsidRPr="004F624E">
              <w:rPr>
                <w:rFonts w:ascii="Consolas" w:hAnsi="Consolas" w:hint="eastAsia"/>
                <w:szCs w:val="21"/>
              </w:rPr>
              <w:t>秒后自动共享给主持人。气泡提示窗口</w:t>
            </w:r>
            <w:r w:rsidRPr="004F624E">
              <w:rPr>
                <w:rFonts w:ascii="Consolas" w:hAnsi="Consolas" w:hint="eastAsia"/>
                <w:szCs w:val="21"/>
              </w:rPr>
              <w:t>5</w:t>
            </w:r>
            <w:r w:rsidRPr="004F624E">
              <w:rPr>
                <w:rFonts w:ascii="Consolas" w:hAnsi="Consolas" w:hint="eastAsia"/>
                <w:szCs w:val="21"/>
              </w:rPr>
              <w:t>秒后自动消失。</w:t>
            </w:r>
          </w:p>
          <w:p w14:paraId="0C61C4F6" w14:textId="77777777" w:rsidR="00375DE5" w:rsidRPr="00375DE5" w:rsidRDefault="00375DE5" w:rsidP="00AC5C40">
            <w:pPr>
              <w:pStyle w:val="aff5"/>
              <w:numPr>
                <w:ilvl w:val="1"/>
                <w:numId w:val="154"/>
              </w:numPr>
              <w:spacing w:line="360" w:lineRule="auto"/>
              <w:ind w:firstLineChars="0"/>
              <w:rPr>
                <w:rFonts w:ascii="Consolas" w:hAnsi="Consolas"/>
              </w:rPr>
            </w:pPr>
            <w:r>
              <w:rPr>
                <w:rFonts w:ascii="Consolas" w:hAnsi="Consolas" w:hint="eastAsia"/>
                <w:szCs w:val="21"/>
              </w:rPr>
              <w:t>其他流程同主事件流程。</w:t>
            </w:r>
          </w:p>
          <w:p w14:paraId="1DCDBE40" w14:textId="77777777" w:rsidR="00375DE5" w:rsidRPr="00266666" w:rsidRDefault="00375DE5" w:rsidP="00AC5C40">
            <w:pPr>
              <w:pStyle w:val="aff5"/>
              <w:numPr>
                <w:ilvl w:val="1"/>
                <w:numId w:val="154"/>
              </w:numPr>
              <w:spacing w:line="360" w:lineRule="auto"/>
              <w:ind w:firstLineChars="0"/>
              <w:rPr>
                <w:rFonts w:ascii="Consolas" w:hAnsi="Consolas"/>
              </w:rPr>
            </w:pPr>
            <w:r>
              <w:rPr>
                <w:rFonts w:ascii="Consolas" w:hAnsi="Consolas" w:hint="eastAsia"/>
                <w:szCs w:val="21"/>
              </w:rPr>
              <w:t>用例结束。</w:t>
            </w:r>
          </w:p>
        </w:tc>
      </w:tr>
      <w:tr w:rsidR="00A3747D" w:rsidRPr="004F624E" w14:paraId="3F3DC271" w14:textId="77777777" w:rsidTr="00A3747D">
        <w:tc>
          <w:tcPr>
            <w:tcW w:w="2235" w:type="dxa"/>
            <w:shd w:val="clear" w:color="auto" w:fill="auto"/>
          </w:tcPr>
          <w:p w14:paraId="53AB2C17" w14:textId="77777777" w:rsidR="00A3747D" w:rsidRPr="004F624E" w:rsidRDefault="00A3747D" w:rsidP="00A3747D">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后置条件</w:t>
            </w:r>
          </w:p>
        </w:tc>
        <w:tc>
          <w:tcPr>
            <w:tcW w:w="6861" w:type="dxa"/>
            <w:shd w:val="clear" w:color="auto" w:fill="auto"/>
          </w:tcPr>
          <w:p w14:paraId="68C7420C" w14:textId="77777777" w:rsidR="00A3747D" w:rsidRPr="004F624E" w:rsidRDefault="00425426" w:rsidP="00A3747D">
            <w:pPr>
              <w:pStyle w:val="a4"/>
              <w:spacing w:after="72"/>
              <w:ind w:firstLineChars="0" w:firstLine="0"/>
              <w:rPr>
                <w:rFonts w:ascii="Consolas" w:hAnsi="Consolas"/>
                <w:sz w:val="21"/>
                <w:szCs w:val="21"/>
              </w:rPr>
            </w:pPr>
            <w:r w:rsidRPr="004F624E">
              <w:rPr>
                <w:rFonts w:ascii="Consolas" w:hAnsi="Consolas" w:hint="eastAsia"/>
                <w:sz w:val="21"/>
                <w:szCs w:val="21"/>
              </w:rPr>
              <w:t>视频设备正常情况下，成功共享视频给主持人。</w:t>
            </w:r>
          </w:p>
        </w:tc>
      </w:tr>
      <w:tr w:rsidR="00A3747D" w:rsidRPr="004F624E" w14:paraId="0F88C61C" w14:textId="77777777" w:rsidTr="00A3747D">
        <w:tc>
          <w:tcPr>
            <w:tcW w:w="2235" w:type="dxa"/>
            <w:shd w:val="clear" w:color="auto" w:fill="auto"/>
          </w:tcPr>
          <w:p w14:paraId="3F593B19" w14:textId="77777777" w:rsidR="00A3747D" w:rsidRPr="004F624E" w:rsidRDefault="00A3747D" w:rsidP="00A3747D">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5D3D03F3" w14:textId="77777777" w:rsidR="00A3747D" w:rsidRPr="004F624E" w:rsidRDefault="004B3331" w:rsidP="00AC5C40">
            <w:pPr>
              <w:pStyle w:val="a4"/>
              <w:numPr>
                <w:ilvl w:val="0"/>
                <w:numId w:val="113"/>
              </w:numPr>
              <w:spacing w:after="72"/>
              <w:ind w:firstLineChars="0"/>
              <w:rPr>
                <w:rFonts w:ascii="Consolas" w:hAnsi="Consolas"/>
                <w:sz w:val="21"/>
                <w:szCs w:val="21"/>
              </w:rPr>
            </w:pPr>
            <w:r w:rsidRPr="004F624E">
              <w:rPr>
                <w:rFonts w:ascii="Consolas" w:hAnsi="Consolas" w:hint="eastAsia"/>
                <w:sz w:val="21"/>
                <w:szCs w:val="21"/>
              </w:rPr>
              <w:t>在视频共享失败情况下会弹出气泡提示，根据用户当前接入语音类型不同，在点击气泡提示上面的音视频设备检测链接后，弹出的检测向导窗口中默认显示的步骤有如下区别：</w:t>
            </w:r>
          </w:p>
          <w:p w14:paraId="08CD6144" w14:textId="77777777" w:rsidR="004B3331" w:rsidRPr="004F624E" w:rsidRDefault="004B3331" w:rsidP="00AC5C40">
            <w:pPr>
              <w:pStyle w:val="a4"/>
              <w:numPr>
                <w:ilvl w:val="1"/>
                <w:numId w:val="113"/>
              </w:numPr>
              <w:spacing w:after="72"/>
              <w:ind w:firstLineChars="0"/>
              <w:rPr>
                <w:rFonts w:ascii="Consolas" w:hAnsi="Consolas"/>
                <w:sz w:val="21"/>
                <w:szCs w:val="21"/>
              </w:rPr>
            </w:pPr>
            <w:r w:rsidRPr="004F624E">
              <w:rPr>
                <w:rFonts w:ascii="Consolas" w:hAnsi="Consolas" w:hint="eastAsia"/>
                <w:sz w:val="21"/>
                <w:szCs w:val="21"/>
              </w:rPr>
              <w:t>如果当前是电话入会，则直接显示摄像头检测步骤界面。</w:t>
            </w:r>
          </w:p>
          <w:p w14:paraId="4A1914F7" w14:textId="77777777" w:rsidR="004B3331" w:rsidRPr="004F624E" w:rsidRDefault="004B3331" w:rsidP="00AC5C40">
            <w:pPr>
              <w:pStyle w:val="a4"/>
              <w:numPr>
                <w:ilvl w:val="1"/>
                <w:numId w:val="113"/>
              </w:numPr>
              <w:spacing w:after="72"/>
              <w:ind w:firstLineChars="0"/>
              <w:rPr>
                <w:rFonts w:ascii="Consolas" w:hAnsi="Consolas"/>
                <w:sz w:val="21"/>
                <w:szCs w:val="21"/>
              </w:rPr>
            </w:pPr>
            <w:r w:rsidRPr="004F624E">
              <w:rPr>
                <w:rFonts w:ascii="Consolas" w:hAnsi="Consolas" w:hint="eastAsia"/>
                <w:sz w:val="21"/>
                <w:szCs w:val="21"/>
              </w:rPr>
              <w:t>如果当前未连接语音或者接入的是</w:t>
            </w:r>
            <w:r w:rsidRPr="004F624E">
              <w:rPr>
                <w:rFonts w:ascii="Consolas" w:hAnsi="Consolas" w:hint="eastAsia"/>
                <w:sz w:val="21"/>
                <w:szCs w:val="21"/>
              </w:rPr>
              <w:t>VoIP</w:t>
            </w:r>
            <w:r w:rsidRPr="004F624E">
              <w:rPr>
                <w:rFonts w:ascii="Consolas" w:hAnsi="Consolas" w:hint="eastAsia"/>
                <w:sz w:val="21"/>
                <w:szCs w:val="21"/>
              </w:rPr>
              <w:t>，则从音视频设备检测向导的第一个步骤开始。</w:t>
            </w:r>
          </w:p>
          <w:p w14:paraId="3F462877" w14:textId="77777777" w:rsidR="00A3747D" w:rsidRDefault="00C1143E" w:rsidP="00AC5C40">
            <w:pPr>
              <w:pStyle w:val="a4"/>
              <w:numPr>
                <w:ilvl w:val="0"/>
                <w:numId w:val="113"/>
              </w:numPr>
              <w:spacing w:after="72"/>
              <w:ind w:firstLineChars="0"/>
              <w:rPr>
                <w:rFonts w:ascii="Consolas" w:hAnsi="Consolas"/>
                <w:sz w:val="21"/>
                <w:szCs w:val="21"/>
              </w:rPr>
            </w:pPr>
            <w:r>
              <w:rPr>
                <w:rFonts w:ascii="Consolas" w:hAnsi="Consolas" w:hint="eastAsia"/>
                <w:sz w:val="21"/>
                <w:szCs w:val="21"/>
              </w:rPr>
              <w:t>主持人的摄像头无论在哪种模式下都不自动共享。</w:t>
            </w:r>
          </w:p>
          <w:p w14:paraId="018B23D1" w14:textId="77777777" w:rsidR="00653D30" w:rsidRDefault="00653D30" w:rsidP="00AC5C40">
            <w:pPr>
              <w:pStyle w:val="a4"/>
              <w:numPr>
                <w:ilvl w:val="0"/>
                <w:numId w:val="113"/>
              </w:numPr>
              <w:spacing w:after="72"/>
              <w:ind w:firstLineChars="0"/>
              <w:rPr>
                <w:rFonts w:ascii="Consolas" w:hAnsi="Consolas"/>
                <w:sz w:val="21"/>
                <w:szCs w:val="21"/>
              </w:rPr>
            </w:pPr>
            <w:r>
              <w:rPr>
                <w:rFonts w:ascii="Consolas" w:hAnsi="Consolas" w:hint="eastAsia"/>
                <w:sz w:val="21"/>
                <w:szCs w:val="21"/>
              </w:rPr>
              <w:t>如果当前</w:t>
            </w:r>
            <w:r>
              <w:rPr>
                <w:rFonts w:ascii="Consolas" w:hAnsi="Consolas"/>
                <w:sz w:val="21"/>
                <w:szCs w:val="21"/>
              </w:rPr>
              <w:t>计算机接入的摄像头超过</w:t>
            </w:r>
            <w:r>
              <w:rPr>
                <w:rFonts w:ascii="Consolas" w:hAnsi="Consolas" w:hint="eastAsia"/>
                <w:sz w:val="21"/>
                <w:szCs w:val="21"/>
              </w:rPr>
              <w:t>1</w:t>
            </w:r>
            <w:r>
              <w:rPr>
                <w:rFonts w:ascii="Consolas" w:hAnsi="Consolas" w:hint="eastAsia"/>
                <w:sz w:val="21"/>
                <w:szCs w:val="21"/>
              </w:rPr>
              <w:t>个</w:t>
            </w:r>
            <w:r>
              <w:rPr>
                <w:rFonts w:ascii="Consolas" w:hAnsi="Consolas"/>
                <w:sz w:val="21"/>
                <w:szCs w:val="21"/>
              </w:rPr>
              <w:t>，则自动选择设备列表中的第一个。</w:t>
            </w:r>
            <w:r>
              <w:rPr>
                <w:rFonts w:ascii="Consolas" w:hAnsi="Consolas" w:hint="eastAsia"/>
                <w:sz w:val="21"/>
                <w:szCs w:val="21"/>
              </w:rPr>
              <w:t>但</w:t>
            </w:r>
            <w:r>
              <w:rPr>
                <w:rFonts w:ascii="Consolas" w:hAnsi="Consolas"/>
                <w:sz w:val="21"/>
                <w:szCs w:val="21"/>
              </w:rPr>
              <w:t>如果用户</w:t>
            </w:r>
            <w:r>
              <w:rPr>
                <w:rFonts w:ascii="Consolas" w:hAnsi="Consolas" w:hint="eastAsia"/>
                <w:sz w:val="21"/>
                <w:szCs w:val="21"/>
              </w:rPr>
              <w:t>通过</w:t>
            </w:r>
            <w:r>
              <w:rPr>
                <w:rFonts w:ascii="Consolas" w:hAnsi="Consolas"/>
                <w:sz w:val="21"/>
                <w:szCs w:val="21"/>
              </w:rPr>
              <w:t>设备检测中特别指定了某一个摄像头设备，则将按照用户所选进行开启与共享。</w:t>
            </w:r>
          </w:p>
          <w:p w14:paraId="51E9C072" w14:textId="77777777" w:rsidR="004943C2" w:rsidRPr="004F624E" w:rsidRDefault="004943C2" w:rsidP="004943C2">
            <w:pPr>
              <w:pStyle w:val="a4"/>
              <w:numPr>
                <w:ilvl w:val="0"/>
                <w:numId w:val="113"/>
              </w:numPr>
              <w:spacing w:after="72"/>
              <w:ind w:firstLineChars="0"/>
              <w:rPr>
                <w:rFonts w:ascii="Consolas" w:hAnsi="Consolas"/>
                <w:sz w:val="21"/>
                <w:szCs w:val="21"/>
              </w:rPr>
            </w:pPr>
            <w:r>
              <w:rPr>
                <w:rFonts w:ascii="Consolas" w:hAnsi="Consolas" w:hint="eastAsia"/>
                <w:sz w:val="21"/>
                <w:szCs w:val="21"/>
              </w:rPr>
              <w:t>自动共享只在监控和点名（</w:t>
            </w:r>
            <w:r w:rsidR="00A02B75">
              <w:rPr>
                <w:rFonts w:ascii="Consolas" w:hAnsi="Consolas" w:hint="eastAsia"/>
                <w:sz w:val="21"/>
                <w:szCs w:val="21"/>
              </w:rPr>
              <w:t>并且</w:t>
            </w:r>
            <w:r>
              <w:rPr>
                <w:rFonts w:ascii="Consolas" w:hAnsi="Consolas" w:hint="eastAsia"/>
                <w:sz w:val="21"/>
                <w:szCs w:val="21"/>
              </w:rPr>
              <w:t>结束前</w:t>
            </w:r>
            <w:r>
              <w:rPr>
                <w:rFonts w:ascii="Consolas" w:hAnsi="Consolas" w:hint="eastAsia"/>
                <w:sz w:val="21"/>
                <w:szCs w:val="21"/>
              </w:rPr>
              <w:t>30s</w:t>
            </w:r>
            <w:r>
              <w:rPr>
                <w:rFonts w:ascii="Consolas" w:hAnsi="Consolas" w:hint="eastAsia"/>
                <w:sz w:val="21"/>
                <w:szCs w:val="21"/>
              </w:rPr>
              <w:t>未签到）时才有，主持人没有</w:t>
            </w:r>
          </w:p>
        </w:tc>
      </w:tr>
      <w:tr w:rsidR="00A3747D" w:rsidRPr="004F624E" w14:paraId="415746FC" w14:textId="77777777" w:rsidTr="00A3747D">
        <w:tc>
          <w:tcPr>
            <w:tcW w:w="2235" w:type="dxa"/>
            <w:shd w:val="clear" w:color="auto" w:fill="auto"/>
          </w:tcPr>
          <w:p w14:paraId="0D24E64F" w14:textId="77777777" w:rsidR="00A3747D" w:rsidRPr="004F624E" w:rsidRDefault="00A3747D" w:rsidP="00A3747D">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5BA418C6" w14:textId="77777777" w:rsidR="00A3747D" w:rsidRPr="004F624E" w:rsidRDefault="00A3747D" w:rsidP="00A3747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3747D" w:rsidRPr="004F624E" w14:paraId="002CE164" w14:textId="77777777" w:rsidTr="00A3747D">
        <w:tc>
          <w:tcPr>
            <w:tcW w:w="2235" w:type="dxa"/>
            <w:shd w:val="clear" w:color="auto" w:fill="auto"/>
          </w:tcPr>
          <w:p w14:paraId="4C4B1055" w14:textId="77777777" w:rsidR="00A3747D" w:rsidRPr="004F624E" w:rsidRDefault="00A3747D" w:rsidP="00A3747D">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76BE5E19" w14:textId="77777777" w:rsidR="00A3747D" w:rsidRPr="004F624E" w:rsidRDefault="00A3747D" w:rsidP="00A3747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3747D" w:rsidRPr="004F624E" w14:paraId="141FEBC3" w14:textId="77777777" w:rsidTr="00A3747D">
        <w:tc>
          <w:tcPr>
            <w:tcW w:w="2235" w:type="dxa"/>
            <w:shd w:val="clear" w:color="auto" w:fill="auto"/>
          </w:tcPr>
          <w:p w14:paraId="54CF79FE" w14:textId="77777777" w:rsidR="00A3747D" w:rsidRPr="004F624E" w:rsidRDefault="00A3747D" w:rsidP="00A3747D">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3687D5C0" w14:textId="77777777" w:rsidR="00A3747D" w:rsidRPr="004F624E" w:rsidRDefault="00A3747D" w:rsidP="00A3747D">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27A4567B" w14:textId="77777777" w:rsidR="00807E2A" w:rsidRPr="004F624E" w:rsidRDefault="00EE031E" w:rsidP="00AC5C40">
      <w:pPr>
        <w:pStyle w:val="2"/>
        <w:numPr>
          <w:ilvl w:val="1"/>
          <w:numId w:val="66"/>
        </w:numPr>
        <w:spacing w:before="48" w:after="48" w:line="360" w:lineRule="auto"/>
        <w:ind w:right="210"/>
        <w:rPr>
          <w:rFonts w:ascii="Consolas" w:hAnsi="Consolas"/>
        </w:rPr>
      </w:pPr>
      <w:bookmarkStart w:id="790" w:name="_举手发言模式"/>
      <w:bookmarkStart w:id="791" w:name="_Toc355341101"/>
      <w:bookmarkEnd w:id="790"/>
      <w:r w:rsidRPr="004F624E">
        <w:rPr>
          <w:rFonts w:ascii="Consolas" w:hAnsi="Consolas" w:hint="eastAsia"/>
        </w:rPr>
        <w:t>举手</w:t>
      </w:r>
      <w:r w:rsidR="00807E2A" w:rsidRPr="004F624E">
        <w:rPr>
          <w:rFonts w:ascii="Consolas" w:hAnsi="Consolas" w:hint="eastAsia"/>
        </w:rPr>
        <w:t>发言模式</w:t>
      </w:r>
      <w:bookmarkEnd w:id="791"/>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2E67C3" w:rsidRPr="004F624E" w14:paraId="4267AA65" w14:textId="77777777" w:rsidTr="002E67C3">
        <w:tc>
          <w:tcPr>
            <w:tcW w:w="2235" w:type="dxa"/>
            <w:shd w:val="clear" w:color="auto" w:fill="auto"/>
          </w:tcPr>
          <w:p w14:paraId="669680D3" w14:textId="77777777" w:rsidR="002E67C3" w:rsidRPr="004F624E" w:rsidRDefault="002E67C3" w:rsidP="002E67C3">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36D91E2E" w14:textId="77777777" w:rsidR="002E67C3" w:rsidRPr="004F624E" w:rsidRDefault="00EE031E" w:rsidP="002E67C3">
            <w:pPr>
              <w:pStyle w:val="a4"/>
              <w:spacing w:after="72"/>
              <w:ind w:firstLineChars="0" w:firstLine="0"/>
              <w:rPr>
                <w:rFonts w:ascii="Consolas" w:hAnsi="Consolas"/>
                <w:caps/>
                <w:sz w:val="21"/>
                <w:szCs w:val="21"/>
              </w:rPr>
            </w:pPr>
            <w:r w:rsidRPr="004F624E">
              <w:rPr>
                <w:rFonts w:ascii="Consolas" w:hAnsi="Consolas" w:hint="eastAsia"/>
                <w:caps/>
                <w:sz w:val="21"/>
                <w:szCs w:val="21"/>
              </w:rPr>
              <w:t>举手</w:t>
            </w:r>
            <w:r w:rsidR="002E67C3" w:rsidRPr="004F624E">
              <w:rPr>
                <w:rFonts w:ascii="Consolas" w:hAnsi="Consolas" w:hint="eastAsia"/>
                <w:caps/>
                <w:sz w:val="21"/>
                <w:szCs w:val="21"/>
              </w:rPr>
              <w:t>发言模式</w:t>
            </w:r>
          </w:p>
        </w:tc>
      </w:tr>
      <w:tr w:rsidR="002E67C3" w:rsidRPr="004F624E" w14:paraId="58390A2B" w14:textId="77777777" w:rsidTr="002E67C3">
        <w:tc>
          <w:tcPr>
            <w:tcW w:w="2235" w:type="dxa"/>
            <w:shd w:val="clear" w:color="auto" w:fill="auto"/>
          </w:tcPr>
          <w:p w14:paraId="1E00BCCF" w14:textId="77777777" w:rsidR="002E67C3" w:rsidRPr="004F624E" w:rsidRDefault="002E67C3" w:rsidP="002E67C3">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1D581C0E" w14:textId="77777777" w:rsidR="002E67C3" w:rsidRPr="004F624E" w:rsidRDefault="002E67C3" w:rsidP="002E67C3">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MAX1.0_CLIENT_VIDEOSHARE_SRS_002</w:t>
            </w:r>
          </w:p>
        </w:tc>
      </w:tr>
      <w:tr w:rsidR="002E67C3" w:rsidRPr="004F624E" w14:paraId="37383610" w14:textId="77777777" w:rsidTr="002E67C3">
        <w:tc>
          <w:tcPr>
            <w:tcW w:w="2235" w:type="dxa"/>
            <w:shd w:val="clear" w:color="auto" w:fill="auto"/>
          </w:tcPr>
          <w:p w14:paraId="1F47FF98" w14:textId="77777777" w:rsidR="002E67C3" w:rsidRPr="004F624E" w:rsidRDefault="002E67C3" w:rsidP="002E67C3">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28253A3E" w14:textId="77777777" w:rsidR="002E67C3" w:rsidRPr="004F624E" w:rsidRDefault="002E67C3" w:rsidP="002E67C3">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2E67C3" w:rsidRPr="004F624E" w14:paraId="7234B29B" w14:textId="77777777" w:rsidTr="002E67C3">
        <w:tc>
          <w:tcPr>
            <w:tcW w:w="2235" w:type="dxa"/>
            <w:shd w:val="clear" w:color="auto" w:fill="auto"/>
          </w:tcPr>
          <w:p w14:paraId="027EDFFA" w14:textId="77777777" w:rsidR="002E67C3" w:rsidRPr="004F624E" w:rsidRDefault="002E67C3" w:rsidP="002E67C3">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58633D54" w14:textId="77777777" w:rsidR="002E67C3" w:rsidRPr="004F624E" w:rsidRDefault="00E51BE4" w:rsidP="002E67C3">
            <w:pPr>
              <w:pStyle w:val="a4"/>
              <w:spacing w:after="72"/>
              <w:ind w:firstLineChars="0" w:firstLine="0"/>
              <w:rPr>
                <w:rFonts w:ascii="Consolas" w:hAnsi="Consolas"/>
                <w:caps/>
                <w:sz w:val="21"/>
                <w:szCs w:val="21"/>
              </w:rPr>
            </w:pPr>
            <w:r w:rsidRPr="004F624E">
              <w:rPr>
                <w:rFonts w:ascii="Consolas" w:hAnsi="Consolas" w:hint="eastAsia"/>
                <w:caps/>
                <w:sz w:val="21"/>
                <w:szCs w:val="21"/>
              </w:rPr>
              <w:t>在举手开启后，如果主持人允许了某人的举手发言申请，则此发言人的视频将被自动共享并显示出来。在不同共享视图下，视频展现方式不同。</w:t>
            </w:r>
          </w:p>
        </w:tc>
      </w:tr>
      <w:tr w:rsidR="002E67C3" w:rsidRPr="004F624E" w14:paraId="68F0A2E2" w14:textId="77777777" w:rsidTr="002E67C3">
        <w:tc>
          <w:tcPr>
            <w:tcW w:w="2235" w:type="dxa"/>
            <w:shd w:val="clear" w:color="auto" w:fill="auto"/>
          </w:tcPr>
          <w:p w14:paraId="6AB4D526" w14:textId="77777777" w:rsidR="002E67C3" w:rsidRPr="004F624E" w:rsidRDefault="002E67C3" w:rsidP="002E67C3">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366201ED" w14:textId="77777777" w:rsidR="002E67C3" w:rsidRPr="004F624E" w:rsidRDefault="002E67C3" w:rsidP="002E67C3">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2E67C3" w:rsidRPr="004F624E" w14:paraId="260BD134" w14:textId="77777777" w:rsidTr="002E67C3">
        <w:tc>
          <w:tcPr>
            <w:tcW w:w="2235" w:type="dxa"/>
            <w:shd w:val="clear" w:color="auto" w:fill="auto"/>
          </w:tcPr>
          <w:p w14:paraId="72A5A45F" w14:textId="77777777" w:rsidR="002E67C3" w:rsidRPr="004F624E" w:rsidRDefault="002E67C3" w:rsidP="002E67C3">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前置条件</w:t>
            </w:r>
          </w:p>
        </w:tc>
        <w:tc>
          <w:tcPr>
            <w:tcW w:w="6861" w:type="dxa"/>
            <w:shd w:val="clear" w:color="auto" w:fill="auto"/>
          </w:tcPr>
          <w:p w14:paraId="579FBC68" w14:textId="77777777" w:rsidR="002E67C3" w:rsidRPr="004F624E" w:rsidRDefault="00E51BE4" w:rsidP="002E67C3">
            <w:pPr>
              <w:pStyle w:val="a4"/>
              <w:spacing w:after="72"/>
              <w:ind w:firstLineChars="0" w:firstLine="0"/>
              <w:rPr>
                <w:rFonts w:ascii="Consolas" w:hAnsi="Consolas"/>
                <w:caps/>
                <w:sz w:val="21"/>
                <w:szCs w:val="21"/>
              </w:rPr>
            </w:pPr>
            <w:r w:rsidRPr="004F624E">
              <w:rPr>
                <w:rFonts w:ascii="Consolas" w:hAnsi="Consolas" w:hint="eastAsia"/>
                <w:caps/>
                <w:sz w:val="21"/>
                <w:szCs w:val="21"/>
              </w:rPr>
              <w:t>已成功开启举手，有人举手申请发言。</w:t>
            </w:r>
          </w:p>
        </w:tc>
      </w:tr>
      <w:tr w:rsidR="002E67C3" w:rsidRPr="004F624E" w14:paraId="0467603B" w14:textId="77777777" w:rsidTr="002E67C3">
        <w:tc>
          <w:tcPr>
            <w:tcW w:w="9096" w:type="dxa"/>
            <w:gridSpan w:val="2"/>
            <w:shd w:val="clear" w:color="auto" w:fill="auto"/>
          </w:tcPr>
          <w:p w14:paraId="2E656F30" w14:textId="77777777" w:rsidR="002E67C3" w:rsidRPr="004F624E" w:rsidRDefault="002E67C3" w:rsidP="002E67C3">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2E67C3" w:rsidRPr="004F624E" w14:paraId="43B74DD2" w14:textId="77777777" w:rsidTr="002E67C3">
        <w:tc>
          <w:tcPr>
            <w:tcW w:w="9096" w:type="dxa"/>
            <w:gridSpan w:val="2"/>
            <w:shd w:val="clear" w:color="auto" w:fill="auto"/>
          </w:tcPr>
          <w:p w14:paraId="0CE3581B" w14:textId="77777777" w:rsidR="00837D74" w:rsidRPr="004F624E" w:rsidRDefault="00EF4998" w:rsidP="00837D74">
            <w:pPr>
              <w:pStyle w:val="srs"/>
              <w:numPr>
                <w:ilvl w:val="0"/>
                <w:numId w:val="0"/>
              </w:numPr>
              <w:rPr>
                <w:rFonts w:ascii="Consolas" w:hAnsi="Consolas"/>
                <w:szCs w:val="21"/>
              </w:rPr>
            </w:pPr>
            <w:r w:rsidRPr="004F624E">
              <w:rPr>
                <w:rFonts w:ascii="Consolas" w:hAnsi="Consolas" w:hint="eastAsia"/>
                <w:szCs w:val="21"/>
              </w:rPr>
              <w:t>假设当前主讲人没有进行数据共享（如文档、白板、桌面）</w:t>
            </w:r>
            <w:r w:rsidR="00837D74" w:rsidRPr="004F624E">
              <w:rPr>
                <w:rFonts w:ascii="Consolas" w:hAnsi="Consolas" w:hint="eastAsia"/>
                <w:szCs w:val="21"/>
              </w:rPr>
              <w:t>，有且仅有</w:t>
            </w:r>
            <w:r w:rsidR="00837D74" w:rsidRPr="004F624E">
              <w:rPr>
                <w:rFonts w:ascii="Consolas" w:hAnsi="Consolas" w:hint="eastAsia"/>
                <w:szCs w:val="21"/>
              </w:rPr>
              <w:t>1</w:t>
            </w:r>
            <w:r w:rsidR="00837D74" w:rsidRPr="004F624E">
              <w:rPr>
                <w:rFonts w:ascii="Consolas" w:hAnsi="Consolas" w:hint="eastAsia"/>
                <w:szCs w:val="21"/>
              </w:rPr>
              <w:t>人申请发言的情况下：</w:t>
            </w:r>
          </w:p>
          <w:p w14:paraId="08B7BEC8" w14:textId="77777777" w:rsidR="002E67C3" w:rsidRPr="004F624E" w:rsidRDefault="00EF4998" w:rsidP="00AC5C40">
            <w:pPr>
              <w:pStyle w:val="srs"/>
              <w:numPr>
                <w:ilvl w:val="0"/>
                <w:numId w:val="116"/>
              </w:numPr>
              <w:rPr>
                <w:rFonts w:ascii="Consolas" w:hAnsi="Consolas"/>
                <w:szCs w:val="21"/>
              </w:rPr>
            </w:pPr>
            <w:r w:rsidRPr="004F624E">
              <w:rPr>
                <w:rFonts w:ascii="Consolas" w:hAnsi="Consolas" w:hint="eastAsia"/>
                <w:szCs w:val="21"/>
              </w:rPr>
              <w:t>主持人开启举手模式，参会人举手发言，主持人允许</w:t>
            </w:r>
            <w:r w:rsidR="00837D74" w:rsidRPr="004F624E">
              <w:rPr>
                <w:rFonts w:ascii="Consolas" w:hAnsi="Consolas" w:hint="eastAsia"/>
                <w:szCs w:val="21"/>
              </w:rPr>
              <w:t>该</w:t>
            </w:r>
            <w:r w:rsidRPr="004F624E">
              <w:rPr>
                <w:rFonts w:ascii="Consolas" w:hAnsi="Consolas" w:hint="eastAsia"/>
                <w:szCs w:val="21"/>
              </w:rPr>
              <w:t>参会人发言，用例开始。</w:t>
            </w:r>
          </w:p>
          <w:p w14:paraId="0C1EB043" w14:textId="77777777" w:rsidR="00EF4998" w:rsidRPr="004F624E" w:rsidRDefault="00EF4998" w:rsidP="00AC5C40">
            <w:pPr>
              <w:pStyle w:val="srs"/>
              <w:numPr>
                <w:ilvl w:val="0"/>
                <w:numId w:val="116"/>
              </w:numPr>
              <w:rPr>
                <w:rFonts w:ascii="Consolas" w:hAnsi="Consolas"/>
                <w:szCs w:val="21"/>
              </w:rPr>
            </w:pPr>
            <w:r w:rsidRPr="004F624E">
              <w:rPr>
                <w:rFonts w:ascii="Consolas" w:hAnsi="Consolas" w:hint="eastAsia"/>
                <w:szCs w:val="21"/>
              </w:rPr>
              <w:t>自动显示发言</w:t>
            </w:r>
            <w:r w:rsidR="00837D74" w:rsidRPr="004F624E">
              <w:rPr>
                <w:rFonts w:ascii="Consolas" w:hAnsi="Consolas" w:hint="eastAsia"/>
                <w:szCs w:val="21"/>
              </w:rPr>
              <w:t>模式下的</w:t>
            </w:r>
            <w:r w:rsidRPr="004F624E">
              <w:rPr>
                <w:rFonts w:ascii="Consolas" w:hAnsi="Consolas" w:hint="eastAsia"/>
                <w:szCs w:val="21"/>
              </w:rPr>
              <w:t>视频数据视图窗口</w:t>
            </w:r>
            <w:r w:rsidR="002636B4" w:rsidRPr="004F624E">
              <w:rPr>
                <w:rFonts w:ascii="Consolas" w:hAnsi="Consolas" w:hint="eastAsia"/>
                <w:szCs w:val="21"/>
              </w:rPr>
              <w:t>（如果之前是标准视频视图，则此时切换至发言模式下的视频视图）</w:t>
            </w:r>
            <w:r w:rsidRPr="004F624E">
              <w:rPr>
                <w:rFonts w:ascii="Consolas" w:hAnsi="Consolas" w:hint="eastAsia"/>
                <w:szCs w:val="21"/>
              </w:rPr>
              <w:t>，显示两路视频画面，其中：</w:t>
            </w:r>
          </w:p>
          <w:p w14:paraId="105CB743" w14:textId="77777777" w:rsidR="00EF4998" w:rsidRPr="004F624E" w:rsidRDefault="00EF4998" w:rsidP="00AC5C40">
            <w:pPr>
              <w:pStyle w:val="srs"/>
              <w:numPr>
                <w:ilvl w:val="1"/>
                <w:numId w:val="116"/>
              </w:numPr>
              <w:rPr>
                <w:rFonts w:ascii="Consolas" w:hAnsi="Consolas"/>
                <w:szCs w:val="21"/>
              </w:rPr>
            </w:pPr>
            <w:r w:rsidRPr="004F624E">
              <w:rPr>
                <w:rFonts w:ascii="Consolas" w:hAnsi="Consolas" w:hint="eastAsia"/>
                <w:szCs w:val="21"/>
              </w:rPr>
              <w:t>左侧为主讲人视频画面。如果没有视频，显示剪影。</w:t>
            </w:r>
          </w:p>
          <w:p w14:paraId="4FEF2C4D" w14:textId="77777777" w:rsidR="00EF4998" w:rsidRPr="004F624E" w:rsidRDefault="00EF4998" w:rsidP="00AC5C40">
            <w:pPr>
              <w:pStyle w:val="srs"/>
              <w:numPr>
                <w:ilvl w:val="1"/>
                <w:numId w:val="116"/>
              </w:numPr>
              <w:rPr>
                <w:rFonts w:ascii="Consolas" w:hAnsi="Consolas"/>
                <w:szCs w:val="21"/>
              </w:rPr>
            </w:pPr>
            <w:r w:rsidRPr="004F624E">
              <w:rPr>
                <w:rFonts w:ascii="Consolas" w:hAnsi="Consolas" w:hint="eastAsia"/>
                <w:szCs w:val="21"/>
              </w:rPr>
              <w:t>右侧为发言人视频画面。如果没有视频，显示剪影。</w:t>
            </w:r>
          </w:p>
          <w:p w14:paraId="25837132" w14:textId="77777777" w:rsidR="00837D74" w:rsidRPr="004F624E" w:rsidRDefault="00837D74" w:rsidP="00AC5C40">
            <w:pPr>
              <w:pStyle w:val="srs"/>
              <w:numPr>
                <w:ilvl w:val="0"/>
                <w:numId w:val="116"/>
              </w:numPr>
              <w:rPr>
                <w:rFonts w:ascii="Consolas" w:hAnsi="Consolas"/>
                <w:szCs w:val="21"/>
              </w:rPr>
            </w:pPr>
            <w:r w:rsidRPr="004F624E">
              <w:rPr>
                <w:rFonts w:ascii="Consolas" w:hAnsi="Consolas" w:hint="eastAsia"/>
                <w:szCs w:val="21"/>
              </w:rPr>
              <w:t>主持人取消此参会人发言，则视频数据视图窗口自动关闭</w:t>
            </w:r>
            <w:r w:rsidR="002636B4" w:rsidRPr="004F624E">
              <w:rPr>
                <w:rFonts w:ascii="Consolas" w:hAnsi="Consolas" w:hint="eastAsia"/>
                <w:szCs w:val="21"/>
              </w:rPr>
              <w:t>（或返回标准视频视图）</w:t>
            </w:r>
            <w:r w:rsidRPr="004F624E">
              <w:rPr>
                <w:rFonts w:ascii="Consolas" w:hAnsi="Consolas" w:hint="eastAsia"/>
                <w:szCs w:val="21"/>
              </w:rPr>
              <w:t>。</w:t>
            </w:r>
          </w:p>
          <w:p w14:paraId="3E9A623B" w14:textId="77777777" w:rsidR="00EF4998" w:rsidRPr="004F624E" w:rsidRDefault="00837D74" w:rsidP="00AC5C40">
            <w:pPr>
              <w:pStyle w:val="srs"/>
              <w:numPr>
                <w:ilvl w:val="0"/>
                <w:numId w:val="116"/>
              </w:numPr>
              <w:rPr>
                <w:rFonts w:ascii="Consolas" w:hAnsi="Consolas"/>
                <w:szCs w:val="21"/>
              </w:rPr>
            </w:pPr>
            <w:r w:rsidRPr="004F624E">
              <w:rPr>
                <w:rFonts w:ascii="Consolas" w:hAnsi="Consolas" w:hint="eastAsia"/>
                <w:szCs w:val="21"/>
              </w:rPr>
              <w:t>用例结束。</w:t>
            </w:r>
          </w:p>
        </w:tc>
      </w:tr>
      <w:tr w:rsidR="002E67C3" w:rsidRPr="004F624E" w14:paraId="7FE5651D" w14:textId="77777777" w:rsidTr="002E67C3">
        <w:tc>
          <w:tcPr>
            <w:tcW w:w="9096" w:type="dxa"/>
            <w:gridSpan w:val="2"/>
            <w:shd w:val="clear" w:color="auto" w:fill="auto"/>
          </w:tcPr>
          <w:p w14:paraId="6A3149B4" w14:textId="77777777" w:rsidR="002E67C3" w:rsidRPr="004F624E" w:rsidRDefault="002E67C3" w:rsidP="002E67C3">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2E67C3" w:rsidRPr="004F624E" w14:paraId="24C108E0" w14:textId="77777777" w:rsidTr="002E67C3">
        <w:tc>
          <w:tcPr>
            <w:tcW w:w="9096" w:type="dxa"/>
            <w:gridSpan w:val="2"/>
            <w:shd w:val="clear" w:color="auto" w:fill="auto"/>
          </w:tcPr>
          <w:p w14:paraId="1E650ADD" w14:textId="77777777" w:rsidR="002E67C3" w:rsidRPr="004F624E" w:rsidRDefault="002636B4" w:rsidP="00AC5C40">
            <w:pPr>
              <w:pStyle w:val="aff5"/>
              <w:numPr>
                <w:ilvl w:val="0"/>
                <w:numId w:val="117"/>
              </w:numPr>
              <w:spacing w:line="360" w:lineRule="auto"/>
              <w:ind w:firstLineChars="0"/>
              <w:rPr>
                <w:rFonts w:ascii="Consolas" w:hAnsi="Consolas"/>
              </w:rPr>
            </w:pPr>
            <w:r w:rsidRPr="004F624E">
              <w:rPr>
                <w:rFonts w:ascii="Consolas" w:hAnsi="Consolas" w:hint="eastAsia"/>
              </w:rPr>
              <w:t>无</w:t>
            </w:r>
            <w:r w:rsidR="00F67E00" w:rsidRPr="004F624E">
              <w:rPr>
                <w:rFonts w:ascii="Consolas" w:hAnsi="Consolas" w:hint="eastAsia"/>
                <w:szCs w:val="21"/>
              </w:rPr>
              <w:t>文档、白板、桌面</w:t>
            </w:r>
            <w:r w:rsidRPr="004F624E">
              <w:rPr>
                <w:rFonts w:ascii="Consolas" w:hAnsi="Consolas" w:hint="eastAsia"/>
              </w:rPr>
              <w:t>数据共享状态下</w:t>
            </w:r>
            <w:r w:rsidR="000F4571" w:rsidRPr="004F624E">
              <w:rPr>
                <w:rFonts w:ascii="Consolas" w:hAnsi="Consolas" w:hint="eastAsia"/>
              </w:rPr>
              <w:t>，多个参会人发言</w:t>
            </w:r>
          </w:p>
          <w:p w14:paraId="255E878B" w14:textId="77777777" w:rsidR="00837D74" w:rsidRPr="004F624E" w:rsidRDefault="00837D74" w:rsidP="00AC5C40">
            <w:pPr>
              <w:pStyle w:val="aff5"/>
              <w:numPr>
                <w:ilvl w:val="1"/>
                <w:numId w:val="117"/>
              </w:numPr>
              <w:spacing w:line="360" w:lineRule="auto"/>
              <w:ind w:firstLineChars="0"/>
              <w:rPr>
                <w:rFonts w:ascii="Consolas" w:hAnsi="Consolas"/>
              </w:rPr>
            </w:pPr>
            <w:r w:rsidRPr="004F624E">
              <w:rPr>
                <w:rFonts w:ascii="Consolas" w:hAnsi="Consolas" w:hint="eastAsia"/>
              </w:rPr>
              <w:t>主持人开启举手模式，</w:t>
            </w:r>
            <w:r w:rsidRPr="004F624E">
              <w:rPr>
                <w:rFonts w:ascii="Consolas" w:hAnsi="Consolas"/>
              </w:rPr>
              <w:t>N</w:t>
            </w:r>
            <w:r w:rsidR="002031EB" w:rsidRPr="004F624E">
              <w:rPr>
                <w:rFonts w:ascii="Consolas" w:hAnsi="Consolas" w:hint="eastAsia"/>
              </w:rPr>
              <w:t>（</w:t>
            </w:r>
            <w:r w:rsidR="002031EB" w:rsidRPr="004F624E">
              <w:rPr>
                <w:rFonts w:ascii="Consolas" w:hAnsi="Consolas" w:hint="eastAsia"/>
              </w:rPr>
              <w:t>N &gt;= 2</w:t>
            </w:r>
            <w:r w:rsidR="002031EB" w:rsidRPr="004F624E">
              <w:rPr>
                <w:rFonts w:ascii="Consolas" w:hAnsi="Consolas" w:hint="eastAsia"/>
              </w:rPr>
              <w:t>）</w:t>
            </w:r>
            <w:r w:rsidRPr="004F624E">
              <w:rPr>
                <w:rFonts w:ascii="Consolas" w:hAnsi="Consolas" w:hint="eastAsia"/>
              </w:rPr>
              <w:t>个参会人举手发言，主持人允许参会人</w:t>
            </w:r>
            <w:r w:rsidRPr="004F624E">
              <w:rPr>
                <w:rFonts w:ascii="Consolas" w:hAnsi="Consolas" w:hint="eastAsia"/>
              </w:rPr>
              <w:t>1</w:t>
            </w:r>
            <w:r w:rsidRPr="004F624E">
              <w:rPr>
                <w:rFonts w:ascii="Consolas" w:hAnsi="Consolas" w:hint="eastAsia"/>
              </w:rPr>
              <w:t>发言，用例开始。</w:t>
            </w:r>
          </w:p>
          <w:p w14:paraId="3682AF5F" w14:textId="77777777" w:rsidR="00837D74" w:rsidRPr="004F624E" w:rsidRDefault="00FC216E" w:rsidP="00AC5C40">
            <w:pPr>
              <w:pStyle w:val="aff5"/>
              <w:numPr>
                <w:ilvl w:val="1"/>
                <w:numId w:val="117"/>
              </w:numPr>
              <w:spacing w:line="360" w:lineRule="auto"/>
              <w:ind w:firstLineChars="0"/>
              <w:rPr>
                <w:rFonts w:ascii="Consolas" w:hAnsi="Consolas"/>
              </w:rPr>
            </w:pPr>
            <w:r w:rsidRPr="004F624E">
              <w:rPr>
                <w:rFonts w:ascii="Consolas" w:hAnsi="Consolas" w:hint="eastAsia"/>
                <w:szCs w:val="21"/>
              </w:rPr>
              <w:t>自动显示发言模式下的视频数据视图窗口（如果之前是标准视频视图，则此时切换至发言模式下的视频视图）</w:t>
            </w:r>
            <w:r w:rsidR="002031EB" w:rsidRPr="004F624E">
              <w:rPr>
                <w:rFonts w:ascii="Consolas" w:hAnsi="Consolas" w:hint="eastAsia"/>
              </w:rPr>
              <w:t>，显示参会人</w:t>
            </w:r>
            <w:r w:rsidR="002031EB" w:rsidRPr="004F624E">
              <w:rPr>
                <w:rFonts w:ascii="Consolas" w:hAnsi="Consolas" w:hint="eastAsia"/>
              </w:rPr>
              <w:t>1</w:t>
            </w:r>
            <w:r w:rsidR="002031EB" w:rsidRPr="004F624E">
              <w:rPr>
                <w:rFonts w:ascii="Consolas" w:hAnsi="Consolas" w:hint="eastAsia"/>
              </w:rPr>
              <w:t>的视频以及主讲人视频。</w:t>
            </w:r>
          </w:p>
          <w:p w14:paraId="4E8E9B1D" w14:textId="77777777" w:rsidR="002031EB" w:rsidRPr="004F624E" w:rsidRDefault="002031EB" w:rsidP="00AC5C40">
            <w:pPr>
              <w:pStyle w:val="aff5"/>
              <w:numPr>
                <w:ilvl w:val="1"/>
                <w:numId w:val="117"/>
              </w:numPr>
              <w:spacing w:line="360" w:lineRule="auto"/>
              <w:ind w:firstLineChars="0"/>
              <w:rPr>
                <w:rFonts w:ascii="Consolas" w:hAnsi="Consolas"/>
              </w:rPr>
            </w:pPr>
            <w:r w:rsidRPr="004F624E">
              <w:rPr>
                <w:rFonts w:ascii="Consolas" w:hAnsi="Consolas" w:hint="eastAsia"/>
              </w:rPr>
              <w:t>主持人允许参会人</w:t>
            </w:r>
            <w:r w:rsidRPr="004F624E">
              <w:rPr>
                <w:rFonts w:ascii="Consolas" w:hAnsi="Consolas" w:hint="eastAsia"/>
              </w:rPr>
              <w:t>N</w:t>
            </w:r>
            <w:r w:rsidRPr="004F624E">
              <w:rPr>
                <w:rFonts w:ascii="Consolas" w:hAnsi="Consolas" w:hint="eastAsia"/>
              </w:rPr>
              <w:t>发言，则当前显示的视频将变为参会人</w:t>
            </w:r>
            <w:r w:rsidRPr="004F624E">
              <w:rPr>
                <w:rFonts w:ascii="Consolas" w:hAnsi="Consolas" w:hint="eastAsia"/>
              </w:rPr>
              <w:t>N</w:t>
            </w:r>
            <w:r w:rsidRPr="004F624E">
              <w:rPr>
                <w:rFonts w:ascii="Consolas" w:hAnsi="Consolas" w:hint="eastAsia"/>
              </w:rPr>
              <w:t>的视频。</w:t>
            </w:r>
          </w:p>
          <w:p w14:paraId="4FE18BF0" w14:textId="77777777" w:rsidR="002031EB" w:rsidRPr="004F624E" w:rsidRDefault="002031EB" w:rsidP="00AC5C40">
            <w:pPr>
              <w:pStyle w:val="aff5"/>
              <w:numPr>
                <w:ilvl w:val="1"/>
                <w:numId w:val="117"/>
              </w:numPr>
              <w:spacing w:line="360" w:lineRule="auto"/>
              <w:ind w:firstLineChars="0"/>
              <w:rPr>
                <w:rFonts w:ascii="Consolas" w:hAnsi="Consolas"/>
              </w:rPr>
            </w:pPr>
            <w:r w:rsidRPr="004F624E">
              <w:rPr>
                <w:rFonts w:ascii="Consolas" w:hAnsi="Consolas" w:hint="eastAsia"/>
              </w:rPr>
              <w:t>主持人取消当前显示视频的人的发言状态，则视频画面变为上一个</w:t>
            </w:r>
            <w:r w:rsidR="00A713C9">
              <w:rPr>
                <w:rFonts w:ascii="Consolas" w:hAnsi="Consolas" w:hint="eastAsia"/>
              </w:rPr>
              <w:t>仍在会中的、被</w:t>
            </w:r>
            <w:r w:rsidRPr="004F624E">
              <w:rPr>
                <w:rFonts w:ascii="Consolas" w:hAnsi="Consolas" w:hint="eastAsia"/>
              </w:rPr>
              <w:t>允许发言人的视频。</w:t>
            </w:r>
          </w:p>
          <w:p w14:paraId="1AC25F51" w14:textId="77777777" w:rsidR="002031EB" w:rsidRPr="004F624E" w:rsidRDefault="002031EB" w:rsidP="00AC5C40">
            <w:pPr>
              <w:pStyle w:val="aff5"/>
              <w:numPr>
                <w:ilvl w:val="1"/>
                <w:numId w:val="117"/>
              </w:numPr>
              <w:spacing w:line="360" w:lineRule="auto"/>
              <w:ind w:firstLineChars="0"/>
              <w:rPr>
                <w:rFonts w:ascii="Consolas" w:hAnsi="Consolas"/>
              </w:rPr>
            </w:pPr>
            <w:r w:rsidRPr="004F624E">
              <w:rPr>
                <w:rFonts w:ascii="Consolas" w:hAnsi="Consolas" w:hint="eastAsia"/>
              </w:rPr>
              <w:t>如果取消的是最后一个有发言状态的人，则关闭视频数据视图窗口。</w:t>
            </w:r>
          </w:p>
          <w:p w14:paraId="2DCF53D5" w14:textId="77777777" w:rsidR="002031EB" w:rsidRPr="004F624E" w:rsidRDefault="002031EB" w:rsidP="00AC5C40">
            <w:pPr>
              <w:pStyle w:val="aff5"/>
              <w:numPr>
                <w:ilvl w:val="1"/>
                <w:numId w:val="117"/>
              </w:numPr>
              <w:spacing w:line="360" w:lineRule="auto"/>
              <w:ind w:firstLineChars="0"/>
              <w:rPr>
                <w:rFonts w:ascii="Consolas" w:hAnsi="Consolas"/>
              </w:rPr>
            </w:pPr>
            <w:r w:rsidRPr="004F624E">
              <w:rPr>
                <w:rFonts w:ascii="Consolas" w:hAnsi="Consolas" w:hint="eastAsia"/>
              </w:rPr>
              <w:t>用例结束。</w:t>
            </w:r>
          </w:p>
          <w:p w14:paraId="05CFEF12" w14:textId="77777777" w:rsidR="00837D74" w:rsidRPr="004F624E" w:rsidRDefault="000F4571" w:rsidP="00AC5C40">
            <w:pPr>
              <w:pStyle w:val="aff5"/>
              <w:numPr>
                <w:ilvl w:val="0"/>
                <w:numId w:val="117"/>
              </w:numPr>
              <w:spacing w:line="360" w:lineRule="auto"/>
              <w:ind w:firstLineChars="0"/>
              <w:rPr>
                <w:rFonts w:ascii="Consolas" w:hAnsi="Consolas"/>
              </w:rPr>
            </w:pPr>
            <w:r w:rsidRPr="004F624E">
              <w:rPr>
                <w:rFonts w:ascii="Consolas" w:hAnsi="Consolas" w:hint="eastAsia"/>
              </w:rPr>
              <w:t>已有数据共享视图状态下，</w:t>
            </w:r>
            <w:r w:rsidR="00FC216E" w:rsidRPr="004F624E">
              <w:rPr>
                <w:rFonts w:ascii="Consolas" w:hAnsi="Consolas" w:hint="eastAsia"/>
              </w:rPr>
              <w:t>多个参会人发言</w:t>
            </w:r>
          </w:p>
          <w:p w14:paraId="15132D1B" w14:textId="77777777" w:rsidR="00FC216E" w:rsidRPr="004F624E" w:rsidRDefault="00FC216E" w:rsidP="00AC5C40">
            <w:pPr>
              <w:pStyle w:val="aff5"/>
              <w:numPr>
                <w:ilvl w:val="1"/>
                <w:numId w:val="117"/>
              </w:numPr>
              <w:spacing w:line="360" w:lineRule="auto"/>
              <w:ind w:firstLineChars="0"/>
              <w:rPr>
                <w:rFonts w:ascii="Consolas" w:hAnsi="Consolas"/>
              </w:rPr>
            </w:pPr>
            <w:r w:rsidRPr="004F624E">
              <w:rPr>
                <w:rFonts w:ascii="Consolas" w:hAnsi="Consolas" w:hint="eastAsia"/>
              </w:rPr>
              <w:t>主持人开启举手模式，</w:t>
            </w:r>
            <w:r w:rsidRPr="004F624E">
              <w:rPr>
                <w:rFonts w:ascii="Consolas" w:hAnsi="Consolas" w:hint="eastAsia"/>
              </w:rPr>
              <w:t>N</w:t>
            </w:r>
            <w:r w:rsidRPr="004F624E">
              <w:rPr>
                <w:rFonts w:ascii="Consolas" w:hAnsi="Consolas" w:hint="eastAsia"/>
              </w:rPr>
              <w:t>（</w:t>
            </w:r>
            <w:r w:rsidRPr="004F624E">
              <w:rPr>
                <w:rFonts w:ascii="Consolas" w:hAnsi="Consolas" w:hint="eastAsia"/>
              </w:rPr>
              <w:t>N &gt;= 2</w:t>
            </w:r>
            <w:r w:rsidRPr="004F624E">
              <w:rPr>
                <w:rFonts w:ascii="Consolas" w:hAnsi="Consolas" w:hint="eastAsia"/>
              </w:rPr>
              <w:t>）个参会人举手发言，主持人允许参会人</w:t>
            </w:r>
            <w:r w:rsidRPr="004F624E">
              <w:rPr>
                <w:rFonts w:ascii="Consolas" w:hAnsi="Consolas" w:hint="eastAsia"/>
              </w:rPr>
              <w:t>1</w:t>
            </w:r>
            <w:r w:rsidRPr="004F624E">
              <w:rPr>
                <w:rFonts w:ascii="Consolas" w:hAnsi="Consolas" w:hint="eastAsia"/>
              </w:rPr>
              <w:t>发言，用例开始。</w:t>
            </w:r>
          </w:p>
          <w:p w14:paraId="1BB614B1" w14:textId="77777777" w:rsidR="00FC216E" w:rsidRPr="004F624E" w:rsidRDefault="004B29E9" w:rsidP="00AC5C40">
            <w:pPr>
              <w:pStyle w:val="aff5"/>
              <w:numPr>
                <w:ilvl w:val="1"/>
                <w:numId w:val="117"/>
              </w:numPr>
              <w:spacing w:line="360" w:lineRule="auto"/>
              <w:ind w:firstLineChars="0"/>
              <w:rPr>
                <w:rFonts w:ascii="Consolas" w:hAnsi="Consolas"/>
              </w:rPr>
            </w:pPr>
            <w:r w:rsidRPr="004F624E">
              <w:rPr>
                <w:rFonts w:ascii="Consolas" w:hAnsi="Consolas" w:hint="eastAsia"/>
              </w:rPr>
              <w:t>在当前数据视图窗口左下方显示两路小视频，左侧为主讲人，右侧为发言人。</w:t>
            </w:r>
          </w:p>
          <w:p w14:paraId="33448066" w14:textId="77777777" w:rsidR="004B29E9" w:rsidRPr="004F624E" w:rsidRDefault="004B29E9" w:rsidP="00AC5C40">
            <w:pPr>
              <w:pStyle w:val="aff5"/>
              <w:numPr>
                <w:ilvl w:val="1"/>
                <w:numId w:val="117"/>
              </w:numPr>
              <w:spacing w:line="360" w:lineRule="auto"/>
              <w:ind w:firstLineChars="0"/>
              <w:rPr>
                <w:rFonts w:ascii="Consolas" w:hAnsi="Consolas"/>
              </w:rPr>
            </w:pPr>
            <w:r w:rsidRPr="004F624E">
              <w:rPr>
                <w:rFonts w:ascii="Consolas" w:hAnsi="Consolas" w:hint="eastAsia"/>
              </w:rPr>
              <w:t>主持人允许参会人</w:t>
            </w:r>
            <w:r w:rsidRPr="004F624E">
              <w:rPr>
                <w:rFonts w:ascii="Consolas" w:hAnsi="Consolas" w:hint="eastAsia"/>
              </w:rPr>
              <w:t>N</w:t>
            </w:r>
            <w:r w:rsidRPr="004F624E">
              <w:rPr>
                <w:rFonts w:ascii="Consolas" w:hAnsi="Consolas" w:hint="eastAsia"/>
              </w:rPr>
              <w:t>发言，则当前显示的右侧小视频将变为参会人</w:t>
            </w:r>
            <w:r w:rsidRPr="004F624E">
              <w:rPr>
                <w:rFonts w:ascii="Consolas" w:hAnsi="Consolas" w:hint="eastAsia"/>
              </w:rPr>
              <w:t>N</w:t>
            </w:r>
            <w:r w:rsidRPr="004F624E">
              <w:rPr>
                <w:rFonts w:ascii="Consolas" w:hAnsi="Consolas" w:hint="eastAsia"/>
              </w:rPr>
              <w:t>的视频。</w:t>
            </w:r>
          </w:p>
          <w:p w14:paraId="65FEA870" w14:textId="77777777" w:rsidR="004B29E9" w:rsidRPr="004F624E" w:rsidRDefault="004B29E9" w:rsidP="00AC5C40">
            <w:pPr>
              <w:pStyle w:val="aff5"/>
              <w:numPr>
                <w:ilvl w:val="1"/>
                <w:numId w:val="117"/>
              </w:numPr>
              <w:spacing w:line="360" w:lineRule="auto"/>
              <w:ind w:firstLineChars="0"/>
              <w:rPr>
                <w:rFonts w:ascii="Consolas" w:hAnsi="Consolas"/>
              </w:rPr>
            </w:pPr>
            <w:r w:rsidRPr="004F624E">
              <w:rPr>
                <w:rFonts w:ascii="Consolas" w:hAnsi="Consolas" w:hint="eastAsia"/>
              </w:rPr>
              <w:t>主持人取消当前显示视频的人的发言状态，则视频画面变为上一个</w:t>
            </w:r>
            <w:r w:rsidR="00A713C9">
              <w:rPr>
                <w:rFonts w:ascii="Consolas" w:hAnsi="Consolas" w:hint="eastAsia"/>
              </w:rPr>
              <w:t>仍在会中的、被</w:t>
            </w:r>
            <w:r w:rsidRPr="004F624E">
              <w:rPr>
                <w:rFonts w:ascii="Consolas" w:hAnsi="Consolas" w:hint="eastAsia"/>
              </w:rPr>
              <w:t>允许发言人的视频。</w:t>
            </w:r>
          </w:p>
          <w:p w14:paraId="7590B34A" w14:textId="77777777" w:rsidR="004B29E9" w:rsidRPr="004F624E" w:rsidRDefault="004B29E9" w:rsidP="00AC5C40">
            <w:pPr>
              <w:pStyle w:val="aff5"/>
              <w:numPr>
                <w:ilvl w:val="1"/>
                <w:numId w:val="117"/>
              </w:numPr>
              <w:spacing w:line="360" w:lineRule="auto"/>
              <w:ind w:firstLineChars="0"/>
              <w:rPr>
                <w:rFonts w:ascii="Consolas" w:hAnsi="Consolas"/>
              </w:rPr>
            </w:pPr>
            <w:r w:rsidRPr="004F624E">
              <w:rPr>
                <w:rFonts w:ascii="Consolas" w:hAnsi="Consolas" w:hint="eastAsia"/>
              </w:rPr>
              <w:t>如果取消的是最后一个有发言状态的人，则仅保留主讲人的视频。</w:t>
            </w:r>
          </w:p>
          <w:p w14:paraId="4B3B1F95" w14:textId="77777777" w:rsidR="004B29E9" w:rsidRPr="004F624E" w:rsidRDefault="004B29E9" w:rsidP="00AC5C40">
            <w:pPr>
              <w:pStyle w:val="aff5"/>
              <w:numPr>
                <w:ilvl w:val="1"/>
                <w:numId w:val="117"/>
              </w:numPr>
              <w:spacing w:line="360" w:lineRule="auto"/>
              <w:ind w:firstLineChars="0"/>
              <w:rPr>
                <w:rFonts w:ascii="Consolas" w:hAnsi="Consolas"/>
              </w:rPr>
            </w:pPr>
            <w:r w:rsidRPr="004F624E">
              <w:rPr>
                <w:rFonts w:ascii="Consolas" w:hAnsi="Consolas" w:hint="eastAsia"/>
              </w:rPr>
              <w:t>用例结束。</w:t>
            </w:r>
          </w:p>
          <w:p w14:paraId="36378127" w14:textId="77777777" w:rsidR="00FC216E" w:rsidRDefault="0095487A" w:rsidP="00AC5C40">
            <w:pPr>
              <w:pStyle w:val="aff5"/>
              <w:numPr>
                <w:ilvl w:val="0"/>
                <w:numId w:val="117"/>
              </w:numPr>
              <w:spacing w:line="360" w:lineRule="auto"/>
              <w:ind w:firstLineChars="0"/>
              <w:rPr>
                <w:rFonts w:ascii="Consolas" w:hAnsi="Consolas"/>
              </w:rPr>
            </w:pPr>
            <w:r>
              <w:rPr>
                <w:rFonts w:ascii="Consolas" w:hAnsi="Consolas" w:hint="eastAsia"/>
              </w:rPr>
              <w:t>数据共享视图</w:t>
            </w:r>
            <w:r>
              <w:rPr>
                <w:rFonts w:ascii="Consolas" w:hAnsi="Consolas" w:hint="eastAsia"/>
              </w:rPr>
              <w:t>+</w:t>
            </w:r>
            <w:r>
              <w:rPr>
                <w:rFonts w:ascii="Consolas" w:hAnsi="Consolas" w:hint="eastAsia"/>
              </w:rPr>
              <w:t>参会人发言状态下，关闭数据共享视图窗口：</w:t>
            </w:r>
          </w:p>
          <w:p w14:paraId="0A628FD6" w14:textId="77777777" w:rsidR="0095487A" w:rsidRDefault="0095487A" w:rsidP="00AC5C40">
            <w:pPr>
              <w:pStyle w:val="aff5"/>
              <w:numPr>
                <w:ilvl w:val="1"/>
                <w:numId w:val="117"/>
              </w:numPr>
              <w:spacing w:line="360" w:lineRule="auto"/>
              <w:ind w:firstLineChars="0"/>
              <w:rPr>
                <w:rFonts w:ascii="Consolas" w:hAnsi="Consolas"/>
              </w:rPr>
            </w:pPr>
            <w:r>
              <w:rPr>
                <w:rFonts w:ascii="Consolas" w:hAnsi="Consolas" w:hint="eastAsia"/>
              </w:rPr>
              <w:lastRenderedPageBreak/>
              <w:t>在主讲人开启了数据共享视图窗口（如文档、白板等）时，且处于发言状态（两路小视频），用例开始。</w:t>
            </w:r>
          </w:p>
          <w:p w14:paraId="0234AFFB" w14:textId="77777777" w:rsidR="0095487A" w:rsidRDefault="0095487A" w:rsidP="00AC5C40">
            <w:pPr>
              <w:pStyle w:val="aff5"/>
              <w:numPr>
                <w:ilvl w:val="1"/>
                <w:numId w:val="117"/>
              </w:numPr>
              <w:spacing w:line="360" w:lineRule="auto"/>
              <w:ind w:firstLineChars="0"/>
              <w:rPr>
                <w:rFonts w:ascii="Consolas" w:hAnsi="Consolas"/>
              </w:rPr>
            </w:pPr>
            <w:r>
              <w:rPr>
                <w:rFonts w:ascii="Consolas" w:hAnsi="Consolas" w:hint="eastAsia"/>
              </w:rPr>
              <w:t>主讲人关闭了数据共享视图窗口，则两路小视频自动恢复至发言状态的视频视图窗口（同无数据共享状态情况相同）。</w:t>
            </w:r>
          </w:p>
          <w:p w14:paraId="3A4FDC3E" w14:textId="77777777" w:rsidR="0095487A" w:rsidRPr="004F624E" w:rsidRDefault="0095487A" w:rsidP="00AC5C40">
            <w:pPr>
              <w:pStyle w:val="aff5"/>
              <w:numPr>
                <w:ilvl w:val="1"/>
                <w:numId w:val="117"/>
              </w:numPr>
              <w:spacing w:line="360" w:lineRule="auto"/>
              <w:ind w:firstLineChars="0"/>
              <w:rPr>
                <w:rFonts w:ascii="Consolas" w:hAnsi="Consolas"/>
              </w:rPr>
            </w:pPr>
            <w:r>
              <w:rPr>
                <w:rFonts w:ascii="Consolas" w:hAnsi="Consolas" w:hint="eastAsia"/>
              </w:rPr>
              <w:t>用例结束。</w:t>
            </w:r>
          </w:p>
        </w:tc>
      </w:tr>
      <w:tr w:rsidR="002E67C3" w:rsidRPr="004F624E" w14:paraId="3003DD93" w14:textId="77777777" w:rsidTr="002E67C3">
        <w:tc>
          <w:tcPr>
            <w:tcW w:w="2235" w:type="dxa"/>
            <w:shd w:val="clear" w:color="auto" w:fill="auto"/>
          </w:tcPr>
          <w:p w14:paraId="1C7E3565" w14:textId="77777777" w:rsidR="002E67C3" w:rsidRPr="004F624E" w:rsidRDefault="002E67C3" w:rsidP="002E67C3">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后置条件</w:t>
            </w:r>
          </w:p>
        </w:tc>
        <w:tc>
          <w:tcPr>
            <w:tcW w:w="6861" w:type="dxa"/>
            <w:shd w:val="clear" w:color="auto" w:fill="auto"/>
          </w:tcPr>
          <w:p w14:paraId="30D32A20" w14:textId="77777777" w:rsidR="002E67C3" w:rsidRPr="004F624E" w:rsidRDefault="002E67C3" w:rsidP="002E67C3">
            <w:pPr>
              <w:pStyle w:val="a4"/>
              <w:spacing w:after="72"/>
              <w:ind w:firstLineChars="0" w:firstLine="0"/>
              <w:rPr>
                <w:rFonts w:ascii="Consolas" w:hAnsi="Consolas"/>
                <w:sz w:val="21"/>
                <w:szCs w:val="21"/>
              </w:rPr>
            </w:pPr>
            <w:r w:rsidRPr="004F624E">
              <w:rPr>
                <w:rFonts w:ascii="Consolas" w:hAnsi="Consolas" w:hint="eastAsia"/>
                <w:sz w:val="21"/>
                <w:szCs w:val="21"/>
              </w:rPr>
              <w:t>视频设备正常情况下，成功共享视频给主持人。</w:t>
            </w:r>
          </w:p>
        </w:tc>
      </w:tr>
      <w:tr w:rsidR="002E67C3" w:rsidRPr="004F624E" w14:paraId="03612336" w14:textId="77777777" w:rsidTr="002E67C3">
        <w:tc>
          <w:tcPr>
            <w:tcW w:w="2235" w:type="dxa"/>
            <w:shd w:val="clear" w:color="auto" w:fill="auto"/>
          </w:tcPr>
          <w:p w14:paraId="1F5822FA" w14:textId="77777777" w:rsidR="002E67C3" w:rsidRPr="004F624E" w:rsidRDefault="002E67C3" w:rsidP="002E67C3">
            <w:pPr>
              <w:pStyle w:val="a4"/>
              <w:spacing w:after="72"/>
              <w:ind w:firstLineChars="0" w:firstLine="0"/>
              <w:rPr>
                <w:rFonts w:ascii="Consolas" w:hAnsi="Consolas"/>
                <w:b/>
                <w:sz w:val="21"/>
                <w:szCs w:val="21"/>
              </w:rPr>
            </w:pPr>
            <w:r w:rsidRPr="004F624E">
              <w:rPr>
                <w:rFonts w:ascii="Consolas" w:hAnsi="Consolas" w:hint="eastAsia"/>
                <w:b/>
                <w:sz w:val="21"/>
                <w:szCs w:val="21"/>
              </w:rPr>
              <w:t>业务规则</w:t>
            </w:r>
          </w:p>
        </w:tc>
        <w:tc>
          <w:tcPr>
            <w:tcW w:w="6861" w:type="dxa"/>
            <w:shd w:val="clear" w:color="auto" w:fill="auto"/>
          </w:tcPr>
          <w:p w14:paraId="13428ABE" w14:textId="77777777" w:rsidR="000F4571" w:rsidRPr="004F624E" w:rsidRDefault="000F4571" w:rsidP="00AC5C40">
            <w:pPr>
              <w:pStyle w:val="a4"/>
              <w:numPr>
                <w:ilvl w:val="0"/>
                <w:numId w:val="118"/>
              </w:numPr>
              <w:spacing w:after="72"/>
              <w:ind w:firstLineChars="0"/>
              <w:rPr>
                <w:rFonts w:ascii="Consolas" w:hAnsi="Consolas"/>
                <w:sz w:val="21"/>
                <w:szCs w:val="21"/>
              </w:rPr>
            </w:pPr>
            <w:r w:rsidRPr="004F624E">
              <w:rPr>
                <w:rFonts w:ascii="Consolas" w:hAnsi="Consolas" w:hint="eastAsia"/>
                <w:sz w:val="21"/>
                <w:szCs w:val="21"/>
              </w:rPr>
              <w:t>无数据共享情况下，进入发言模式下的视频视图，其他参会人全部跟随。</w:t>
            </w:r>
          </w:p>
          <w:p w14:paraId="7AD15E28" w14:textId="77777777" w:rsidR="002E67C3" w:rsidRPr="004F624E" w:rsidRDefault="000F4571" w:rsidP="00AC5C40">
            <w:pPr>
              <w:pStyle w:val="a4"/>
              <w:numPr>
                <w:ilvl w:val="0"/>
                <w:numId w:val="118"/>
              </w:numPr>
              <w:spacing w:after="72"/>
              <w:ind w:firstLineChars="0"/>
              <w:rPr>
                <w:rFonts w:ascii="Consolas" w:hAnsi="Consolas"/>
                <w:sz w:val="21"/>
                <w:szCs w:val="21"/>
              </w:rPr>
            </w:pPr>
            <w:r w:rsidRPr="004F624E">
              <w:rPr>
                <w:rFonts w:ascii="Consolas" w:hAnsi="Consolas" w:hint="eastAsia"/>
                <w:sz w:val="21"/>
                <w:szCs w:val="21"/>
              </w:rPr>
              <w:t>有数据共享情况下，所有人的数据视图跟随主讲人。主持人允许发言的操作，不影响当前数据视图，发言人的视频，将以小视频方式显示在数据视图左下方。</w:t>
            </w:r>
          </w:p>
          <w:p w14:paraId="4D161B24" w14:textId="77777777" w:rsidR="002E67C3" w:rsidRPr="004F624E" w:rsidRDefault="004B29E9" w:rsidP="00AC5C40">
            <w:pPr>
              <w:pStyle w:val="a4"/>
              <w:numPr>
                <w:ilvl w:val="0"/>
                <w:numId w:val="118"/>
              </w:numPr>
              <w:spacing w:after="72"/>
              <w:ind w:firstLineChars="0"/>
              <w:rPr>
                <w:rFonts w:ascii="Consolas" w:hAnsi="Consolas"/>
                <w:sz w:val="21"/>
                <w:szCs w:val="21"/>
              </w:rPr>
            </w:pPr>
            <w:r w:rsidRPr="004F624E">
              <w:rPr>
                <w:rFonts w:ascii="Consolas" w:hAnsi="Consolas" w:hint="eastAsia"/>
                <w:sz w:val="21"/>
                <w:szCs w:val="21"/>
              </w:rPr>
              <w:t>发言模式下的视频视图窗口不可关闭（右上角关闭按钮禁用），如果想退出发言模式下的视频视图，必须全部取消所有参会人的发言状态。</w:t>
            </w:r>
          </w:p>
          <w:p w14:paraId="641C2298" w14:textId="77777777" w:rsidR="00596B53" w:rsidRPr="004F624E" w:rsidRDefault="00596B53" w:rsidP="00AC5C40">
            <w:pPr>
              <w:pStyle w:val="a4"/>
              <w:numPr>
                <w:ilvl w:val="0"/>
                <w:numId w:val="118"/>
              </w:numPr>
              <w:spacing w:after="72"/>
              <w:ind w:firstLineChars="0"/>
              <w:rPr>
                <w:rFonts w:ascii="Consolas" w:hAnsi="Consolas"/>
                <w:sz w:val="21"/>
                <w:szCs w:val="21"/>
              </w:rPr>
            </w:pPr>
            <w:r w:rsidRPr="004F624E">
              <w:rPr>
                <w:rFonts w:ascii="Consolas" w:hAnsi="Consolas" w:hint="eastAsia"/>
                <w:sz w:val="21"/>
                <w:szCs w:val="21"/>
              </w:rPr>
              <w:t>发言状态下，无论哪种情况，都要显示发言人的视频窗口（但可没有视频画面，以剪影代替）</w:t>
            </w:r>
          </w:p>
          <w:p w14:paraId="26681E5A" w14:textId="77777777" w:rsidR="00596B53" w:rsidRPr="004F624E" w:rsidRDefault="00596B53" w:rsidP="00AC5C40">
            <w:pPr>
              <w:pStyle w:val="a4"/>
              <w:numPr>
                <w:ilvl w:val="0"/>
                <w:numId w:val="118"/>
              </w:numPr>
              <w:spacing w:after="72"/>
              <w:ind w:firstLineChars="0"/>
              <w:rPr>
                <w:rFonts w:ascii="Consolas" w:hAnsi="Consolas"/>
                <w:sz w:val="21"/>
                <w:szCs w:val="21"/>
              </w:rPr>
            </w:pPr>
            <w:r w:rsidRPr="004F624E">
              <w:rPr>
                <w:rFonts w:ascii="Consolas" w:hAnsi="Consolas" w:hint="eastAsia"/>
                <w:sz w:val="21"/>
                <w:szCs w:val="21"/>
              </w:rPr>
              <w:t>发言状态下的单路视频窗口，仅显示参会人姓名，没有放大、静音等操作。</w:t>
            </w:r>
          </w:p>
        </w:tc>
      </w:tr>
      <w:tr w:rsidR="002E67C3" w:rsidRPr="004F624E" w14:paraId="54878DBD" w14:textId="77777777" w:rsidTr="002E67C3">
        <w:tc>
          <w:tcPr>
            <w:tcW w:w="2235" w:type="dxa"/>
            <w:shd w:val="clear" w:color="auto" w:fill="auto"/>
          </w:tcPr>
          <w:p w14:paraId="40909127" w14:textId="77777777" w:rsidR="002E67C3" w:rsidRPr="004F624E" w:rsidRDefault="002E67C3" w:rsidP="002E67C3">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051D6A66" w14:textId="77777777" w:rsidR="002E67C3" w:rsidRPr="004F624E" w:rsidRDefault="002E67C3" w:rsidP="002E67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E67C3" w:rsidRPr="004F624E" w14:paraId="1F488D6C" w14:textId="77777777" w:rsidTr="002E67C3">
        <w:tc>
          <w:tcPr>
            <w:tcW w:w="2235" w:type="dxa"/>
            <w:shd w:val="clear" w:color="auto" w:fill="auto"/>
          </w:tcPr>
          <w:p w14:paraId="6F557ED3" w14:textId="77777777" w:rsidR="002E67C3" w:rsidRPr="004F624E" w:rsidRDefault="002E67C3" w:rsidP="002E67C3">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3DEF4576" w14:textId="77777777" w:rsidR="002E67C3" w:rsidRPr="004F624E" w:rsidRDefault="002E67C3" w:rsidP="002E67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2E67C3" w:rsidRPr="004F624E" w14:paraId="39F942E2" w14:textId="77777777" w:rsidTr="002E67C3">
        <w:tc>
          <w:tcPr>
            <w:tcW w:w="2235" w:type="dxa"/>
            <w:shd w:val="clear" w:color="auto" w:fill="auto"/>
          </w:tcPr>
          <w:p w14:paraId="3D661BA3" w14:textId="77777777" w:rsidR="002E67C3" w:rsidRPr="004F624E" w:rsidRDefault="002E67C3" w:rsidP="002E67C3">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113F06EC" w14:textId="77777777" w:rsidR="002E67C3" w:rsidRPr="004F624E" w:rsidRDefault="002E67C3" w:rsidP="002E67C3">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468CDC16" w14:textId="77777777" w:rsidR="003407E2" w:rsidRPr="004F624E" w:rsidRDefault="003407E2" w:rsidP="003407E2">
      <w:pPr>
        <w:pStyle w:val="1"/>
        <w:spacing w:before="48" w:after="48"/>
        <w:rPr>
          <w:rFonts w:ascii="Consolas" w:hAnsi="Consolas"/>
          <w:color w:val="000000"/>
        </w:rPr>
      </w:pPr>
      <w:bookmarkStart w:id="792" w:name="_Toc355341102"/>
      <w:r w:rsidRPr="004F624E">
        <w:rPr>
          <w:rFonts w:ascii="Consolas" w:hAnsi="Consolas" w:hint="eastAsia"/>
          <w:color w:val="000000"/>
        </w:rPr>
        <w:lastRenderedPageBreak/>
        <w:t>屏幕共享</w:t>
      </w:r>
      <w:bookmarkEnd w:id="792"/>
    </w:p>
    <w:p w14:paraId="24E42012" w14:textId="77777777" w:rsidR="00F95AC4" w:rsidRPr="004F624E" w:rsidRDefault="00F95AC4" w:rsidP="00F95AC4">
      <w:pPr>
        <w:rPr>
          <w:rFonts w:ascii="Consolas" w:hAnsi="Consolas"/>
          <w:b/>
          <w:color w:val="548DD4"/>
        </w:rPr>
      </w:pPr>
      <w:r w:rsidRPr="004F624E">
        <w:rPr>
          <w:rFonts w:ascii="Consolas" w:hAnsi="Consolas" w:hint="eastAsia"/>
          <w:b/>
          <w:color w:val="548DD4"/>
        </w:rPr>
        <w:t>同云会议</w:t>
      </w:r>
      <w:r w:rsidRPr="004F624E">
        <w:rPr>
          <w:rFonts w:ascii="Consolas" w:hAnsi="Consolas" w:hint="eastAsia"/>
          <w:b/>
          <w:color w:val="548DD4"/>
        </w:rPr>
        <w:t>2.0</w:t>
      </w:r>
      <w:r w:rsidRPr="004F624E">
        <w:rPr>
          <w:rFonts w:ascii="Consolas" w:hAnsi="Consolas" w:hint="eastAsia"/>
          <w:b/>
          <w:color w:val="548DD4"/>
        </w:rPr>
        <w:t>。</w:t>
      </w:r>
    </w:p>
    <w:p w14:paraId="5EAF117A" w14:textId="77777777" w:rsidR="003407E2" w:rsidRPr="004F624E" w:rsidRDefault="003407E2" w:rsidP="003407E2">
      <w:pPr>
        <w:pStyle w:val="1"/>
        <w:spacing w:before="48" w:after="48"/>
        <w:rPr>
          <w:rFonts w:ascii="Consolas" w:hAnsi="Consolas"/>
          <w:color w:val="000000"/>
        </w:rPr>
      </w:pPr>
      <w:bookmarkStart w:id="793" w:name="_文档共享"/>
      <w:bookmarkStart w:id="794" w:name="_Toc355341103"/>
      <w:bookmarkEnd w:id="793"/>
      <w:r w:rsidRPr="004F624E">
        <w:rPr>
          <w:rFonts w:ascii="Consolas" w:hAnsi="Consolas" w:hint="eastAsia"/>
          <w:color w:val="000000"/>
        </w:rPr>
        <w:lastRenderedPageBreak/>
        <w:t>文档共享</w:t>
      </w:r>
      <w:bookmarkEnd w:id="794"/>
    </w:p>
    <w:p w14:paraId="7D3E6556" w14:textId="77777777" w:rsidR="00F95AC4" w:rsidRPr="004F624E" w:rsidRDefault="00F95AC4" w:rsidP="00F95AC4">
      <w:pPr>
        <w:rPr>
          <w:rFonts w:ascii="Consolas" w:hAnsi="Consolas"/>
          <w:b/>
          <w:color w:val="548DD4"/>
        </w:rPr>
      </w:pPr>
      <w:r w:rsidRPr="004F624E">
        <w:rPr>
          <w:rFonts w:ascii="Consolas" w:hAnsi="Consolas" w:hint="eastAsia"/>
          <w:b/>
          <w:color w:val="548DD4"/>
        </w:rPr>
        <w:t>同云会议</w:t>
      </w:r>
      <w:r w:rsidRPr="004F624E">
        <w:rPr>
          <w:rFonts w:ascii="Consolas" w:hAnsi="Consolas" w:hint="eastAsia"/>
          <w:b/>
          <w:color w:val="548DD4"/>
        </w:rPr>
        <w:t>2.0</w:t>
      </w:r>
      <w:r w:rsidRPr="004F624E">
        <w:rPr>
          <w:rFonts w:ascii="Consolas" w:hAnsi="Consolas" w:hint="eastAsia"/>
          <w:b/>
          <w:color w:val="548DD4"/>
        </w:rPr>
        <w:t>。</w:t>
      </w:r>
    </w:p>
    <w:p w14:paraId="5DC28349" w14:textId="77777777" w:rsidR="003407E2" w:rsidRPr="004F624E" w:rsidRDefault="003407E2" w:rsidP="003407E2">
      <w:pPr>
        <w:pStyle w:val="1"/>
        <w:spacing w:before="48" w:after="48"/>
        <w:rPr>
          <w:rFonts w:ascii="Consolas" w:hAnsi="Consolas"/>
          <w:color w:val="000000"/>
        </w:rPr>
      </w:pPr>
      <w:bookmarkStart w:id="795" w:name="_白板共享"/>
      <w:bookmarkStart w:id="796" w:name="_Toc355341104"/>
      <w:bookmarkEnd w:id="795"/>
      <w:r w:rsidRPr="004F624E">
        <w:rPr>
          <w:rFonts w:ascii="Consolas" w:hAnsi="Consolas" w:hint="eastAsia"/>
          <w:color w:val="000000"/>
        </w:rPr>
        <w:lastRenderedPageBreak/>
        <w:t>白板共享</w:t>
      </w:r>
      <w:bookmarkEnd w:id="796"/>
    </w:p>
    <w:p w14:paraId="0A3368DB" w14:textId="77777777" w:rsidR="00F95AC4" w:rsidRPr="004F624E" w:rsidRDefault="00F95AC4" w:rsidP="00F95AC4">
      <w:pPr>
        <w:rPr>
          <w:rFonts w:ascii="Consolas" w:hAnsi="Consolas"/>
          <w:b/>
          <w:color w:val="548DD4"/>
        </w:rPr>
      </w:pPr>
      <w:r w:rsidRPr="004F624E">
        <w:rPr>
          <w:rFonts w:ascii="Consolas" w:hAnsi="Consolas" w:hint="eastAsia"/>
          <w:b/>
          <w:color w:val="548DD4"/>
        </w:rPr>
        <w:t>同云会议</w:t>
      </w:r>
      <w:r w:rsidRPr="004F624E">
        <w:rPr>
          <w:rFonts w:ascii="Consolas" w:hAnsi="Consolas" w:hint="eastAsia"/>
          <w:b/>
          <w:color w:val="548DD4"/>
        </w:rPr>
        <w:t>2.0</w:t>
      </w:r>
      <w:r w:rsidRPr="004F624E">
        <w:rPr>
          <w:rFonts w:ascii="Consolas" w:hAnsi="Consolas" w:hint="eastAsia"/>
          <w:b/>
          <w:color w:val="548DD4"/>
        </w:rPr>
        <w:t>。</w:t>
      </w:r>
    </w:p>
    <w:p w14:paraId="714A4B29" w14:textId="77777777" w:rsidR="003407E2" w:rsidRPr="004F624E" w:rsidRDefault="003407E2" w:rsidP="003407E2">
      <w:pPr>
        <w:pStyle w:val="1"/>
        <w:spacing w:before="48" w:after="48"/>
        <w:rPr>
          <w:rFonts w:ascii="Consolas" w:hAnsi="Consolas"/>
          <w:color w:val="000000"/>
        </w:rPr>
      </w:pPr>
      <w:bookmarkStart w:id="797" w:name="_文字交流"/>
      <w:bookmarkStart w:id="798" w:name="_Toc355341105"/>
      <w:bookmarkEnd w:id="797"/>
      <w:r w:rsidRPr="004F624E">
        <w:rPr>
          <w:rFonts w:ascii="Consolas" w:hAnsi="Consolas" w:hint="eastAsia"/>
          <w:color w:val="000000"/>
        </w:rPr>
        <w:lastRenderedPageBreak/>
        <w:t>文字交流</w:t>
      </w:r>
      <w:bookmarkEnd w:id="798"/>
    </w:p>
    <w:p w14:paraId="4A32472D" w14:textId="77777777" w:rsidR="00F95AC4" w:rsidRPr="004F624E" w:rsidRDefault="00F95AC4" w:rsidP="00F95AC4">
      <w:pPr>
        <w:rPr>
          <w:rFonts w:ascii="Consolas" w:hAnsi="Consolas"/>
          <w:b/>
          <w:color w:val="548DD4"/>
        </w:rPr>
      </w:pPr>
      <w:r w:rsidRPr="004F624E">
        <w:rPr>
          <w:rFonts w:ascii="Consolas" w:hAnsi="Consolas" w:hint="eastAsia"/>
          <w:b/>
          <w:color w:val="548DD4"/>
        </w:rPr>
        <w:t>同云会议</w:t>
      </w:r>
      <w:r w:rsidRPr="004F624E">
        <w:rPr>
          <w:rFonts w:ascii="Consolas" w:hAnsi="Consolas" w:hint="eastAsia"/>
          <w:b/>
          <w:color w:val="548DD4"/>
        </w:rPr>
        <w:t>2.0</w:t>
      </w:r>
      <w:r w:rsidRPr="004F624E">
        <w:rPr>
          <w:rFonts w:ascii="Consolas" w:hAnsi="Consolas" w:hint="eastAsia"/>
          <w:b/>
          <w:color w:val="548DD4"/>
        </w:rPr>
        <w:t>。</w:t>
      </w:r>
    </w:p>
    <w:p w14:paraId="05E156C1" w14:textId="77777777" w:rsidR="003407E2" w:rsidRPr="004F624E" w:rsidRDefault="003407E2" w:rsidP="003407E2">
      <w:pPr>
        <w:pStyle w:val="1"/>
        <w:spacing w:before="48" w:after="48"/>
        <w:rPr>
          <w:rFonts w:ascii="Consolas" w:hAnsi="Consolas"/>
          <w:color w:val="000000"/>
        </w:rPr>
      </w:pPr>
      <w:bookmarkStart w:id="799" w:name="_设备检测"/>
      <w:bookmarkStart w:id="800" w:name="_Toc355341106"/>
      <w:bookmarkEnd w:id="799"/>
      <w:r w:rsidRPr="004F624E">
        <w:rPr>
          <w:rFonts w:ascii="Consolas" w:hAnsi="Consolas" w:hint="eastAsia"/>
          <w:color w:val="000000"/>
        </w:rPr>
        <w:lastRenderedPageBreak/>
        <w:t>设备检测</w:t>
      </w:r>
      <w:bookmarkEnd w:id="800"/>
    </w:p>
    <w:p w14:paraId="30C9CF94" w14:textId="77777777" w:rsidR="00F95AC4" w:rsidRPr="004F624E" w:rsidRDefault="00F95AC4" w:rsidP="00F95AC4">
      <w:pPr>
        <w:rPr>
          <w:rFonts w:ascii="Consolas" w:hAnsi="Consolas"/>
          <w:b/>
          <w:color w:val="548DD4"/>
        </w:rPr>
      </w:pPr>
      <w:r w:rsidRPr="004F624E">
        <w:rPr>
          <w:rFonts w:ascii="Consolas" w:hAnsi="Consolas" w:hint="eastAsia"/>
          <w:b/>
          <w:color w:val="548DD4"/>
        </w:rPr>
        <w:t>同云会议</w:t>
      </w:r>
      <w:r w:rsidRPr="004F624E">
        <w:rPr>
          <w:rFonts w:ascii="Consolas" w:hAnsi="Consolas" w:hint="eastAsia"/>
          <w:b/>
          <w:color w:val="548DD4"/>
        </w:rPr>
        <w:t>2.0</w:t>
      </w:r>
      <w:r w:rsidRPr="004F624E">
        <w:rPr>
          <w:rFonts w:ascii="Consolas" w:hAnsi="Consolas" w:hint="eastAsia"/>
          <w:b/>
          <w:color w:val="548DD4"/>
        </w:rPr>
        <w:t>。</w:t>
      </w:r>
    </w:p>
    <w:p w14:paraId="492D33B6" w14:textId="77777777" w:rsidR="00F310D8" w:rsidRPr="004F624E" w:rsidRDefault="00F310D8" w:rsidP="00F310D8">
      <w:pPr>
        <w:pStyle w:val="1"/>
        <w:spacing w:before="48" w:after="48"/>
        <w:rPr>
          <w:rFonts w:ascii="Consolas" w:hAnsi="Consolas"/>
          <w:color w:val="000000"/>
        </w:rPr>
      </w:pPr>
      <w:bookmarkStart w:id="801" w:name="_会议设置_1"/>
      <w:bookmarkStart w:id="802" w:name="_Toc355341107"/>
      <w:bookmarkEnd w:id="801"/>
      <w:r w:rsidRPr="004F624E">
        <w:rPr>
          <w:rFonts w:ascii="Consolas" w:hAnsi="Consolas" w:hint="eastAsia"/>
          <w:color w:val="000000"/>
        </w:rPr>
        <w:lastRenderedPageBreak/>
        <w:t>会议设置</w:t>
      </w:r>
      <w:bookmarkEnd w:id="802"/>
    </w:p>
    <w:p w14:paraId="6625A9E0" w14:textId="77777777" w:rsidR="00F310D8" w:rsidRPr="004F624E" w:rsidRDefault="001C70FD" w:rsidP="001C70FD">
      <w:pPr>
        <w:pStyle w:val="a4"/>
        <w:spacing w:after="72"/>
        <w:ind w:firstLineChars="0" w:firstLine="0"/>
        <w:rPr>
          <w:rFonts w:ascii="Consolas" w:hAnsi="Consolas"/>
          <w:caps/>
          <w:sz w:val="21"/>
          <w:szCs w:val="21"/>
        </w:rPr>
      </w:pPr>
      <w:r w:rsidRPr="004F624E">
        <w:rPr>
          <w:rFonts w:ascii="Consolas" w:hAnsi="Consolas" w:hint="eastAsia"/>
          <w:caps/>
          <w:sz w:val="21"/>
          <w:szCs w:val="21"/>
        </w:rPr>
        <w:t>与云会议</w:t>
      </w:r>
      <w:r w:rsidRPr="004F624E">
        <w:rPr>
          <w:rFonts w:ascii="Consolas" w:hAnsi="Consolas" w:hint="eastAsia"/>
          <w:caps/>
          <w:sz w:val="21"/>
          <w:szCs w:val="21"/>
        </w:rPr>
        <w:t>2.0</w:t>
      </w:r>
      <w:r w:rsidRPr="004F624E">
        <w:rPr>
          <w:rFonts w:ascii="Consolas" w:hAnsi="Consolas" w:hint="eastAsia"/>
          <w:caps/>
          <w:sz w:val="21"/>
          <w:szCs w:val="21"/>
        </w:rPr>
        <w:t>绝大部分相同，仅在权限设定标签页分类中，增加了两项：</w:t>
      </w:r>
    </w:p>
    <w:p w14:paraId="4DF2F1A2" w14:textId="77777777" w:rsidR="001C70FD" w:rsidRPr="004F624E" w:rsidRDefault="001C70FD" w:rsidP="00AC5C40">
      <w:pPr>
        <w:pStyle w:val="a4"/>
        <w:numPr>
          <w:ilvl w:val="0"/>
          <w:numId w:val="115"/>
        </w:numPr>
        <w:spacing w:after="72"/>
        <w:ind w:firstLineChars="0"/>
        <w:rPr>
          <w:rFonts w:ascii="Consolas" w:hAnsi="Consolas"/>
          <w:caps/>
          <w:sz w:val="21"/>
          <w:szCs w:val="21"/>
        </w:rPr>
      </w:pPr>
      <w:r w:rsidRPr="004F624E">
        <w:rPr>
          <w:rFonts w:ascii="Consolas" w:hAnsi="Consolas" w:hint="eastAsia"/>
          <w:caps/>
          <w:sz w:val="21"/>
          <w:szCs w:val="21"/>
        </w:rPr>
        <w:t>允许参会人举手发言</w:t>
      </w:r>
    </w:p>
    <w:p w14:paraId="3B86D16C" w14:textId="5ECDB6C1" w:rsidR="005E7DE2" w:rsidRPr="004F624E" w:rsidRDefault="001C70FD" w:rsidP="00196994">
      <w:pPr>
        <w:pStyle w:val="a4"/>
        <w:spacing w:after="72"/>
        <w:ind w:firstLineChars="0" w:firstLine="0"/>
        <w:rPr>
          <w:rFonts w:ascii="Consolas" w:hAnsi="Consolas"/>
          <w:caps/>
          <w:sz w:val="21"/>
          <w:szCs w:val="21"/>
        </w:rPr>
      </w:pPr>
      <w:r w:rsidRPr="004F624E">
        <w:rPr>
          <w:rFonts w:ascii="Consolas" w:hAnsi="Consolas" w:hint="eastAsia"/>
          <w:caps/>
          <w:sz w:val="21"/>
          <w:szCs w:val="21"/>
        </w:rPr>
        <w:t>默认勾选。</w:t>
      </w:r>
      <w:r w:rsidR="00A434FF">
        <w:rPr>
          <w:rFonts w:ascii="Consolas" w:hAnsi="Consolas" w:hint="eastAsia"/>
          <w:caps/>
          <w:sz w:val="21"/>
          <w:szCs w:val="21"/>
        </w:rPr>
        <w:t>如果取消</w:t>
      </w:r>
      <w:r w:rsidRPr="004F624E">
        <w:rPr>
          <w:rFonts w:ascii="Consolas" w:hAnsi="Consolas" w:hint="eastAsia"/>
          <w:caps/>
          <w:sz w:val="21"/>
          <w:szCs w:val="21"/>
        </w:rPr>
        <w:t>勾选，则在执行全体静音时，不自动开启举手功能。所有参会人在全体静音时，不能点击会议控制区的【举手】按钮（禁用）。</w:t>
      </w:r>
    </w:p>
    <w:p w14:paraId="4BF0830B" w14:textId="77777777" w:rsidR="003C73D9" w:rsidRPr="004F624E" w:rsidRDefault="003C73D9" w:rsidP="003C73D9">
      <w:pPr>
        <w:pStyle w:val="1"/>
        <w:spacing w:before="48" w:after="48"/>
        <w:rPr>
          <w:rFonts w:ascii="Consolas" w:hAnsi="Consolas"/>
          <w:color w:val="000000"/>
        </w:rPr>
      </w:pPr>
      <w:bookmarkStart w:id="803" w:name="_会后报告和录像"/>
      <w:bookmarkStart w:id="804" w:name="_Toc355341108"/>
      <w:bookmarkEnd w:id="803"/>
      <w:r w:rsidRPr="004F624E">
        <w:rPr>
          <w:rFonts w:ascii="Consolas" w:hAnsi="Consolas" w:hint="eastAsia"/>
          <w:color w:val="000000"/>
        </w:rPr>
        <w:lastRenderedPageBreak/>
        <w:t>会后报告和录像</w:t>
      </w:r>
      <w:bookmarkEnd w:id="804"/>
    </w:p>
    <w:p w14:paraId="64E0163C" w14:textId="77777777" w:rsidR="000E4D95" w:rsidRPr="004F624E" w:rsidRDefault="000E4D95" w:rsidP="000E4D95">
      <w:pPr>
        <w:rPr>
          <w:rFonts w:ascii="Consolas" w:hAnsi="Consolas"/>
          <w:b/>
          <w:color w:val="548DD4"/>
        </w:rPr>
      </w:pPr>
      <w:r w:rsidRPr="004F624E">
        <w:rPr>
          <w:rFonts w:ascii="Consolas" w:hAnsi="Consolas" w:hint="eastAsia"/>
          <w:b/>
          <w:color w:val="548DD4"/>
        </w:rPr>
        <w:t>暂缓实现。</w:t>
      </w:r>
    </w:p>
    <w:p w14:paraId="03C1E274" w14:textId="77777777" w:rsidR="00630B30" w:rsidRPr="004F624E" w:rsidRDefault="00630B30" w:rsidP="00630B30">
      <w:pPr>
        <w:pStyle w:val="1"/>
        <w:spacing w:before="48" w:after="48" w:line="360" w:lineRule="auto"/>
        <w:rPr>
          <w:rFonts w:ascii="Consolas" w:hAnsi="Consolas"/>
          <w:color w:val="000000"/>
        </w:rPr>
      </w:pPr>
      <w:bookmarkStart w:id="805" w:name="_Toc355341109"/>
      <w:r w:rsidRPr="004F624E">
        <w:rPr>
          <w:rFonts w:ascii="Consolas" w:hAnsi="Consolas" w:hint="eastAsia"/>
          <w:color w:val="000000"/>
        </w:rPr>
        <w:lastRenderedPageBreak/>
        <w:t>计费</w:t>
      </w:r>
      <w:bookmarkEnd w:id="805"/>
    </w:p>
    <w:p w14:paraId="5D46647E" w14:textId="31D76A7B" w:rsidR="00AE377C" w:rsidRDefault="00AE377C" w:rsidP="00C862CE">
      <w:pPr>
        <w:pStyle w:val="1"/>
        <w:spacing w:before="48" w:after="48" w:line="360" w:lineRule="auto"/>
        <w:rPr>
          <w:rFonts w:ascii="Consolas" w:hAnsi="Consolas"/>
          <w:color w:val="000000"/>
        </w:rPr>
      </w:pPr>
      <w:bookmarkStart w:id="806" w:name="_Toc355341110"/>
      <w:bookmarkEnd w:id="13"/>
      <w:bookmarkEnd w:id="14"/>
      <w:bookmarkEnd w:id="15"/>
      <w:bookmarkEnd w:id="16"/>
      <w:bookmarkEnd w:id="17"/>
      <w:bookmarkEnd w:id="270"/>
      <w:bookmarkEnd w:id="271"/>
      <w:ins w:id="807" w:author="admin" w:date="2013-06-17T14:47:00Z">
        <w:r>
          <w:rPr>
            <w:rFonts w:ascii="Consolas" w:hAnsi="Consolas" w:hint="eastAsia"/>
            <w:color w:val="000000"/>
          </w:rPr>
          <w:lastRenderedPageBreak/>
          <w:t>主持人</w:t>
        </w:r>
        <w:r>
          <w:rPr>
            <w:rFonts w:ascii="Consolas" w:hAnsi="Consolas" w:hint="eastAsia"/>
            <w:color w:val="000000"/>
          </w:rPr>
          <w:t>*8</w:t>
        </w:r>
        <w:r>
          <w:rPr>
            <w:rFonts w:ascii="Consolas" w:hAnsi="Consolas" w:hint="eastAsia"/>
            <w:color w:val="000000"/>
          </w:rPr>
          <w:t>外呼</w:t>
        </w:r>
      </w:ins>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235"/>
        <w:gridCol w:w="6861"/>
      </w:tblGrid>
      <w:tr w:rsidR="00AE377C" w:rsidRPr="004F624E" w14:paraId="535CCDA2" w14:textId="77777777" w:rsidTr="008547CB">
        <w:tc>
          <w:tcPr>
            <w:tcW w:w="2235" w:type="dxa"/>
            <w:shd w:val="clear" w:color="auto" w:fill="auto"/>
          </w:tcPr>
          <w:p w14:paraId="3CE8F6B8" w14:textId="77777777" w:rsidR="00AE377C" w:rsidRPr="004F624E" w:rsidRDefault="00AE377C" w:rsidP="008547CB">
            <w:pPr>
              <w:pStyle w:val="a4"/>
              <w:spacing w:after="72"/>
              <w:ind w:firstLineChars="0" w:firstLine="0"/>
              <w:rPr>
                <w:rFonts w:ascii="Consolas" w:hAnsi="Consolas"/>
                <w:b/>
                <w:caps/>
                <w:sz w:val="21"/>
                <w:szCs w:val="21"/>
              </w:rPr>
            </w:pPr>
            <w:r w:rsidRPr="004F624E">
              <w:rPr>
                <w:rFonts w:ascii="Consolas" w:hAnsi="Consolas" w:hint="eastAsia"/>
                <w:b/>
                <w:caps/>
                <w:sz w:val="21"/>
                <w:szCs w:val="21"/>
              </w:rPr>
              <w:t>用例名称</w:t>
            </w:r>
          </w:p>
        </w:tc>
        <w:tc>
          <w:tcPr>
            <w:tcW w:w="6861" w:type="dxa"/>
            <w:shd w:val="clear" w:color="auto" w:fill="auto"/>
          </w:tcPr>
          <w:p w14:paraId="504DCA75" w14:textId="04471474" w:rsidR="00AE377C" w:rsidRPr="004F624E" w:rsidRDefault="00AE377C" w:rsidP="008547CB">
            <w:pPr>
              <w:pStyle w:val="a4"/>
              <w:spacing w:after="72"/>
              <w:ind w:firstLineChars="0" w:firstLine="0"/>
              <w:rPr>
                <w:rFonts w:ascii="Consolas" w:hAnsi="Consolas"/>
                <w:caps/>
                <w:sz w:val="21"/>
                <w:szCs w:val="21"/>
              </w:rPr>
            </w:pPr>
            <w:r>
              <w:rPr>
                <w:rFonts w:ascii="Consolas" w:hAnsi="Consolas" w:hint="eastAsia"/>
                <w:caps/>
                <w:sz w:val="21"/>
                <w:szCs w:val="21"/>
              </w:rPr>
              <w:t>主持人</w:t>
            </w:r>
            <w:r>
              <w:rPr>
                <w:rFonts w:ascii="Consolas" w:hAnsi="Consolas" w:hint="eastAsia"/>
                <w:caps/>
                <w:sz w:val="21"/>
                <w:szCs w:val="21"/>
              </w:rPr>
              <w:t>*8</w:t>
            </w:r>
            <w:r>
              <w:rPr>
                <w:rFonts w:ascii="Consolas" w:hAnsi="Consolas" w:hint="eastAsia"/>
                <w:caps/>
                <w:sz w:val="21"/>
                <w:szCs w:val="21"/>
              </w:rPr>
              <w:t>外呼</w:t>
            </w:r>
          </w:p>
        </w:tc>
      </w:tr>
      <w:tr w:rsidR="00AE377C" w:rsidRPr="004F624E" w14:paraId="7DE0AA75" w14:textId="77777777" w:rsidTr="008547CB">
        <w:tc>
          <w:tcPr>
            <w:tcW w:w="2235" w:type="dxa"/>
            <w:shd w:val="clear" w:color="auto" w:fill="auto"/>
          </w:tcPr>
          <w:p w14:paraId="2A49A59B" w14:textId="77777777" w:rsidR="00AE377C" w:rsidRPr="004F624E" w:rsidRDefault="00AE377C" w:rsidP="008547CB">
            <w:pPr>
              <w:pStyle w:val="a4"/>
              <w:spacing w:after="72"/>
              <w:ind w:firstLineChars="0" w:firstLine="0"/>
              <w:rPr>
                <w:rFonts w:ascii="Consolas" w:hAnsi="Consolas"/>
                <w:b/>
                <w:caps/>
                <w:sz w:val="21"/>
                <w:szCs w:val="21"/>
              </w:rPr>
            </w:pPr>
            <w:r w:rsidRPr="004F624E">
              <w:rPr>
                <w:rFonts w:ascii="Consolas" w:hAnsi="Consolas" w:hint="eastAsia"/>
                <w:b/>
                <w:caps/>
                <w:sz w:val="21"/>
                <w:szCs w:val="21"/>
              </w:rPr>
              <w:t>SRS ID</w:t>
            </w:r>
          </w:p>
        </w:tc>
        <w:tc>
          <w:tcPr>
            <w:tcW w:w="6861" w:type="dxa"/>
            <w:shd w:val="clear" w:color="auto" w:fill="auto"/>
          </w:tcPr>
          <w:p w14:paraId="6662F868" w14:textId="1FC922E0" w:rsidR="00AE377C" w:rsidRPr="004F624E" w:rsidRDefault="00AE377C" w:rsidP="00AE377C">
            <w:pPr>
              <w:pStyle w:val="a4"/>
              <w:spacing w:after="72"/>
              <w:ind w:firstLineChars="0" w:firstLine="0"/>
              <w:rPr>
                <w:rFonts w:ascii="Consolas" w:hAnsi="Consolas"/>
                <w:caps/>
                <w:sz w:val="21"/>
                <w:szCs w:val="21"/>
              </w:rPr>
            </w:pPr>
            <w:r w:rsidRPr="004F624E">
              <w:rPr>
                <w:rFonts w:ascii="Consolas" w:hAnsi="Consolas" w:hint="eastAsia"/>
                <w:caps/>
                <w:sz w:val="21"/>
                <w:szCs w:val="21"/>
              </w:rPr>
              <w:t>MAX1.0_CLIENT_</w:t>
            </w:r>
            <w:r>
              <w:rPr>
                <w:rFonts w:ascii="Consolas" w:hAnsi="Consolas" w:hint="eastAsia"/>
                <w:caps/>
                <w:sz w:val="21"/>
                <w:szCs w:val="21"/>
              </w:rPr>
              <w:t>CALLOUT</w:t>
            </w:r>
            <w:r w:rsidRPr="004F624E">
              <w:rPr>
                <w:rFonts w:ascii="Consolas" w:hAnsi="Consolas" w:hint="eastAsia"/>
                <w:caps/>
                <w:sz w:val="21"/>
                <w:szCs w:val="21"/>
              </w:rPr>
              <w:t>_SRS_00</w:t>
            </w:r>
            <w:r>
              <w:rPr>
                <w:rFonts w:ascii="Consolas" w:hAnsi="Consolas" w:hint="eastAsia"/>
                <w:caps/>
                <w:sz w:val="21"/>
                <w:szCs w:val="21"/>
              </w:rPr>
              <w:t>1</w:t>
            </w:r>
          </w:p>
        </w:tc>
      </w:tr>
      <w:tr w:rsidR="00AE377C" w:rsidRPr="004F624E" w14:paraId="6F31A7DC" w14:textId="77777777" w:rsidTr="008547CB">
        <w:tc>
          <w:tcPr>
            <w:tcW w:w="2235" w:type="dxa"/>
            <w:shd w:val="clear" w:color="auto" w:fill="auto"/>
          </w:tcPr>
          <w:p w14:paraId="2EF8544C" w14:textId="77777777" w:rsidR="00AE377C" w:rsidRPr="004F624E" w:rsidRDefault="00AE377C" w:rsidP="008547CB">
            <w:pPr>
              <w:pStyle w:val="a4"/>
              <w:spacing w:after="72"/>
              <w:ind w:firstLineChars="0" w:firstLine="0"/>
              <w:rPr>
                <w:rFonts w:ascii="Consolas" w:hAnsi="Consolas"/>
                <w:b/>
                <w:sz w:val="21"/>
                <w:szCs w:val="21"/>
              </w:rPr>
            </w:pPr>
            <w:r w:rsidRPr="004F624E">
              <w:rPr>
                <w:rFonts w:ascii="Consolas" w:hAnsi="Consolas" w:hint="eastAsia"/>
                <w:b/>
                <w:sz w:val="21"/>
                <w:szCs w:val="21"/>
              </w:rPr>
              <w:t>角色</w:t>
            </w:r>
          </w:p>
        </w:tc>
        <w:tc>
          <w:tcPr>
            <w:tcW w:w="6861" w:type="dxa"/>
            <w:shd w:val="clear" w:color="auto" w:fill="auto"/>
          </w:tcPr>
          <w:p w14:paraId="07C6C2F3" w14:textId="77777777" w:rsidR="00AE377C" w:rsidRPr="004F624E" w:rsidRDefault="00AE377C" w:rsidP="008547CB">
            <w:pPr>
              <w:pStyle w:val="a4"/>
              <w:spacing w:after="72"/>
              <w:ind w:firstLineChars="0" w:firstLine="0"/>
              <w:rPr>
                <w:rFonts w:ascii="Consolas" w:hAnsi="Consolas"/>
                <w:caps/>
                <w:sz w:val="21"/>
                <w:szCs w:val="21"/>
              </w:rPr>
            </w:pPr>
            <w:r w:rsidRPr="004F624E">
              <w:rPr>
                <w:rFonts w:ascii="Consolas" w:hAnsi="Consolas" w:hint="eastAsia"/>
                <w:caps/>
                <w:sz w:val="21"/>
                <w:szCs w:val="21"/>
              </w:rPr>
              <w:t>主持人</w:t>
            </w:r>
          </w:p>
        </w:tc>
      </w:tr>
      <w:tr w:rsidR="00AE377C" w:rsidRPr="004F624E" w14:paraId="25E135D6" w14:textId="77777777" w:rsidTr="008547CB">
        <w:tc>
          <w:tcPr>
            <w:tcW w:w="2235" w:type="dxa"/>
            <w:shd w:val="clear" w:color="auto" w:fill="auto"/>
          </w:tcPr>
          <w:p w14:paraId="5F019CFA" w14:textId="77777777" w:rsidR="00AE377C" w:rsidRPr="004F624E" w:rsidRDefault="00AE377C" w:rsidP="008547CB">
            <w:pPr>
              <w:pStyle w:val="a4"/>
              <w:spacing w:after="72"/>
              <w:ind w:firstLineChars="0" w:firstLine="0"/>
              <w:rPr>
                <w:rFonts w:ascii="Consolas" w:hAnsi="Consolas"/>
                <w:b/>
                <w:sz w:val="21"/>
                <w:szCs w:val="21"/>
              </w:rPr>
            </w:pPr>
            <w:r w:rsidRPr="004F624E">
              <w:rPr>
                <w:rFonts w:ascii="Consolas" w:hAnsi="Consolas" w:hint="eastAsia"/>
                <w:b/>
                <w:sz w:val="21"/>
                <w:szCs w:val="21"/>
              </w:rPr>
              <w:t>简述</w:t>
            </w:r>
          </w:p>
        </w:tc>
        <w:tc>
          <w:tcPr>
            <w:tcW w:w="6861" w:type="dxa"/>
            <w:shd w:val="clear" w:color="auto" w:fill="auto"/>
          </w:tcPr>
          <w:p w14:paraId="5BF01EFA" w14:textId="785E88DB" w:rsidR="00AE377C" w:rsidRPr="004F624E" w:rsidRDefault="00781091" w:rsidP="008547CB">
            <w:pPr>
              <w:pStyle w:val="a4"/>
              <w:spacing w:after="72"/>
              <w:ind w:firstLineChars="0" w:firstLine="0"/>
              <w:rPr>
                <w:rFonts w:ascii="Consolas" w:hAnsi="Consolas"/>
                <w:caps/>
                <w:sz w:val="21"/>
                <w:szCs w:val="21"/>
              </w:rPr>
            </w:pPr>
            <w:r>
              <w:rPr>
                <w:rFonts w:ascii="Consolas" w:hAnsi="Consolas" w:hint="eastAsia"/>
                <w:caps/>
                <w:sz w:val="21"/>
                <w:szCs w:val="21"/>
              </w:rPr>
              <w:t>主持人主动接入到会议中或者通过客户端自我外呼进入会议中，通过电话</w:t>
            </w:r>
            <w:r>
              <w:rPr>
                <w:rFonts w:ascii="Consolas" w:hAnsi="Consolas" w:hint="eastAsia"/>
                <w:caps/>
                <w:sz w:val="21"/>
                <w:szCs w:val="21"/>
              </w:rPr>
              <w:t>*8</w:t>
            </w:r>
            <w:r>
              <w:rPr>
                <w:rFonts w:ascii="Consolas" w:hAnsi="Consolas" w:hint="eastAsia"/>
                <w:caps/>
                <w:sz w:val="21"/>
                <w:szCs w:val="21"/>
              </w:rPr>
              <w:t>外呼参会人入会</w:t>
            </w:r>
            <w:r w:rsidR="00AE377C" w:rsidRPr="004F624E">
              <w:rPr>
                <w:rFonts w:ascii="Consolas" w:hAnsi="Consolas" w:hint="eastAsia"/>
                <w:caps/>
                <w:sz w:val="21"/>
                <w:szCs w:val="21"/>
              </w:rPr>
              <w:t>。</w:t>
            </w:r>
          </w:p>
        </w:tc>
      </w:tr>
      <w:tr w:rsidR="00AE377C" w:rsidRPr="004F624E" w14:paraId="5B4AE2AB" w14:textId="77777777" w:rsidTr="008547CB">
        <w:tc>
          <w:tcPr>
            <w:tcW w:w="2235" w:type="dxa"/>
            <w:shd w:val="clear" w:color="auto" w:fill="auto"/>
          </w:tcPr>
          <w:p w14:paraId="4BDB247D" w14:textId="77777777" w:rsidR="00AE377C" w:rsidRPr="004F624E" w:rsidRDefault="00AE377C" w:rsidP="008547CB">
            <w:pPr>
              <w:pStyle w:val="a4"/>
              <w:spacing w:after="72"/>
              <w:ind w:firstLineChars="0" w:firstLine="0"/>
              <w:rPr>
                <w:rFonts w:ascii="Consolas" w:hAnsi="Consolas"/>
                <w:b/>
                <w:sz w:val="21"/>
                <w:szCs w:val="21"/>
              </w:rPr>
            </w:pPr>
            <w:r w:rsidRPr="004F624E">
              <w:rPr>
                <w:rFonts w:ascii="Consolas" w:hAnsi="Consolas" w:hint="eastAsia"/>
                <w:b/>
                <w:sz w:val="21"/>
                <w:szCs w:val="21"/>
              </w:rPr>
              <w:t>优先级别</w:t>
            </w:r>
          </w:p>
        </w:tc>
        <w:tc>
          <w:tcPr>
            <w:tcW w:w="6861" w:type="dxa"/>
            <w:shd w:val="clear" w:color="auto" w:fill="auto"/>
          </w:tcPr>
          <w:p w14:paraId="3113AFC5" w14:textId="77777777" w:rsidR="00AE377C" w:rsidRPr="004F624E" w:rsidRDefault="00AE377C" w:rsidP="008547CB">
            <w:pPr>
              <w:pStyle w:val="a4"/>
              <w:spacing w:after="72"/>
              <w:ind w:firstLineChars="0" w:firstLine="0"/>
              <w:rPr>
                <w:rFonts w:ascii="Consolas" w:hAnsi="Consolas"/>
                <w:caps/>
                <w:sz w:val="21"/>
                <w:szCs w:val="21"/>
              </w:rPr>
            </w:pPr>
            <w:r w:rsidRPr="004F624E">
              <w:rPr>
                <w:rFonts w:ascii="Consolas" w:hAnsi="Consolas" w:hint="eastAsia"/>
                <w:caps/>
                <w:sz w:val="21"/>
                <w:szCs w:val="21"/>
              </w:rPr>
              <w:t>高</w:t>
            </w:r>
          </w:p>
        </w:tc>
      </w:tr>
      <w:tr w:rsidR="00AE377C" w:rsidRPr="004F624E" w14:paraId="23236D0D" w14:textId="77777777" w:rsidTr="008547CB">
        <w:tc>
          <w:tcPr>
            <w:tcW w:w="2235" w:type="dxa"/>
            <w:shd w:val="clear" w:color="auto" w:fill="auto"/>
          </w:tcPr>
          <w:p w14:paraId="62E6AC9C" w14:textId="77777777" w:rsidR="00AE377C" w:rsidRPr="004F624E" w:rsidRDefault="00AE377C" w:rsidP="008547CB">
            <w:pPr>
              <w:pStyle w:val="a4"/>
              <w:spacing w:after="72"/>
              <w:ind w:firstLineChars="0" w:firstLine="0"/>
              <w:rPr>
                <w:rFonts w:ascii="Consolas" w:hAnsi="Consolas"/>
                <w:b/>
                <w:sz w:val="21"/>
                <w:szCs w:val="21"/>
              </w:rPr>
            </w:pPr>
            <w:r w:rsidRPr="004F624E">
              <w:rPr>
                <w:rFonts w:ascii="Consolas" w:hAnsi="Consolas" w:hint="eastAsia"/>
                <w:b/>
                <w:sz w:val="21"/>
                <w:szCs w:val="21"/>
              </w:rPr>
              <w:t>前置条件</w:t>
            </w:r>
          </w:p>
        </w:tc>
        <w:tc>
          <w:tcPr>
            <w:tcW w:w="6861" w:type="dxa"/>
            <w:shd w:val="clear" w:color="auto" w:fill="auto"/>
          </w:tcPr>
          <w:p w14:paraId="4678CB7E" w14:textId="61B88D92" w:rsidR="00AE377C" w:rsidRPr="004F624E" w:rsidRDefault="00800E1E" w:rsidP="008547CB">
            <w:pPr>
              <w:pStyle w:val="a4"/>
              <w:spacing w:after="72"/>
              <w:ind w:firstLineChars="0" w:firstLine="0"/>
              <w:rPr>
                <w:rFonts w:ascii="Consolas" w:hAnsi="Consolas"/>
                <w:caps/>
                <w:sz w:val="21"/>
                <w:szCs w:val="21"/>
              </w:rPr>
            </w:pPr>
            <w:r>
              <w:rPr>
                <w:rFonts w:ascii="Consolas" w:hAnsi="Consolas" w:hint="eastAsia"/>
                <w:caps/>
                <w:sz w:val="21"/>
                <w:szCs w:val="21"/>
              </w:rPr>
              <w:t>主持人主动接入到会议中或者通过客户端自我外呼进入会议中</w:t>
            </w:r>
            <w:r w:rsidR="00AE377C" w:rsidRPr="004F624E">
              <w:rPr>
                <w:rFonts w:ascii="Consolas" w:hAnsi="Consolas" w:hint="eastAsia"/>
                <w:caps/>
                <w:sz w:val="21"/>
                <w:szCs w:val="21"/>
              </w:rPr>
              <w:t>。</w:t>
            </w:r>
          </w:p>
        </w:tc>
      </w:tr>
      <w:tr w:rsidR="00AE377C" w:rsidRPr="004F624E" w14:paraId="328FDCEF" w14:textId="77777777" w:rsidTr="008547CB">
        <w:tc>
          <w:tcPr>
            <w:tcW w:w="9096" w:type="dxa"/>
            <w:gridSpan w:val="2"/>
            <w:shd w:val="clear" w:color="auto" w:fill="auto"/>
          </w:tcPr>
          <w:p w14:paraId="211B621E" w14:textId="77777777" w:rsidR="00AE377C" w:rsidRPr="004F624E" w:rsidRDefault="00AE377C" w:rsidP="008547CB">
            <w:pPr>
              <w:pStyle w:val="a4"/>
              <w:spacing w:after="72"/>
              <w:ind w:firstLineChars="0" w:firstLine="0"/>
              <w:rPr>
                <w:rFonts w:ascii="Consolas" w:hAnsi="Consolas"/>
                <w:sz w:val="21"/>
                <w:szCs w:val="21"/>
              </w:rPr>
            </w:pPr>
            <w:r w:rsidRPr="004F624E">
              <w:rPr>
                <w:rFonts w:ascii="Consolas" w:hAnsi="Consolas" w:hint="eastAsia"/>
                <w:b/>
                <w:sz w:val="21"/>
                <w:szCs w:val="21"/>
              </w:rPr>
              <w:t>主事件流程</w:t>
            </w:r>
          </w:p>
        </w:tc>
      </w:tr>
      <w:tr w:rsidR="00AE377C" w:rsidRPr="004F624E" w14:paraId="447DAE1F" w14:textId="77777777" w:rsidTr="008547CB">
        <w:tc>
          <w:tcPr>
            <w:tcW w:w="9096" w:type="dxa"/>
            <w:gridSpan w:val="2"/>
            <w:shd w:val="clear" w:color="auto" w:fill="auto"/>
          </w:tcPr>
          <w:p w14:paraId="3A8E9938" w14:textId="7BD5666C" w:rsidR="008547CB" w:rsidRPr="00C84853" w:rsidRDefault="008547CB" w:rsidP="008547CB">
            <w:pPr>
              <w:pStyle w:val="srs"/>
              <w:numPr>
                <w:ilvl w:val="0"/>
                <w:numId w:val="240"/>
              </w:numPr>
              <w:rPr>
                <w:rFonts w:ascii="Consolas" w:hAnsi="Consolas"/>
                <w:szCs w:val="21"/>
              </w:rPr>
            </w:pPr>
            <w:r>
              <w:rPr>
                <w:rFonts w:ascii="Consolas" w:hAnsi="Consolas" w:hint="eastAsia"/>
                <w:caps/>
                <w:szCs w:val="21"/>
              </w:rPr>
              <w:t>主持人主动接入到会议中或者通过客户端自我外呼进入会议中</w:t>
            </w:r>
            <w:r w:rsidRPr="00C84853">
              <w:rPr>
                <w:rFonts w:ascii="Consolas" w:hAnsi="Consolas" w:hint="eastAsia"/>
                <w:szCs w:val="21"/>
              </w:rPr>
              <w:t>，</w:t>
            </w:r>
            <w:r>
              <w:rPr>
                <w:rFonts w:ascii="Consolas" w:hAnsi="Consolas" w:hint="eastAsia"/>
                <w:szCs w:val="21"/>
              </w:rPr>
              <w:t>在电话按键上按</w:t>
            </w:r>
            <w:r>
              <w:rPr>
                <w:rFonts w:ascii="Consolas" w:hAnsi="Consolas" w:hint="eastAsia"/>
                <w:szCs w:val="21"/>
              </w:rPr>
              <w:t>*8</w:t>
            </w:r>
            <w:r>
              <w:rPr>
                <w:rFonts w:ascii="Consolas" w:hAnsi="Consolas" w:hint="eastAsia"/>
                <w:szCs w:val="21"/>
              </w:rPr>
              <w:t>，</w:t>
            </w:r>
            <w:r w:rsidRPr="00C84853">
              <w:rPr>
                <w:rFonts w:ascii="Consolas" w:hAnsi="Consolas" w:hint="eastAsia"/>
                <w:szCs w:val="21"/>
              </w:rPr>
              <w:t>用例开始。</w:t>
            </w:r>
          </w:p>
          <w:p w14:paraId="0B98C566" w14:textId="65D4F611" w:rsidR="008547CB" w:rsidRDefault="004D519C" w:rsidP="008547CB">
            <w:pPr>
              <w:pStyle w:val="srs"/>
              <w:numPr>
                <w:ilvl w:val="0"/>
                <w:numId w:val="240"/>
              </w:numPr>
              <w:rPr>
                <w:rFonts w:ascii="Consolas" w:hAnsi="Consolas"/>
                <w:szCs w:val="21"/>
              </w:rPr>
            </w:pPr>
            <w:r>
              <w:rPr>
                <w:rFonts w:ascii="Consolas" w:hAnsi="Consolas" w:hint="eastAsia"/>
                <w:szCs w:val="21"/>
              </w:rPr>
              <w:t>主持人电话进入走廊模式</w:t>
            </w:r>
            <w:r w:rsidR="00254B3B">
              <w:rPr>
                <w:rFonts w:ascii="Consolas" w:hAnsi="Consolas" w:hint="eastAsia"/>
                <w:szCs w:val="21"/>
              </w:rPr>
              <w:t>，并有电话语音提示“</w:t>
            </w:r>
            <w:r w:rsidR="001B0377">
              <w:rPr>
                <w:rFonts w:ascii="Consolas" w:hAnsi="Consolas" w:hint="eastAsia"/>
                <w:szCs w:val="21"/>
              </w:rPr>
              <w:t>请输入被叫号码，并以</w:t>
            </w:r>
            <w:r w:rsidR="001B0377">
              <w:rPr>
                <w:rFonts w:ascii="Consolas" w:hAnsi="Consolas" w:hint="eastAsia"/>
                <w:szCs w:val="21"/>
              </w:rPr>
              <w:t>#</w:t>
            </w:r>
            <w:r w:rsidR="001B0377">
              <w:rPr>
                <w:rFonts w:ascii="Consolas" w:hAnsi="Consolas" w:hint="eastAsia"/>
                <w:szCs w:val="21"/>
              </w:rPr>
              <w:t>号结束，返回会议请按</w:t>
            </w:r>
            <w:r w:rsidR="001B0377">
              <w:rPr>
                <w:rFonts w:ascii="Consolas" w:hAnsi="Consolas" w:hint="eastAsia"/>
                <w:szCs w:val="21"/>
              </w:rPr>
              <w:t>*1</w:t>
            </w:r>
            <w:r w:rsidR="001B0377">
              <w:rPr>
                <w:rFonts w:ascii="Consolas" w:hAnsi="Consolas" w:hint="eastAsia"/>
                <w:szCs w:val="21"/>
              </w:rPr>
              <w:t>，</w:t>
            </w:r>
            <w:r w:rsidR="001B0377">
              <w:rPr>
                <w:rFonts w:ascii="Consolas" w:hAnsi="Consolas" w:hint="eastAsia"/>
                <w:szCs w:val="21"/>
              </w:rPr>
              <w:t xml:space="preserve"> </w:t>
            </w:r>
            <w:r w:rsidR="001B0377">
              <w:rPr>
                <w:rFonts w:ascii="Consolas" w:hAnsi="Consolas" w:hint="eastAsia"/>
                <w:szCs w:val="21"/>
              </w:rPr>
              <w:t>请在非北京固定电话号码前加拨</w:t>
            </w:r>
            <w:r w:rsidR="00E546BF">
              <w:rPr>
                <w:rFonts w:ascii="Consolas" w:hAnsi="Consolas" w:hint="eastAsia"/>
                <w:szCs w:val="21"/>
              </w:rPr>
              <w:t>区</w:t>
            </w:r>
            <w:r w:rsidR="001B0377">
              <w:rPr>
                <w:rFonts w:ascii="Consolas" w:hAnsi="Consolas" w:hint="eastAsia"/>
                <w:szCs w:val="21"/>
              </w:rPr>
              <w:t>号，非北京手机号码前加拨</w:t>
            </w:r>
            <w:r w:rsidR="001B0377">
              <w:rPr>
                <w:rFonts w:ascii="Consolas" w:hAnsi="Consolas" w:hint="eastAsia"/>
                <w:szCs w:val="21"/>
              </w:rPr>
              <w:t>0</w:t>
            </w:r>
            <w:r w:rsidR="00254B3B">
              <w:rPr>
                <w:rFonts w:ascii="Consolas" w:hAnsi="Consolas" w:hint="eastAsia"/>
                <w:szCs w:val="21"/>
              </w:rPr>
              <w:t>”</w:t>
            </w:r>
            <w:r w:rsidR="008547CB" w:rsidRPr="00C84853">
              <w:rPr>
                <w:rFonts w:ascii="Consolas" w:hAnsi="Consolas" w:hint="eastAsia"/>
                <w:szCs w:val="21"/>
              </w:rPr>
              <w:t>。</w:t>
            </w:r>
          </w:p>
          <w:p w14:paraId="71363757" w14:textId="03858A83" w:rsidR="00AA2F7C" w:rsidRDefault="00AA2F7C" w:rsidP="008547CB">
            <w:pPr>
              <w:pStyle w:val="srs"/>
              <w:numPr>
                <w:ilvl w:val="0"/>
                <w:numId w:val="240"/>
              </w:numPr>
              <w:rPr>
                <w:rFonts w:ascii="Consolas" w:hAnsi="Consolas"/>
                <w:szCs w:val="21"/>
              </w:rPr>
            </w:pPr>
            <w:r>
              <w:rPr>
                <w:rFonts w:ascii="Consolas" w:hAnsi="Consolas" w:hint="eastAsia"/>
                <w:szCs w:val="21"/>
              </w:rPr>
              <w:t>主持人输入参会人电话号码</w:t>
            </w:r>
            <w:r w:rsidR="0060036F">
              <w:rPr>
                <w:rFonts w:ascii="Consolas" w:hAnsi="Consolas" w:hint="eastAsia"/>
                <w:szCs w:val="21"/>
              </w:rPr>
              <w:t>以</w:t>
            </w:r>
            <w:r w:rsidR="0060036F">
              <w:rPr>
                <w:rFonts w:ascii="Consolas" w:hAnsi="Consolas" w:hint="eastAsia"/>
                <w:szCs w:val="21"/>
              </w:rPr>
              <w:t>#</w:t>
            </w:r>
            <w:r w:rsidR="0060036F">
              <w:rPr>
                <w:rFonts w:ascii="Consolas" w:hAnsi="Consolas" w:hint="eastAsia"/>
                <w:szCs w:val="21"/>
              </w:rPr>
              <w:t>号结束后，并有电话语音提示“电话接通后，如需将对方加入会议请按</w:t>
            </w:r>
            <w:r w:rsidR="0060036F">
              <w:rPr>
                <w:rFonts w:ascii="Consolas" w:hAnsi="Consolas" w:hint="eastAsia"/>
                <w:szCs w:val="21"/>
              </w:rPr>
              <w:t>*1</w:t>
            </w:r>
            <w:r w:rsidR="0060036F">
              <w:rPr>
                <w:rFonts w:ascii="Consolas" w:hAnsi="Consolas" w:hint="eastAsia"/>
                <w:szCs w:val="21"/>
              </w:rPr>
              <w:t>，挂断请按</w:t>
            </w:r>
            <w:r w:rsidR="0060036F">
              <w:rPr>
                <w:rFonts w:ascii="Consolas" w:hAnsi="Consolas" w:hint="eastAsia"/>
                <w:szCs w:val="21"/>
              </w:rPr>
              <w:t>*2</w:t>
            </w:r>
            <w:r w:rsidR="0060036F">
              <w:rPr>
                <w:rFonts w:ascii="Consolas" w:hAnsi="Consolas" w:hint="eastAsia"/>
                <w:szCs w:val="21"/>
              </w:rPr>
              <w:t>”，参会人电话接通后，自动进入走廊模式，此时主持人、参会人可通话。</w:t>
            </w:r>
          </w:p>
          <w:p w14:paraId="5ACE8D01" w14:textId="43F58404" w:rsidR="0060036F" w:rsidRDefault="0060036F" w:rsidP="008547CB">
            <w:pPr>
              <w:pStyle w:val="srs"/>
              <w:numPr>
                <w:ilvl w:val="0"/>
                <w:numId w:val="240"/>
              </w:numPr>
              <w:rPr>
                <w:rFonts w:ascii="Consolas" w:hAnsi="Consolas"/>
                <w:szCs w:val="21"/>
              </w:rPr>
            </w:pPr>
            <w:r>
              <w:rPr>
                <w:rFonts w:ascii="Consolas" w:hAnsi="Consolas" w:hint="eastAsia"/>
                <w:szCs w:val="21"/>
              </w:rPr>
              <w:t>按</w:t>
            </w:r>
            <w:r>
              <w:rPr>
                <w:rFonts w:ascii="Consolas" w:hAnsi="Consolas" w:hint="eastAsia"/>
                <w:szCs w:val="21"/>
              </w:rPr>
              <w:t>*1</w:t>
            </w:r>
            <w:r>
              <w:rPr>
                <w:rFonts w:ascii="Consolas" w:hAnsi="Consolas" w:hint="eastAsia"/>
                <w:szCs w:val="21"/>
              </w:rPr>
              <w:t>，将参会人加入会议</w:t>
            </w:r>
            <w:r w:rsidR="007C7FB5">
              <w:rPr>
                <w:rFonts w:ascii="Consolas" w:hAnsi="Consolas" w:hint="eastAsia"/>
                <w:szCs w:val="21"/>
              </w:rPr>
              <w:t>，此时主持人还处于走廊模式，参会人进入会议，主持人与参会人无法通话。</w:t>
            </w:r>
          </w:p>
          <w:p w14:paraId="574DAAB6" w14:textId="5828D45F" w:rsidR="00177C43" w:rsidRDefault="00177C43" w:rsidP="00177C43">
            <w:pPr>
              <w:pStyle w:val="srs"/>
              <w:numPr>
                <w:ilvl w:val="1"/>
                <w:numId w:val="240"/>
              </w:numPr>
              <w:rPr>
                <w:rFonts w:ascii="Consolas" w:hAnsi="Consolas"/>
                <w:szCs w:val="21"/>
              </w:rPr>
            </w:pPr>
            <w:r>
              <w:rPr>
                <w:rFonts w:ascii="Consolas" w:hAnsi="Consolas" w:hint="eastAsia"/>
                <w:szCs w:val="21"/>
              </w:rPr>
              <w:t>按</w:t>
            </w:r>
            <w:r>
              <w:rPr>
                <w:rFonts w:ascii="Consolas" w:hAnsi="Consolas" w:hint="eastAsia"/>
                <w:szCs w:val="21"/>
              </w:rPr>
              <w:t>*2</w:t>
            </w:r>
            <w:r>
              <w:rPr>
                <w:rFonts w:ascii="Consolas" w:hAnsi="Consolas" w:hint="eastAsia"/>
                <w:szCs w:val="21"/>
              </w:rPr>
              <w:t>，将参会人电话挂断。</w:t>
            </w:r>
          </w:p>
          <w:p w14:paraId="2259FC2F" w14:textId="4B27C9E3" w:rsidR="00C104B8" w:rsidRDefault="00C104B8" w:rsidP="00177C43">
            <w:pPr>
              <w:pStyle w:val="srs"/>
              <w:numPr>
                <w:ilvl w:val="1"/>
                <w:numId w:val="240"/>
              </w:numPr>
              <w:rPr>
                <w:rFonts w:ascii="Consolas" w:hAnsi="Consolas"/>
                <w:szCs w:val="21"/>
              </w:rPr>
            </w:pPr>
            <w:r>
              <w:rPr>
                <w:rFonts w:ascii="Consolas" w:hAnsi="Consolas" w:hint="eastAsia"/>
                <w:szCs w:val="21"/>
              </w:rPr>
              <w:t>参会人接通后且主持人未将参会人加入会议，此时主持人挂断电话，被外呼参会人电话同样被挂断。</w:t>
            </w:r>
          </w:p>
          <w:p w14:paraId="5472D9E8" w14:textId="3765E96B" w:rsidR="00D40C9B" w:rsidRDefault="00D40C9B" w:rsidP="00177C43">
            <w:pPr>
              <w:pStyle w:val="srs"/>
              <w:numPr>
                <w:ilvl w:val="1"/>
                <w:numId w:val="240"/>
              </w:numPr>
              <w:rPr>
                <w:rFonts w:ascii="Consolas" w:hAnsi="Consolas"/>
                <w:szCs w:val="21"/>
              </w:rPr>
            </w:pPr>
            <w:r>
              <w:rPr>
                <w:rFonts w:ascii="Consolas" w:hAnsi="Consolas" w:hint="eastAsia"/>
                <w:szCs w:val="21"/>
              </w:rPr>
              <w:t>参会人接通后，主持人不做任何操作，则主持人参会人一直处于走廊模式。</w:t>
            </w:r>
          </w:p>
          <w:p w14:paraId="5B04C6B3" w14:textId="4E3EC4B7" w:rsidR="0060036F" w:rsidRDefault="00D66C78" w:rsidP="008547CB">
            <w:pPr>
              <w:pStyle w:val="srs"/>
              <w:numPr>
                <w:ilvl w:val="0"/>
                <w:numId w:val="240"/>
              </w:numPr>
              <w:rPr>
                <w:rFonts w:ascii="Consolas" w:hAnsi="Consolas"/>
                <w:szCs w:val="21"/>
              </w:rPr>
            </w:pPr>
            <w:r>
              <w:rPr>
                <w:rFonts w:ascii="Consolas" w:hAnsi="Consolas" w:hint="eastAsia"/>
                <w:szCs w:val="21"/>
              </w:rPr>
              <w:t>参会人加入会议后，并有电话语音提示</w:t>
            </w:r>
            <w:r w:rsidR="0060036F">
              <w:rPr>
                <w:rFonts w:ascii="Consolas" w:hAnsi="Consolas" w:hint="eastAsia"/>
                <w:szCs w:val="21"/>
              </w:rPr>
              <w:t>“</w:t>
            </w:r>
            <w:r>
              <w:rPr>
                <w:rFonts w:ascii="Consolas" w:hAnsi="Consolas" w:hint="eastAsia"/>
                <w:szCs w:val="21"/>
              </w:rPr>
              <w:t>您</w:t>
            </w:r>
            <w:r w:rsidR="0060036F">
              <w:rPr>
                <w:rFonts w:ascii="Consolas" w:hAnsi="Consolas" w:hint="eastAsia"/>
                <w:szCs w:val="21"/>
              </w:rPr>
              <w:t>已将对方加入会议</w:t>
            </w:r>
            <w:r>
              <w:rPr>
                <w:rFonts w:ascii="Consolas" w:hAnsi="Consolas" w:hint="eastAsia"/>
                <w:szCs w:val="21"/>
              </w:rPr>
              <w:t>，请输入被叫号码，并以</w:t>
            </w:r>
            <w:r>
              <w:rPr>
                <w:rFonts w:ascii="Consolas" w:hAnsi="Consolas" w:hint="eastAsia"/>
                <w:szCs w:val="21"/>
              </w:rPr>
              <w:t>#</w:t>
            </w:r>
            <w:r>
              <w:rPr>
                <w:rFonts w:ascii="Consolas" w:hAnsi="Consolas" w:hint="eastAsia"/>
                <w:szCs w:val="21"/>
              </w:rPr>
              <w:t>号结束，返回会议请按</w:t>
            </w:r>
            <w:r>
              <w:rPr>
                <w:rFonts w:ascii="Consolas" w:hAnsi="Consolas" w:hint="eastAsia"/>
                <w:szCs w:val="21"/>
              </w:rPr>
              <w:t>*1</w:t>
            </w:r>
            <w:r>
              <w:rPr>
                <w:rFonts w:ascii="Consolas" w:hAnsi="Consolas" w:hint="eastAsia"/>
                <w:szCs w:val="21"/>
              </w:rPr>
              <w:t>，</w:t>
            </w:r>
            <w:r>
              <w:rPr>
                <w:rFonts w:ascii="Consolas" w:hAnsi="Consolas" w:hint="eastAsia"/>
                <w:szCs w:val="21"/>
              </w:rPr>
              <w:t xml:space="preserve"> </w:t>
            </w:r>
            <w:r>
              <w:rPr>
                <w:rFonts w:ascii="Consolas" w:hAnsi="Consolas" w:hint="eastAsia"/>
                <w:szCs w:val="21"/>
              </w:rPr>
              <w:t>请在非北京固定电话号码前加拨区号，非北京手机号码前加拨</w:t>
            </w:r>
            <w:r>
              <w:rPr>
                <w:rFonts w:ascii="Consolas" w:hAnsi="Consolas" w:hint="eastAsia"/>
                <w:szCs w:val="21"/>
              </w:rPr>
              <w:t xml:space="preserve">0 </w:t>
            </w:r>
            <w:r w:rsidR="0060036F">
              <w:rPr>
                <w:rFonts w:ascii="Consolas" w:hAnsi="Consolas" w:hint="eastAsia"/>
                <w:szCs w:val="21"/>
              </w:rPr>
              <w:t>“</w:t>
            </w:r>
            <w:r>
              <w:rPr>
                <w:rFonts w:ascii="Consolas" w:hAnsi="Consolas" w:hint="eastAsia"/>
                <w:szCs w:val="21"/>
              </w:rPr>
              <w:t>。</w:t>
            </w:r>
          </w:p>
          <w:p w14:paraId="4D0B2278" w14:textId="64317ABE" w:rsidR="00C104B8" w:rsidRDefault="00C104B8" w:rsidP="00C104B8">
            <w:pPr>
              <w:pStyle w:val="srs"/>
              <w:numPr>
                <w:ilvl w:val="1"/>
                <w:numId w:val="240"/>
              </w:numPr>
              <w:rPr>
                <w:rFonts w:ascii="Consolas" w:hAnsi="Consolas"/>
                <w:szCs w:val="21"/>
              </w:rPr>
            </w:pPr>
            <w:r>
              <w:rPr>
                <w:rFonts w:ascii="Consolas" w:hAnsi="Consolas" w:hint="eastAsia"/>
                <w:szCs w:val="21"/>
              </w:rPr>
              <w:t>电话语音提示“请输入被叫号码，并以</w:t>
            </w:r>
            <w:r>
              <w:rPr>
                <w:rFonts w:ascii="Consolas" w:hAnsi="Consolas" w:hint="eastAsia"/>
                <w:szCs w:val="21"/>
              </w:rPr>
              <w:t>#</w:t>
            </w:r>
            <w:r>
              <w:rPr>
                <w:rFonts w:ascii="Consolas" w:hAnsi="Consolas" w:hint="eastAsia"/>
                <w:szCs w:val="21"/>
              </w:rPr>
              <w:t>号结束，返回会议请按</w:t>
            </w:r>
            <w:r>
              <w:rPr>
                <w:rFonts w:ascii="Consolas" w:hAnsi="Consolas" w:hint="eastAsia"/>
                <w:szCs w:val="21"/>
              </w:rPr>
              <w:t>*1</w:t>
            </w:r>
            <w:r>
              <w:rPr>
                <w:rFonts w:ascii="Consolas" w:hAnsi="Consolas" w:hint="eastAsia"/>
                <w:szCs w:val="21"/>
              </w:rPr>
              <w:t>，</w:t>
            </w:r>
            <w:r>
              <w:rPr>
                <w:rFonts w:ascii="Consolas" w:hAnsi="Consolas" w:hint="eastAsia"/>
                <w:szCs w:val="21"/>
              </w:rPr>
              <w:t xml:space="preserve"> </w:t>
            </w:r>
            <w:r>
              <w:rPr>
                <w:rFonts w:ascii="Consolas" w:hAnsi="Consolas" w:hint="eastAsia"/>
                <w:szCs w:val="21"/>
              </w:rPr>
              <w:t>请在非北京固定电话号码前加拨区号，非北京手机号码前加拨</w:t>
            </w:r>
            <w:r>
              <w:rPr>
                <w:rFonts w:ascii="Consolas" w:hAnsi="Consolas" w:hint="eastAsia"/>
                <w:szCs w:val="21"/>
              </w:rPr>
              <w:t>0</w:t>
            </w:r>
            <w:r>
              <w:rPr>
                <w:rFonts w:ascii="Consolas" w:hAnsi="Consolas" w:hint="eastAsia"/>
                <w:szCs w:val="21"/>
              </w:rPr>
              <w:t>”，超过</w:t>
            </w:r>
            <w:r>
              <w:rPr>
                <w:rFonts w:ascii="Consolas" w:hAnsi="Consolas" w:hint="eastAsia"/>
                <w:szCs w:val="21"/>
              </w:rPr>
              <w:t>3</w:t>
            </w:r>
            <w:r>
              <w:rPr>
                <w:rFonts w:ascii="Consolas" w:hAnsi="Consolas" w:hint="eastAsia"/>
                <w:szCs w:val="21"/>
              </w:rPr>
              <w:t>次后，不会再有提示</w:t>
            </w:r>
            <w:r w:rsidR="003F204D">
              <w:rPr>
                <w:rFonts w:ascii="Consolas" w:hAnsi="Consolas" w:hint="eastAsia"/>
                <w:szCs w:val="21"/>
              </w:rPr>
              <w:t>，主持人</w:t>
            </w:r>
            <w:r w:rsidR="00091C2C">
              <w:rPr>
                <w:rFonts w:ascii="Consolas" w:hAnsi="Consolas" w:hint="eastAsia"/>
                <w:szCs w:val="21"/>
              </w:rPr>
              <w:t>此时再输入参会人号码也无效，但是</w:t>
            </w:r>
            <w:r w:rsidR="003F204D">
              <w:rPr>
                <w:rFonts w:ascii="Consolas" w:hAnsi="Consolas" w:hint="eastAsia"/>
                <w:szCs w:val="21"/>
              </w:rPr>
              <w:t>可按</w:t>
            </w:r>
            <w:r w:rsidR="003F204D">
              <w:rPr>
                <w:rFonts w:ascii="Consolas" w:hAnsi="Consolas" w:hint="eastAsia"/>
                <w:szCs w:val="21"/>
              </w:rPr>
              <w:t>*1</w:t>
            </w:r>
            <w:r w:rsidR="003F204D">
              <w:rPr>
                <w:rFonts w:ascii="Consolas" w:hAnsi="Consolas" w:hint="eastAsia"/>
                <w:szCs w:val="21"/>
              </w:rPr>
              <w:t>返回会议或者按</w:t>
            </w:r>
            <w:r w:rsidR="003F204D">
              <w:rPr>
                <w:rFonts w:ascii="Consolas" w:hAnsi="Consolas" w:hint="eastAsia"/>
                <w:szCs w:val="21"/>
              </w:rPr>
              <w:t>*8</w:t>
            </w:r>
            <w:r w:rsidR="003F204D">
              <w:rPr>
                <w:rFonts w:ascii="Consolas" w:hAnsi="Consolas" w:hint="eastAsia"/>
                <w:szCs w:val="21"/>
              </w:rPr>
              <w:t>继续外呼其他参会人</w:t>
            </w:r>
            <w:r w:rsidR="005554A4">
              <w:rPr>
                <w:rFonts w:ascii="Consolas" w:hAnsi="Consolas" w:hint="eastAsia"/>
                <w:szCs w:val="21"/>
              </w:rPr>
              <w:t>。</w:t>
            </w:r>
          </w:p>
          <w:p w14:paraId="7C949C72" w14:textId="3A2C22EF" w:rsidR="00D66C78" w:rsidRPr="00C84853" w:rsidRDefault="003F204D" w:rsidP="008547CB">
            <w:pPr>
              <w:pStyle w:val="srs"/>
              <w:numPr>
                <w:ilvl w:val="0"/>
                <w:numId w:val="240"/>
              </w:numPr>
              <w:rPr>
                <w:rFonts w:ascii="Consolas" w:hAnsi="Consolas"/>
                <w:szCs w:val="21"/>
              </w:rPr>
            </w:pPr>
            <w:r>
              <w:rPr>
                <w:rFonts w:ascii="Consolas" w:hAnsi="Consolas" w:hint="eastAsia"/>
                <w:szCs w:val="21"/>
              </w:rPr>
              <w:t>用例结束。</w:t>
            </w:r>
          </w:p>
          <w:p w14:paraId="3C55D94A" w14:textId="09654CDF" w:rsidR="00AE377C" w:rsidRPr="008547CB" w:rsidRDefault="00AE377C" w:rsidP="00093500">
            <w:pPr>
              <w:pStyle w:val="srs"/>
              <w:numPr>
                <w:ilvl w:val="0"/>
                <w:numId w:val="0"/>
              </w:numPr>
              <w:rPr>
                <w:rFonts w:ascii="Consolas" w:hAnsi="Consolas"/>
                <w:szCs w:val="21"/>
              </w:rPr>
            </w:pPr>
          </w:p>
        </w:tc>
      </w:tr>
      <w:tr w:rsidR="00AE377C" w:rsidRPr="004F624E" w14:paraId="68F11491" w14:textId="77777777" w:rsidTr="008547CB">
        <w:tc>
          <w:tcPr>
            <w:tcW w:w="9096" w:type="dxa"/>
            <w:gridSpan w:val="2"/>
            <w:shd w:val="clear" w:color="auto" w:fill="auto"/>
          </w:tcPr>
          <w:p w14:paraId="248DA49E" w14:textId="77777777" w:rsidR="00AE377C" w:rsidRPr="004F624E" w:rsidRDefault="00AE377C" w:rsidP="008547CB">
            <w:pPr>
              <w:pStyle w:val="a4"/>
              <w:spacing w:after="72"/>
              <w:ind w:firstLineChars="0" w:firstLine="0"/>
              <w:rPr>
                <w:rFonts w:ascii="Consolas" w:hAnsi="Consolas"/>
                <w:b/>
                <w:sz w:val="21"/>
                <w:szCs w:val="21"/>
              </w:rPr>
            </w:pPr>
            <w:r w:rsidRPr="004F624E">
              <w:rPr>
                <w:rFonts w:ascii="Consolas" w:hAnsi="Consolas" w:hint="eastAsia"/>
                <w:b/>
                <w:sz w:val="21"/>
                <w:szCs w:val="21"/>
              </w:rPr>
              <w:t>其他事件流程</w:t>
            </w:r>
          </w:p>
        </w:tc>
      </w:tr>
      <w:tr w:rsidR="00AE377C" w:rsidRPr="004F624E" w14:paraId="10398093" w14:textId="77777777" w:rsidTr="008547CB">
        <w:tc>
          <w:tcPr>
            <w:tcW w:w="9096" w:type="dxa"/>
            <w:gridSpan w:val="2"/>
            <w:shd w:val="clear" w:color="auto" w:fill="auto"/>
          </w:tcPr>
          <w:p w14:paraId="7170D21C" w14:textId="0E42BDB6" w:rsidR="00AE377C" w:rsidRPr="00093500" w:rsidRDefault="00AE377C" w:rsidP="00093500">
            <w:pPr>
              <w:spacing w:line="360" w:lineRule="auto"/>
              <w:rPr>
                <w:rFonts w:ascii="Consolas" w:hAnsi="Consolas"/>
              </w:rPr>
            </w:pPr>
          </w:p>
        </w:tc>
      </w:tr>
      <w:tr w:rsidR="00AE377C" w:rsidRPr="004F624E" w14:paraId="3A8F9EB9" w14:textId="77777777" w:rsidTr="008547CB">
        <w:tc>
          <w:tcPr>
            <w:tcW w:w="2235" w:type="dxa"/>
            <w:shd w:val="clear" w:color="auto" w:fill="auto"/>
          </w:tcPr>
          <w:p w14:paraId="09063962" w14:textId="77777777" w:rsidR="00AE377C" w:rsidRPr="004F624E" w:rsidRDefault="00AE377C" w:rsidP="008547CB">
            <w:pPr>
              <w:pStyle w:val="a4"/>
              <w:spacing w:after="72"/>
              <w:ind w:firstLineChars="0" w:firstLine="0"/>
              <w:rPr>
                <w:rFonts w:ascii="Consolas" w:hAnsi="Consolas"/>
                <w:b/>
                <w:sz w:val="21"/>
                <w:szCs w:val="21"/>
              </w:rPr>
            </w:pPr>
            <w:r w:rsidRPr="004F624E">
              <w:rPr>
                <w:rFonts w:ascii="Consolas" w:hAnsi="Consolas" w:hint="eastAsia"/>
                <w:b/>
                <w:sz w:val="21"/>
                <w:szCs w:val="21"/>
              </w:rPr>
              <w:t>后置条件</w:t>
            </w:r>
          </w:p>
        </w:tc>
        <w:tc>
          <w:tcPr>
            <w:tcW w:w="6861" w:type="dxa"/>
            <w:shd w:val="clear" w:color="auto" w:fill="auto"/>
          </w:tcPr>
          <w:p w14:paraId="4ED41DFF" w14:textId="20FC979D" w:rsidR="00AE377C" w:rsidRPr="004F624E" w:rsidRDefault="00093500" w:rsidP="008547CB">
            <w:pPr>
              <w:pStyle w:val="a4"/>
              <w:spacing w:after="72"/>
              <w:ind w:firstLineChars="0" w:firstLine="0"/>
              <w:rPr>
                <w:rFonts w:ascii="Consolas" w:hAnsi="Consolas"/>
                <w:sz w:val="21"/>
                <w:szCs w:val="21"/>
              </w:rPr>
            </w:pPr>
            <w:r>
              <w:rPr>
                <w:rFonts w:ascii="Consolas" w:hAnsi="Consolas" w:hint="eastAsia"/>
                <w:sz w:val="21"/>
                <w:szCs w:val="21"/>
              </w:rPr>
              <w:t>参会人进入会议，在客户端与会列表中可以看到被外呼入会的参会人电话</w:t>
            </w:r>
            <w:r>
              <w:rPr>
                <w:rFonts w:ascii="Consolas" w:hAnsi="Consolas" w:hint="eastAsia"/>
                <w:sz w:val="21"/>
                <w:szCs w:val="21"/>
              </w:rPr>
              <w:lastRenderedPageBreak/>
              <w:t>号码</w:t>
            </w:r>
            <w:r w:rsidR="00AE377C" w:rsidRPr="004F624E">
              <w:rPr>
                <w:rFonts w:ascii="Consolas" w:hAnsi="Consolas" w:hint="eastAsia"/>
                <w:sz w:val="21"/>
                <w:szCs w:val="21"/>
              </w:rPr>
              <w:t>。</w:t>
            </w:r>
          </w:p>
        </w:tc>
      </w:tr>
      <w:tr w:rsidR="00AE377C" w:rsidRPr="004F624E" w14:paraId="455DB308" w14:textId="77777777" w:rsidTr="008547CB">
        <w:tc>
          <w:tcPr>
            <w:tcW w:w="2235" w:type="dxa"/>
            <w:shd w:val="clear" w:color="auto" w:fill="auto"/>
          </w:tcPr>
          <w:p w14:paraId="32C8E5F1" w14:textId="77777777" w:rsidR="00AE377C" w:rsidRPr="004F624E" w:rsidRDefault="00AE377C" w:rsidP="008547CB">
            <w:pPr>
              <w:pStyle w:val="a4"/>
              <w:spacing w:after="72"/>
              <w:ind w:firstLineChars="0" w:firstLine="0"/>
              <w:rPr>
                <w:rFonts w:ascii="Consolas" w:hAnsi="Consolas"/>
                <w:b/>
                <w:sz w:val="21"/>
                <w:szCs w:val="21"/>
              </w:rPr>
            </w:pPr>
            <w:r w:rsidRPr="004F624E">
              <w:rPr>
                <w:rFonts w:ascii="Consolas" w:hAnsi="Consolas" w:hint="eastAsia"/>
                <w:b/>
                <w:sz w:val="21"/>
                <w:szCs w:val="21"/>
              </w:rPr>
              <w:lastRenderedPageBreak/>
              <w:t>业务规则</w:t>
            </w:r>
          </w:p>
        </w:tc>
        <w:tc>
          <w:tcPr>
            <w:tcW w:w="6861" w:type="dxa"/>
            <w:shd w:val="clear" w:color="auto" w:fill="auto"/>
          </w:tcPr>
          <w:p w14:paraId="2C9AAFF9" w14:textId="559D1ED3" w:rsidR="00AE377C" w:rsidRPr="004F624E" w:rsidRDefault="00AE377C" w:rsidP="00774867">
            <w:pPr>
              <w:pStyle w:val="a4"/>
              <w:spacing w:after="72"/>
              <w:ind w:firstLineChars="0" w:firstLine="0"/>
              <w:rPr>
                <w:rFonts w:ascii="Consolas" w:hAnsi="Consolas"/>
                <w:sz w:val="21"/>
                <w:szCs w:val="21"/>
              </w:rPr>
            </w:pPr>
          </w:p>
        </w:tc>
      </w:tr>
      <w:tr w:rsidR="00AE377C" w:rsidRPr="004F624E" w14:paraId="3EB2624E" w14:textId="77777777" w:rsidTr="008547CB">
        <w:tc>
          <w:tcPr>
            <w:tcW w:w="2235" w:type="dxa"/>
            <w:shd w:val="clear" w:color="auto" w:fill="auto"/>
          </w:tcPr>
          <w:p w14:paraId="36AA1000" w14:textId="77777777" w:rsidR="00AE377C" w:rsidRPr="004F624E" w:rsidRDefault="00AE377C" w:rsidP="008547CB">
            <w:pPr>
              <w:pStyle w:val="a4"/>
              <w:spacing w:after="72"/>
              <w:ind w:firstLineChars="0" w:firstLine="0"/>
              <w:rPr>
                <w:rFonts w:ascii="Consolas" w:hAnsi="Consolas"/>
                <w:b/>
                <w:sz w:val="21"/>
                <w:szCs w:val="21"/>
              </w:rPr>
            </w:pPr>
            <w:r w:rsidRPr="004F624E">
              <w:rPr>
                <w:rFonts w:ascii="Consolas" w:hAnsi="Consolas" w:hint="eastAsia"/>
                <w:b/>
                <w:sz w:val="21"/>
                <w:szCs w:val="21"/>
              </w:rPr>
              <w:t>设计约束</w:t>
            </w:r>
          </w:p>
        </w:tc>
        <w:tc>
          <w:tcPr>
            <w:tcW w:w="6861" w:type="dxa"/>
            <w:shd w:val="clear" w:color="auto" w:fill="auto"/>
          </w:tcPr>
          <w:p w14:paraId="35349E87" w14:textId="5195D955" w:rsidR="00AE377C" w:rsidRPr="004F624E" w:rsidRDefault="00D45AC9" w:rsidP="008547CB">
            <w:pPr>
              <w:pStyle w:val="a4"/>
              <w:spacing w:after="72"/>
              <w:ind w:firstLineChars="0" w:firstLine="0"/>
              <w:rPr>
                <w:rFonts w:ascii="Consolas" w:hAnsi="Consolas"/>
                <w:sz w:val="21"/>
                <w:szCs w:val="21"/>
              </w:rPr>
            </w:pPr>
            <w:r>
              <w:rPr>
                <w:rFonts w:ascii="Consolas" w:hAnsi="Consolas" w:hint="eastAsia"/>
                <w:sz w:val="21"/>
                <w:szCs w:val="21"/>
              </w:rPr>
              <w:t xml:space="preserve">1. </w:t>
            </w:r>
            <w:r>
              <w:rPr>
                <w:rFonts w:ascii="Consolas" w:hAnsi="Consolas" w:hint="eastAsia"/>
                <w:sz w:val="21"/>
                <w:szCs w:val="21"/>
              </w:rPr>
              <w:t>主持人是否允许</w:t>
            </w:r>
            <w:r>
              <w:rPr>
                <w:rFonts w:ascii="Consolas" w:hAnsi="Consolas" w:hint="eastAsia"/>
                <w:sz w:val="21"/>
                <w:szCs w:val="21"/>
              </w:rPr>
              <w:t>*8</w:t>
            </w:r>
            <w:r>
              <w:rPr>
                <w:rFonts w:ascii="Consolas" w:hAnsi="Consolas" w:hint="eastAsia"/>
                <w:sz w:val="21"/>
                <w:szCs w:val="21"/>
              </w:rPr>
              <w:t>外呼，在</w:t>
            </w:r>
            <w:r>
              <w:rPr>
                <w:rFonts w:ascii="Consolas" w:hAnsi="Consolas" w:hint="eastAsia"/>
                <w:sz w:val="21"/>
                <w:szCs w:val="21"/>
              </w:rPr>
              <w:t>MIS</w:t>
            </w:r>
            <w:r>
              <w:rPr>
                <w:rFonts w:ascii="Consolas" w:hAnsi="Consolas" w:hint="eastAsia"/>
                <w:sz w:val="21"/>
                <w:szCs w:val="21"/>
              </w:rPr>
              <w:t>中可进行设置</w:t>
            </w:r>
          </w:p>
        </w:tc>
      </w:tr>
      <w:tr w:rsidR="00AE377C" w:rsidRPr="004F624E" w14:paraId="26296F82" w14:textId="77777777" w:rsidTr="008547CB">
        <w:tc>
          <w:tcPr>
            <w:tcW w:w="2235" w:type="dxa"/>
            <w:shd w:val="clear" w:color="auto" w:fill="auto"/>
          </w:tcPr>
          <w:p w14:paraId="5C722C31" w14:textId="77777777" w:rsidR="00AE377C" w:rsidRPr="004F624E" w:rsidRDefault="00AE377C" w:rsidP="008547CB">
            <w:pPr>
              <w:pStyle w:val="a4"/>
              <w:spacing w:after="72"/>
              <w:ind w:firstLineChars="0" w:firstLine="0"/>
              <w:rPr>
                <w:rFonts w:ascii="Consolas" w:hAnsi="Consolas"/>
                <w:b/>
                <w:sz w:val="21"/>
                <w:szCs w:val="21"/>
              </w:rPr>
            </w:pPr>
            <w:r w:rsidRPr="004F624E">
              <w:rPr>
                <w:rFonts w:ascii="Consolas" w:hAnsi="Consolas" w:hint="eastAsia"/>
                <w:b/>
                <w:sz w:val="21"/>
                <w:szCs w:val="21"/>
              </w:rPr>
              <w:t>参数表</w:t>
            </w:r>
          </w:p>
        </w:tc>
        <w:tc>
          <w:tcPr>
            <w:tcW w:w="6861" w:type="dxa"/>
            <w:shd w:val="clear" w:color="auto" w:fill="auto"/>
          </w:tcPr>
          <w:p w14:paraId="2316362F" w14:textId="77777777" w:rsidR="00AE377C" w:rsidRPr="004F624E" w:rsidRDefault="00AE377C" w:rsidP="008547C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r w:rsidR="00AE377C" w:rsidRPr="004F624E" w14:paraId="0BEC75A8" w14:textId="77777777" w:rsidTr="008547CB">
        <w:tc>
          <w:tcPr>
            <w:tcW w:w="2235" w:type="dxa"/>
            <w:shd w:val="clear" w:color="auto" w:fill="auto"/>
          </w:tcPr>
          <w:p w14:paraId="1EA79E2D" w14:textId="77777777" w:rsidR="00AE377C" w:rsidRPr="004F624E" w:rsidRDefault="00AE377C" w:rsidP="008547CB">
            <w:pPr>
              <w:pStyle w:val="a4"/>
              <w:spacing w:after="72"/>
              <w:ind w:firstLineChars="0" w:firstLine="0"/>
              <w:rPr>
                <w:rFonts w:ascii="Consolas" w:hAnsi="Consolas"/>
                <w:b/>
                <w:sz w:val="21"/>
                <w:szCs w:val="21"/>
              </w:rPr>
            </w:pPr>
            <w:r w:rsidRPr="004F624E">
              <w:rPr>
                <w:rFonts w:ascii="Consolas" w:hAnsi="Consolas" w:hint="eastAsia"/>
                <w:b/>
                <w:sz w:val="21"/>
                <w:szCs w:val="21"/>
              </w:rPr>
              <w:t>非功能需求</w:t>
            </w:r>
          </w:p>
        </w:tc>
        <w:tc>
          <w:tcPr>
            <w:tcW w:w="6861" w:type="dxa"/>
            <w:shd w:val="clear" w:color="auto" w:fill="auto"/>
          </w:tcPr>
          <w:p w14:paraId="1F6BF6EC" w14:textId="77777777" w:rsidR="00AE377C" w:rsidRPr="004F624E" w:rsidRDefault="00AE377C" w:rsidP="008547CB">
            <w:pPr>
              <w:pStyle w:val="a4"/>
              <w:spacing w:after="72"/>
              <w:ind w:firstLineChars="0" w:firstLine="0"/>
              <w:rPr>
                <w:rFonts w:ascii="Consolas" w:hAnsi="Consolas"/>
                <w:sz w:val="21"/>
                <w:szCs w:val="21"/>
              </w:rPr>
            </w:pPr>
            <w:r w:rsidRPr="004F624E">
              <w:rPr>
                <w:rFonts w:ascii="Consolas" w:hAnsi="Consolas" w:hint="eastAsia"/>
                <w:sz w:val="21"/>
                <w:szCs w:val="21"/>
              </w:rPr>
              <w:t>N/A</w:t>
            </w:r>
          </w:p>
        </w:tc>
      </w:tr>
    </w:tbl>
    <w:p w14:paraId="50B4A349" w14:textId="77777777" w:rsidR="00AE377C" w:rsidRPr="00AE377C" w:rsidRDefault="00AE377C" w:rsidP="00AE377C">
      <w:pPr>
        <w:pStyle w:val="a4"/>
        <w:spacing w:after="72"/>
        <w:ind w:firstLine="480"/>
        <w:rPr>
          <w:ins w:id="808" w:author="admin" w:date="2013-06-17T14:47:00Z"/>
        </w:rPr>
      </w:pPr>
    </w:p>
    <w:p w14:paraId="401929C6" w14:textId="77777777" w:rsidR="001C4C8C" w:rsidRPr="004F624E" w:rsidRDefault="001C4C8C" w:rsidP="00C862CE">
      <w:pPr>
        <w:pStyle w:val="1"/>
        <w:spacing w:before="48" w:after="48" w:line="360" w:lineRule="auto"/>
        <w:rPr>
          <w:rFonts w:ascii="Consolas" w:hAnsi="Consolas"/>
          <w:color w:val="000000"/>
        </w:rPr>
      </w:pPr>
      <w:r w:rsidRPr="004F624E">
        <w:rPr>
          <w:rFonts w:ascii="Consolas" w:hAnsi="Consolas" w:hint="eastAsia"/>
          <w:color w:val="000000"/>
        </w:rPr>
        <w:lastRenderedPageBreak/>
        <w:t>非功能需求</w:t>
      </w:r>
      <w:bookmarkEnd w:id="806"/>
    </w:p>
    <w:tbl>
      <w:tblPr>
        <w:tblW w:w="9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6"/>
        <w:gridCol w:w="6532"/>
      </w:tblGrid>
      <w:tr w:rsidR="003F77D0" w:rsidRPr="004F624E" w14:paraId="69D829DE" w14:textId="77777777" w:rsidTr="00B34C12">
        <w:trPr>
          <w:trHeight w:val="511"/>
        </w:trPr>
        <w:tc>
          <w:tcPr>
            <w:tcW w:w="2716" w:type="dxa"/>
            <w:shd w:val="clear" w:color="auto" w:fill="8064A2"/>
          </w:tcPr>
          <w:p w14:paraId="20645C29" w14:textId="77777777" w:rsidR="003F77D0" w:rsidRPr="004F624E" w:rsidRDefault="003F77D0" w:rsidP="003E7E73">
            <w:pPr>
              <w:spacing w:before="120" w:after="120" w:line="360" w:lineRule="auto"/>
              <w:rPr>
                <w:rFonts w:ascii="Consolas" w:hAnsi="Consolas"/>
                <w:b/>
                <w:bCs/>
                <w:color w:val="FFFFFF"/>
              </w:rPr>
            </w:pPr>
            <w:r w:rsidRPr="004F624E">
              <w:rPr>
                <w:rFonts w:ascii="Consolas" w:hAnsi="Consolas" w:hint="eastAsia"/>
                <w:b/>
                <w:bCs/>
                <w:color w:val="FFFFFF"/>
              </w:rPr>
              <w:t>非功能需求项目</w:t>
            </w:r>
          </w:p>
        </w:tc>
        <w:tc>
          <w:tcPr>
            <w:tcW w:w="6532" w:type="dxa"/>
            <w:shd w:val="clear" w:color="auto" w:fill="8064A2"/>
          </w:tcPr>
          <w:p w14:paraId="45305275" w14:textId="77777777" w:rsidR="003F77D0" w:rsidRPr="004F624E" w:rsidRDefault="003F77D0" w:rsidP="003E7E73">
            <w:pPr>
              <w:spacing w:before="120" w:after="120" w:line="360" w:lineRule="auto"/>
              <w:rPr>
                <w:rFonts w:ascii="Consolas" w:hAnsi="Consolas"/>
                <w:b/>
                <w:bCs/>
                <w:color w:val="FFFFFF"/>
              </w:rPr>
            </w:pPr>
            <w:r w:rsidRPr="004F624E">
              <w:rPr>
                <w:rFonts w:ascii="Consolas" w:hAnsi="Consolas" w:hint="eastAsia"/>
                <w:b/>
                <w:bCs/>
                <w:color w:val="FFFFFF"/>
              </w:rPr>
              <w:t>需求说明</w:t>
            </w:r>
          </w:p>
        </w:tc>
      </w:tr>
      <w:tr w:rsidR="003F77D0" w:rsidRPr="004F624E" w14:paraId="41AF0290" w14:textId="77777777" w:rsidTr="00B34C12">
        <w:trPr>
          <w:trHeight w:val="1217"/>
        </w:trPr>
        <w:tc>
          <w:tcPr>
            <w:tcW w:w="2716" w:type="dxa"/>
            <w:shd w:val="clear" w:color="auto" w:fill="auto"/>
          </w:tcPr>
          <w:p w14:paraId="24CB21E9" w14:textId="77777777" w:rsidR="003F77D0" w:rsidRPr="004F624E" w:rsidRDefault="003F77D0" w:rsidP="003E7E73">
            <w:pPr>
              <w:spacing w:before="120" w:after="120" w:line="360" w:lineRule="auto"/>
              <w:rPr>
                <w:rFonts w:ascii="Consolas" w:hAnsi="Consolas"/>
                <w:b/>
                <w:bCs/>
                <w:color w:val="000000"/>
              </w:rPr>
            </w:pPr>
            <w:r w:rsidRPr="004F624E">
              <w:rPr>
                <w:rFonts w:ascii="Consolas" w:hAnsi="Consolas" w:hint="eastAsia"/>
                <w:b/>
                <w:bCs/>
                <w:color w:val="000000"/>
              </w:rPr>
              <w:t>操作系统</w:t>
            </w:r>
          </w:p>
        </w:tc>
        <w:tc>
          <w:tcPr>
            <w:tcW w:w="6532" w:type="dxa"/>
            <w:shd w:val="clear" w:color="auto" w:fill="auto"/>
          </w:tcPr>
          <w:p w14:paraId="1FE0AF94" w14:textId="1E8EB713" w:rsidR="003F77D0" w:rsidRPr="004F624E" w:rsidRDefault="003F77D0" w:rsidP="003E7E73">
            <w:pPr>
              <w:spacing w:before="120" w:after="120" w:line="360" w:lineRule="auto"/>
              <w:rPr>
                <w:rFonts w:ascii="Consolas" w:hAnsi="Consolas"/>
                <w:color w:val="000000"/>
              </w:rPr>
            </w:pPr>
            <w:r w:rsidRPr="004F624E">
              <w:rPr>
                <w:rFonts w:ascii="Consolas" w:hAnsi="Consolas" w:hint="eastAsia"/>
                <w:color w:val="000000"/>
              </w:rPr>
              <w:t xml:space="preserve">Windows XP </w:t>
            </w:r>
            <w:r w:rsidR="00DB5E76">
              <w:rPr>
                <w:rFonts w:ascii="Consolas" w:hAnsi="Consolas"/>
                <w:color w:val="000000"/>
              </w:rPr>
              <w:t>Professional SP4</w:t>
            </w:r>
            <w:r w:rsidR="00D73197" w:rsidRPr="004F624E">
              <w:rPr>
                <w:rFonts w:ascii="Consolas" w:hAnsi="Consolas" w:hint="eastAsia"/>
                <w:color w:val="000000"/>
              </w:rPr>
              <w:t xml:space="preserve"> 32bit</w:t>
            </w:r>
          </w:p>
          <w:p w14:paraId="1FEC275E" w14:textId="4AA47877" w:rsidR="003F77D0" w:rsidRPr="004F624E" w:rsidRDefault="003F77D0" w:rsidP="00DB5E76">
            <w:pPr>
              <w:spacing w:before="120" w:after="120" w:line="360" w:lineRule="auto"/>
              <w:rPr>
                <w:rFonts w:ascii="Consolas" w:hAnsi="Consolas"/>
                <w:color w:val="000000"/>
              </w:rPr>
            </w:pPr>
            <w:r w:rsidRPr="004F624E">
              <w:rPr>
                <w:rFonts w:ascii="Consolas" w:hAnsi="Consolas" w:hint="eastAsia"/>
                <w:color w:val="000000"/>
              </w:rPr>
              <w:t xml:space="preserve">Windows 7 </w:t>
            </w:r>
            <w:r w:rsidR="00DB5E76">
              <w:rPr>
                <w:rFonts w:ascii="Consolas" w:hAnsi="Consolas"/>
                <w:color w:val="000000"/>
              </w:rPr>
              <w:t>Enterprise</w:t>
            </w:r>
            <w:r w:rsidR="00D73197" w:rsidRPr="004F624E">
              <w:rPr>
                <w:rFonts w:ascii="Consolas" w:hAnsi="Consolas" w:hint="eastAsia"/>
                <w:color w:val="000000"/>
              </w:rPr>
              <w:t xml:space="preserve"> 32bit</w:t>
            </w:r>
          </w:p>
        </w:tc>
      </w:tr>
      <w:tr w:rsidR="003F77D0" w:rsidRPr="004F624E" w14:paraId="53074884" w14:textId="77777777" w:rsidTr="00B34C12">
        <w:trPr>
          <w:trHeight w:val="515"/>
        </w:trPr>
        <w:tc>
          <w:tcPr>
            <w:tcW w:w="2716" w:type="dxa"/>
            <w:shd w:val="clear" w:color="auto" w:fill="auto"/>
          </w:tcPr>
          <w:p w14:paraId="720217BD" w14:textId="77777777" w:rsidR="003F77D0" w:rsidRPr="004F624E" w:rsidRDefault="003F77D0" w:rsidP="003E7E73">
            <w:pPr>
              <w:spacing w:before="120" w:after="120" w:line="360" w:lineRule="auto"/>
              <w:rPr>
                <w:rFonts w:ascii="Consolas" w:hAnsi="Consolas"/>
                <w:b/>
                <w:bCs/>
                <w:color w:val="000000"/>
              </w:rPr>
            </w:pPr>
            <w:r w:rsidRPr="004F624E">
              <w:rPr>
                <w:rFonts w:ascii="Consolas" w:hAnsi="Consolas" w:hint="eastAsia"/>
                <w:b/>
                <w:bCs/>
                <w:color w:val="000000"/>
              </w:rPr>
              <w:t>操作系统语言</w:t>
            </w:r>
          </w:p>
        </w:tc>
        <w:tc>
          <w:tcPr>
            <w:tcW w:w="6532" w:type="dxa"/>
            <w:shd w:val="clear" w:color="auto" w:fill="auto"/>
          </w:tcPr>
          <w:p w14:paraId="5555AE29" w14:textId="77777777" w:rsidR="003F77D0" w:rsidRPr="004F624E" w:rsidRDefault="003F77D0" w:rsidP="003E7E73">
            <w:pPr>
              <w:spacing w:before="120" w:after="120" w:line="360" w:lineRule="auto"/>
              <w:rPr>
                <w:rFonts w:ascii="Consolas" w:hAnsi="Consolas"/>
                <w:color w:val="000000"/>
              </w:rPr>
            </w:pPr>
            <w:r w:rsidRPr="004F624E">
              <w:rPr>
                <w:rFonts w:ascii="Consolas" w:hAnsi="Consolas" w:hint="eastAsia"/>
                <w:color w:val="000000"/>
              </w:rPr>
              <w:t>简体中文版</w:t>
            </w:r>
            <w:r w:rsidRPr="004F624E">
              <w:rPr>
                <w:rFonts w:ascii="Consolas" w:hAnsi="Consolas" w:hint="eastAsia"/>
                <w:color w:val="000000"/>
              </w:rPr>
              <w:t xml:space="preserve"> </w:t>
            </w:r>
          </w:p>
        </w:tc>
      </w:tr>
      <w:tr w:rsidR="00DB5E76" w:rsidRPr="004F624E" w14:paraId="442AD8CD" w14:textId="77777777" w:rsidTr="00DB5E76">
        <w:trPr>
          <w:trHeight w:val="1641"/>
        </w:trPr>
        <w:tc>
          <w:tcPr>
            <w:tcW w:w="2716" w:type="dxa"/>
            <w:shd w:val="clear" w:color="auto" w:fill="auto"/>
          </w:tcPr>
          <w:p w14:paraId="5975BFD3" w14:textId="32409CA7" w:rsidR="00DB5E76" w:rsidRPr="004F624E" w:rsidRDefault="00DB5E76" w:rsidP="003E7E73">
            <w:pPr>
              <w:spacing w:before="120" w:after="120" w:line="360" w:lineRule="auto"/>
              <w:rPr>
                <w:rFonts w:ascii="Consolas" w:hAnsi="Consolas"/>
                <w:b/>
                <w:bCs/>
                <w:color w:val="000000"/>
              </w:rPr>
            </w:pPr>
            <w:r w:rsidRPr="004F624E">
              <w:rPr>
                <w:rFonts w:ascii="Consolas" w:hAnsi="Consolas" w:hint="eastAsia"/>
                <w:b/>
                <w:bCs/>
                <w:color w:val="000000"/>
              </w:rPr>
              <w:t>浏览器</w:t>
            </w:r>
            <w:r>
              <w:rPr>
                <w:rFonts w:ascii="Consolas" w:hAnsi="Consolas" w:hint="eastAsia"/>
                <w:b/>
                <w:bCs/>
                <w:color w:val="000000"/>
              </w:rPr>
              <w:t>与</w:t>
            </w:r>
            <w:r>
              <w:rPr>
                <w:rFonts w:ascii="Consolas" w:hAnsi="Consolas"/>
                <w:b/>
                <w:bCs/>
                <w:color w:val="000000"/>
              </w:rPr>
              <w:t>版本</w:t>
            </w:r>
          </w:p>
        </w:tc>
        <w:tc>
          <w:tcPr>
            <w:tcW w:w="6532" w:type="dxa"/>
            <w:shd w:val="clear" w:color="auto" w:fill="auto"/>
          </w:tcPr>
          <w:p w14:paraId="0B53C5C2" w14:textId="2979F172" w:rsidR="00DB5E76" w:rsidRPr="004F624E" w:rsidRDefault="00DB5E76" w:rsidP="0098010A">
            <w:pPr>
              <w:pStyle w:val="aff5"/>
              <w:spacing w:beforeLines="50" w:before="120" w:afterLines="50" w:after="120" w:line="360" w:lineRule="auto"/>
              <w:ind w:firstLineChars="0" w:firstLine="0"/>
              <w:rPr>
                <w:rFonts w:ascii="Consolas" w:hAnsi="Consolas"/>
                <w:color w:val="000000"/>
              </w:rPr>
            </w:pPr>
            <w:r w:rsidRPr="004F624E">
              <w:rPr>
                <w:rFonts w:ascii="Consolas" w:hAnsi="Consolas" w:hint="eastAsia"/>
                <w:color w:val="000000"/>
              </w:rPr>
              <w:t>Microsoft Internet Explorer 6.0</w:t>
            </w:r>
            <w:r>
              <w:rPr>
                <w:rFonts w:ascii="Consolas" w:hAnsi="Consolas" w:hint="eastAsia"/>
                <w:color w:val="000000"/>
              </w:rPr>
              <w:t>至</w:t>
            </w:r>
            <w:r>
              <w:rPr>
                <w:rFonts w:ascii="Consolas" w:hAnsi="Consolas" w:hint="eastAsia"/>
                <w:color w:val="000000"/>
              </w:rPr>
              <w:t>10.0</w:t>
            </w:r>
          </w:p>
          <w:p w14:paraId="64A78240" w14:textId="4986A48A" w:rsidR="00DB5E76" w:rsidRPr="004F624E" w:rsidRDefault="00DB5E76" w:rsidP="003E7E73">
            <w:pPr>
              <w:spacing w:before="120" w:after="120" w:line="360" w:lineRule="auto"/>
              <w:rPr>
                <w:rFonts w:ascii="Consolas" w:hAnsi="Consolas"/>
                <w:color w:val="000000"/>
              </w:rPr>
            </w:pPr>
            <w:r w:rsidRPr="004F624E">
              <w:rPr>
                <w:rFonts w:ascii="Consolas" w:hAnsi="Consolas" w:hint="eastAsia"/>
                <w:color w:val="000000"/>
              </w:rPr>
              <w:t>Mozilla Firefox</w:t>
            </w:r>
            <w:r>
              <w:rPr>
                <w:rFonts w:ascii="Consolas" w:hAnsi="Consolas"/>
                <w:color w:val="000000"/>
              </w:rPr>
              <w:t xml:space="preserve"> </w:t>
            </w:r>
            <w:r>
              <w:rPr>
                <w:rFonts w:ascii="Consolas" w:hAnsi="Consolas" w:hint="eastAsia"/>
                <w:color w:val="000000"/>
              </w:rPr>
              <w:t>最新版</w:t>
            </w:r>
          </w:p>
          <w:p w14:paraId="154CF39F" w14:textId="6E1B880D" w:rsidR="00DB5E76" w:rsidRPr="004F624E" w:rsidRDefault="00DB5E76" w:rsidP="00B40839">
            <w:pPr>
              <w:spacing w:before="120" w:after="120" w:line="360" w:lineRule="auto"/>
              <w:rPr>
                <w:rFonts w:ascii="Consolas" w:hAnsi="Consolas"/>
                <w:color w:val="000000"/>
              </w:rPr>
            </w:pPr>
            <w:r w:rsidRPr="004F624E">
              <w:rPr>
                <w:rFonts w:ascii="Consolas" w:hAnsi="Consolas" w:hint="eastAsia"/>
                <w:color w:val="000000"/>
              </w:rPr>
              <w:t>Google Chrome</w:t>
            </w:r>
            <w:r>
              <w:rPr>
                <w:rFonts w:ascii="Consolas" w:hAnsi="Consolas"/>
                <w:color w:val="000000"/>
              </w:rPr>
              <w:t xml:space="preserve"> </w:t>
            </w:r>
            <w:r>
              <w:rPr>
                <w:rFonts w:ascii="Consolas" w:hAnsi="Consolas" w:hint="eastAsia"/>
                <w:color w:val="000000"/>
              </w:rPr>
              <w:t>最新</w:t>
            </w:r>
            <w:r>
              <w:rPr>
                <w:rFonts w:ascii="Consolas" w:hAnsi="Consolas"/>
                <w:color w:val="000000"/>
              </w:rPr>
              <w:t>稳定版</w:t>
            </w:r>
          </w:p>
        </w:tc>
      </w:tr>
      <w:tr w:rsidR="003F77D0" w:rsidRPr="004F624E" w14:paraId="1D74B347" w14:textId="77777777" w:rsidTr="00B34C12">
        <w:trPr>
          <w:trHeight w:val="1149"/>
        </w:trPr>
        <w:tc>
          <w:tcPr>
            <w:tcW w:w="2716" w:type="dxa"/>
            <w:shd w:val="clear" w:color="auto" w:fill="auto"/>
          </w:tcPr>
          <w:p w14:paraId="27B191FC" w14:textId="77777777" w:rsidR="003F77D0" w:rsidRPr="004F624E" w:rsidRDefault="003F77D0" w:rsidP="003E7E73">
            <w:pPr>
              <w:spacing w:before="120" w:after="120" w:line="360" w:lineRule="auto"/>
              <w:rPr>
                <w:rFonts w:ascii="Consolas" w:hAnsi="Consolas"/>
                <w:b/>
                <w:bCs/>
                <w:color w:val="000000"/>
              </w:rPr>
            </w:pPr>
            <w:r w:rsidRPr="004F624E">
              <w:rPr>
                <w:rFonts w:ascii="Consolas" w:hAnsi="Consolas" w:hint="eastAsia"/>
                <w:b/>
                <w:bCs/>
                <w:color w:val="000000"/>
              </w:rPr>
              <w:t>屏幕分辨率</w:t>
            </w:r>
          </w:p>
        </w:tc>
        <w:tc>
          <w:tcPr>
            <w:tcW w:w="6532" w:type="dxa"/>
            <w:shd w:val="clear" w:color="auto" w:fill="auto"/>
          </w:tcPr>
          <w:p w14:paraId="623A29B7" w14:textId="77777777" w:rsidR="003F77D0" w:rsidRPr="004F624E" w:rsidRDefault="003F77D0" w:rsidP="003E7E73">
            <w:pPr>
              <w:spacing w:before="120" w:after="120" w:line="360" w:lineRule="auto"/>
              <w:rPr>
                <w:rFonts w:ascii="Consolas" w:hAnsi="Consolas"/>
                <w:color w:val="000000"/>
              </w:rPr>
            </w:pPr>
            <w:r w:rsidRPr="004F624E">
              <w:rPr>
                <w:rFonts w:ascii="Consolas" w:hAnsi="Consolas" w:hint="eastAsia"/>
                <w:color w:val="000000"/>
              </w:rPr>
              <w:t>最低：</w:t>
            </w:r>
            <w:r w:rsidRPr="004F624E">
              <w:rPr>
                <w:rFonts w:ascii="Consolas" w:hAnsi="Consolas" w:hint="eastAsia"/>
                <w:color w:val="000000"/>
              </w:rPr>
              <w:t>800 x 600</w:t>
            </w:r>
          </w:p>
          <w:p w14:paraId="6C5F4205" w14:textId="77777777" w:rsidR="003F77D0" w:rsidRPr="004F624E" w:rsidRDefault="0030095A" w:rsidP="003E7E73">
            <w:pPr>
              <w:spacing w:before="120" w:after="120" w:line="360" w:lineRule="auto"/>
              <w:rPr>
                <w:rFonts w:ascii="Consolas" w:hAnsi="Consolas"/>
                <w:color w:val="000000"/>
              </w:rPr>
            </w:pPr>
            <w:r w:rsidRPr="004F624E">
              <w:rPr>
                <w:rFonts w:ascii="Consolas" w:hAnsi="Consolas" w:hint="eastAsia"/>
                <w:color w:val="000000"/>
              </w:rPr>
              <w:t>最高：</w:t>
            </w:r>
            <w:r w:rsidR="003F77D0" w:rsidRPr="004F624E">
              <w:rPr>
                <w:rFonts w:ascii="Consolas" w:hAnsi="Consolas" w:hint="eastAsia"/>
                <w:color w:val="000000"/>
              </w:rPr>
              <w:t>1680 x 1050</w:t>
            </w:r>
          </w:p>
        </w:tc>
      </w:tr>
      <w:tr w:rsidR="003F77D0" w:rsidRPr="004F624E" w14:paraId="6E59FD56" w14:textId="77777777" w:rsidTr="00B34C12">
        <w:trPr>
          <w:trHeight w:val="647"/>
        </w:trPr>
        <w:tc>
          <w:tcPr>
            <w:tcW w:w="2716" w:type="dxa"/>
            <w:shd w:val="clear" w:color="auto" w:fill="auto"/>
          </w:tcPr>
          <w:p w14:paraId="210E6F34" w14:textId="77777777" w:rsidR="003F77D0" w:rsidRPr="004F624E" w:rsidRDefault="0030095A" w:rsidP="003E7E73">
            <w:pPr>
              <w:spacing w:before="120" w:after="120" w:line="360" w:lineRule="auto"/>
              <w:rPr>
                <w:rFonts w:ascii="Consolas" w:hAnsi="Consolas"/>
                <w:b/>
                <w:bCs/>
                <w:color w:val="000000"/>
              </w:rPr>
            </w:pPr>
            <w:r w:rsidRPr="004F624E">
              <w:rPr>
                <w:rFonts w:ascii="Consolas" w:hAnsi="Consolas" w:hint="eastAsia"/>
                <w:b/>
                <w:bCs/>
                <w:color w:val="000000"/>
              </w:rPr>
              <w:t>客户端安装包格式</w:t>
            </w:r>
          </w:p>
        </w:tc>
        <w:tc>
          <w:tcPr>
            <w:tcW w:w="6532" w:type="dxa"/>
            <w:shd w:val="clear" w:color="auto" w:fill="auto"/>
          </w:tcPr>
          <w:p w14:paraId="41CCF183" w14:textId="77777777" w:rsidR="003F77D0" w:rsidRPr="004F624E" w:rsidRDefault="0030095A" w:rsidP="003E7E73">
            <w:pPr>
              <w:spacing w:before="120" w:after="120" w:line="360" w:lineRule="auto"/>
              <w:rPr>
                <w:rFonts w:ascii="Consolas" w:hAnsi="Consolas"/>
                <w:color w:val="000000"/>
              </w:rPr>
            </w:pPr>
            <w:r w:rsidRPr="004F624E">
              <w:rPr>
                <w:rFonts w:ascii="Consolas" w:hAnsi="Consolas" w:hint="eastAsia"/>
                <w:color w:val="000000"/>
              </w:rPr>
              <w:t>单独的</w:t>
            </w:r>
            <w:r w:rsidRPr="004F624E">
              <w:rPr>
                <w:rFonts w:ascii="Consolas" w:hAnsi="Consolas" w:hint="eastAsia"/>
                <w:color w:val="000000"/>
              </w:rPr>
              <w:t>exe</w:t>
            </w:r>
            <w:r w:rsidRPr="004F624E">
              <w:rPr>
                <w:rFonts w:ascii="Consolas" w:hAnsi="Consolas" w:hint="eastAsia"/>
                <w:color w:val="000000"/>
              </w:rPr>
              <w:t>文件</w:t>
            </w:r>
          </w:p>
        </w:tc>
      </w:tr>
      <w:tr w:rsidR="001A41F8" w:rsidRPr="004F624E" w14:paraId="0716B77C" w14:textId="77777777" w:rsidTr="00B34C12">
        <w:trPr>
          <w:trHeight w:val="647"/>
        </w:trPr>
        <w:tc>
          <w:tcPr>
            <w:tcW w:w="2716" w:type="dxa"/>
            <w:shd w:val="clear" w:color="auto" w:fill="auto"/>
          </w:tcPr>
          <w:p w14:paraId="0D58C8C7" w14:textId="77777777" w:rsidR="001A41F8" w:rsidRPr="004F624E" w:rsidRDefault="001A41F8" w:rsidP="003E7E73">
            <w:pPr>
              <w:spacing w:before="120" w:after="120" w:line="360" w:lineRule="auto"/>
              <w:rPr>
                <w:rFonts w:ascii="Consolas" w:hAnsi="Consolas"/>
                <w:b/>
                <w:bCs/>
                <w:color w:val="000000"/>
              </w:rPr>
            </w:pPr>
            <w:r>
              <w:rPr>
                <w:rFonts w:ascii="Consolas" w:hAnsi="Consolas" w:hint="eastAsia"/>
                <w:b/>
                <w:bCs/>
                <w:color w:val="000000"/>
              </w:rPr>
              <w:t>单场</w:t>
            </w:r>
            <w:r>
              <w:rPr>
                <w:rFonts w:ascii="Consolas" w:hAnsi="Consolas"/>
                <w:b/>
                <w:bCs/>
                <w:color w:val="000000"/>
              </w:rPr>
              <w:t>会议最大支持方</w:t>
            </w:r>
            <w:r w:rsidR="00CB0849">
              <w:rPr>
                <w:rFonts w:ascii="Consolas" w:hAnsi="Consolas" w:hint="eastAsia"/>
                <w:b/>
                <w:bCs/>
                <w:color w:val="000000"/>
              </w:rPr>
              <w:t>数</w:t>
            </w:r>
          </w:p>
        </w:tc>
        <w:tc>
          <w:tcPr>
            <w:tcW w:w="6532" w:type="dxa"/>
            <w:shd w:val="clear" w:color="auto" w:fill="auto"/>
          </w:tcPr>
          <w:p w14:paraId="221B2993" w14:textId="77777777" w:rsidR="001A41F8" w:rsidRPr="001A41F8" w:rsidRDefault="001A41F8" w:rsidP="003E7E73">
            <w:pPr>
              <w:spacing w:before="120" w:after="120" w:line="360" w:lineRule="auto"/>
              <w:rPr>
                <w:rFonts w:ascii="Consolas" w:hAnsi="Consolas"/>
                <w:color w:val="000000"/>
              </w:rPr>
            </w:pPr>
            <w:r>
              <w:rPr>
                <w:rFonts w:ascii="Consolas" w:hAnsi="Consolas"/>
                <w:color w:val="000000"/>
              </w:rPr>
              <w:t>550</w:t>
            </w:r>
          </w:p>
        </w:tc>
      </w:tr>
      <w:tr w:rsidR="001A41F8" w:rsidRPr="004F624E" w14:paraId="30A95DB3" w14:textId="77777777" w:rsidTr="00B34C12">
        <w:trPr>
          <w:trHeight w:val="647"/>
        </w:trPr>
        <w:tc>
          <w:tcPr>
            <w:tcW w:w="2716" w:type="dxa"/>
            <w:shd w:val="clear" w:color="auto" w:fill="auto"/>
          </w:tcPr>
          <w:p w14:paraId="0D89C3AD" w14:textId="77777777" w:rsidR="001A41F8" w:rsidRDefault="001A41F8" w:rsidP="003E7E73">
            <w:pPr>
              <w:spacing w:before="120" w:after="120" w:line="360" w:lineRule="auto"/>
              <w:rPr>
                <w:rFonts w:ascii="Consolas" w:hAnsi="Consolas"/>
                <w:b/>
                <w:bCs/>
                <w:color w:val="000000"/>
              </w:rPr>
            </w:pPr>
            <w:r>
              <w:rPr>
                <w:rFonts w:ascii="Consolas" w:hAnsi="Consolas" w:hint="eastAsia"/>
                <w:b/>
                <w:bCs/>
                <w:color w:val="000000"/>
              </w:rPr>
              <w:t>视频</w:t>
            </w:r>
            <w:r>
              <w:rPr>
                <w:rFonts w:ascii="Consolas" w:hAnsi="Consolas"/>
                <w:b/>
                <w:bCs/>
                <w:color w:val="000000"/>
              </w:rPr>
              <w:t>要求</w:t>
            </w:r>
          </w:p>
        </w:tc>
        <w:tc>
          <w:tcPr>
            <w:tcW w:w="6532" w:type="dxa"/>
            <w:shd w:val="clear" w:color="auto" w:fill="auto"/>
          </w:tcPr>
          <w:p w14:paraId="79247D17" w14:textId="77777777" w:rsidR="001A41F8" w:rsidRDefault="001A41F8" w:rsidP="00FA7417">
            <w:pPr>
              <w:spacing w:before="120" w:after="120" w:line="360" w:lineRule="auto"/>
              <w:rPr>
                <w:rFonts w:ascii="Consolas" w:hAnsi="Consolas"/>
                <w:color w:val="000000"/>
              </w:rPr>
            </w:pPr>
            <w:r>
              <w:rPr>
                <w:rFonts w:ascii="Consolas" w:hAnsi="Consolas" w:hint="eastAsia"/>
                <w:color w:val="000000"/>
              </w:rPr>
              <w:t>主讲人</w:t>
            </w:r>
            <w:r w:rsidR="00FA7417">
              <w:rPr>
                <w:rFonts w:ascii="Consolas" w:hAnsi="Consolas" w:hint="eastAsia"/>
                <w:color w:val="000000"/>
              </w:rPr>
              <w:t>视频分辨率</w:t>
            </w:r>
            <w:r w:rsidR="00FA7417">
              <w:rPr>
                <w:rFonts w:ascii="Consolas" w:hAnsi="Consolas"/>
                <w:color w:val="000000"/>
              </w:rPr>
              <w:t>：</w:t>
            </w:r>
            <w:r w:rsidR="00FA7417">
              <w:rPr>
                <w:rFonts w:ascii="Consolas" w:hAnsi="Consolas" w:hint="eastAsia"/>
                <w:color w:val="000000"/>
              </w:rPr>
              <w:t>320</w:t>
            </w:r>
            <w:r w:rsidR="00FA7417">
              <w:rPr>
                <w:rFonts w:ascii="Consolas" w:hAnsi="Consolas"/>
                <w:color w:val="000000"/>
              </w:rPr>
              <w:t>x240</w:t>
            </w:r>
          </w:p>
          <w:p w14:paraId="07DFD2DF" w14:textId="77777777" w:rsidR="00FA7417" w:rsidRDefault="00FA7417" w:rsidP="00FA7417">
            <w:pPr>
              <w:spacing w:before="120" w:after="120" w:line="360" w:lineRule="auto"/>
              <w:rPr>
                <w:rFonts w:ascii="Consolas" w:hAnsi="Consolas"/>
                <w:color w:val="000000"/>
              </w:rPr>
            </w:pPr>
            <w:r>
              <w:rPr>
                <w:rFonts w:ascii="Consolas" w:hAnsi="Consolas" w:hint="eastAsia"/>
                <w:color w:val="000000"/>
              </w:rPr>
              <w:t>其他</w:t>
            </w:r>
            <w:r>
              <w:rPr>
                <w:rFonts w:ascii="Consolas" w:hAnsi="Consolas"/>
                <w:color w:val="000000"/>
              </w:rPr>
              <w:t>参会人视频分辨率：</w:t>
            </w:r>
            <w:r>
              <w:rPr>
                <w:rFonts w:ascii="Consolas" w:hAnsi="Consolas" w:hint="eastAsia"/>
                <w:color w:val="000000"/>
              </w:rPr>
              <w:t>160</w:t>
            </w:r>
            <w:r>
              <w:rPr>
                <w:rFonts w:ascii="Consolas" w:hAnsi="Consolas"/>
                <w:color w:val="000000"/>
              </w:rPr>
              <w:t>x120</w:t>
            </w:r>
          </w:p>
        </w:tc>
      </w:tr>
      <w:tr w:rsidR="001A41F8" w:rsidRPr="004F624E" w14:paraId="4337D0EB" w14:textId="77777777" w:rsidTr="00B34C12">
        <w:trPr>
          <w:trHeight w:val="647"/>
        </w:trPr>
        <w:tc>
          <w:tcPr>
            <w:tcW w:w="2716" w:type="dxa"/>
            <w:shd w:val="clear" w:color="auto" w:fill="auto"/>
          </w:tcPr>
          <w:p w14:paraId="6C7C67B4" w14:textId="77777777" w:rsidR="001A41F8" w:rsidRDefault="001A41F8" w:rsidP="003E7E73">
            <w:pPr>
              <w:spacing w:before="120" w:after="120" w:line="360" w:lineRule="auto"/>
              <w:rPr>
                <w:rFonts w:ascii="Consolas" w:hAnsi="Consolas"/>
                <w:b/>
                <w:bCs/>
                <w:color w:val="000000"/>
              </w:rPr>
            </w:pPr>
            <w:r>
              <w:rPr>
                <w:rFonts w:ascii="Consolas" w:hAnsi="Consolas" w:hint="eastAsia"/>
                <w:b/>
                <w:bCs/>
                <w:color w:val="000000"/>
              </w:rPr>
              <w:t>单路</w:t>
            </w:r>
            <w:r>
              <w:rPr>
                <w:rFonts w:ascii="Consolas" w:hAnsi="Consolas"/>
                <w:b/>
                <w:bCs/>
                <w:color w:val="000000"/>
              </w:rPr>
              <w:t>视频开启时间</w:t>
            </w:r>
          </w:p>
        </w:tc>
        <w:tc>
          <w:tcPr>
            <w:tcW w:w="6532" w:type="dxa"/>
            <w:shd w:val="clear" w:color="auto" w:fill="auto"/>
          </w:tcPr>
          <w:p w14:paraId="7BA34FC2" w14:textId="77777777" w:rsidR="001A41F8" w:rsidRDefault="001A41F8" w:rsidP="003E7E73">
            <w:pPr>
              <w:spacing w:before="120" w:after="120" w:line="360" w:lineRule="auto"/>
              <w:rPr>
                <w:rFonts w:ascii="Consolas" w:hAnsi="Consolas"/>
                <w:color w:val="000000"/>
              </w:rPr>
            </w:pPr>
            <w:r>
              <w:rPr>
                <w:rFonts w:ascii="Consolas" w:hAnsi="Consolas" w:hint="eastAsia"/>
                <w:color w:val="000000"/>
              </w:rPr>
              <w:t>小于</w:t>
            </w:r>
            <w:r>
              <w:rPr>
                <w:rFonts w:ascii="Consolas" w:hAnsi="Consolas" w:hint="eastAsia"/>
                <w:color w:val="000000"/>
              </w:rPr>
              <w:t>5</w:t>
            </w:r>
            <w:r>
              <w:rPr>
                <w:rFonts w:ascii="Consolas" w:hAnsi="Consolas" w:hint="eastAsia"/>
                <w:color w:val="000000"/>
              </w:rPr>
              <w:t>秒</w:t>
            </w:r>
          </w:p>
        </w:tc>
      </w:tr>
      <w:tr w:rsidR="009D33EC" w:rsidRPr="004F624E" w14:paraId="2C1B704E" w14:textId="77777777" w:rsidTr="00B34C12">
        <w:trPr>
          <w:trHeight w:val="647"/>
        </w:trPr>
        <w:tc>
          <w:tcPr>
            <w:tcW w:w="2716" w:type="dxa"/>
            <w:shd w:val="clear" w:color="auto" w:fill="auto"/>
          </w:tcPr>
          <w:p w14:paraId="4F56A28F" w14:textId="0B615679" w:rsidR="009D33EC" w:rsidRDefault="009D33EC">
            <w:pPr>
              <w:spacing w:before="120" w:after="120" w:line="360" w:lineRule="auto"/>
              <w:rPr>
                <w:rFonts w:ascii="Consolas" w:hAnsi="Consolas"/>
                <w:b/>
                <w:bCs/>
                <w:color w:val="000000"/>
              </w:rPr>
            </w:pPr>
            <w:r>
              <w:rPr>
                <w:rFonts w:ascii="Consolas" w:hAnsi="Consolas" w:hint="eastAsia"/>
                <w:b/>
                <w:bCs/>
                <w:color w:val="000000"/>
              </w:rPr>
              <w:t>主持人</w:t>
            </w:r>
            <w:r w:rsidR="0006546D">
              <w:rPr>
                <w:rFonts w:ascii="Consolas" w:hAnsi="Consolas" w:hint="eastAsia"/>
                <w:b/>
                <w:bCs/>
                <w:color w:val="000000"/>
              </w:rPr>
              <w:t>带宽</w:t>
            </w:r>
            <w:r w:rsidR="0006546D">
              <w:rPr>
                <w:rFonts w:ascii="Consolas" w:hAnsi="Consolas"/>
                <w:b/>
                <w:bCs/>
                <w:color w:val="000000"/>
              </w:rPr>
              <w:t>要求</w:t>
            </w:r>
          </w:p>
        </w:tc>
        <w:tc>
          <w:tcPr>
            <w:tcW w:w="6532" w:type="dxa"/>
            <w:shd w:val="clear" w:color="auto" w:fill="auto"/>
          </w:tcPr>
          <w:p w14:paraId="49A723F6" w14:textId="77777777" w:rsidR="009D33EC" w:rsidRDefault="0006546D" w:rsidP="003E7E73">
            <w:pPr>
              <w:spacing w:before="120" w:after="120" w:line="360" w:lineRule="auto"/>
              <w:rPr>
                <w:rFonts w:ascii="Consolas" w:hAnsi="Consolas"/>
                <w:color w:val="000000"/>
              </w:rPr>
            </w:pPr>
            <w:r>
              <w:rPr>
                <w:rFonts w:ascii="Consolas" w:hAnsi="Consolas" w:hint="eastAsia"/>
                <w:color w:val="000000"/>
              </w:rPr>
              <w:t>最小</w:t>
            </w:r>
            <w:r>
              <w:rPr>
                <w:rFonts w:ascii="Consolas" w:hAnsi="Consolas"/>
                <w:color w:val="000000"/>
              </w:rPr>
              <w:t>4Mbps</w:t>
            </w:r>
          </w:p>
        </w:tc>
      </w:tr>
    </w:tbl>
    <w:p w14:paraId="33B0354E" w14:textId="77777777" w:rsidR="00C61C10" w:rsidRPr="004F624E" w:rsidRDefault="00C61C10" w:rsidP="007E5855">
      <w:pPr>
        <w:pStyle w:val="a4"/>
        <w:spacing w:after="72" w:line="360" w:lineRule="auto"/>
        <w:ind w:firstLine="480"/>
        <w:rPr>
          <w:rFonts w:ascii="Consolas" w:hAnsi="Consolas"/>
        </w:rPr>
      </w:pPr>
    </w:p>
    <w:p w14:paraId="192A7FE7" w14:textId="32879969" w:rsidR="00F54DD6" w:rsidRPr="004F624E" w:rsidRDefault="00F54DD6" w:rsidP="00F54DD6">
      <w:pPr>
        <w:pStyle w:val="1"/>
        <w:spacing w:before="48" w:after="48" w:line="360" w:lineRule="auto"/>
        <w:rPr>
          <w:rFonts w:ascii="Consolas" w:hAnsi="Consolas"/>
          <w:color w:val="000000"/>
        </w:rPr>
      </w:pPr>
      <w:r>
        <w:rPr>
          <w:rFonts w:ascii="Consolas" w:hAnsi="Consolas" w:hint="eastAsia"/>
          <w:color w:val="000000"/>
        </w:rPr>
        <w:lastRenderedPageBreak/>
        <w:t>性能</w:t>
      </w:r>
      <w:r w:rsidRPr="004F624E">
        <w:rPr>
          <w:rFonts w:ascii="Consolas" w:hAnsi="Consolas" w:hint="eastAsia"/>
          <w:color w:val="000000"/>
        </w:rPr>
        <w:t>需求</w:t>
      </w:r>
    </w:p>
    <w:p w14:paraId="512D3AAB" w14:textId="77777777" w:rsidR="00F54DD6" w:rsidRPr="00F54DD6" w:rsidRDefault="00F54DD6" w:rsidP="00F54DD6">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p>
    <w:p w14:paraId="16255AA5" w14:textId="77777777" w:rsidR="00F54DD6" w:rsidRPr="00F54DD6" w:rsidRDefault="00F54DD6" w:rsidP="00F54DD6">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p>
    <w:p w14:paraId="21F125D2" w14:textId="77777777" w:rsidR="00F54DD6" w:rsidRPr="00F54DD6" w:rsidRDefault="00F54DD6" w:rsidP="00F54DD6">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p>
    <w:p w14:paraId="573563B6" w14:textId="77777777" w:rsidR="00F54DD6" w:rsidRPr="00F54DD6" w:rsidRDefault="00F54DD6" w:rsidP="00F54DD6">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p>
    <w:p w14:paraId="304BE50D" w14:textId="77777777" w:rsidR="00F54DD6" w:rsidRPr="00F54DD6" w:rsidRDefault="00F54DD6" w:rsidP="00F54DD6">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p>
    <w:p w14:paraId="70C88B1A" w14:textId="77777777" w:rsidR="00F54DD6" w:rsidRPr="00F54DD6" w:rsidRDefault="00F54DD6" w:rsidP="00F54DD6">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p>
    <w:p w14:paraId="42021592" w14:textId="77777777" w:rsidR="00F54DD6" w:rsidRPr="00F54DD6" w:rsidRDefault="00F54DD6" w:rsidP="00F54DD6">
      <w:pPr>
        <w:pStyle w:val="aff5"/>
        <w:keepNext/>
        <w:widowControl/>
        <w:numPr>
          <w:ilvl w:val="0"/>
          <w:numId w:val="66"/>
        </w:numPr>
        <w:spacing w:beforeLines="20" w:before="48" w:afterLines="20" w:after="48" w:line="360" w:lineRule="auto"/>
        <w:ind w:right="210" w:firstLineChars="0"/>
        <w:outlineLvl w:val="1"/>
        <w:rPr>
          <w:rFonts w:ascii="Consolas" w:hAnsi="Consolas"/>
          <w:b/>
          <w:bCs/>
          <w:vanish/>
          <w:sz w:val="32"/>
          <w:szCs w:val="32"/>
        </w:rPr>
      </w:pPr>
    </w:p>
    <w:p w14:paraId="09F9CA6E" w14:textId="588D5BA8" w:rsidR="003F77D0" w:rsidRDefault="00F54DD6" w:rsidP="00196994">
      <w:pPr>
        <w:pStyle w:val="2"/>
        <w:numPr>
          <w:ilvl w:val="1"/>
          <w:numId w:val="66"/>
        </w:numPr>
        <w:spacing w:before="48" w:after="48" w:line="360" w:lineRule="auto"/>
        <w:ind w:right="210"/>
        <w:rPr>
          <w:rFonts w:ascii="Consolas" w:hAnsi="Consolas"/>
        </w:rPr>
      </w:pPr>
      <w:r>
        <w:rPr>
          <w:rFonts w:ascii="Consolas" w:hAnsi="Consolas" w:hint="eastAsia"/>
        </w:rPr>
        <w:t>CPU</w:t>
      </w:r>
      <w:r>
        <w:rPr>
          <w:rFonts w:ascii="Consolas" w:hAnsi="Consolas" w:hint="eastAsia"/>
        </w:rPr>
        <w:t>占用率指标</w:t>
      </w:r>
    </w:p>
    <w:tbl>
      <w:tblPr>
        <w:tblW w:w="5940" w:type="dxa"/>
        <w:tblInd w:w="113" w:type="dxa"/>
        <w:tblLook w:val="04A0" w:firstRow="1" w:lastRow="0" w:firstColumn="1" w:lastColumn="0" w:noHBand="0" w:noVBand="1"/>
      </w:tblPr>
      <w:tblGrid>
        <w:gridCol w:w="3160"/>
        <w:gridCol w:w="2780"/>
      </w:tblGrid>
      <w:tr w:rsidR="00F54DD6" w:rsidRPr="00F54DD6" w14:paraId="13BF4DE3" w14:textId="77777777" w:rsidTr="00F54DD6">
        <w:trPr>
          <w:trHeight w:val="360"/>
        </w:trPr>
        <w:tc>
          <w:tcPr>
            <w:tcW w:w="3160" w:type="dxa"/>
            <w:tcBorders>
              <w:top w:val="single" w:sz="4" w:space="0" w:color="auto"/>
              <w:left w:val="single" w:sz="4" w:space="0" w:color="auto"/>
              <w:bottom w:val="single" w:sz="4" w:space="0" w:color="auto"/>
              <w:right w:val="single" w:sz="4" w:space="0" w:color="auto"/>
            </w:tcBorders>
            <w:shd w:val="clear" w:color="000000" w:fill="E4DFEC"/>
            <w:vAlign w:val="center"/>
            <w:hideMark/>
          </w:tcPr>
          <w:p w14:paraId="14CF4BF1" w14:textId="77777777" w:rsidR="00F54DD6" w:rsidRPr="00F54DD6" w:rsidRDefault="00F54DD6" w:rsidP="00F54DD6">
            <w:pPr>
              <w:widowControl/>
              <w:jc w:val="center"/>
              <w:rPr>
                <w:rFonts w:ascii="微软雅黑" w:eastAsia="微软雅黑" w:hAnsi="微软雅黑" w:cs="宋体"/>
                <w:b/>
                <w:bCs/>
                <w:color w:val="000000"/>
                <w:kern w:val="0"/>
                <w:sz w:val="24"/>
              </w:rPr>
            </w:pPr>
            <w:r w:rsidRPr="00F54DD6">
              <w:rPr>
                <w:rFonts w:ascii="微软雅黑" w:eastAsia="微软雅黑" w:hAnsi="微软雅黑" w:cs="宋体" w:hint="eastAsia"/>
                <w:b/>
                <w:bCs/>
                <w:color w:val="000000"/>
                <w:kern w:val="0"/>
                <w:sz w:val="24"/>
              </w:rPr>
              <w:t>被测业务</w:t>
            </w:r>
          </w:p>
        </w:tc>
        <w:tc>
          <w:tcPr>
            <w:tcW w:w="2780" w:type="dxa"/>
            <w:tcBorders>
              <w:top w:val="single" w:sz="4" w:space="0" w:color="auto"/>
              <w:left w:val="nil"/>
              <w:bottom w:val="single" w:sz="4" w:space="0" w:color="auto"/>
              <w:right w:val="single" w:sz="4" w:space="0" w:color="auto"/>
            </w:tcBorders>
            <w:shd w:val="clear" w:color="000000" w:fill="E4DFEC"/>
            <w:vAlign w:val="center"/>
            <w:hideMark/>
          </w:tcPr>
          <w:p w14:paraId="6FA122C2" w14:textId="77777777" w:rsidR="00F54DD6" w:rsidRPr="00F54DD6" w:rsidRDefault="00F54DD6" w:rsidP="00F54DD6">
            <w:pPr>
              <w:widowControl/>
              <w:jc w:val="center"/>
              <w:rPr>
                <w:rFonts w:ascii="微软雅黑" w:eastAsia="微软雅黑" w:hAnsi="微软雅黑" w:cs="宋体"/>
                <w:b/>
                <w:bCs/>
                <w:color w:val="000000"/>
                <w:kern w:val="0"/>
                <w:sz w:val="24"/>
              </w:rPr>
            </w:pPr>
            <w:r w:rsidRPr="00F54DD6">
              <w:rPr>
                <w:rFonts w:ascii="微软雅黑" w:eastAsia="微软雅黑" w:hAnsi="微软雅黑" w:cs="宋体" w:hint="eastAsia"/>
                <w:b/>
                <w:bCs/>
                <w:color w:val="000000"/>
                <w:kern w:val="0"/>
                <w:sz w:val="24"/>
              </w:rPr>
              <w:t>CPU-平均值</w:t>
            </w:r>
          </w:p>
        </w:tc>
      </w:tr>
      <w:tr w:rsidR="00F54DD6" w:rsidRPr="00F54DD6" w14:paraId="35B787AA" w14:textId="77777777" w:rsidTr="00F54DD6">
        <w:trPr>
          <w:trHeight w:val="330"/>
        </w:trPr>
        <w:tc>
          <w:tcPr>
            <w:tcW w:w="3160" w:type="dxa"/>
            <w:tcBorders>
              <w:top w:val="nil"/>
              <w:left w:val="single" w:sz="4" w:space="0" w:color="auto"/>
              <w:bottom w:val="single" w:sz="4" w:space="0" w:color="auto"/>
              <w:right w:val="single" w:sz="4" w:space="0" w:color="auto"/>
            </w:tcBorders>
            <w:shd w:val="clear" w:color="000000" w:fill="FDE9D9"/>
            <w:vAlign w:val="center"/>
            <w:hideMark/>
          </w:tcPr>
          <w:p w14:paraId="2D1BB60A"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共享文档（本地）</w:t>
            </w:r>
          </w:p>
        </w:tc>
        <w:tc>
          <w:tcPr>
            <w:tcW w:w="2780" w:type="dxa"/>
            <w:tcBorders>
              <w:top w:val="nil"/>
              <w:left w:val="nil"/>
              <w:bottom w:val="single" w:sz="4" w:space="0" w:color="auto"/>
              <w:right w:val="single" w:sz="4" w:space="0" w:color="auto"/>
            </w:tcBorders>
            <w:shd w:val="clear" w:color="auto" w:fill="auto"/>
            <w:vAlign w:val="center"/>
            <w:hideMark/>
          </w:tcPr>
          <w:p w14:paraId="1B23566E"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r>
      <w:tr w:rsidR="00F54DD6" w:rsidRPr="00F54DD6" w14:paraId="25E785C2" w14:textId="77777777" w:rsidTr="00F54DD6">
        <w:trPr>
          <w:trHeight w:val="330"/>
        </w:trPr>
        <w:tc>
          <w:tcPr>
            <w:tcW w:w="3160" w:type="dxa"/>
            <w:tcBorders>
              <w:top w:val="nil"/>
              <w:left w:val="single" w:sz="4" w:space="0" w:color="auto"/>
              <w:bottom w:val="single" w:sz="4" w:space="0" w:color="auto"/>
              <w:right w:val="single" w:sz="4" w:space="0" w:color="auto"/>
            </w:tcBorders>
            <w:shd w:val="clear" w:color="000000" w:fill="FDE9D9"/>
            <w:vAlign w:val="center"/>
            <w:hideMark/>
          </w:tcPr>
          <w:p w14:paraId="5CDC4618"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共享文档（上传服务器）</w:t>
            </w:r>
          </w:p>
        </w:tc>
        <w:tc>
          <w:tcPr>
            <w:tcW w:w="2780" w:type="dxa"/>
            <w:tcBorders>
              <w:top w:val="nil"/>
              <w:left w:val="nil"/>
              <w:bottom w:val="single" w:sz="4" w:space="0" w:color="auto"/>
              <w:right w:val="single" w:sz="4" w:space="0" w:color="auto"/>
            </w:tcBorders>
            <w:shd w:val="clear" w:color="auto" w:fill="auto"/>
            <w:vAlign w:val="center"/>
            <w:hideMark/>
          </w:tcPr>
          <w:p w14:paraId="0979EF8C"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10</w:t>
            </w:r>
          </w:p>
        </w:tc>
      </w:tr>
      <w:tr w:rsidR="00F54DD6" w:rsidRPr="00F54DD6" w14:paraId="55366E3E" w14:textId="77777777" w:rsidTr="00F54DD6">
        <w:trPr>
          <w:trHeight w:val="330"/>
        </w:trPr>
        <w:tc>
          <w:tcPr>
            <w:tcW w:w="3160" w:type="dxa"/>
            <w:tcBorders>
              <w:top w:val="nil"/>
              <w:left w:val="single" w:sz="4" w:space="0" w:color="auto"/>
              <w:bottom w:val="single" w:sz="4" w:space="0" w:color="auto"/>
              <w:right w:val="single" w:sz="4" w:space="0" w:color="auto"/>
            </w:tcBorders>
            <w:shd w:val="clear" w:color="000000" w:fill="FDE9D9"/>
            <w:vAlign w:val="center"/>
            <w:hideMark/>
          </w:tcPr>
          <w:p w14:paraId="3E032A49"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共享白板</w:t>
            </w:r>
          </w:p>
        </w:tc>
        <w:tc>
          <w:tcPr>
            <w:tcW w:w="2780" w:type="dxa"/>
            <w:tcBorders>
              <w:top w:val="nil"/>
              <w:left w:val="nil"/>
              <w:bottom w:val="single" w:sz="4" w:space="0" w:color="auto"/>
              <w:right w:val="single" w:sz="4" w:space="0" w:color="auto"/>
            </w:tcBorders>
            <w:shd w:val="clear" w:color="auto" w:fill="auto"/>
            <w:vAlign w:val="center"/>
            <w:hideMark/>
          </w:tcPr>
          <w:p w14:paraId="1A79FEF3"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10</w:t>
            </w:r>
          </w:p>
        </w:tc>
      </w:tr>
      <w:tr w:rsidR="00F54DD6" w:rsidRPr="00F54DD6" w14:paraId="0FFAD2C3" w14:textId="77777777" w:rsidTr="00F54DD6">
        <w:trPr>
          <w:trHeight w:val="330"/>
        </w:trPr>
        <w:tc>
          <w:tcPr>
            <w:tcW w:w="3160" w:type="dxa"/>
            <w:tcBorders>
              <w:top w:val="nil"/>
              <w:left w:val="single" w:sz="4" w:space="0" w:color="auto"/>
              <w:bottom w:val="single" w:sz="4" w:space="0" w:color="auto"/>
              <w:right w:val="single" w:sz="4" w:space="0" w:color="auto"/>
            </w:tcBorders>
            <w:shd w:val="clear" w:color="000000" w:fill="FDE9D9"/>
            <w:vAlign w:val="center"/>
            <w:hideMark/>
          </w:tcPr>
          <w:p w14:paraId="243022AE"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共享屏幕</w:t>
            </w:r>
          </w:p>
        </w:tc>
        <w:tc>
          <w:tcPr>
            <w:tcW w:w="2780" w:type="dxa"/>
            <w:tcBorders>
              <w:top w:val="nil"/>
              <w:left w:val="nil"/>
              <w:bottom w:val="single" w:sz="4" w:space="0" w:color="auto"/>
              <w:right w:val="single" w:sz="4" w:space="0" w:color="auto"/>
            </w:tcBorders>
            <w:shd w:val="clear" w:color="auto" w:fill="auto"/>
            <w:vAlign w:val="center"/>
            <w:hideMark/>
          </w:tcPr>
          <w:p w14:paraId="65AF451A"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35</w:t>
            </w:r>
          </w:p>
        </w:tc>
      </w:tr>
      <w:tr w:rsidR="00F54DD6" w:rsidRPr="00F54DD6" w14:paraId="1DCDABB8" w14:textId="77777777" w:rsidTr="00F54DD6">
        <w:trPr>
          <w:trHeight w:val="330"/>
        </w:trPr>
        <w:tc>
          <w:tcPr>
            <w:tcW w:w="3160" w:type="dxa"/>
            <w:tcBorders>
              <w:top w:val="nil"/>
              <w:left w:val="single" w:sz="4" w:space="0" w:color="auto"/>
              <w:bottom w:val="single" w:sz="4" w:space="0" w:color="auto"/>
              <w:right w:val="single" w:sz="4" w:space="0" w:color="auto"/>
            </w:tcBorders>
            <w:shd w:val="clear" w:color="000000" w:fill="FDE9D9"/>
            <w:vAlign w:val="center"/>
            <w:hideMark/>
          </w:tcPr>
          <w:p w14:paraId="24742DED"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1路大视频</w:t>
            </w:r>
          </w:p>
        </w:tc>
        <w:tc>
          <w:tcPr>
            <w:tcW w:w="2780" w:type="dxa"/>
            <w:tcBorders>
              <w:top w:val="nil"/>
              <w:left w:val="nil"/>
              <w:bottom w:val="single" w:sz="4" w:space="0" w:color="auto"/>
              <w:right w:val="single" w:sz="4" w:space="0" w:color="auto"/>
            </w:tcBorders>
            <w:shd w:val="clear" w:color="auto" w:fill="auto"/>
            <w:vAlign w:val="center"/>
            <w:hideMark/>
          </w:tcPr>
          <w:p w14:paraId="1812A196"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65</w:t>
            </w:r>
          </w:p>
        </w:tc>
      </w:tr>
      <w:tr w:rsidR="00F54DD6" w:rsidRPr="00F54DD6" w14:paraId="4426748C" w14:textId="77777777" w:rsidTr="00F54DD6">
        <w:trPr>
          <w:trHeight w:val="285"/>
        </w:trPr>
        <w:tc>
          <w:tcPr>
            <w:tcW w:w="3160" w:type="dxa"/>
            <w:tcBorders>
              <w:top w:val="nil"/>
              <w:left w:val="single" w:sz="4" w:space="0" w:color="auto"/>
              <w:bottom w:val="single" w:sz="4" w:space="0" w:color="auto"/>
              <w:right w:val="single" w:sz="4" w:space="0" w:color="auto"/>
            </w:tcBorders>
            <w:shd w:val="clear" w:color="000000" w:fill="FDE9D9"/>
            <w:vAlign w:val="center"/>
            <w:hideMark/>
          </w:tcPr>
          <w:p w14:paraId="76417C78"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15路大视频</w:t>
            </w:r>
          </w:p>
        </w:tc>
        <w:tc>
          <w:tcPr>
            <w:tcW w:w="2780" w:type="dxa"/>
            <w:tcBorders>
              <w:top w:val="nil"/>
              <w:left w:val="nil"/>
              <w:bottom w:val="single" w:sz="4" w:space="0" w:color="auto"/>
              <w:right w:val="single" w:sz="4" w:space="0" w:color="auto"/>
            </w:tcBorders>
            <w:shd w:val="clear" w:color="auto" w:fill="auto"/>
            <w:vAlign w:val="center"/>
            <w:hideMark/>
          </w:tcPr>
          <w:p w14:paraId="49510480"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65</w:t>
            </w:r>
          </w:p>
        </w:tc>
      </w:tr>
      <w:tr w:rsidR="00F54DD6" w:rsidRPr="00F54DD6" w14:paraId="74C60C35" w14:textId="77777777" w:rsidTr="00F54DD6">
        <w:trPr>
          <w:trHeight w:val="330"/>
        </w:trPr>
        <w:tc>
          <w:tcPr>
            <w:tcW w:w="3160" w:type="dxa"/>
            <w:tcBorders>
              <w:top w:val="nil"/>
              <w:left w:val="single" w:sz="4" w:space="0" w:color="auto"/>
              <w:bottom w:val="single" w:sz="4" w:space="0" w:color="auto"/>
              <w:right w:val="single" w:sz="4" w:space="0" w:color="auto"/>
            </w:tcBorders>
            <w:shd w:val="clear" w:color="000000" w:fill="FDE9D9"/>
            <w:vAlign w:val="center"/>
            <w:hideMark/>
          </w:tcPr>
          <w:p w14:paraId="1251F4BB"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多媒体共享</w:t>
            </w:r>
          </w:p>
        </w:tc>
        <w:tc>
          <w:tcPr>
            <w:tcW w:w="2780" w:type="dxa"/>
            <w:tcBorders>
              <w:top w:val="nil"/>
              <w:left w:val="nil"/>
              <w:bottom w:val="single" w:sz="4" w:space="0" w:color="auto"/>
              <w:right w:val="single" w:sz="4" w:space="0" w:color="auto"/>
            </w:tcBorders>
            <w:shd w:val="clear" w:color="auto" w:fill="auto"/>
            <w:vAlign w:val="center"/>
            <w:hideMark/>
          </w:tcPr>
          <w:p w14:paraId="6D26638D"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35</w:t>
            </w:r>
          </w:p>
        </w:tc>
      </w:tr>
    </w:tbl>
    <w:p w14:paraId="6224B6BC" w14:textId="77777777" w:rsidR="00F54DD6" w:rsidRPr="00196994" w:rsidRDefault="00F54DD6" w:rsidP="00196994">
      <w:pPr>
        <w:pStyle w:val="a4"/>
        <w:spacing w:after="72"/>
        <w:ind w:firstLine="480"/>
      </w:pPr>
    </w:p>
    <w:p w14:paraId="198F7493" w14:textId="292A16FC" w:rsidR="00F54DD6" w:rsidRDefault="00F54DD6" w:rsidP="00F54DD6">
      <w:pPr>
        <w:pStyle w:val="2"/>
        <w:numPr>
          <w:ilvl w:val="1"/>
          <w:numId w:val="66"/>
        </w:numPr>
        <w:spacing w:before="48" w:after="48" w:line="360" w:lineRule="auto"/>
        <w:ind w:right="210"/>
        <w:rPr>
          <w:rFonts w:ascii="Consolas" w:hAnsi="Consolas"/>
        </w:rPr>
      </w:pPr>
      <w:r>
        <w:rPr>
          <w:rFonts w:ascii="Consolas" w:hAnsi="Consolas" w:hint="eastAsia"/>
        </w:rPr>
        <w:t>客户端</w:t>
      </w:r>
      <w:r w:rsidRPr="00F54DD6">
        <w:rPr>
          <w:rFonts w:ascii="Consolas" w:hAnsi="Consolas" w:hint="eastAsia"/>
        </w:rPr>
        <w:t>业务</w:t>
      </w:r>
      <w:r>
        <w:rPr>
          <w:rFonts w:ascii="Consolas" w:hAnsi="Consolas" w:hint="eastAsia"/>
        </w:rPr>
        <w:t>及</w:t>
      </w:r>
      <w:r>
        <w:rPr>
          <w:rFonts w:ascii="Consolas" w:hAnsi="Consolas"/>
        </w:rPr>
        <w:t>性能</w:t>
      </w:r>
      <w:r w:rsidRPr="00F54DD6">
        <w:rPr>
          <w:rFonts w:ascii="Consolas" w:hAnsi="Consolas" w:hint="eastAsia"/>
        </w:rPr>
        <w:t>指标</w:t>
      </w:r>
    </w:p>
    <w:tbl>
      <w:tblPr>
        <w:tblW w:w="10320" w:type="dxa"/>
        <w:tblInd w:w="113" w:type="dxa"/>
        <w:tblLook w:val="04A0" w:firstRow="1" w:lastRow="0" w:firstColumn="1" w:lastColumn="0" w:noHBand="0" w:noVBand="1"/>
      </w:tblPr>
      <w:tblGrid>
        <w:gridCol w:w="3160"/>
        <w:gridCol w:w="2780"/>
        <w:gridCol w:w="4380"/>
      </w:tblGrid>
      <w:tr w:rsidR="00F54DD6" w:rsidRPr="00F54DD6" w14:paraId="340B4A8B" w14:textId="77777777" w:rsidTr="00F54DD6">
        <w:trPr>
          <w:trHeight w:val="360"/>
        </w:trPr>
        <w:tc>
          <w:tcPr>
            <w:tcW w:w="3160" w:type="dxa"/>
            <w:tcBorders>
              <w:top w:val="single" w:sz="4" w:space="0" w:color="auto"/>
              <w:left w:val="single" w:sz="4" w:space="0" w:color="auto"/>
              <w:bottom w:val="nil"/>
              <w:right w:val="single" w:sz="4" w:space="0" w:color="auto"/>
            </w:tcBorders>
            <w:shd w:val="clear" w:color="000000" w:fill="E4DFEC"/>
            <w:vAlign w:val="center"/>
            <w:hideMark/>
          </w:tcPr>
          <w:p w14:paraId="26702530" w14:textId="77777777" w:rsidR="00F54DD6" w:rsidRPr="00F54DD6" w:rsidRDefault="00F54DD6" w:rsidP="00F54DD6">
            <w:pPr>
              <w:widowControl/>
              <w:jc w:val="center"/>
              <w:rPr>
                <w:rFonts w:ascii="微软雅黑" w:eastAsia="微软雅黑" w:hAnsi="微软雅黑" w:cs="宋体"/>
                <w:b/>
                <w:bCs/>
                <w:color w:val="000000"/>
                <w:kern w:val="0"/>
                <w:sz w:val="24"/>
              </w:rPr>
            </w:pPr>
            <w:r w:rsidRPr="00F54DD6">
              <w:rPr>
                <w:rFonts w:ascii="微软雅黑" w:eastAsia="微软雅黑" w:hAnsi="微软雅黑" w:cs="宋体" w:hint="eastAsia"/>
                <w:b/>
                <w:bCs/>
                <w:color w:val="000000"/>
                <w:kern w:val="0"/>
                <w:sz w:val="24"/>
              </w:rPr>
              <w:t>被测业务</w:t>
            </w:r>
          </w:p>
        </w:tc>
        <w:tc>
          <w:tcPr>
            <w:tcW w:w="2780" w:type="dxa"/>
            <w:tcBorders>
              <w:top w:val="single" w:sz="4" w:space="0" w:color="auto"/>
              <w:left w:val="nil"/>
              <w:bottom w:val="nil"/>
              <w:right w:val="single" w:sz="4" w:space="0" w:color="auto"/>
            </w:tcBorders>
            <w:shd w:val="clear" w:color="000000" w:fill="E4DFEC"/>
            <w:vAlign w:val="center"/>
            <w:hideMark/>
          </w:tcPr>
          <w:p w14:paraId="374F619A" w14:textId="77777777" w:rsidR="00F54DD6" w:rsidRPr="00F54DD6" w:rsidRDefault="00F54DD6" w:rsidP="00F54DD6">
            <w:pPr>
              <w:widowControl/>
              <w:jc w:val="center"/>
              <w:rPr>
                <w:rFonts w:ascii="微软雅黑" w:eastAsia="微软雅黑" w:hAnsi="微软雅黑" w:cs="宋体"/>
                <w:b/>
                <w:bCs/>
                <w:color w:val="000000"/>
                <w:kern w:val="0"/>
                <w:sz w:val="24"/>
              </w:rPr>
            </w:pPr>
            <w:r w:rsidRPr="00F54DD6">
              <w:rPr>
                <w:rFonts w:ascii="微软雅黑" w:eastAsia="微软雅黑" w:hAnsi="微软雅黑" w:cs="宋体" w:hint="eastAsia"/>
                <w:b/>
                <w:bCs/>
                <w:color w:val="000000"/>
                <w:kern w:val="0"/>
                <w:sz w:val="24"/>
              </w:rPr>
              <w:t>性能</w:t>
            </w:r>
          </w:p>
        </w:tc>
        <w:tc>
          <w:tcPr>
            <w:tcW w:w="4380" w:type="dxa"/>
            <w:tcBorders>
              <w:top w:val="single" w:sz="4" w:space="0" w:color="auto"/>
              <w:left w:val="nil"/>
              <w:bottom w:val="nil"/>
              <w:right w:val="single" w:sz="4" w:space="0" w:color="auto"/>
            </w:tcBorders>
            <w:shd w:val="clear" w:color="000000" w:fill="E4DFEC"/>
            <w:vAlign w:val="center"/>
            <w:hideMark/>
          </w:tcPr>
          <w:p w14:paraId="7B602F80" w14:textId="77777777" w:rsidR="00F54DD6" w:rsidRPr="00F54DD6" w:rsidRDefault="00F54DD6" w:rsidP="00F54DD6">
            <w:pPr>
              <w:widowControl/>
              <w:jc w:val="center"/>
              <w:rPr>
                <w:rFonts w:ascii="微软雅黑" w:eastAsia="微软雅黑" w:hAnsi="微软雅黑" w:cs="宋体"/>
                <w:b/>
                <w:bCs/>
                <w:color w:val="000000"/>
                <w:kern w:val="0"/>
                <w:sz w:val="24"/>
              </w:rPr>
            </w:pPr>
            <w:r w:rsidRPr="00F54DD6">
              <w:rPr>
                <w:rFonts w:ascii="微软雅黑" w:eastAsia="微软雅黑" w:hAnsi="微软雅黑" w:cs="宋体" w:hint="eastAsia"/>
                <w:b/>
                <w:bCs/>
                <w:color w:val="000000"/>
                <w:kern w:val="0"/>
                <w:sz w:val="24"/>
              </w:rPr>
              <w:t>指标</w:t>
            </w:r>
          </w:p>
        </w:tc>
      </w:tr>
      <w:tr w:rsidR="00F54DD6" w:rsidRPr="00F54DD6" w14:paraId="26E3F466" w14:textId="77777777" w:rsidTr="00F54DD6">
        <w:trPr>
          <w:trHeight w:val="330"/>
        </w:trPr>
        <w:tc>
          <w:tcPr>
            <w:tcW w:w="3160" w:type="dxa"/>
            <w:vMerge w:val="restart"/>
            <w:tcBorders>
              <w:top w:val="single" w:sz="4" w:space="0" w:color="auto"/>
              <w:left w:val="single" w:sz="4" w:space="0" w:color="auto"/>
              <w:bottom w:val="single" w:sz="4" w:space="0" w:color="auto"/>
              <w:right w:val="single" w:sz="4" w:space="0" w:color="auto"/>
            </w:tcBorders>
            <w:shd w:val="clear" w:color="000000" w:fill="FDE9D9"/>
            <w:vAlign w:val="center"/>
            <w:hideMark/>
          </w:tcPr>
          <w:p w14:paraId="303798E1" w14:textId="77777777" w:rsidR="00F54DD6" w:rsidRPr="00F54DD6" w:rsidRDefault="00F54DD6" w:rsidP="00F54DD6">
            <w:pPr>
              <w:widowControl/>
              <w:jc w:val="center"/>
              <w:rPr>
                <w:rFonts w:ascii="微软雅黑" w:eastAsia="微软雅黑" w:hAnsi="微软雅黑" w:cs="宋体"/>
                <w:b/>
                <w:bCs/>
                <w:kern w:val="0"/>
                <w:sz w:val="22"/>
                <w:szCs w:val="22"/>
              </w:rPr>
            </w:pPr>
            <w:r w:rsidRPr="00F54DD6">
              <w:rPr>
                <w:rFonts w:ascii="微软雅黑" w:eastAsia="微软雅黑" w:hAnsi="微软雅黑" w:cs="宋体" w:hint="eastAsia"/>
                <w:b/>
                <w:bCs/>
                <w:kern w:val="0"/>
                <w:sz w:val="22"/>
                <w:szCs w:val="22"/>
              </w:rPr>
              <w:t>音频</w:t>
            </w:r>
          </w:p>
        </w:tc>
        <w:tc>
          <w:tcPr>
            <w:tcW w:w="2780" w:type="dxa"/>
            <w:tcBorders>
              <w:top w:val="single" w:sz="4" w:space="0" w:color="auto"/>
              <w:left w:val="nil"/>
              <w:bottom w:val="single" w:sz="4" w:space="0" w:color="auto"/>
              <w:right w:val="single" w:sz="4" w:space="0" w:color="auto"/>
            </w:tcBorders>
            <w:shd w:val="clear" w:color="auto" w:fill="auto"/>
            <w:vAlign w:val="center"/>
            <w:hideMark/>
          </w:tcPr>
          <w:p w14:paraId="5FF0B62B"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MOS值</w:t>
            </w:r>
          </w:p>
        </w:tc>
        <w:tc>
          <w:tcPr>
            <w:tcW w:w="4380" w:type="dxa"/>
            <w:tcBorders>
              <w:top w:val="single" w:sz="4" w:space="0" w:color="auto"/>
              <w:left w:val="nil"/>
              <w:bottom w:val="single" w:sz="4" w:space="0" w:color="auto"/>
              <w:right w:val="single" w:sz="4" w:space="0" w:color="auto"/>
            </w:tcBorders>
            <w:shd w:val="clear" w:color="auto" w:fill="auto"/>
            <w:hideMark/>
          </w:tcPr>
          <w:p w14:paraId="308985EF"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3.5以上（客户端混音/服务器混音）</w:t>
            </w:r>
          </w:p>
        </w:tc>
      </w:tr>
      <w:tr w:rsidR="00F54DD6" w:rsidRPr="00F54DD6" w14:paraId="52048FC5" w14:textId="77777777" w:rsidTr="00F54DD6">
        <w:trPr>
          <w:trHeight w:val="990"/>
        </w:trPr>
        <w:tc>
          <w:tcPr>
            <w:tcW w:w="3160" w:type="dxa"/>
            <w:vMerge/>
            <w:tcBorders>
              <w:top w:val="single" w:sz="4" w:space="0" w:color="auto"/>
              <w:left w:val="single" w:sz="4" w:space="0" w:color="auto"/>
              <w:bottom w:val="single" w:sz="4" w:space="0" w:color="auto"/>
              <w:right w:val="single" w:sz="4" w:space="0" w:color="auto"/>
            </w:tcBorders>
            <w:vAlign w:val="center"/>
            <w:hideMark/>
          </w:tcPr>
          <w:p w14:paraId="1223A6FA"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7CC987F4"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延时</w:t>
            </w:r>
          </w:p>
        </w:tc>
        <w:tc>
          <w:tcPr>
            <w:tcW w:w="4380" w:type="dxa"/>
            <w:tcBorders>
              <w:top w:val="nil"/>
              <w:left w:val="nil"/>
              <w:bottom w:val="single" w:sz="4" w:space="0" w:color="auto"/>
              <w:right w:val="single" w:sz="4" w:space="0" w:color="auto"/>
            </w:tcBorders>
            <w:shd w:val="clear" w:color="auto" w:fill="auto"/>
            <w:hideMark/>
          </w:tcPr>
          <w:p w14:paraId="5A719240"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200ms以内（无压力/混音服务器存在压力/传输服务器存在压力/服务器混音/客户端混音/同域/跨域/强交互时）</w:t>
            </w:r>
          </w:p>
        </w:tc>
      </w:tr>
      <w:tr w:rsidR="00F54DD6" w:rsidRPr="00F54DD6" w14:paraId="1F4B3F52" w14:textId="77777777" w:rsidTr="00F54DD6">
        <w:trPr>
          <w:trHeight w:val="660"/>
        </w:trPr>
        <w:tc>
          <w:tcPr>
            <w:tcW w:w="3160" w:type="dxa"/>
            <w:vMerge w:val="restart"/>
            <w:tcBorders>
              <w:top w:val="nil"/>
              <w:left w:val="single" w:sz="4" w:space="0" w:color="auto"/>
              <w:bottom w:val="single" w:sz="4" w:space="0" w:color="auto"/>
              <w:right w:val="single" w:sz="4" w:space="0" w:color="auto"/>
            </w:tcBorders>
            <w:shd w:val="clear" w:color="000000" w:fill="FDE9D9"/>
            <w:vAlign w:val="center"/>
            <w:hideMark/>
          </w:tcPr>
          <w:p w14:paraId="140C4F56" w14:textId="77777777" w:rsidR="00F54DD6" w:rsidRPr="00F54DD6" w:rsidRDefault="00F54DD6" w:rsidP="00F54DD6">
            <w:pPr>
              <w:widowControl/>
              <w:jc w:val="center"/>
              <w:rPr>
                <w:rFonts w:ascii="微软雅黑" w:eastAsia="微软雅黑" w:hAnsi="微软雅黑" w:cs="宋体"/>
                <w:b/>
                <w:bCs/>
                <w:kern w:val="0"/>
                <w:sz w:val="22"/>
                <w:szCs w:val="22"/>
              </w:rPr>
            </w:pPr>
            <w:r w:rsidRPr="00F54DD6">
              <w:rPr>
                <w:rFonts w:ascii="微软雅黑" w:eastAsia="微软雅黑" w:hAnsi="微软雅黑" w:cs="宋体" w:hint="eastAsia"/>
                <w:b/>
                <w:bCs/>
                <w:kern w:val="0"/>
                <w:sz w:val="22"/>
                <w:szCs w:val="22"/>
              </w:rPr>
              <w:t>视频</w:t>
            </w:r>
          </w:p>
        </w:tc>
        <w:tc>
          <w:tcPr>
            <w:tcW w:w="2780" w:type="dxa"/>
            <w:tcBorders>
              <w:top w:val="nil"/>
              <w:left w:val="nil"/>
              <w:bottom w:val="single" w:sz="4" w:space="0" w:color="auto"/>
              <w:right w:val="single" w:sz="4" w:space="0" w:color="auto"/>
            </w:tcBorders>
            <w:shd w:val="clear" w:color="auto" w:fill="auto"/>
            <w:vAlign w:val="center"/>
            <w:hideMark/>
          </w:tcPr>
          <w:p w14:paraId="374C56C2"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共享视频到自己和其他人看到视频</w:t>
            </w:r>
          </w:p>
        </w:tc>
        <w:tc>
          <w:tcPr>
            <w:tcW w:w="4380" w:type="dxa"/>
            <w:tcBorders>
              <w:top w:val="nil"/>
              <w:left w:val="nil"/>
              <w:bottom w:val="single" w:sz="4" w:space="0" w:color="auto"/>
              <w:right w:val="single" w:sz="4" w:space="0" w:color="auto"/>
            </w:tcBorders>
            <w:shd w:val="clear" w:color="auto" w:fill="auto"/>
            <w:hideMark/>
          </w:tcPr>
          <w:p w14:paraId="06A91304"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5S以内（无压力/传输服务器存在压力/同域/跨域/强交互时）</w:t>
            </w:r>
          </w:p>
        </w:tc>
      </w:tr>
      <w:tr w:rsidR="00F54DD6" w:rsidRPr="00F54DD6" w14:paraId="22DE5618" w14:textId="77777777" w:rsidTr="00F54DD6">
        <w:trPr>
          <w:trHeight w:val="660"/>
        </w:trPr>
        <w:tc>
          <w:tcPr>
            <w:tcW w:w="3160" w:type="dxa"/>
            <w:vMerge/>
            <w:tcBorders>
              <w:top w:val="nil"/>
              <w:left w:val="single" w:sz="4" w:space="0" w:color="auto"/>
              <w:bottom w:val="single" w:sz="4" w:space="0" w:color="auto"/>
              <w:right w:val="single" w:sz="4" w:space="0" w:color="auto"/>
            </w:tcBorders>
            <w:vAlign w:val="center"/>
            <w:hideMark/>
          </w:tcPr>
          <w:p w14:paraId="24C8EF7A"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4B97E81F"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视频延时</w:t>
            </w:r>
          </w:p>
        </w:tc>
        <w:tc>
          <w:tcPr>
            <w:tcW w:w="4380" w:type="dxa"/>
            <w:tcBorders>
              <w:top w:val="nil"/>
              <w:left w:val="nil"/>
              <w:bottom w:val="single" w:sz="4" w:space="0" w:color="auto"/>
              <w:right w:val="single" w:sz="4" w:space="0" w:color="auto"/>
            </w:tcBorders>
            <w:shd w:val="clear" w:color="auto" w:fill="auto"/>
            <w:hideMark/>
          </w:tcPr>
          <w:p w14:paraId="1DB0CE12"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500ms以内（无压力/传输服务器存在压力/同域/跨域/强交互时）</w:t>
            </w:r>
          </w:p>
        </w:tc>
      </w:tr>
      <w:tr w:rsidR="00F54DD6" w:rsidRPr="00F54DD6" w14:paraId="670DAE5F" w14:textId="77777777" w:rsidTr="00F54DD6">
        <w:trPr>
          <w:trHeight w:val="330"/>
        </w:trPr>
        <w:tc>
          <w:tcPr>
            <w:tcW w:w="3160" w:type="dxa"/>
            <w:vMerge/>
            <w:tcBorders>
              <w:top w:val="nil"/>
              <w:left w:val="single" w:sz="4" w:space="0" w:color="auto"/>
              <w:bottom w:val="single" w:sz="4" w:space="0" w:color="auto"/>
              <w:right w:val="single" w:sz="4" w:space="0" w:color="auto"/>
            </w:tcBorders>
            <w:vAlign w:val="center"/>
            <w:hideMark/>
          </w:tcPr>
          <w:p w14:paraId="46998A1F"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0B5491F8"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视频质量</w:t>
            </w:r>
          </w:p>
        </w:tc>
        <w:tc>
          <w:tcPr>
            <w:tcW w:w="4380" w:type="dxa"/>
            <w:tcBorders>
              <w:top w:val="nil"/>
              <w:left w:val="nil"/>
              <w:bottom w:val="single" w:sz="4" w:space="0" w:color="auto"/>
              <w:right w:val="single" w:sz="4" w:space="0" w:color="auto"/>
            </w:tcBorders>
            <w:shd w:val="clear" w:color="auto" w:fill="auto"/>
            <w:hideMark/>
          </w:tcPr>
          <w:p w14:paraId="46708E3E"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较好，清晰无卡顿</w:t>
            </w:r>
          </w:p>
        </w:tc>
      </w:tr>
      <w:tr w:rsidR="00F54DD6" w:rsidRPr="00F54DD6" w14:paraId="561E4495" w14:textId="77777777" w:rsidTr="00F54DD6">
        <w:trPr>
          <w:trHeight w:val="1320"/>
        </w:trPr>
        <w:tc>
          <w:tcPr>
            <w:tcW w:w="3160" w:type="dxa"/>
            <w:vMerge w:val="restart"/>
            <w:tcBorders>
              <w:top w:val="nil"/>
              <w:left w:val="single" w:sz="4" w:space="0" w:color="auto"/>
              <w:bottom w:val="single" w:sz="4" w:space="0" w:color="auto"/>
              <w:right w:val="single" w:sz="4" w:space="0" w:color="auto"/>
            </w:tcBorders>
            <w:shd w:val="clear" w:color="000000" w:fill="FDE9D9"/>
            <w:vAlign w:val="center"/>
            <w:hideMark/>
          </w:tcPr>
          <w:p w14:paraId="12E76827" w14:textId="77777777" w:rsidR="00F54DD6" w:rsidRPr="00F54DD6" w:rsidRDefault="00F54DD6" w:rsidP="00F54DD6">
            <w:pPr>
              <w:widowControl/>
              <w:jc w:val="center"/>
              <w:rPr>
                <w:rFonts w:ascii="微软雅黑" w:eastAsia="微软雅黑" w:hAnsi="微软雅黑" w:cs="宋体"/>
                <w:b/>
                <w:bCs/>
                <w:kern w:val="0"/>
                <w:sz w:val="22"/>
                <w:szCs w:val="22"/>
              </w:rPr>
            </w:pPr>
            <w:r w:rsidRPr="00F54DD6">
              <w:rPr>
                <w:rFonts w:ascii="微软雅黑" w:eastAsia="微软雅黑" w:hAnsi="微软雅黑" w:cs="宋体" w:hint="eastAsia"/>
                <w:b/>
                <w:bCs/>
                <w:kern w:val="0"/>
                <w:sz w:val="22"/>
                <w:szCs w:val="22"/>
              </w:rPr>
              <w:t>桌面共享</w:t>
            </w:r>
          </w:p>
        </w:tc>
        <w:tc>
          <w:tcPr>
            <w:tcW w:w="2780" w:type="dxa"/>
            <w:tcBorders>
              <w:top w:val="nil"/>
              <w:left w:val="nil"/>
              <w:bottom w:val="single" w:sz="4" w:space="0" w:color="auto"/>
              <w:right w:val="single" w:sz="4" w:space="0" w:color="auto"/>
            </w:tcBorders>
            <w:shd w:val="clear" w:color="auto" w:fill="auto"/>
            <w:vAlign w:val="center"/>
            <w:hideMark/>
          </w:tcPr>
          <w:p w14:paraId="52935A63"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初始化桌面共享时间</w:t>
            </w:r>
          </w:p>
        </w:tc>
        <w:tc>
          <w:tcPr>
            <w:tcW w:w="4380" w:type="dxa"/>
            <w:tcBorders>
              <w:top w:val="nil"/>
              <w:left w:val="nil"/>
              <w:bottom w:val="single" w:sz="4" w:space="0" w:color="auto"/>
              <w:right w:val="single" w:sz="4" w:space="0" w:color="auto"/>
            </w:tcBorders>
            <w:shd w:val="clear" w:color="auto" w:fill="auto"/>
            <w:hideMark/>
          </w:tcPr>
          <w:p w14:paraId="79FF66F9"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8S以内（分辨率不同，共享时间不同；色彩丰富程度不同，共享时间也不同，一般为3-8S，色彩小：3S；色彩中：5S；色彩大：8S）</w:t>
            </w:r>
          </w:p>
        </w:tc>
      </w:tr>
      <w:tr w:rsidR="00F54DD6" w:rsidRPr="00F54DD6" w14:paraId="297D2177" w14:textId="77777777" w:rsidTr="00F54DD6">
        <w:trPr>
          <w:trHeight w:val="660"/>
        </w:trPr>
        <w:tc>
          <w:tcPr>
            <w:tcW w:w="3160" w:type="dxa"/>
            <w:vMerge/>
            <w:tcBorders>
              <w:top w:val="nil"/>
              <w:left w:val="single" w:sz="4" w:space="0" w:color="auto"/>
              <w:bottom w:val="single" w:sz="4" w:space="0" w:color="auto"/>
              <w:right w:val="single" w:sz="4" w:space="0" w:color="auto"/>
            </w:tcBorders>
            <w:vAlign w:val="center"/>
            <w:hideMark/>
          </w:tcPr>
          <w:p w14:paraId="6239F825"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64F1927C"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初始化桌面共享时间（后入会）</w:t>
            </w:r>
          </w:p>
        </w:tc>
        <w:tc>
          <w:tcPr>
            <w:tcW w:w="4380" w:type="dxa"/>
            <w:tcBorders>
              <w:top w:val="nil"/>
              <w:left w:val="nil"/>
              <w:bottom w:val="single" w:sz="4" w:space="0" w:color="auto"/>
              <w:right w:val="single" w:sz="4" w:space="0" w:color="auto"/>
            </w:tcBorders>
            <w:shd w:val="clear" w:color="auto" w:fill="auto"/>
            <w:hideMark/>
          </w:tcPr>
          <w:p w14:paraId="228D803B"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35S以内</w:t>
            </w:r>
          </w:p>
        </w:tc>
      </w:tr>
      <w:tr w:rsidR="00F54DD6" w:rsidRPr="00F54DD6" w14:paraId="438B2FFD" w14:textId="77777777" w:rsidTr="00F54DD6">
        <w:trPr>
          <w:trHeight w:val="330"/>
        </w:trPr>
        <w:tc>
          <w:tcPr>
            <w:tcW w:w="3160" w:type="dxa"/>
            <w:vMerge/>
            <w:tcBorders>
              <w:top w:val="nil"/>
              <w:left w:val="single" w:sz="4" w:space="0" w:color="auto"/>
              <w:bottom w:val="single" w:sz="4" w:space="0" w:color="auto"/>
              <w:right w:val="single" w:sz="4" w:space="0" w:color="auto"/>
            </w:tcBorders>
            <w:vAlign w:val="center"/>
            <w:hideMark/>
          </w:tcPr>
          <w:p w14:paraId="40799764"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13B1A3E8"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桌面延时</w:t>
            </w:r>
          </w:p>
        </w:tc>
        <w:tc>
          <w:tcPr>
            <w:tcW w:w="4380" w:type="dxa"/>
            <w:tcBorders>
              <w:top w:val="nil"/>
              <w:left w:val="nil"/>
              <w:bottom w:val="single" w:sz="4" w:space="0" w:color="auto"/>
              <w:right w:val="single" w:sz="4" w:space="0" w:color="auto"/>
            </w:tcBorders>
            <w:shd w:val="clear" w:color="auto" w:fill="auto"/>
            <w:hideMark/>
          </w:tcPr>
          <w:p w14:paraId="20E9C730"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500ms-3S（前后两屏变化60%为界）</w:t>
            </w:r>
          </w:p>
        </w:tc>
      </w:tr>
      <w:tr w:rsidR="00F54DD6" w:rsidRPr="00F54DD6" w14:paraId="2E1E6A1B" w14:textId="77777777" w:rsidTr="00F54DD6">
        <w:trPr>
          <w:trHeight w:val="330"/>
        </w:trPr>
        <w:tc>
          <w:tcPr>
            <w:tcW w:w="3160" w:type="dxa"/>
            <w:vMerge/>
            <w:tcBorders>
              <w:top w:val="nil"/>
              <w:left w:val="single" w:sz="4" w:space="0" w:color="auto"/>
              <w:bottom w:val="single" w:sz="4" w:space="0" w:color="auto"/>
              <w:right w:val="single" w:sz="4" w:space="0" w:color="auto"/>
            </w:tcBorders>
            <w:vAlign w:val="center"/>
            <w:hideMark/>
          </w:tcPr>
          <w:p w14:paraId="4DBCD58D"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6059577D"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花屏、撕裂</w:t>
            </w:r>
          </w:p>
        </w:tc>
        <w:tc>
          <w:tcPr>
            <w:tcW w:w="4380" w:type="dxa"/>
            <w:tcBorders>
              <w:top w:val="nil"/>
              <w:left w:val="nil"/>
              <w:bottom w:val="single" w:sz="4" w:space="0" w:color="auto"/>
              <w:right w:val="single" w:sz="4" w:space="0" w:color="auto"/>
            </w:tcBorders>
            <w:shd w:val="clear" w:color="auto" w:fill="auto"/>
            <w:vAlign w:val="center"/>
            <w:hideMark/>
          </w:tcPr>
          <w:p w14:paraId="5E7E4B5F"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花屏、撕裂面积小于整屏幕的10%</w:t>
            </w:r>
          </w:p>
        </w:tc>
      </w:tr>
      <w:tr w:rsidR="00F54DD6" w:rsidRPr="00F54DD6" w14:paraId="6FB83C62" w14:textId="77777777" w:rsidTr="00F54DD6">
        <w:trPr>
          <w:trHeight w:val="330"/>
        </w:trPr>
        <w:tc>
          <w:tcPr>
            <w:tcW w:w="3160" w:type="dxa"/>
            <w:vMerge/>
            <w:tcBorders>
              <w:top w:val="nil"/>
              <w:left w:val="single" w:sz="4" w:space="0" w:color="auto"/>
              <w:bottom w:val="single" w:sz="4" w:space="0" w:color="auto"/>
              <w:right w:val="single" w:sz="4" w:space="0" w:color="auto"/>
            </w:tcBorders>
            <w:vAlign w:val="center"/>
            <w:hideMark/>
          </w:tcPr>
          <w:p w14:paraId="5FD96B8B"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32FF9641"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桌面共享操作</w:t>
            </w:r>
          </w:p>
        </w:tc>
        <w:tc>
          <w:tcPr>
            <w:tcW w:w="4380" w:type="dxa"/>
            <w:tcBorders>
              <w:top w:val="nil"/>
              <w:left w:val="nil"/>
              <w:bottom w:val="single" w:sz="4" w:space="0" w:color="auto"/>
              <w:right w:val="single" w:sz="4" w:space="0" w:color="auto"/>
            </w:tcBorders>
            <w:shd w:val="clear" w:color="auto" w:fill="auto"/>
            <w:hideMark/>
          </w:tcPr>
          <w:p w14:paraId="1233FE87"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无信息丢失</w:t>
            </w:r>
          </w:p>
        </w:tc>
      </w:tr>
      <w:tr w:rsidR="00F54DD6" w:rsidRPr="00F54DD6" w14:paraId="643771EA" w14:textId="77777777" w:rsidTr="00F54DD6">
        <w:trPr>
          <w:trHeight w:val="660"/>
        </w:trPr>
        <w:tc>
          <w:tcPr>
            <w:tcW w:w="3160" w:type="dxa"/>
            <w:vMerge w:val="restart"/>
            <w:tcBorders>
              <w:top w:val="nil"/>
              <w:left w:val="single" w:sz="4" w:space="0" w:color="auto"/>
              <w:bottom w:val="single" w:sz="4" w:space="0" w:color="auto"/>
              <w:right w:val="single" w:sz="4" w:space="0" w:color="auto"/>
            </w:tcBorders>
            <w:shd w:val="clear" w:color="000000" w:fill="FDE9D9"/>
            <w:vAlign w:val="center"/>
            <w:hideMark/>
          </w:tcPr>
          <w:p w14:paraId="09F1766A" w14:textId="77777777" w:rsidR="00F54DD6" w:rsidRPr="00F54DD6" w:rsidRDefault="00F54DD6" w:rsidP="00F54DD6">
            <w:pPr>
              <w:widowControl/>
              <w:jc w:val="center"/>
              <w:rPr>
                <w:rFonts w:ascii="微软雅黑" w:eastAsia="微软雅黑" w:hAnsi="微软雅黑" w:cs="宋体"/>
                <w:b/>
                <w:bCs/>
                <w:kern w:val="0"/>
                <w:sz w:val="22"/>
                <w:szCs w:val="22"/>
              </w:rPr>
            </w:pPr>
            <w:r w:rsidRPr="00F54DD6">
              <w:rPr>
                <w:rFonts w:ascii="微软雅黑" w:eastAsia="微软雅黑" w:hAnsi="微软雅黑" w:cs="宋体" w:hint="eastAsia"/>
                <w:b/>
                <w:bCs/>
                <w:kern w:val="0"/>
                <w:sz w:val="22"/>
                <w:szCs w:val="22"/>
              </w:rPr>
              <w:t>文档共享</w:t>
            </w:r>
          </w:p>
        </w:tc>
        <w:tc>
          <w:tcPr>
            <w:tcW w:w="2780" w:type="dxa"/>
            <w:tcBorders>
              <w:top w:val="nil"/>
              <w:left w:val="nil"/>
              <w:bottom w:val="single" w:sz="4" w:space="0" w:color="auto"/>
              <w:right w:val="single" w:sz="4" w:space="0" w:color="auto"/>
            </w:tcBorders>
            <w:shd w:val="clear" w:color="auto" w:fill="auto"/>
            <w:vAlign w:val="center"/>
            <w:hideMark/>
          </w:tcPr>
          <w:p w14:paraId="0F5868E6"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本地转换时间</w:t>
            </w:r>
          </w:p>
        </w:tc>
        <w:tc>
          <w:tcPr>
            <w:tcW w:w="4380" w:type="dxa"/>
            <w:tcBorders>
              <w:top w:val="nil"/>
              <w:left w:val="nil"/>
              <w:bottom w:val="single" w:sz="4" w:space="0" w:color="auto"/>
              <w:right w:val="single" w:sz="4" w:space="0" w:color="auto"/>
            </w:tcBorders>
            <w:shd w:val="clear" w:color="auto" w:fill="auto"/>
            <w:hideMark/>
          </w:tcPr>
          <w:p w14:paraId="4DBCEF5C"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200页或20M的文档本地转换时间不超过1分钟</w:t>
            </w:r>
          </w:p>
        </w:tc>
      </w:tr>
      <w:tr w:rsidR="00F54DD6" w:rsidRPr="00F54DD6" w14:paraId="73A004FE" w14:textId="77777777" w:rsidTr="00F54DD6">
        <w:trPr>
          <w:trHeight w:val="660"/>
        </w:trPr>
        <w:tc>
          <w:tcPr>
            <w:tcW w:w="3160" w:type="dxa"/>
            <w:vMerge/>
            <w:tcBorders>
              <w:top w:val="nil"/>
              <w:left w:val="single" w:sz="4" w:space="0" w:color="auto"/>
              <w:bottom w:val="single" w:sz="4" w:space="0" w:color="auto"/>
              <w:right w:val="single" w:sz="4" w:space="0" w:color="auto"/>
            </w:tcBorders>
            <w:vAlign w:val="center"/>
            <w:hideMark/>
          </w:tcPr>
          <w:p w14:paraId="3E1A0183"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06B8E0D3"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服务器转换时间</w:t>
            </w:r>
          </w:p>
        </w:tc>
        <w:tc>
          <w:tcPr>
            <w:tcW w:w="4380" w:type="dxa"/>
            <w:tcBorders>
              <w:top w:val="nil"/>
              <w:left w:val="nil"/>
              <w:bottom w:val="single" w:sz="4" w:space="0" w:color="auto"/>
              <w:right w:val="single" w:sz="4" w:space="0" w:color="auto"/>
            </w:tcBorders>
            <w:shd w:val="clear" w:color="auto" w:fill="auto"/>
            <w:hideMark/>
          </w:tcPr>
          <w:p w14:paraId="7D95B725"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200页或20M的文档服务器转换上传时间不超过3分钟</w:t>
            </w:r>
          </w:p>
        </w:tc>
      </w:tr>
      <w:tr w:rsidR="00F54DD6" w:rsidRPr="00F54DD6" w14:paraId="67865661" w14:textId="77777777" w:rsidTr="00F54DD6">
        <w:trPr>
          <w:trHeight w:val="990"/>
        </w:trPr>
        <w:tc>
          <w:tcPr>
            <w:tcW w:w="3160" w:type="dxa"/>
            <w:vMerge/>
            <w:tcBorders>
              <w:top w:val="nil"/>
              <w:left w:val="single" w:sz="4" w:space="0" w:color="auto"/>
              <w:bottom w:val="single" w:sz="4" w:space="0" w:color="auto"/>
              <w:right w:val="single" w:sz="4" w:space="0" w:color="auto"/>
            </w:tcBorders>
            <w:vAlign w:val="center"/>
            <w:hideMark/>
          </w:tcPr>
          <w:p w14:paraId="5CEC7C88"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77725BC6"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文档转换完毕，下发未完成时，主讲人切换至新页，新页下发时间</w:t>
            </w:r>
          </w:p>
        </w:tc>
        <w:tc>
          <w:tcPr>
            <w:tcW w:w="4380" w:type="dxa"/>
            <w:tcBorders>
              <w:top w:val="nil"/>
              <w:left w:val="nil"/>
              <w:bottom w:val="single" w:sz="4" w:space="0" w:color="auto"/>
              <w:right w:val="single" w:sz="4" w:space="0" w:color="auto"/>
            </w:tcBorders>
            <w:shd w:val="clear" w:color="auto" w:fill="auto"/>
            <w:hideMark/>
          </w:tcPr>
          <w:p w14:paraId="7937AA1F"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3S以内（无压力/传输服务器存在压力/同域/跨域/强交互时）</w:t>
            </w:r>
          </w:p>
        </w:tc>
      </w:tr>
      <w:tr w:rsidR="00F54DD6" w:rsidRPr="00F54DD6" w14:paraId="271C27EC" w14:textId="77777777" w:rsidTr="00F54DD6">
        <w:trPr>
          <w:trHeight w:val="660"/>
        </w:trPr>
        <w:tc>
          <w:tcPr>
            <w:tcW w:w="3160" w:type="dxa"/>
            <w:vMerge/>
            <w:tcBorders>
              <w:top w:val="nil"/>
              <w:left w:val="single" w:sz="4" w:space="0" w:color="auto"/>
              <w:bottom w:val="single" w:sz="4" w:space="0" w:color="auto"/>
              <w:right w:val="single" w:sz="4" w:space="0" w:color="auto"/>
            </w:tcBorders>
            <w:vAlign w:val="center"/>
            <w:hideMark/>
          </w:tcPr>
          <w:p w14:paraId="27ACAF77"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26D4351C"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文档主讲人翻页，参会人跟随显示延时</w:t>
            </w:r>
          </w:p>
        </w:tc>
        <w:tc>
          <w:tcPr>
            <w:tcW w:w="4380" w:type="dxa"/>
            <w:tcBorders>
              <w:top w:val="nil"/>
              <w:left w:val="nil"/>
              <w:bottom w:val="single" w:sz="4" w:space="0" w:color="auto"/>
              <w:right w:val="single" w:sz="4" w:space="0" w:color="auto"/>
            </w:tcBorders>
            <w:shd w:val="clear" w:color="auto" w:fill="auto"/>
            <w:hideMark/>
          </w:tcPr>
          <w:p w14:paraId="36063496"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1S以内（无压力/传输服务器存在压力/同域/跨域/强交互时）</w:t>
            </w:r>
          </w:p>
        </w:tc>
      </w:tr>
      <w:tr w:rsidR="00F54DD6" w:rsidRPr="00F54DD6" w14:paraId="6A960105" w14:textId="77777777" w:rsidTr="00F54DD6">
        <w:trPr>
          <w:trHeight w:val="660"/>
        </w:trPr>
        <w:tc>
          <w:tcPr>
            <w:tcW w:w="3160" w:type="dxa"/>
            <w:vMerge w:val="restart"/>
            <w:tcBorders>
              <w:top w:val="nil"/>
              <w:left w:val="single" w:sz="4" w:space="0" w:color="auto"/>
              <w:bottom w:val="single" w:sz="4" w:space="0" w:color="auto"/>
              <w:right w:val="single" w:sz="4" w:space="0" w:color="auto"/>
            </w:tcBorders>
            <w:shd w:val="clear" w:color="000000" w:fill="FDE9D9"/>
            <w:vAlign w:val="center"/>
            <w:hideMark/>
          </w:tcPr>
          <w:p w14:paraId="7E3462DF" w14:textId="77777777" w:rsidR="00F54DD6" w:rsidRPr="00F54DD6" w:rsidRDefault="00F54DD6" w:rsidP="00F54DD6">
            <w:pPr>
              <w:widowControl/>
              <w:jc w:val="center"/>
              <w:rPr>
                <w:rFonts w:ascii="微软雅黑" w:eastAsia="微软雅黑" w:hAnsi="微软雅黑" w:cs="宋体"/>
                <w:b/>
                <w:bCs/>
                <w:kern w:val="0"/>
                <w:sz w:val="22"/>
                <w:szCs w:val="22"/>
              </w:rPr>
            </w:pPr>
            <w:r w:rsidRPr="00F54DD6">
              <w:rPr>
                <w:rFonts w:ascii="微软雅黑" w:eastAsia="微软雅黑" w:hAnsi="微软雅黑" w:cs="宋体" w:hint="eastAsia"/>
                <w:b/>
                <w:bCs/>
                <w:kern w:val="0"/>
                <w:sz w:val="22"/>
                <w:szCs w:val="22"/>
              </w:rPr>
              <w:t>白板共享</w:t>
            </w:r>
          </w:p>
        </w:tc>
        <w:tc>
          <w:tcPr>
            <w:tcW w:w="2780" w:type="dxa"/>
            <w:tcBorders>
              <w:top w:val="nil"/>
              <w:left w:val="nil"/>
              <w:bottom w:val="single" w:sz="4" w:space="0" w:color="auto"/>
              <w:right w:val="single" w:sz="4" w:space="0" w:color="auto"/>
            </w:tcBorders>
            <w:shd w:val="clear" w:color="auto" w:fill="auto"/>
            <w:vAlign w:val="center"/>
            <w:hideMark/>
          </w:tcPr>
          <w:p w14:paraId="3AC1F28F"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添加批注延时（接收端）</w:t>
            </w:r>
          </w:p>
        </w:tc>
        <w:tc>
          <w:tcPr>
            <w:tcW w:w="4380" w:type="dxa"/>
            <w:tcBorders>
              <w:top w:val="nil"/>
              <w:left w:val="nil"/>
              <w:bottom w:val="single" w:sz="4" w:space="0" w:color="auto"/>
              <w:right w:val="single" w:sz="4" w:space="0" w:color="auto"/>
            </w:tcBorders>
            <w:shd w:val="clear" w:color="auto" w:fill="auto"/>
            <w:hideMark/>
          </w:tcPr>
          <w:p w14:paraId="3D832101"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200ms以内（无压力/传输服务器存在压力/同域/跨域/强交互时）</w:t>
            </w:r>
          </w:p>
        </w:tc>
      </w:tr>
      <w:tr w:rsidR="00F54DD6" w:rsidRPr="00F54DD6" w14:paraId="7032D9F8" w14:textId="77777777" w:rsidTr="00F54DD6">
        <w:trPr>
          <w:trHeight w:val="660"/>
        </w:trPr>
        <w:tc>
          <w:tcPr>
            <w:tcW w:w="3160" w:type="dxa"/>
            <w:vMerge/>
            <w:tcBorders>
              <w:top w:val="nil"/>
              <w:left w:val="single" w:sz="4" w:space="0" w:color="auto"/>
              <w:bottom w:val="single" w:sz="4" w:space="0" w:color="auto"/>
              <w:right w:val="single" w:sz="4" w:space="0" w:color="auto"/>
            </w:tcBorders>
            <w:vAlign w:val="center"/>
            <w:hideMark/>
          </w:tcPr>
          <w:p w14:paraId="17B21EF8"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275AD721"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批注信息（接收端）</w:t>
            </w:r>
          </w:p>
        </w:tc>
        <w:tc>
          <w:tcPr>
            <w:tcW w:w="4380" w:type="dxa"/>
            <w:tcBorders>
              <w:top w:val="nil"/>
              <w:left w:val="nil"/>
              <w:bottom w:val="single" w:sz="4" w:space="0" w:color="auto"/>
              <w:right w:val="single" w:sz="4" w:space="0" w:color="auto"/>
            </w:tcBorders>
            <w:shd w:val="clear" w:color="auto" w:fill="auto"/>
            <w:hideMark/>
          </w:tcPr>
          <w:p w14:paraId="62FBC7F4"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无批注丢失（无压力/传输服务器存在压力/同域/跨域/强交互时）</w:t>
            </w:r>
          </w:p>
        </w:tc>
      </w:tr>
      <w:tr w:rsidR="00F54DD6" w:rsidRPr="00F54DD6" w14:paraId="1FDF13B6" w14:textId="77777777" w:rsidTr="00F54DD6">
        <w:trPr>
          <w:trHeight w:val="660"/>
        </w:trPr>
        <w:tc>
          <w:tcPr>
            <w:tcW w:w="3160" w:type="dxa"/>
            <w:vMerge w:val="restart"/>
            <w:tcBorders>
              <w:top w:val="nil"/>
              <w:left w:val="single" w:sz="4" w:space="0" w:color="auto"/>
              <w:bottom w:val="single" w:sz="4" w:space="0" w:color="auto"/>
              <w:right w:val="single" w:sz="4" w:space="0" w:color="auto"/>
            </w:tcBorders>
            <w:shd w:val="clear" w:color="000000" w:fill="FDE9D9"/>
            <w:vAlign w:val="center"/>
            <w:hideMark/>
          </w:tcPr>
          <w:p w14:paraId="69E0E25F" w14:textId="77777777" w:rsidR="00F54DD6" w:rsidRPr="00F54DD6" w:rsidRDefault="00F54DD6" w:rsidP="00F54DD6">
            <w:pPr>
              <w:widowControl/>
              <w:jc w:val="center"/>
              <w:rPr>
                <w:rFonts w:ascii="微软雅黑" w:eastAsia="微软雅黑" w:hAnsi="微软雅黑" w:cs="宋体"/>
                <w:b/>
                <w:bCs/>
                <w:kern w:val="0"/>
                <w:sz w:val="22"/>
                <w:szCs w:val="22"/>
              </w:rPr>
            </w:pPr>
            <w:r w:rsidRPr="00F54DD6">
              <w:rPr>
                <w:rFonts w:ascii="微软雅黑" w:eastAsia="微软雅黑" w:hAnsi="微软雅黑" w:cs="宋体" w:hint="eastAsia"/>
                <w:b/>
                <w:bCs/>
                <w:kern w:val="0"/>
                <w:sz w:val="22"/>
                <w:szCs w:val="22"/>
              </w:rPr>
              <w:t>聊天</w:t>
            </w:r>
          </w:p>
        </w:tc>
        <w:tc>
          <w:tcPr>
            <w:tcW w:w="2780" w:type="dxa"/>
            <w:tcBorders>
              <w:top w:val="nil"/>
              <w:left w:val="nil"/>
              <w:bottom w:val="single" w:sz="4" w:space="0" w:color="auto"/>
              <w:right w:val="single" w:sz="4" w:space="0" w:color="auto"/>
            </w:tcBorders>
            <w:shd w:val="clear" w:color="auto" w:fill="auto"/>
            <w:vAlign w:val="center"/>
            <w:hideMark/>
          </w:tcPr>
          <w:p w14:paraId="73594A46"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信息（接收端）</w:t>
            </w:r>
          </w:p>
        </w:tc>
        <w:tc>
          <w:tcPr>
            <w:tcW w:w="4380" w:type="dxa"/>
            <w:tcBorders>
              <w:top w:val="nil"/>
              <w:left w:val="nil"/>
              <w:bottom w:val="single" w:sz="4" w:space="0" w:color="auto"/>
              <w:right w:val="single" w:sz="4" w:space="0" w:color="auto"/>
            </w:tcBorders>
            <w:shd w:val="clear" w:color="auto" w:fill="auto"/>
            <w:hideMark/>
          </w:tcPr>
          <w:p w14:paraId="4383519F"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无信息丢失（无压力/传输服务器存在压力/同域/跨域/强交互时）</w:t>
            </w:r>
          </w:p>
        </w:tc>
      </w:tr>
      <w:tr w:rsidR="00F54DD6" w:rsidRPr="00F54DD6" w14:paraId="179F967B" w14:textId="77777777" w:rsidTr="00F54DD6">
        <w:trPr>
          <w:trHeight w:val="660"/>
        </w:trPr>
        <w:tc>
          <w:tcPr>
            <w:tcW w:w="3160" w:type="dxa"/>
            <w:vMerge/>
            <w:tcBorders>
              <w:top w:val="nil"/>
              <w:left w:val="single" w:sz="4" w:space="0" w:color="auto"/>
              <w:bottom w:val="single" w:sz="4" w:space="0" w:color="auto"/>
              <w:right w:val="single" w:sz="4" w:space="0" w:color="auto"/>
            </w:tcBorders>
            <w:vAlign w:val="center"/>
            <w:hideMark/>
          </w:tcPr>
          <w:p w14:paraId="4C03E384"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4C3C13D9"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聊天信息延时</w:t>
            </w:r>
          </w:p>
        </w:tc>
        <w:tc>
          <w:tcPr>
            <w:tcW w:w="4380" w:type="dxa"/>
            <w:tcBorders>
              <w:top w:val="nil"/>
              <w:left w:val="nil"/>
              <w:bottom w:val="single" w:sz="4" w:space="0" w:color="auto"/>
              <w:right w:val="single" w:sz="4" w:space="0" w:color="auto"/>
            </w:tcBorders>
            <w:shd w:val="clear" w:color="auto" w:fill="auto"/>
            <w:hideMark/>
          </w:tcPr>
          <w:p w14:paraId="37D23DF4"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200ms以内（无压力/传输服务器存在压力/同域/跨域/强交互时）</w:t>
            </w:r>
          </w:p>
        </w:tc>
      </w:tr>
      <w:tr w:rsidR="00F54DD6" w:rsidRPr="00F54DD6" w14:paraId="5BF3D9E0" w14:textId="77777777" w:rsidTr="00F54DD6">
        <w:trPr>
          <w:trHeight w:val="330"/>
        </w:trPr>
        <w:tc>
          <w:tcPr>
            <w:tcW w:w="3160" w:type="dxa"/>
            <w:vMerge w:val="restart"/>
            <w:tcBorders>
              <w:top w:val="nil"/>
              <w:left w:val="single" w:sz="4" w:space="0" w:color="auto"/>
              <w:bottom w:val="single" w:sz="4" w:space="0" w:color="auto"/>
              <w:right w:val="single" w:sz="4" w:space="0" w:color="auto"/>
            </w:tcBorders>
            <w:shd w:val="clear" w:color="000000" w:fill="FDE9D9"/>
            <w:vAlign w:val="center"/>
            <w:hideMark/>
          </w:tcPr>
          <w:p w14:paraId="605CA22E" w14:textId="77777777" w:rsidR="00F54DD6" w:rsidRPr="00F54DD6" w:rsidRDefault="00F54DD6" w:rsidP="00F54DD6">
            <w:pPr>
              <w:widowControl/>
              <w:jc w:val="center"/>
              <w:rPr>
                <w:rFonts w:ascii="微软雅黑" w:eastAsia="微软雅黑" w:hAnsi="微软雅黑" w:cs="宋体"/>
                <w:b/>
                <w:bCs/>
                <w:kern w:val="0"/>
                <w:sz w:val="22"/>
                <w:szCs w:val="22"/>
              </w:rPr>
            </w:pPr>
            <w:r w:rsidRPr="00F54DD6">
              <w:rPr>
                <w:rFonts w:ascii="微软雅黑" w:eastAsia="微软雅黑" w:hAnsi="微软雅黑" w:cs="宋体" w:hint="eastAsia"/>
                <w:b/>
                <w:bCs/>
                <w:kern w:val="0"/>
                <w:sz w:val="22"/>
                <w:szCs w:val="22"/>
              </w:rPr>
              <w:t>多媒体播放</w:t>
            </w:r>
          </w:p>
        </w:tc>
        <w:tc>
          <w:tcPr>
            <w:tcW w:w="2780" w:type="dxa"/>
            <w:tcBorders>
              <w:top w:val="nil"/>
              <w:left w:val="nil"/>
              <w:bottom w:val="single" w:sz="4" w:space="0" w:color="auto"/>
              <w:right w:val="single" w:sz="4" w:space="0" w:color="auto"/>
            </w:tcBorders>
            <w:shd w:val="clear" w:color="auto" w:fill="auto"/>
            <w:vAlign w:val="center"/>
            <w:hideMark/>
          </w:tcPr>
          <w:p w14:paraId="5CC6B313"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接收端收到第一帧时间</w:t>
            </w:r>
          </w:p>
        </w:tc>
        <w:tc>
          <w:tcPr>
            <w:tcW w:w="4380" w:type="dxa"/>
            <w:tcBorders>
              <w:top w:val="nil"/>
              <w:left w:val="nil"/>
              <w:bottom w:val="single" w:sz="4" w:space="0" w:color="auto"/>
              <w:right w:val="single" w:sz="4" w:space="0" w:color="auto"/>
            </w:tcBorders>
            <w:shd w:val="clear" w:color="auto" w:fill="auto"/>
            <w:hideMark/>
          </w:tcPr>
          <w:p w14:paraId="4DD0BD1D"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10S以内</w:t>
            </w:r>
          </w:p>
        </w:tc>
      </w:tr>
      <w:tr w:rsidR="00F54DD6" w:rsidRPr="00F54DD6" w14:paraId="671D34B1" w14:textId="77777777" w:rsidTr="00F54DD6">
        <w:trPr>
          <w:trHeight w:val="330"/>
        </w:trPr>
        <w:tc>
          <w:tcPr>
            <w:tcW w:w="3160" w:type="dxa"/>
            <w:vMerge/>
            <w:tcBorders>
              <w:top w:val="nil"/>
              <w:left w:val="single" w:sz="4" w:space="0" w:color="auto"/>
              <w:bottom w:val="single" w:sz="4" w:space="0" w:color="auto"/>
              <w:right w:val="single" w:sz="4" w:space="0" w:color="auto"/>
            </w:tcBorders>
            <w:vAlign w:val="center"/>
            <w:hideMark/>
          </w:tcPr>
          <w:p w14:paraId="34FA4622" w14:textId="77777777" w:rsidR="00F54DD6" w:rsidRPr="00F54DD6" w:rsidRDefault="00F54DD6" w:rsidP="00F54DD6">
            <w:pPr>
              <w:widowControl/>
              <w:jc w:val="left"/>
              <w:rPr>
                <w:rFonts w:ascii="微软雅黑" w:eastAsia="微软雅黑" w:hAnsi="微软雅黑" w:cs="宋体"/>
                <w:b/>
                <w:bCs/>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00616571" w14:textId="77777777" w:rsidR="00F54DD6" w:rsidRPr="00F54DD6" w:rsidRDefault="00F54DD6" w:rsidP="00F54DD6">
            <w:pPr>
              <w:widowControl/>
              <w:jc w:val="left"/>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接收端与播放端延迟</w:t>
            </w:r>
          </w:p>
        </w:tc>
        <w:tc>
          <w:tcPr>
            <w:tcW w:w="4380" w:type="dxa"/>
            <w:tcBorders>
              <w:top w:val="nil"/>
              <w:left w:val="nil"/>
              <w:bottom w:val="single" w:sz="4" w:space="0" w:color="auto"/>
              <w:right w:val="single" w:sz="4" w:space="0" w:color="auto"/>
            </w:tcBorders>
            <w:shd w:val="clear" w:color="auto" w:fill="auto"/>
            <w:hideMark/>
          </w:tcPr>
          <w:p w14:paraId="337D406C" w14:textId="77777777" w:rsidR="00F54DD6" w:rsidRPr="00F54DD6" w:rsidRDefault="00F54DD6" w:rsidP="00F54DD6">
            <w:pPr>
              <w:widowControl/>
              <w:rPr>
                <w:rFonts w:ascii="微软雅黑" w:eastAsia="微软雅黑" w:hAnsi="微软雅黑" w:cs="宋体"/>
                <w:kern w:val="0"/>
                <w:sz w:val="22"/>
                <w:szCs w:val="22"/>
              </w:rPr>
            </w:pPr>
            <w:r w:rsidRPr="00F54DD6">
              <w:rPr>
                <w:rFonts w:ascii="微软雅黑" w:eastAsia="微软雅黑" w:hAnsi="微软雅黑" w:cs="宋体" w:hint="eastAsia"/>
                <w:kern w:val="0"/>
                <w:sz w:val="22"/>
                <w:szCs w:val="22"/>
              </w:rPr>
              <w:t>8S以内</w:t>
            </w:r>
          </w:p>
        </w:tc>
      </w:tr>
    </w:tbl>
    <w:p w14:paraId="6CCF5459" w14:textId="77777777" w:rsidR="00F54DD6" w:rsidRDefault="00F54DD6" w:rsidP="00196994">
      <w:pPr>
        <w:pStyle w:val="a4"/>
        <w:spacing w:after="72"/>
        <w:ind w:firstLine="480"/>
      </w:pPr>
    </w:p>
    <w:tbl>
      <w:tblPr>
        <w:tblW w:w="10320" w:type="dxa"/>
        <w:tblInd w:w="113" w:type="dxa"/>
        <w:tblLook w:val="04A0" w:firstRow="1" w:lastRow="0" w:firstColumn="1" w:lastColumn="0" w:noHBand="0" w:noVBand="1"/>
      </w:tblPr>
      <w:tblGrid>
        <w:gridCol w:w="3160"/>
        <w:gridCol w:w="2780"/>
        <w:gridCol w:w="4380"/>
      </w:tblGrid>
      <w:tr w:rsidR="00F54DD6" w:rsidRPr="00F54DD6" w14:paraId="1BA987D3" w14:textId="77777777" w:rsidTr="00F54DD6">
        <w:trPr>
          <w:trHeight w:val="540"/>
        </w:trPr>
        <w:tc>
          <w:tcPr>
            <w:tcW w:w="3160" w:type="dxa"/>
            <w:vMerge w:val="restart"/>
            <w:tcBorders>
              <w:top w:val="single" w:sz="4" w:space="0" w:color="auto"/>
              <w:left w:val="single" w:sz="4" w:space="0" w:color="auto"/>
              <w:bottom w:val="single" w:sz="4" w:space="0" w:color="auto"/>
              <w:right w:val="single" w:sz="4" w:space="0" w:color="auto"/>
            </w:tcBorders>
            <w:shd w:val="clear" w:color="000000" w:fill="FDE9D9"/>
            <w:vAlign w:val="center"/>
            <w:hideMark/>
          </w:tcPr>
          <w:p w14:paraId="661978E9" w14:textId="77777777" w:rsidR="00F54DD6" w:rsidRPr="00F54DD6" w:rsidRDefault="00F54DD6" w:rsidP="00F54DD6">
            <w:pPr>
              <w:widowControl/>
              <w:jc w:val="center"/>
              <w:rPr>
                <w:rFonts w:ascii="Arial" w:hAnsi="Arial" w:cs="Arial"/>
                <w:b/>
                <w:bCs/>
                <w:color w:val="000000"/>
                <w:kern w:val="0"/>
                <w:sz w:val="22"/>
                <w:szCs w:val="22"/>
              </w:rPr>
            </w:pPr>
            <w:r w:rsidRPr="00F54DD6">
              <w:rPr>
                <w:rFonts w:ascii="宋体" w:hAnsi="宋体" w:cs="Arial" w:hint="eastAsia"/>
                <w:b/>
                <w:bCs/>
                <w:color w:val="000000"/>
                <w:kern w:val="0"/>
                <w:sz w:val="22"/>
                <w:szCs w:val="22"/>
              </w:rPr>
              <w:t>客户端性能</w:t>
            </w:r>
          </w:p>
        </w:tc>
        <w:tc>
          <w:tcPr>
            <w:tcW w:w="2780" w:type="dxa"/>
            <w:tcBorders>
              <w:top w:val="single" w:sz="4" w:space="0" w:color="auto"/>
              <w:left w:val="nil"/>
              <w:bottom w:val="single" w:sz="4" w:space="0" w:color="auto"/>
              <w:right w:val="single" w:sz="4" w:space="0" w:color="auto"/>
            </w:tcBorders>
            <w:shd w:val="clear" w:color="auto" w:fill="auto"/>
            <w:vAlign w:val="center"/>
            <w:hideMark/>
          </w:tcPr>
          <w:p w14:paraId="7A4060FA" w14:textId="77777777" w:rsidR="00F54DD6" w:rsidRPr="00F54DD6" w:rsidRDefault="00F54DD6" w:rsidP="00F54DD6">
            <w:pPr>
              <w:widowControl/>
              <w:jc w:val="left"/>
              <w:rPr>
                <w:rFonts w:ascii="Arial" w:hAnsi="Arial" w:cs="Arial"/>
                <w:color w:val="000000"/>
                <w:kern w:val="0"/>
                <w:sz w:val="22"/>
                <w:szCs w:val="22"/>
              </w:rPr>
            </w:pPr>
            <w:r w:rsidRPr="00F54DD6">
              <w:rPr>
                <w:rFonts w:ascii="宋体" w:hAnsi="宋体" w:cs="Arial" w:hint="eastAsia"/>
                <w:color w:val="000000"/>
                <w:kern w:val="0"/>
                <w:sz w:val="22"/>
                <w:szCs w:val="22"/>
              </w:rPr>
              <w:t>双击图标到显示登录窗口时间</w:t>
            </w:r>
          </w:p>
        </w:tc>
        <w:tc>
          <w:tcPr>
            <w:tcW w:w="4380" w:type="dxa"/>
            <w:tcBorders>
              <w:top w:val="single" w:sz="4" w:space="0" w:color="auto"/>
              <w:left w:val="nil"/>
              <w:bottom w:val="single" w:sz="4" w:space="0" w:color="auto"/>
              <w:right w:val="single" w:sz="4" w:space="0" w:color="auto"/>
            </w:tcBorders>
            <w:shd w:val="clear" w:color="auto" w:fill="auto"/>
            <w:vAlign w:val="center"/>
            <w:hideMark/>
          </w:tcPr>
          <w:p w14:paraId="12D54AF6" w14:textId="77777777" w:rsidR="00F54DD6" w:rsidRPr="00F54DD6" w:rsidRDefault="00F54DD6" w:rsidP="00F54DD6">
            <w:pPr>
              <w:widowControl/>
              <w:jc w:val="left"/>
              <w:rPr>
                <w:rFonts w:ascii="Arial" w:hAnsi="Arial" w:cs="Arial"/>
                <w:color w:val="000000"/>
                <w:kern w:val="0"/>
                <w:sz w:val="22"/>
                <w:szCs w:val="22"/>
              </w:rPr>
            </w:pPr>
            <w:r w:rsidRPr="00F54DD6">
              <w:rPr>
                <w:rFonts w:ascii="Arial" w:hAnsi="Arial" w:cs="Arial"/>
                <w:color w:val="000000"/>
                <w:kern w:val="0"/>
                <w:sz w:val="22"/>
                <w:szCs w:val="22"/>
              </w:rPr>
              <w:t>6S</w:t>
            </w:r>
            <w:r w:rsidRPr="00F54DD6">
              <w:rPr>
                <w:rFonts w:ascii="宋体" w:hAnsi="宋体" w:cs="Arial" w:hint="eastAsia"/>
                <w:color w:val="000000"/>
                <w:kern w:val="0"/>
                <w:sz w:val="22"/>
                <w:szCs w:val="22"/>
              </w:rPr>
              <w:t>以内</w:t>
            </w:r>
          </w:p>
        </w:tc>
      </w:tr>
      <w:tr w:rsidR="00F54DD6" w:rsidRPr="00F54DD6" w14:paraId="29CB885D" w14:textId="77777777" w:rsidTr="00F54DD6">
        <w:trPr>
          <w:trHeight w:val="285"/>
        </w:trPr>
        <w:tc>
          <w:tcPr>
            <w:tcW w:w="3160" w:type="dxa"/>
            <w:vMerge/>
            <w:tcBorders>
              <w:top w:val="single" w:sz="4" w:space="0" w:color="auto"/>
              <w:left w:val="single" w:sz="4" w:space="0" w:color="auto"/>
              <w:bottom w:val="single" w:sz="4" w:space="0" w:color="auto"/>
              <w:right w:val="single" w:sz="4" w:space="0" w:color="auto"/>
            </w:tcBorders>
            <w:vAlign w:val="center"/>
            <w:hideMark/>
          </w:tcPr>
          <w:p w14:paraId="51CC75EE" w14:textId="77777777" w:rsidR="00F54DD6" w:rsidRPr="00F54DD6" w:rsidRDefault="00F54DD6" w:rsidP="00F54DD6">
            <w:pPr>
              <w:widowControl/>
              <w:jc w:val="left"/>
              <w:rPr>
                <w:rFonts w:ascii="Arial" w:hAnsi="Arial" w:cs="Arial"/>
                <w:b/>
                <w:bCs/>
                <w:color w:val="000000"/>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2BD501DB" w14:textId="77777777" w:rsidR="00F54DD6" w:rsidRPr="00F54DD6" w:rsidRDefault="00F54DD6" w:rsidP="00F54DD6">
            <w:pPr>
              <w:widowControl/>
              <w:jc w:val="left"/>
              <w:rPr>
                <w:rFonts w:ascii="Arial" w:hAnsi="Arial" w:cs="Arial"/>
                <w:color w:val="000000"/>
                <w:kern w:val="0"/>
                <w:sz w:val="22"/>
                <w:szCs w:val="22"/>
              </w:rPr>
            </w:pPr>
            <w:r w:rsidRPr="00F54DD6">
              <w:rPr>
                <w:rFonts w:ascii="宋体" w:hAnsi="宋体" w:cs="Arial" w:hint="eastAsia"/>
                <w:color w:val="000000"/>
                <w:kern w:val="0"/>
                <w:sz w:val="22"/>
                <w:szCs w:val="22"/>
              </w:rPr>
              <w:t>稳定性</w:t>
            </w:r>
          </w:p>
        </w:tc>
        <w:tc>
          <w:tcPr>
            <w:tcW w:w="4380" w:type="dxa"/>
            <w:tcBorders>
              <w:top w:val="nil"/>
              <w:left w:val="nil"/>
              <w:bottom w:val="single" w:sz="4" w:space="0" w:color="auto"/>
              <w:right w:val="single" w:sz="4" w:space="0" w:color="auto"/>
            </w:tcBorders>
            <w:shd w:val="clear" w:color="auto" w:fill="auto"/>
            <w:vAlign w:val="center"/>
            <w:hideMark/>
          </w:tcPr>
          <w:p w14:paraId="25B4F298" w14:textId="77777777" w:rsidR="00F54DD6" w:rsidRPr="00F54DD6" w:rsidRDefault="00F54DD6" w:rsidP="00F54DD6">
            <w:pPr>
              <w:widowControl/>
              <w:jc w:val="left"/>
              <w:rPr>
                <w:rFonts w:ascii="Arial" w:hAnsi="Arial" w:cs="Arial"/>
                <w:color w:val="000000"/>
                <w:kern w:val="0"/>
                <w:sz w:val="22"/>
                <w:szCs w:val="22"/>
              </w:rPr>
            </w:pPr>
            <w:r w:rsidRPr="00F54DD6">
              <w:rPr>
                <w:rFonts w:ascii="Arial" w:hAnsi="Arial" w:cs="Arial"/>
                <w:color w:val="000000"/>
                <w:kern w:val="0"/>
                <w:sz w:val="22"/>
                <w:szCs w:val="22"/>
              </w:rPr>
              <w:t>3*24</w:t>
            </w:r>
            <w:r w:rsidRPr="00F54DD6">
              <w:rPr>
                <w:rFonts w:ascii="宋体" w:hAnsi="宋体" w:cs="Arial" w:hint="eastAsia"/>
                <w:color w:val="000000"/>
                <w:kern w:val="0"/>
                <w:sz w:val="22"/>
                <w:szCs w:val="22"/>
              </w:rPr>
              <w:t>小时不崩溃，无内存泄露</w:t>
            </w:r>
          </w:p>
        </w:tc>
      </w:tr>
      <w:tr w:rsidR="00F54DD6" w:rsidRPr="00F54DD6" w14:paraId="0735A40D" w14:textId="77777777" w:rsidTr="00F54DD6">
        <w:trPr>
          <w:trHeight w:val="570"/>
        </w:trPr>
        <w:tc>
          <w:tcPr>
            <w:tcW w:w="3160" w:type="dxa"/>
            <w:vMerge/>
            <w:tcBorders>
              <w:top w:val="single" w:sz="4" w:space="0" w:color="auto"/>
              <w:left w:val="single" w:sz="4" w:space="0" w:color="auto"/>
              <w:bottom w:val="single" w:sz="4" w:space="0" w:color="auto"/>
              <w:right w:val="single" w:sz="4" w:space="0" w:color="auto"/>
            </w:tcBorders>
            <w:vAlign w:val="center"/>
            <w:hideMark/>
          </w:tcPr>
          <w:p w14:paraId="003B14C8" w14:textId="77777777" w:rsidR="00F54DD6" w:rsidRPr="00F54DD6" w:rsidRDefault="00F54DD6" w:rsidP="00F54DD6">
            <w:pPr>
              <w:widowControl/>
              <w:jc w:val="left"/>
              <w:rPr>
                <w:rFonts w:ascii="Arial" w:hAnsi="Arial" w:cs="Arial"/>
                <w:b/>
                <w:bCs/>
                <w:color w:val="000000"/>
                <w:kern w:val="0"/>
                <w:sz w:val="22"/>
                <w:szCs w:val="22"/>
              </w:rPr>
            </w:pPr>
          </w:p>
        </w:tc>
        <w:tc>
          <w:tcPr>
            <w:tcW w:w="2780" w:type="dxa"/>
            <w:tcBorders>
              <w:top w:val="nil"/>
              <w:left w:val="nil"/>
              <w:bottom w:val="single" w:sz="4" w:space="0" w:color="auto"/>
              <w:right w:val="single" w:sz="4" w:space="0" w:color="auto"/>
            </w:tcBorders>
            <w:shd w:val="clear" w:color="auto" w:fill="auto"/>
            <w:vAlign w:val="center"/>
            <w:hideMark/>
          </w:tcPr>
          <w:p w14:paraId="7598EA96" w14:textId="77777777" w:rsidR="00F54DD6" w:rsidRPr="00F54DD6" w:rsidRDefault="00F54DD6" w:rsidP="00F54DD6">
            <w:pPr>
              <w:widowControl/>
              <w:jc w:val="left"/>
              <w:rPr>
                <w:rFonts w:ascii="Arial" w:hAnsi="Arial" w:cs="Arial"/>
                <w:color w:val="000000"/>
                <w:kern w:val="0"/>
                <w:sz w:val="22"/>
                <w:szCs w:val="22"/>
              </w:rPr>
            </w:pPr>
            <w:r w:rsidRPr="00F54DD6">
              <w:rPr>
                <w:rFonts w:ascii="宋体" w:hAnsi="宋体" w:cs="Arial" w:hint="eastAsia"/>
                <w:color w:val="000000"/>
                <w:kern w:val="0"/>
                <w:sz w:val="22"/>
                <w:szCs w:val="22"/>
              </w:rPr>
              <w:t>客户端入会</w:t>
            </w:r>
          </w:p>
        </w:tc>
        <w:tc>
          <w:tcPr>
            <w:tcW w:w="4380" w:type="dxa"/>
            <w:tcBorders>
              <w:top w:val="nil"/>
              <w:left w:val="nil"/>
              <w:bottom w:val="single" w:sz="4" w:space="0" w:color="auto"/>
              <w:right w:val="single" w:sz="4" w:space="0" w:color="auto"/>
            </w:tcBorders>
            <w:shd w:val="clear" w:color="auto" w:fill="auto"/>
            <w:vAlign w:val="center"/>
            <w:hideMark/>
          </w:tcPr>
          <w:p w14:paraId="066C6399" w14:textId="77777777" w:rsidR="00F54DD6" w:rsidRPr="00F54DD6" w:rsidRDefault="00F54DD6" w:rsidP="00F54DD6">
            <w:pPr>
              <w:widowControl/>
              <w:jc w:val="left"/>
              <w:rPr>
                <w:rFonts w:ascii="Arial" w:hAnsi="Arial" w:cs="Arial"/>
                <w:color w:val="000000"/>
                <w:kern w:val="0"/>
                <w:sz w:val="22"/>
                <w:szCs w:val="22"/>
              </w:rPr>
            </w:pPr>
            <w:r w:rsidRPr="00F54DD6">
              <w:rPr>
                <w:rFonts w:ascii="宋体" w:hAnsi="宋体" w:cs="Arial" w:hint="eastAsia"/>
                <w:color w:val="000000"/>
                <w:kern w:val="0"/>
                <w:sz w:val="22"/>
                <w:szCs w:val="22"/>
              </w:rPr>
              <w:t>背景压力：</w:t>
            </w:r>
            <w:r w:rsidRPr="00F54DD6">
              <w:rPr>
                <w:rFonts w:ascii="Arial" w:hAnsi="Arial" w:cs="Arial"/>
                <w:color w:val="000000"/>
                <w:kern w:val="0"/>
                <w:sz w:val="22"/>
                <w:szCs w:val="22"/>
              </w:rPr>
              <w:t>1000</w:t>
            </w:r>
            <w:r w:rsidRPr="00F54DD6">
              <w:rPr>
                <w:rFonts w:ascii="宋体" w:hAnsi="宋体" w:cs="Arial" w:hint="eastAsia"/>
                <w:color w:val="000000"/>
                <w:kern w:val="0"/>
                <w:sz w:val="22"/>
                <w:szCs w:val="22"/>
              </w:rPr>
              <w:t>人在线，并且有近</w:t>
            </w:r>
            <w:r w:rsidRPr="00F54DD6">
              <w:rPr>
                <w:rFonts w:ascii="Arial" w:hAnsi="Arial" w:cs="Arial"/>
                <w:color w:val="000000"/>
                <w:kern w:val="0"/>
                <w:sz w:val="22"/>
                <w:szCs w:val="22"/>
              </w:rPr>
              <w:t>1000</w:t>
            </w:r>
            <w:r w:rsidRPr="00F54DD6">
              <w:rPr>
                <w:rFonts w:ascii="宋体" w:hAnsi="宋体" w:cs="Arial" w:hint="eastAsia"/>
                <w:color w:val="000000"/>
                <w:kern w:val="0"/>
                <w:sz w:val="22"/>
                <w:szCs w:val="22"/>
              </w:rPr>
              <w:t>人正在入会。客户端入会时间在</w:t>
            </w:r>
            <w:r w:rsidRPr="00F54DD6">
              <w:rPr>
                <w:rFonts w:ascii="Arial" w:hAnsi="Arial" w:cs="Arial"/>
                <w:color w:val="000000"/>
                <w:kern w:val="0"/>
                <w:sz w:val="22"/>
                <w:szCs w:val="22"/>
              </w:rPr>
              <w:t>10S</w:t>
            </w:r>
            <w:r w:rsidRPr="00F54DD6">
              <w:rPr>
                <w:rFonts w:ascii="宋体" w:hAnsi="宋体" w:cs="Arial" w:hint="eastAsia"/>
                <w:color w:val="000000"/>
                <w:kern w:val="0"/>
                <w:sz w:val="22"/>
                <w:szCs w:val="22"/>
              </w:rPr>
              <w:t>以内</w:t>
            </w:r>
          </w:p>
        </w:tc>
      </w:tr>
    </w:tbl>
    <w:p w14:paraId="783E46CF" w14:textId="77777777" w:rsidR="00F54DD6" w:rsidRPr="00196994" w:rsidRDefault="00F54DD6" w:rsidP="00196994">
      <w:pPr>
        <w:pStyle w:val="a4"/>
        <w:spacing w:after="72"/>
        <w:ind w:firstLine="480"/>
      </w:pPr>
    </w:p>
    <w:p w14:paraId="4F82A415" w14:textId="755BE9C9" w:rsidR="00F54DD6" w:rsidRDefault="00F54DD6" w:rsidP="00F54DD6">
      <w:pPr>
        <w:pStyle w:val="2"/>
        <w:numPr>
          <w:ilvl w:val="1"/>
          <w:numId w:val="66"/>
        </w:numPr>
        <w:spacing w:before="48" w:after="48" w:line="360" w:lineRule="auto"/>
        <w:ind w:right="210"/>
        <w:rPr>
          <w:rFonts w:ascii="Consolas" w:hAnsi="Consolas"/>
        </w:rPr>
      </w:pPr>
      <w:r>
        <w:rPr>
          <w:rFonts w:ascii="Consolas" w:hAnsi="Consolas" w:hint="eastAsia"/>
        </w:rPr>
        <w:t>Web</w:t>
      </w:r>
      <w:r>
        <w:rPr>
          <w:rFonts w:ascii="Consolas" w:hAnsi="Consolas" w:hint="eastAsia"/>
        </w:rPr>
        <w:t>性能与</w:t>
      </w:r>
      <w:r>
        <w:rPr>
          <w:rFonts w:ascii="Consolas" w:hAnsi="Consolas"/>
        </w:rPr>
        <w:t>可靠性</w:t>
      </w:r>
    </w:p>
    <w:tbl>
      <w:tblPr>
        <w:tblW w:w="9120" w:type="dxa"/>
        <w:tblInd w:w="113" w:type="dxa"/>
        <w:tblLook w:val="04A0" w:firstRow="1" w:lastRow="0" w:firstColumn="1" w:lastColumn="0" w:noHBand="0" w:noVBand="1"/>
      </w:tblPr>
      <w:tblGrid>
        <w:gridCol w:w="1372"/>
        <w:gridCol w:w="2767"/>
        <w:gridCol w:w="2827"/>
        <w:gridCol w:w="1077"/>
        <w:gridCol w:w="1077"/>
      </w:tblGrid>
      <w:tr w:rsidR="00F54DD6" w:rsidRPr="00F54DD6" w14:paraId="575ABA77" w14:textId="77777777" w:rsidTr="00F54DD6">
        <w:trPr>
          <w:trHeight w:val="720"/>
        </w:trPr>
        <w:tc>
          <w:tcPr>
            <w:tcW w:w="1260" w:type="dxa"/>
            <w:tcBorders>
              <w:top w:val="single" w:sz="4" w:space="0" w:color="auto"/>
              <w:left w:val="single" w:sz="4" w:space="0" w:color="auto"/>
              <w:bottom w:val="single" w:sz="4" w:space="0" w:color="auto"/>
              <w:right w:val="single" w:sz="4" w:space="0" w:color="auto"/>
            </w:tcBorders>
            <w:shd w:val="clear" w:color="000000" w:fill="E4DFEC"/>
            <w:vAlign w:val="center"/>
            <w:hideMark/>
          </w:tcPr>
          <w:p w14:paraId="61CFC81B" w14:textId="77777777" w:rsidR="00F54DD6" w:rsidRPr="00F54DD6" w:rsidRDefault="00F54DD6" w:rsidP="00F54DD6">
            <w:pPr>
              <w:widowControl/>
              <w:jc w:val="center"/>
              <w:rPr>
                <w:rFonts w:ascii="微软雅黑" w:eastAsia="微软雅黑" w:hAnsi="微软雅黑" w:cs="宋体"/>
                <w:b/>
                <w:bCs/>
                <w:color w:val="000000"/>
                <w:kern w:val="0"/>
                <w:sz w:val="24"/>
              </w:rPr>
            </w:pPr>
            <w:r w:rsidRPr="00F54DD6">
              <w:rPr>
                <w:rFonts w:ascii="微软雅黑" w:eastAsia="微软雅黑" w:hAnsi="微软雅黑" w:cs="宋体" w:hint="eastAsia"/>
                <w:b/>
                <w:bCs/>
                <w:color w:val="000000"/>
                <w:kern w:val="0"/>
                <w:sz w:val="24"/>
              </w:rPr>
              <w:t>指标</w:t>
            </w:r>
          </w:p>
        </w:tc>
        <w:tc>
          <w:tcPr>
            <w:tcW w:w="2820" w:type="dxa"/>
            <w:tcBorders>
              <w:top w:val="single" w:sz="4" w:space="0" w:color="auto"/>
              <w:left w:val="nil"/>
              <w:bottom w:val="single" w:sz="4" w:space="0" w:color="auto"/>
              <w:right w:val="single" w:sz="4" w:space="0" w:color="auto"/>
            </w:tcBorders>
            <w:shd w:val="clear" w:color="000000" w:fill="E4DFEC"/>
            <w:vAlign w:val="center"/>
            <w:hideMark/>
          </w:tcPr>
          <w:p w14:paraId="7B3CA6AC" w14:textId="77777777" w:rsidR="00F54DD6" w:rsidRPr="00F54DD6" w:rsidRDefault="00F54DD6" w:rsidP="00F54DD6">
            <w:pPr>
              <w:widowControl/>
              <w:jc w:val="center"/>
              <w:rPr>
                <w:rFonts w:ascii="微软雅黑" w:eastAsia="微软雅黑" w:hAnsi="微软雅黑" w:cs="宋体"/>
                <w:b/>
                <w:bCs/>
                <w:color w:val="000000"/>
                <w:kern w:val="0"/>
                <w:sz w:val="24"/>
              </w:rPr>
            </w:pPr>
            <w:r w:rsidRPr="00F54DD6">
              <w:rPr>
                <w:rFonts w:ascii="微软雅黑" w:eastAsia="微软雅黑" w:hAnsi="微软雅黑" w:cs="宋体" w:hint="eastAsia"/>
                <w:b/>
                <w:bCs/>
                <w:color w:val="000000"/>
                <w:kern w:val="0"/>
                <w:sz w:val="24"/>
              </w:rPr>
              <w:t>被测业务</w:t>
            </w:r>
          </w:p>
        </w:tc>
        <w:tc>
          <w:tcPr>
            <w:tcW w:w="2880" w:type="dxa"/>
            <w:tcBorders>
              <w:top w:val="single" w:sz="4" w:space="0" w:color="auto"/>
              <w:left w:val="nil"/>
              <w:bottom w:val="single" w:sz="4" w:space="0" w:color="auto"/>
              <w:right w:val="single" w:sz="4" w:space="0" w:color="auto"/>
            </w:tcBorders>
            <w:shd w:val="clear" w:color="000000" w:fill="E4DFEC"/>
            <w:vAlign w:val="center"/>
            <w:hideMark/>
          </w:tcPr>
          <w:p w14:paraId="60D2FFC8" w14:textId="77777777" w:rsidR="00F54DD6" w:rsidRPr="00F54DD6" w:rsidRDefault="00F54DD6" w:rsidP="00F54DD6">
            <w:pPr>
              <w:widowControl/>
              <w:jc w:val="center"/>
              <w:rPr>
                <w:rFonts w:ascii="微软雅黑" w:eastAsia="微软雅黑" w:hAnsi="微软雅黑" w:cs="宋体"/>
                <w:b/>
                <w:bCs/>
                <w:color w:val="000000"/>
                <w:kern w:val="0"/>
                <w:sz w:val="24"/>
              </w:rPr>
            </w:pPr>
            <w:r w:rsidRPr="00F54DD6">
              <w:rPr>
                <w:rFonts w:ascii="微软雅黑" w:eastAsia="微软雅黑" w:hAnsi="微软雅黑" w:cs="宋体" w:hint="eastAsia"/>
                <w:b/>
                <w:bCs/>
                <w:color w:val="000000"/>
                <w:kern w:val="0"/>
                <w:sz w:val="24"/>
              </w:rPr>
              <w:t>前置条件</w:t>
            </w:r>
          </w:p>
        </w:tc>
        <w:tc>
          <w:tcPr>
            <w:tcW w:w="1080" w:type="dxa"/>
            <w:tcBorders>
              <w:top w:val="single" w:sz="4" w:space="0" w:color="auto"/>
              <w:left w:val="nil"/>
              <w:bottom w:val="single" w:sz="4" w:space="0" w:color="auto"/>
              <w:right w:val="single" w:sz="4" w:space="0" w:color="auto"/>
            </w:tcBorders>
            <w:shd w:val="clear" w:color="000000" w:fill="E4DFEC"/>
            <w:vAlign w:val="center"/>
            <w:hideMark/>
          </w:tcPr>
          <w:p w14:paraId="19AB79B2" w14:textId="77777777" w:rsidR="00F54DD6" w:rsidRPr="00F54DD6" w:rsidRDefault="00F54DD6" w:rsidP="00F54DD6">
            <w:pPr>
              <w:widowControl/>
              <w:jc w:val="center"/>
              <w:rPr>
                <w:rFonts w:ascii="微软雅黑" w:eastAsia="微软雅黑" w:hAnsi="微软雅黑" w:cs="宋体"/>
                <w:b/>
                <w:bCs/>
                <w:color w:val="000000"/>
                <w:kern w:val="0"/>
                <w:sz w:val="24"/>
              </w:rPr>
            </w:pPr>
            <w:r w:rsidRPr="00F54DD6">
              <w:rPr>
                <w:rFonts w:ascii="微软雅黑" w:eastAsia="微软雅黑" w:hAnsi="微软雅黑" w:cs="宋体" w:hint="eastAsia"/>
                <w:b/>
                <w:bCs/>
                <w:color w:val="000000"/>
                <w:kern w:val="0"/>
                <w:sz w:val="24"/>
              </w:rPr>
              <w:t>并发量（人）</w:t>
            </w:r>
          </w:p>
        </w:tc>
        <w:tc>
          <w:tcPr>
            <w:tcW w:w="1080" w:type="dxa"/>
            <w:tcBorders>
              <w:top w:val="single" w:sz="4" w:space="0" w:color="auto"/>
              <w:left w:val="nil"/>
              <w:bottom w:val="single" w:sz="4" w:space="0" w:color="auto"/>
              <w:right w:val="single" w:sz="4" w:space="0" w:color="auto"/>
            </w:tcBorders>
            <w:shd w:val="clear" w:color="000000" w:fill="E4DFEC"/>
            <w:vAlign w:val="center"/>
            <w:hideMark/>
          </w:tcPr>
          <w:p w14:paraId="62685391" w14:textId="77777777" w:rsidR="00F54DD6" w:rsidRPr="00F54DD6" w:rsidRDefault="00F54DD6" w:rsidP="00F54DD6">
            <w:pPr>
              <w:widowControl/>
              <w:jc w:val="center"/>
              <w:rPr>
                <w:rFonts w:ascii="微软雅黑" w:eastAsia="微软雅黑" w:hAnsi="微软雅黑" w:cs="宋体"/>
                <w:b/>
                <w:bCs/>
                <w:color w:val="000000"/>
                <w:kern w:val="0"/>
                <w:sz w:val="24"/>
              </w:rPr>
            </w:pPr>
            <w:r w:rsidRPr="00F54DD6">
              <w:rPr>
                <w:rFonts w:ascii="微软雅黑" w:eastAsia="微软雅黑" w:hAnsi="微软雅黑" w:cs="宋体" w:hint="eastAsia"/>
                <w:b/>
                <w:bCs/>
                <w:color w:val="000000"/>
                <w:kern w:val="0"/>
                <w:sz w:val="24"/>
              </w:rPr>
              <w:t>响应时间（秒）</w:t>
            </w:r>
          </w:p>
        </w:tc>
      </w:tr>
      <w:tr w:rsidR="00F54DD6" w:rsidRPr="00F54DD6" w14:paraId="4C7EF5D8" w14:textId="77777777" w:rsidTr="00F54DD6">
        <w:trPr>
          <w:trHeight w:val="660"/>
        </w:trPr>
        <w:tc>
          <w:tcPr>
            <w:tcW w:w="1260" w:type="dxa"/>
            <w:vMerge w:val="restart"/>
            <w:tcBorders>
              <w:top w:val="nil"/>
              <w:left w:val="single" w:sz="4" w:space="0" w:color="auto"/>
              <w:bottom w:val="single" w:sz="4" w:space="0" w:color="auto"/>
              <w:right w:val="single" w:sz="4" w:space="0" w:color="auto"/>
            </w:tcBorders>
            <w:shd w:val="clear" w:color="000000" w:fill="FDE9D9"/>
            <w:vAlign w:val="center"/>
            <w:hideMark/>
          </w:tcPr>
          <w:p w14:paraId="4EB04A6F" w14:textId="77777777" w:rsidR="00F54DD6" w:rsidRPr="00F54DD6" w:rsidRDefault="00F54DD6" w:rsidP="00F54DD6">
            <w:pPr>
              <w:widowControl/>
              <w:jc w:val="center"/>
              <w:rPr>
                <w:rFonts w:ascii="微软雅黑" w:eastAsia="微软雅黑" w:hAnsi="微软雅黑" w:cs="宋体"/>
                <w:b/>
                <w:bCs/>
                <w:color w:val="000000"/>
                <w:kern w:val="0"/>
                <w:sz w:val="22"/>
                <w:szCs w:val="22"/>
              </w:rPr>
            </w:pPr>
            <w:r w:rsidRPr="00F54DD6">
              <w:rPr>
                <w:rFonts w:ascii="微软雅黑" w:eastAsia="微软雅黑" w:hAnsi="微软雅黑" w:cs="宋体" w:hint="eastAsia"/>
                <w:b/>
                <w:bCs/>
                <w:color w:val="000000"/>
                <w:kern w:val="0"/>
                <w:sz w:val="22"/>
                <w:szCs w:val="22"/>
              </w:rPr>
              <w:t>PC2.0Web</w:t>
            </w:r>
          </w:p>
        </w:tc>
        <w:tc>
          <w:tcPr>
            <w:tcW w:w="2820" w:type="dxa"/>
            <w:tcBorders>
              <w:top w:val="nil"/>
              <w:left w:val="nil"/>
              <w:bottom w:val="single" w:sz="4" w:space="0" w:color="auto"/>
              <w:right w:val="single" w:sz="4" w:space="0" w:color="auto"/>
            </w:tcBorders>
            <w:shd w:val="clear" w:color="000000" w:fill="FDE9D9"/>
            <w:vAlign w:val="center"/>
            <w:hideMark/>
          </w:tcPr>
          <w:p w14:paraId="5C24710B"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下载客户端（点击下载链接到弹出下载提示）</w:t>
            </w:r>
          </w:p>
        </w:tc>
        <w:tc>
          <w:tcPr>
            <w:tcW w:w="2880" w:type="dxa"/>
            <w:tcBorders>
              <w:top w:val="nil"/>
              <w:left w:val="nil"/>
              <w:bottom w:val="single" w:sz="4" w:space="0" w:color="auto"/>
              <w:right w:val="single" w:sz="4" w:space="0" w:color="auto"/>
            </w:tcBorders>
            <w:shd w:val="clear" w:color="auto" w:fill="auto"/>
            <w:vAlign w:val="center"/>
            <w:hideMark/>
          </w:tcPr>
          <w:p w14:paraId="7D11A256"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N/A</w:t>
            </w:r>
          </w:p>
        </w:tc>
        <w:tc>
          <w:tcPr>
            <w:tcW w:w="1080" w:type="dxa"/>
            <w:tcBorders>
              <w:top w:val="nil"/>
              <w:left w:val="nil"/>
              <w:bottom w:val="single" w:sz="4" w:space="0" w:color="auto"/>
              <w:right w:val="single" w:sz="4" w:space="0" w:color="auto"/>
            </w:tcBorders>
            <w:shd w:val="clear" w:color="auto" w:fill="auto"/>
            <w:vAlign w:val="center"/>
            <w:hideMark/>
          </w:tcPr>
          <w:p w14:paraId="288DBA4D"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6030D597"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w:t>
            </w:r>
          </w:p>
        </w:tc>
      </w:tr>
      <w:tr w:rsidR="00F54DD6" w:rsidRPr="00F54DD6" w14:paraId="7D7B1288" w14:textId="77777777" w:rsidTr="00F54DD6">
        <w:trPr>
          <w:trHeight w:val="330"/>
        </w:trPr>
        <w:tc>
          <w:tcPr>
            <w:tcW w:w="1260" w:type="dxa"/>
            <w:vMerge/>
            <w:tcBorders>
              <w:top w:val="nil"/>
              <w:left w:val="single" w:sz="4" w:space="0" w:color="auto"/>
              <w:bottom w:val="single" w:sz="4" w:space="0" w:color="auto"/>
              <w:right w:val="single" w:sz="4" w:space="0" w:color="auto"/>
            </w:tcBorders>
            <w:vAlign w:val="center"/>
            <w:hideMark/>
          </w:tcPr>
          <w:p w14:paraId="3DAA4034"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476DD179"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打开首页</w:t>
            </w:r>
          </w:p>
        </w:tc>
        <w:tc>
          <w:tcPr>
            <w:tcW w:w="2880" w:type="dxa"/>
            <w:tcBorders>
              <w:top w:val="nil"/>
              <w:left w:val="nil"/>
              <w:bottom w:val="single" w:sz="4" w:space="0" w:color="auto"/>
              <w:right w:val="single" w:sz="4" w:space="0" w:color="auto"/>
            </w:tcBorders>
            <w:shd w:val="clear" w:color="auto" w:fill="auto"/>
            <w:vAlign w:val="center"/>
            <w:hideMark/>
          </w:tcPr>
          <w:p w14:paraId="5B09ECD7"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N/A</w:t>
            </w:r>
          </w:p>
        </w:tc>
        <w:tc>
          <w:tcPr>
            <w:tcW w:w="1080" w:type="dxa"/>
            <w:tcBorders>
              <w:top w:val="nil"/>
              <w:left w:val="nil"/>
              <w:bottom w:val="single" w:sz="4" w:space="0" w:color="auto"/>
              <w:right w:val="single" w:sz="4" w:space="0" w:color="auto"/>
            </w:tcBorders>
            <w:shd w:val="clear" w:color="auto" w:fill="auto"/>
            <w:vAlign w:val="center"/>
            <w:hideMark/>
          </w:tcPr>
          <w:p w14:paraId="26CFE4CD"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10894725"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6</w:t>
            </w:r>
          </w:p>
        </w:tc>
      </w:tr>
      <w:tr w:rsidR="00F54DD6" w:rsidRPr="00F54DD6" w14:paraId="243C6988" w14:textId="77777777" w:rsidTr="00F54DD6">
        <w:trPr>
          <w:trHeight w:val="330"/>
        </w:trPr>
        <w:tc>
          <w:tcPr>
            <w:tcW w:w="1260" w:type="dxa"/>
            <w:vMerge w:val="restart"/>
            <w:tcBorders>
              <w:top w:val="nil"/>
              <w:left w:val="single" w:sz="4" w:space="0" w:color="auto"/>
              <w:bottom w:val="single" w:sz="4" w:space="0" w:color="000000"/>
              <w:right w:val="single" w:sz="4" w:space="0" w:color="auto"/>
            </w:tcBorders>
            <w:shd w:val="clear" w:color="000000" w:fill="FDE9D9"/>
            <w:vAlign w:val="center"/>
            <w:hideMark/>
          </w:tcPr>
          <w:p w14:paraId="7582DF2B" w14:textId="77777777" w:rsidR="00F54DD6" w:rsidRPr="00F54DD6" w:rsidRDefault="00F54DD6" w:rsidP="00F54DD6">
            <w:pPr>
              <w:widowControl/>
              <w:jc w:val="center"/>
              <w:rPr>
                <w:rFonts w:ascii="微软雅黑" w:eastAsia="微软雅黑" w:hAnsi="微软雅黑" w:cs="宋体"/>
                <w:b/>
                <w:bCs/>
                <w:color w:val="000000"/>
                <w:kern w:val="0"/>
                <w:sz w:val="22"/>
                <w:szCs w:val="22"/>
              </w:rPr>
            </w:pPr>
            <w:r w:rsidRPr="00F54DD6">
              <w:rPr>
                <w:rFonts w:ascii="微软雅黑" w:eastAsia="微软雅黑" w:hAnsi="微软雅黑" w:cs="宋体" w:hint="eastAsia"/>
                <w:b/>
                <w:bCs/>
                <w:color w:val="000000"/>
                <w:kern w:val="0"/>
                <w:sz w:val="22"/>
                <w:szCs w:val="22"/>
              </w:rPr>
              <w:lastRenderedPageBreak/>
              <w:t>PC2.0应用</w:t>
            </w:r>
          </w:p>
        </w:tc>
        <w:tc>
          <w:tcPr>
            <w:tcW w:w="2820" w:type="dxa"/>
            <w:tcBorders>
              <w:top w:val="nil"/>
              <w:left w:val="nil"/>
              <w:bottom w:val="single" w:sz="4" w:space="0" w:color="auto"/>
              <w:right w:val="single" w:sz="4" w:space="0" w:color="auto"/>
            </w:tcBorders>
            <w:shd w:val="clear" w:color="000000" w:fill="FDE9D9"/>
            <w:vAlign w:val="center"/>
            <w:hideMark/>
          </w:tcPr>
          <w:p w14:paraId="38B866E3"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登录</w:t>
            </w:r>
          </w:p>
        </w:tc>
        <w:tc>
          <w:tcPr>
            <w:tcW w:w="2880" w:type="dxa"/>
            <w:tcBorders>
              <w:top w:val="nil"/>
              <w:left w:val="nil"/>
              <w:bottom w:val="single" w:sz="4" w:space="0" w:color="auto"/>
              <w:right w:val="single" w:sz="4" w:space="0" w:color="auto"/>
            </w:tcBorders>
            <w:shd w:val="clear" w:color="auto" w:fill="auto"/>
            <w:vAlign w:val="center"/>
            <w:hideMark/>
          </w:tcPr>
          <w:p w14:paraId="154FEC75"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362EFDC0"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43C97FE6"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12049FCA"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3CA94B1E"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45B38707"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查看会议列表</w:t>
            </w:r>
          </w:p>
        </w:tc>
        <w:tc>
          <w:tcPr>
            <w:tcW w:w="2880" w:type="dxa"/>
            <w:tcBorders>
              <w:top w:val="nil"/>
              <w:left w:val="nil"/>
              <w:bottom w:val="single" w:sz="4" w:space="0" w:color="auto"/>
              <w:right w:val="single" w:sz="4" w:space="0" w:color="auto"/>
            </w:tcBorders>
            <w:shd w:val="clear" w:color="auto" w:fill="auto"/>
            <w:vAlign w:val="center"/>
            <w:hideMark/>
          </w:tcPr>
          <w:p w14:paraId="134FFC2D"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7E89FBA6"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0E87FD14"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74E72623"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5672D2B6"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0E0A7127"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安排会议</w:t>
            </w:r>
          </w:p>
        </w:tc>
        <w:tc>
          <w:tcPr>
            <w:tcW w:w="2880" w:type="dxa"/>
            <w:tcBorders>
              <w:top w:val="nil"/>
              <w:left w:val="nil"/>
              <w:bottom w:val="single" w:sz="4" w:space="0" w:color="auto"/>
              <w:right w:val="single" w:sz="4" w:space="0" w:color="auto"/>
            </w:tcBorders>
            <w:shd w:val="clear" w:color="auto" w:fill="auto"/>
            <w:vAlign w:val="center"/>
            <w:hideMark/>
          </w:tcPr>
          <w:p w14:paraId="41A3A143"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3D6E54BE"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4CB5C8DA"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2B04326F"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62AF0FD6"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70FF8025"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加入会议</w:t>
            </w:r>
          </w:p>
        </w:tc>
        <w:tc>
          <w:tcPr>
            <w:tcW w:w="2880" w:type="dxa"/>
            <w:tcBorders>
              <w:top w:val="nil"/>
              <w:left w:val="nil"/>
              <w:bottom w:val="single" w:sz="4" w:space="0" w:color="auto"/>
              <w:right w:val="single" w:sz="4" w:space="0" w:color="auto"/>
            </w:tcBorders>
            <w:shd w:val="clear" w:color="auto" w:fill="auto"/>
            <w:vAlign w:val="center"/>
            <w:hideMark/>
          </w:tcPr>
          <w:p w14:paraId="14E411DE"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0C8E2008"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436F9717"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15A85220"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5B0FA770"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029748BC"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变更会议</w:t>
            </w:r>
          </w:p>
        </w:tc>
        <w:tc>
          <w:tcPr>
            <w:tcW w:w="2880" w:type="dxa"/>
            <w:tcBorders>
              <w:top w:val="nil"/>
              <w:left w:val="nil"/>
              <w:bottom w:val="single" w:sz="4" w:space="0" w:color="auto"/>
              <w:right w:val="single" w:sz="4" w:space="0" w:color="auto"/>
            </w:tcBorders>
            <w:shd w:val="clear" w:color="auto" w:fill="auto"/>
            <w:vAlign w:val="center"/>
            <w:hideMark/>
          </w:tcPr>
          <w:p w14:paraId="00CE0DFF"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7BFB9DDE"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7EE44141"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58F25443"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756364AC"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011A0C88"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删除会议</w:t>
            </w:r>
          </w:p>
        </w:tc>
        <w:tc>
          <w:tcPr>
            <w:tcW w:w="2880" w:type="dxa"/>
            <w:tcBorders>
              <w:top w:val="nil"/>
              <w:left w:val="nil"/>
              <w:bottom w:val="single" w:sz="4" w:space="0" w:color="auto"/>
              <w:right w:val="single" w:sz="4" w:space="0" w:color="auto"/>
            </w:tcBorders>
            <w:shd w:val="clear" w:color="auto" w:fill="auto"/>
            <w:vAlign w:val="center"/>
            <w:hideMark/>
          </w:tcPr>
          <w:p w14:paraId="5F5F5C33"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68610377"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6CCEE9F5"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3BC68BB2"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63977CB5"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45981AF3"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获取会中信息</w:t>
            </w:r>
          </w:p>
        </w:tc>
        <w:tc>
          <w:tcPr>
            <w:tcW w:w="2880" w:type="dxa"/>
            <w:tcBorders>
              <w:top w:val="nil"/>
              <w:left w:val="nil"/>
              <w:bottom w:val="single" w:sz="4" w:space="0" w:color="auto"/>
              <w:right w:val="single" w:sz="4" w:space="0" w:color="auto"/>
            </w:tcBorders>
            <w:shd w:val="clear" w:color="auto" w:fill="auto"/>
            <w:vAlign w:val="center"/>
            <w:hideMark/>
          </w:tcPr>
          <w:p w14:paraId="774EA508"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1F1E0C0F"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5EC16181"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69D64EC7"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4AEA12D7"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10E1A085"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历史会议查询</w:t>
            </w:r>
          </w:p>
        </w:tc>
        <w:tc>
          <w:tcPr>
            <w:tcW w:w="2880" w:type="dxa"/>
            <w:tcBorders>
              <w:top w:val="nil"/>
              <w:left w:val="nil"/>
              <w:bottom w:val="single" w:sz="4" w:space="0" w:color="auto"/>
              <w:right w:val="single" w:sz="4" w:space="0" w:color="auto"/>
            </w:tcBorders>
            <w:shd w:val="clear" w:color="auto" w:fill="auto"/>
            <w:vAlign w:val="center"/>
            <w:hideMark/>
          </w:tcPr>
          <w:p w14:paraId="3AD7BCB3"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016EE337"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160F73B3"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49C0B64B"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5D9908D6"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52F4E87C"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按周查询会议</w:t>
            </w:r>
          </w:p>
        </w:tc>
        <w:tc>
          <w:tcPr>
            <w:tcW w:w="2880" w:type="dxa"/>
            <w:tcBorders>
              <w:top w:val="nil"/>
              <w:left w:val="nil"/>
              <w:bottom w:val="single" w:sz="4" w:space="0" w:color="auto"/>
              <w:right w:val="single" w:sz="4" w:space="0" w:color="auto"/>
            </w:tcBorders>
            <w:shd w:val="clear" w:color="auto" w:fill="auto"/>
            <w:vAlign w:val="center"/>
            <w:hideMark/>
          </w:tcPr>
          <w:p w14:paraId="1887C8B9"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2C2C155C"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323C2E15"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68F49FB7"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011E2CD9"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7DAB2CE3"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上传名单</w:t>
            </w:r>
          </w:p>
        </w:tc>
        <w:tc>
          <w:tcPr>
            <w:tcW w:w="2880" w:type="dxa"/>
            <w:tcBorders>
              <w:top w:val="nil"/>
              <w:left w:val="nil"/>
              <w:bottom w:val="single" w:sz="4" w:space="0" w:color="auto"/>
              <w:right w:val="single" w:sz="4" w:space="0" w:color="auto"/>
            </w:tcBorders>
            <w:shd w:val="clear" w:color="auto" w:fill="auto"/>
            <w:vAlign w:val="center"/>
            <w:hideMark/>
          </w:tcPr>
          <w:p w14:paraId="2AE5F92D"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53950A57"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17BA8107"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15</w:t>
            </w:r>
          </w:p>
        </w:tc>
      </w:tr>
      <w:tr w:rsidR="00F54DD6" w:rsidRPr="00F54DD6" w14:paraId="09CE734C"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0BA015D6"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17726ADE"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检索联系人</w:t>
            </w:r>
          </w:p>
        </w:tc>
        <w:tc>
          <w:tcPr>
            <w:tcW w:w="2880" w:type="dxa"/>
            <w:tcBorders>
              <w:top w:val="nil"/>
              <w:left w:val="nil"/>
              <w:bottom w:val="single" w:sz="4" w:space="0" w:color="auto"/>
              <w:right w:val="single" w:sz="4" w:space="0" w:color="auto"/>
            </w:tcBorders>
            <w:shd w:val="clear" w:color="auto" w:fill="auto"/>
            <w:vAlign w:val="center"/>
            <w:hideMark/>
          </w:tcPr>
          <w:p w14:paraId="1B7A7C00"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44F3CC10"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57E86744"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25D2C21F"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5029EB0C"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732B0D4A"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查询会议信息</w:t>
            </w:r>
          </w:p>
        </w:tc>
        <w:tc>
          <w:tcPr>
            <w:tcW w:w="2880" w:type="dxa"/>
            <w:tcBorders>
              <w:top w:val="nil"/>
              <w:left w:val="nil"/>
              <w:bottom w:val="single" w:sz="4" w:space="0" w:color="auto"/>
              <w:right w:val="single" w:sz="4" w:space="0" w:color="auto"/>
            </w:tcBorders>
            <w:shd w:val="clear" w:color="auto" w:fill="auto"/>
            <w:vAlign w:val="center"/>
            <w:hideMark/>
          </w:tcPr>
          <w:p w14:paraId="55A9B93B"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6B33F542"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4354C33D"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2B0CAE79" w14:textId="77777777" w:rsidTr="00F54DD6">
        <w:trPr>
          <w:trHeight w:val="330"/>
        </w:trPr>
        <w:tc>
          <w:tcPr>
            <w:tcW w:w="1260" w:type="dxa"/>
            <w:vMerge w:val="restart"/>
            <w:tcBorders>
              <w:top w:val="nil"/>
              <w:left w:val="single" w:sz="4" w:space="0" w:color="auto"/>
              <w:bottom w:val="single" w:sz="4" w:space="0" w:color="000000"/>
              <w:right w:val="single" w:sz="4" w:space="0" w:color="auto"/>
            </w:tcBorders>
            <w:shd w:val="clear" w:color="000000" w:fill="FDE9D9"/>
            <w:vAlign w:val="center"/>
            <w:hideMark/>
          </w:tcPr>
          <w:p w14:paraId="216DD344" w14:textId="77777777" w:rsidR="00F54DD6" w:rsidRPr="00F54DD6" w:rsidRDefault="00F54DD6" w:rsidP="00F54DD6">
            <w:pPr>
              <w:widowControl/>
              <w:jc w:val="center"/>
              <w:rPr>
                <w:rFonts w:ascii="微软雅黑" w:eastAsia="微软雅黑" w:hAnsi="微软雅黑" w:cs="宋体"/>
                <w:b/>
                <w:bCs/>
                <w:color w:val="000000"/>
                <w:kern w:val="0"/>
                <w:sz w:val="22"/>
                <w:szCs w:val="22"/>
              </w:rPr>
            </w:pPr>
            <w:r w:rsidRPr="00F54DD6">
              <w:rPr>
                <w:rFonts w:ascii="微软雅黑" w:eastAsia="微软雅黑" w:hAnsi="微软雅黑" w:cs="宋体" w:hint="eastAsia"/>
                <w:b/>
                <w:bCs/>
                <w:color w:val="000000"/>
                <w:kern w:val="0"/>
                <w:sz w:val="22"/>
                <w:szCs w:val="22"/>
              </w:rPr>
              <w:t>通讯录</w:t>
            </w:r>
          </w:p>
        </w:tc>
        <w:tc>
          <w:tcPr>
            <w:tcW w:w="2820" w:type="dxa"/>
            <w:tcBorders>
              <w:top w:val="nil"/>
              <w:left w:val="nil"/>
              <w:bottom w:val="single" w:sz="4" w:space="0" w:color="auto"/>
              <w:right w:val="single" w:sz="4" w:space="0" w:color="auto"/>
            </w:tcBorders>
            <w:shd w:val="clear" w:color="000000" w:fill="FDE9D9"/>
            <w:vAlign w:val="center"/>
            <w:hideMark/>
          </w:tcPr>
          <w:p w14:paraId="0D4E8D6E"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导入联系人</w:t>
            </w:r>
          </w:p>
        </w:tc>
        <w:tc>
          <w:tcPr>
            <w:tcW w:w="2880" w:type="dxa"/>
            <w:tcBorders>
              <w:top w:val="nil"/>
              <w:left w:val="nil"/>
              <w:bottom w:val="single" w:sz="4" w:space="0" w:color="auto"/>
              <w:right w:val="single" w:sz="4" w:space="0" w:color="auto"/>
            </w:tcBorders>
            <w:shd w:val="clear" w:color="auto" w:fill="auto"/>
            <w:vAlign w:val="center"/>
            <w:hideMark/>
          </w:tcPr>
          <w:p w14:paraId="19947181"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6ED332B5"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374D4995"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15</w:t>
            </w:r>
          </w:p>
        </w:tc>
      </w:tr>
      <w:tr w:rsidR="00F54DD6" w:rsidRPr="00F54DD6" w14:paraId="7377D924"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208E2D87"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09755828"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导出通讯录</w:t>
            </w:r>
          </w:p>
        </w:tc>
        <w:tc>
          <w:tcPr>
            <w:tcW w:w="2880" w:type="dxa"/>
            <w:tcBorders>
              <w:top w:val="nil"/>
              <w:left w:val="nil"/>
              <w:bottom w:val="single" w:sz="4" w:space="0" w:color="auto"/>
              <w:right w:val="single" w:sz="4" w:space="0" w:color="auto"/>
            </w:tcBorders>
            <w:shd w:val="clear" w:color="auto" w:fill="auto"/>
            <w:vAlign w:val="center"/>
            <w:hideMark/>
          </w:tcPr>
          <w:p w14:paraId="75C3AE46"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6F01B906"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3024164A"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15</w:t>
            </w:r>
          </w:p>
        </w:tc>
      </w:tr>
      <w:tr w:rsidR="00F54DD6" w:rsidRPr="00F54DD6" w14:paraId="6C864191"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57D22620"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340D70C5"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更新通讯录</w:t>
            </w:r>
          </w:p>
        </w:tc>
        <w:tc>
          <w:tcPr>
            <w:tcW w:w="2880" w:type="dxa"/>
            <w:tcBorders>
              <w:top w:val="nil"/>
              <w:left w:val="nil"/>
              <w:bottom w:val="single" w:sz="4" w:space="0" w:color="auto"/>
              <w:right w:val="single" w:sz="4" w:space="0" w:color="auto"/>
            </w:tcBorders>
            <w:shd w:val="clear" w:color="auto" w:fill="auto"/>
            <w:vAlign w:val="center"/>
            <w:hideMark/>
          </w:tcPr>
          <w:p w14:paraId="02ABF290"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19852C3F"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24FF2DA1"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15</w:t>
            </w:r>
          </w:p>
        </w:tc>
      </w:tr>
      <w:tr w:rsidR="00F54DD6" w:rsidRPr="00F54DD6" w14:paraId="2949F82D"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758E4DD6"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6F4CF5D0"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取消更新</w:t>
            </w:r>
          </w:p>
        </w:tc>
        <w:tc>
          <w:tcPr>
            <w:tcW w:w="2880" w:type="dxa"/>
            <w:tcBorders>
              <w:top w:val="nil"/>
              <w:left w:val="nil"/>
              <w:bottom w:val="single" w:sz="4" w:space="0" w:color="auto"/>
              <w:right w:val="single" w:sz="4" w:space="0" w:color="auto"/>
            </w:tcBorders>
            <w:shd w:val="clear" w:color="auto" w:fill="auto"/>
            <w:vAlign w:val="center"/>
            <w:hideMark/>
          </w:tcPr>
          <w:p w14:paraId="767F1C21"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056709AA"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5CEA72FB"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15</w:t>
            </w:r>
          </w:p>
        </w:tc>
      </w:tr>
      <w:tr w:rsidR="00F54DD6" w:rsidRPr="00F54DD6" w14:paraId="7B08D18E"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15C2ACE5"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686F78CC"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查询联系人列表</w:t>
            </w:r>
          </w:p>
        </w:tc>
        <w:tc>
          <w:tcPr>
            <w:tcW w:w="2880" w:type="dxa"/>
            <w:tcBorders>
              <w:top w:val="nil"/>
              <w:left w:val="nil"/>
              <w:bottom w:val="single" w:sz="4" w:space="0" w:color="auto"/>
              <w:right w:val="single" w:sz="4" w:space="0" w:color="auto"/>
            </w:tcBorders>
            <w:shd w:val="clear" w:color="auto" w:fill="auto"/>
            <w:vAlign w:val="center"/>
            <w:hideMark/>
          </w:tcPr>
          <w:p w14:paraId="177A1F60"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4312639E"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338471A7"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1E9AB7B3"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1C5C3624"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1895B8CE"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添加联系人</w:t>
            </w:r>
          </w:p>
        </w:tc>
        <w:tc>
          <w:tcPr>
            <w:tcW w:w="2880" w:type="dxa"/>
            <w:tcBorders>
              <w:top w:val="nil"/>
              <w:left w:val="nil"/>
              <w:bottom w:val="single" w:sz="4" w:space="0" w:color="auto"/>
              <w:right w:val="single" w:sz="4" w:space="0" w:color="auto"/>
            </w:tcBorders>
            <w:shd w:val="clear" w:color="auto" w:fill="auto"/>
            <w:vAlign w:val="center"/>
            <w:hideMark/>
          </w:tcPr>
          <w:p w14:paraId="42DF7361"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115A2117"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49B42275"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0CA86344"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308615A9"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22F9C0C0"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删除联系人</w:t>
            </w:r>
          </w:p>
        </w:tc>
        <w:tc>
          <w:tcPr>
            <w:tcW w:w="2880" w:type="dxa"/>
            <w:tcBorders>
              <w:top w:val="nil"/>
              <w:left w:val="nil"/>
              <w:bottom w:val="single" w:sz="4" w:space="0" w:color="auto"/>
              <w:right w:val="single" w:sz="4" w:space="0" w:color="auto"/>
            </w:tcBorders>
            <w:shd w:val="clear" w:color="auto" w:fill="auto"/>
            <w:vAlign w:val="center"/>
            <w:hideMark/>
          </w:tcPr>
          <w:p w14:paraId="62643CBF"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3A7B51AA"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27F8BE47"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1B614058"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32F4E765"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785DD04D"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修改联系人</w:t>
            </w:r>
          </w:p>
        </w:tc>
        <w:tc>
          <w:tcPr>
            <w:tcW w:w="2880" w:type="dxa"/>
            <w:tcBorders>
              <w:top w:val="nil"/>
              <w:left w:val="nil"/>
              <w:bottom w:val="single" w:sz="4" w:space="0" w:color="auto"/>
              <w:right w:val="single" w:sz="4" w:space="0" w:color="auto"/>
            </w:tcBorders>
            <w:shd w:val="clear" w:color="auto" w:fill="auto"/>
            <w:vAlign w:val="center"/>
            <w:hideMark/>
          </w:tcPr>
          <w:p w14:paraId="420D062B"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08B2848E"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4393E266"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19CBE1EB"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7CEE28E9"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57A474A5"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添加组</w:t>
            </w:r>
          </w:p>
        </w:tc>
        <w:tc>
          <w:tcPr>
            <w:tcW w:w="2880" w:type="dxa"/>
            <w:tcBorders>
              <w:top w:val="nil"/>
              <w:left w:val="nil"/>
              <w:bottom w:val="single" w:sz="4" w:space="0" w:color="auto"/>
              <w:right w:val="single" w:sz="4" w:space="0" w:color="auto"/>
            </w:tcBorders>
            <w:shd w:val="clear" w:color="auto" w:fill="auto"/>
            <w:vAlign w:val="center"/>
            <w:hideMark/>
          </w:tcPr>
          <w:p w14:paraId="5B1BBD79"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5240BB80"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1865F099"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089E8578"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3DA6C106"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4147D60D"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删除组</w:t>
            </w:r>
          </w:p>
        </w:tc>
        <w:tc>
          <w:tcPr>
            <w:tcW w:w="2880" w:type="dxa"/>
            <w:tcBorders>
              <w:top w:val="nil"/>
              <w:left w:val="nil"/>
              <w:bottom w:val="single" w:sz="4" w:space="0" w:color="auto"/>
              <w:right w:val="single" w:sz="4" w:space="0" w:color="auto"/>
            </w:tcBorders>
            <w:shd w:val="clear" w:color="auto" w:fill="auto"/>
            <w:vAlign w:val="center"/>
            <w:hideMark/>
          </w:tcPr>
          <w:p w14:paraId="7BEB8683"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15944EF9"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75A651D6"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7B05E120" w14:textId="77777777" w:rsidTr="00F54DD6">
        <w:trPr>
          <w:trHeight w:val="330"/>
        </w:trPr>
        <w:tc>
          <w:tcPr>
            <w:tcW w:w="1260" w:type="dxa"/>
            <w:vMerge/>
            <w:tcBorders>
              <w:top w:val="nil"/>
              <w:left w:val="single" w:sz="4" w:space="0" w:color="auto"/>
              <w:bottom w:val="single" w:sz="4" w:space="0" w:color="000000"/>
              <w:right w:val="single" w:sz="4" w:space="0" w:color="auto"/>
            </w:tcBorders>
            <w:vAlign w:val="center"/>
            <w:hideMark/>
          </w:tcPr>
          <w:p w14:paraId="4472F07C"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08809F1D"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修改组</w:t>
            </w:r>
          </w:p>
        </w:tc>
        <w:tc>
          <w:tcPr>
            <w:tcW w:w="2880" w:type="dxa"/>
            <w:tcBorders>
              <w:top w:val="nil"/>
              <w:left w:val="nil"/>
              <w:bottom w:val="single" w:sz="4" w:space="0" w:color="auto"/>
              <w:right w:val="single" w:sz="4" w:space="0" w:color="auto"/>
            </w:tcBorders>
            <w:shd w:val="clear" w:color="auto" w:fill="auto"/>
            <w:vAlign w:val="center"/>
            <w:hideMark/>
          </w:tcPr>
          <w:p w14:paraId="4964DBC0"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3D4F21C7"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1FCF9EA5"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083BB134" w14:textId="77777777" w:rsidTr="00F54DD6">
        <w:trPr>
          <w:trHeight w:val="330"/>
        </w:trPr>
        <w:tc>
          <w:tcPr>
            <w:tcW w:w="1260" w:type="dxa"/>
            <w:vMerge w:val="restart"/>
            <w:tcBorders>
              <w:top w:val="nil"/>
              <w:left w:val="single" w:sz="4" w:space="0" w:color="auto"/>
              <w:bottom w:val="single" w:sz="4" w:space="0" w:color="auto"/>
              <w:right w:val="single" w:sz="4" w:space="0" w:color="auto"/>
            </w:tcBorders>
            <w:shd w:val="clear" w:color="000000" w:fill="FDE9D9"/>
            <w:vAlign w:val="center"/>
            <w:hideMark/>
          </w:tcPr>
          <w:p w14:paraId="2B9A89E1" w14:textId="77777777" w:rsidR="00F54DD6" w:rsidRPr="00F54DD6" w:rsidRDefault="00F54DD6" w:rsidP="00F54DD6">
            <w:pPr>
              <w:widowControl/>
              <w:jc w:val="center"/>
              <w:rPr>
                <w:rFonts w:ascii="微软雅黑" w:eastAsia="微软雅黑" w:hAnsi="微软雅黑" w:cs="宋体"/>
                <w:b/>
                <w:bCs/>
                <w:color w:val="000000"/>
                <w:kern w:val="0"/>
                <w:sz w:val="22"/>
                <w:szCs w:val="22"/>
              </w:rPr>
            </w:pPr>
            <w:r w:rsidRPr="00F54DD6">
              <w:rPr>
                <w:rFonts w:ascii="微软雅黑" w:eastAsia="微软雅黑" w:hAnsi="微软雅黑" w:cs="宋体" w:hint="eastAsia"/>
                <w:b/>
                <w:bCs/>
                <w:color w:val="000000"/>
                <w:kern w:val="0"/>
                <w:sz w:val="22"/>
                <w:szCs w:val="22"/>
              </w:rPr>
              <w:t>Calendar</w:t>
            </w:r>
          </w:p>
        </w:tc>
        <w:tc>
          <w:tcPr>
            <w:tcW w:w="2820" w:type="dxa"/>
            <w:tcBorders>
              <w:top w:val="nil"/>
              <w:left w:val="nil"/>
              <w:bottom w:val="single" w:sz="4" w:space="0" w:color="auto"/>
              <w:right w:val="single" w:sz="4" w:space="0" w:color="auto"/>
            </w:tcBorders>
            <w:shd w:val="clear" w:color="000000" w:fill="FDE9D9"/>
            <w:vAlign w:val="center"/>
            <w:hideMark/>
          </w:tcPr>
          <w:p w14:paraId="62A83CF3"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增加事件</w:t>
            </w:r>
          </w:p>
        </w:tc>
        <w:tc>
          <w:tcPr>
            <w:tcW w:w="2880" w:type="dxa"/>
            <w:tcBorders>
              <w:top w:val="nil"/>
              <w:left w:val="nil"/>
              <w:bottom w:val="single" w:sz="4" w:space="0" w:color="auto"/>
              <w:right w:val="single" w:sz="4" w:space="0" w:color="auto"/>
            </w:tcBorders>
            <w:shd w:val="clear" w:color="auto" w:fill="auto"/>
            <w:vAlign w:val="center"/>
            <w:hideMark/>
          </w:tcPr>
          <w:p w14:paraId="6B3729AA"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3E465478"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2B236739"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3E340E5D" w14:textId="77777777" w:rsidTr="00F54DD6">
        <w:trPr>
          <w:trHeight w:val="330"/>
        </w:trPr>
        <w:tc>
          <w:tcPr>
            <w:tcW w:w="1260" w:type="dxa"/>
            <w:vMerge/>
            <w:tcBorders>
              <w:top w:val="nil"/>
              <w:left w:val="single" w:sz="4" w:space="0" w:color="auto"/>
              <w:bottom w:val="single" w:sz="4" w:space="0" w:color="auto"/>
              <w:right w:val="single" w:sz="4" w:space="0" w:color="auto"/>
            </w:tcBorders>
            <w:vAlign w:val="center"/>
            <w:hideMark/>
          </w:tcPr>
          <w:p w14:paraId="7509D3E8"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15135814"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变更事件</w:t>
            </w:r>
          </w:p>
        </w:tc>
        <w:tc>
          <w:tcPr>
            <w:tcW w:w="2880" w:type="dxa"/>
            <w:tcBorders>
              <w:top w:val="nil"/>
              <w:left w:val="nil"/>
              <w:bottom w:val="single" w:sz="4" w:space="0" w:color="auto"/>
              <w:right w:val="single" w:sz="4" w:space="0" w:color="auto"/>
            </w:tcBorders>
            <w:shd w:val="clear" w:color="auto" w:fill="auto"/>
            <w:vAlign w:val="center"/>
            <w:hideMark/>
          </w:tcPr>
          <w:p w14:paraId="2226C737"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44B55B8D"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7C861081"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43E6A883" w14:textId="77777777" w:rsidTr="00F54DD6">
        <w:trPr>
          <w:trHeight w:val="330"/>
        </w:trPr>
        <w:tc>
          <w:tcPr>
            <w:tcW w:w="1260" w:type="dxa"/>
            <w:vMerge/>
            <w:tcBorders>
              <w:top w:val="nil"/>
              <w:left w:val="single" w:sz="4" w:space="0" w:color="auto"/>
              <w:bottom w:val="single" w:sz="4" w:space="0" w:color="auto"/>
              <w:right w:val="single" w:sz="4" w:space="0" w:color="auto"/>
            </w:tcBorders>
            <w:vAlign w:val="center"/>
            <w:hideMark/>
          </w:tcPr>
          <w:p w14:paraId="6E17D608"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237ADF5A"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删除事件</w:t>
            </w:r>
          </w:p>
        </w:tc>
        <w:tc>
          <w:tcPr>
            <w:tcW w:w="2880" w:type="dxa"/>
            <w:tcBorders>
              <w:top w:val="nil"/>
              <w:left w:val="nil"/>
              <w:bottom w:val="single" w:sz="4" w:space="0" w:color="auto"/>
              <w:right w:val="single" w:sz="4" w:space="0" w:color="auto"/>
            </w:tcBorders>
            <w:shd w:val="clear" w:color="auto" w:fill="auto"/>
            <w:vAlign w:val="center"/>
            <w:hideMark/>
          </w:tcPr>
          <w:p w14:paraId="3BD74FA5"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4E173F83"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6CEC64DF"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052CF241" w14:textId="77777777" w:rsidTr="00F54DD6">
        <w:trPr>
          <w:trHeight w:val="330"/>
        </w:trPr>
        <w:tc>
          <w:tcPr>
            <w:tcW w:w="1260" w:type="dxa"/>
            <w:vMerge/>
            <w:tcBorders>
              <w:top w:val="nil"/>
              <w:left w:val="single" w:sz="4" w:space="0" w:color="auto"/>
              <w:bottom w:val="single" w:sz="4" w:space="0" w:color="auto"/>
              <w:right w:val="single" w:sz="4" w:space="0" w:color="auto"/>
            </w:tcBorders>
            <w:vAlign w:val="center"/>
            <w:hideMark/>
          </w:tcPr>
          <w:p w14:paraId="02DB79D8"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38DDF530"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查事件列表</w:t>
            </w:r>
          </w:p>
        </w:tc>
        <w:tc>
          <w:tcPr>
            <w:tcW w:w="2880" w:type="dxa"/>
            <w:tcBorders>
              <w:top w:val="nil"/>
              <w:left w:val="nil"/>
              <w:bottom w:val="single" w:sz="4" w:space="0" w:color="auto"/>
              <w:right w:val="single" w:sz="4" w:space="0" w:color="auto"/>
            </w:tcBorders>
            <w:shd w:val="clear" w:color="auto" w:fill="auto"/>
            <w:vAlign w:val="center"/>
            <w:hideMark/>
          </w:tcPr>
          <w:p w14:paraId="3614023D"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38A6B9CC"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6F32A691"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43404A7B" w14:textId="77777777" w:rsidTr="00F54DD6">
        <w:trPr>
          <w:trHeight w:val="330"/>
        </w:trPr>
        <w:tc>
          <w:tcPr>
            <w:tcW w:w="1260" w:type="dxa"/>
            <w:vMerge/>
            <w:tcBorders>
              <w:top w:val="nil"/>
              <w:left w:val="single" w:sz="4" w:space="0" w:color="auto"/>
              <w:bottom w:val="single" w:sz="4" w:space="0" w:color="auto"/>
              <w:right w:val="single" w:sz="4" w:space="0" w:color="auto"/>
            </w:tcBorders>
            <w:vAlign w:val="center"/>
            <w:hideMark/>
          </w:tcPr>
          <w:p w14:paraId="2856588B"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138F976D"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添加邀请人列表</w:t>
            </w:r>
          </w:p>
        </w:tc>
        <w:tc>
          <w:tcPr>
            <w:tcW w:w="2880" w:type="dxa"/>
            <w:tcBorders>
              <w:top w:val="nil"/>
              <w:left w:val="nil"/>
              <w:bottom w:val="single" w:sz="4" w:space="0" w:color="auto"/>
              <w:right w:val="single" w:sz="4" w:space="0" w:color="auto"/>
            </w:tcBorders>
            <w:shd w:val="clear" w:color="auto" w:fill="auto"/>
            <w:vAlign w:val="center"/>
            <w:hideMark/>
          </w:tcPr>
          <w:p w14:paraId="06B0FCA7"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4ED95428"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027E52EF"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747A3C51" w14:textId="77777777" w:rsidTr="00F54DD6">
        <w:trPr>
          <w:trHeight w:val="330"/>
        </w:trPr>
        <w:tc>
          <w:tcPr>
            <w:tcW w:w="1260" w:type="dxa"/>
            <w:vMerge/>
            <w:tcBorders>
              <w:top w:val="nil"/>
              <w:left w:val="single" w:sz="4" w:space="0" w:color="auto"/>
              <w:bottom w:val="single" w:sz="4" w:space="0" w:color="auto"/>
              <w:right w:val="single" w:sz="4" w:space="0" w:color="auto"/>
            </w:tcBorders>
            <w:vAlign w:val="center"/>
            <w:hideMark/>
          </w:tcPr>
          <w:p w14:paraId="1476183F"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118CDEEA"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删除邀请人列表</w:t>
            </w:r>
          </w:p>
        </w:tc>
        <w:tc>
          <w:tcPr>
            <w:tcW w:w="2880" w:type="dxa"/>
            <w:tcBorders>
              <w:top w:val="nil"/>
              <w:left w:val="nil"/>
              <w:bottom w:val="single" w:sz="4" w:space="0" w:color="auto"/>
              <w:right w:val="single" w:sz="4" w:space="0" w:color="auto"/>
            </w:tcBorders>
            <w:shd w:val="clear" w:color="auto" w:fill="auto"/>
            <w:vAlign w:val="center"/>
            <w:hideMark/>
          </w:tcPr>
          <w:p w14:paraId="6450690F"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7BDB4B2C"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26DFD850"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4F0AF53C" w14:textId="77777777" w:rsidTr="00F54DD6">
        <w:trPr>
          <w:trHeight w:val="330"/>
        </w:trPr>
        <w:tc>
          <w:tcPr>
            <w:tcW w:w="1260" w:type="dxa"/>
            <w:vMerge/>
            <w:tcBorders>
              <w:top w:val="nil"/>
              <w:left w:val="single" w:sz="4" w:space="0" w:color="auto"/>
              <w:bottom w:val="single" w:sz="4" w:space="0" w:color="auto"/>
              <w:right w:val="single" w:sz="4" w:space="0" w:color="auto"/>
            </w:tcBorders>
            <w:vAlign w:val="center"/>
            <w:hideMark/>
          </w:tcPr>
          <w:p w14:paraId="1068E5AA"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233F7683"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变更邀请人列表</w:t>
            </w:r>
          </w:p>
        </w:tc>
        <w:tc>
          <w:tcPr>
            <w:tcW w:w="2880" w:type="dxa"/>
            <w:tcBorders>
              <w:top w:val="nil"/>
              <w:left w:val="nil"/>
              <w:bottom w:val="single" w:sz="4" w:space="0" w:color="auto"/>
              <w:right w:val="single" w:sz="4" w:space="0" w:color="auto"/>
            </w:tcBorders>
            <w:shd w:val="clear" w:color="auto" w:fill="auto"/>
            <w:vAlign w:val="center"/>
            <w:hideMark/>
          </w:tcPr>
          <w:p w14:paraId="54B24B91"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5709DA8F"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30127478"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6FFCDBB6" w14:textId="77777777" w:rsidTr="00F54DD6">
        <w:trPr>
          <w:trHeight w:val="330"/>
        </w:trPr>
        <w:tc>
          <w:tcPr>
            <w:tcW w:w="1260" w:type="dxa"/>
            <w:vMerge/>
            <w:tcBorders>
              <w:top w:val="nil"/>
              <w:left w:val="single" w:sz="4" w:space="0" w:color="auto"/>
              <w:bottom w:val="single" w:sz="4" w:space="0" w:color="auto"/>
              <w:right w:val="single" w:sz="4" w:space="0" w:color="auto"/>
            </w:tcBorders>
            <w:vAlign w:val="center"/>
            <w:hideMark/>
          </w:tcPr>
          <w:p w14:paraId="726EF03C" w14:textId="77777777" w:rsidR="00F54DD6" w:rsidRPr="00F54DD6" w:rsidRDefault="00F54DD6" w:rsidP="00F54DD6">
            <w:pPr>
              <w:widowControl/>
              <w:jc w:val="left"/>
              <w:rPr>
                <w:rFonts w:ascii="微软雅黑" w:eastAsia="微软雅黑" w:hAnsi="微软雅黑" w:cs="宋体"/>
                <w:b/>
                <w:bCs/>
                <w:color w:val="000000"/>
                <w:kern w:val="0"/>
                <w:sz w:val="22"/>
                <w:szCs w:val="22"/>
              </w:rPr>
            </w:pPr>
          </w:p>
        </w:tc>
        <w:tc>
          <w:tcPr>
            <w:tcW w:w="2820" w:type="dxa"/>
            <w:tcBorders>
              <w:top w:val="nil"/>
              <w:left w:val="nil"/>
              <w:bottom w:val="single" w:sz="4" w:space="0" w:color="auto"/>
              <w:right w:val="single" w:sz="4" w:space="0" w:color="auto"/>
            </w:tcBorders>
            <w:shd w:val="clear" w:color="000000" w:fill="FDE9D9"/>
            <w:vAlign w:val="center"/>
            <w:hideMark/>
          </w:tcPr>
          <w:p w14:paraId="25032E27"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查询邀请人列表</w:t>
            </w:r>
          </w:p>
        </w:tc>
        <w:tc>
          <w:tcPr>
            <w:tcW w:w="2880" w:type="dxa"/>
            <w:tcBorders>
              <w:top w:val="nil"/>
              <w:left w:val="nil"/>
              <w:bottom w:val="single" w:sz="4" w:space="0" w:color="auto"/>
              <w:right w:val="single" w:sz="4" w:space="0" w:color="auto"/>
            </w:tcBorders>
            <w:shd w:val="clear" w:color="auto" w:fill="auto"/>
            <w:vAlign w:val="center"/>
            <w:hideMark/>
          </w:tcPr>
          <w:p w14:paraId="060E477E"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6CD95E86"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auto" w:fill="auto"/>
            <w:vAlign w:val="center"/>
            <w:hideMark/>
          </w:tcPr>
          <w:p w14:paraId="6A0C2BE5"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8</w:t>
            </w:r>
          </w:p>
        </w:tc>
      </w:tr>
      <w:tr w:rsidR="00F54DD6" w:rsidRPr="00F54DD6" w14:paraId="36C3C9DF" w14:textId="77777777" w:rsidTr="00F54DD6">
        <w:trPr>
          <w:trHeight w:val="285"/>
        </w:trPr>
        <w:tc>
          <w:tcPr>
            <w:tcW w:w="1260" w:type="dxa"/>
            <w:tcBorders>
              <w:top w:val="nil"/>
              <w:left w:val="single" w:sz="4" w:space="0" w:color="auto"/>
              <w:bottom w:val="single" w:sz="4" w:space="0" w:color="auto"/>
              <w:right w:val="single" w:sz="4" w:space="0" w:color="auto"/>
            </w:tcBorders>
            <w:shd w:val="clear" w:color="000000" w:fill="FDE9D9"/>
            <w:vAlign w:val="center"/>
            <w:hideMark/>
          </w:tcPr>
          <w:p w14:paraId="5285C80E" w14:textId="77777777" w:rsidR="00F54DD6" w:rsidRPr="00F54DD6" w:rsidRDefault="00F54DD6" w:rsidP="00F54DD6">
            <w:pPr>
              <w:widowControl/>
              <w:jc w:val="center"/>
              <w:rPr>
                <w:rFonts w:ascii="微软雅黑" w:eastAsia="微软雅黑" w:hAnsi="微软雅黑" w:cs="宋体"/>
                <w:b/>
                <w:bCs/>
                <w:color w:val="000000"/>
                <w:kern w:val="0"/>
                <w:sz w:val="22"/>
                <w:szCs w:val="22"/>
              </w:rPr>
            </w:pPr>
            <w:r w:rsidRPr="00F54DD6">
              <w:rPr>
                <w:rFonts w:ascii="微软雅黑" w:eastAsia="微软雅黑" w:hAnsi="微软雅黑" w:cs="宋体" w:hint="eastAsia"/>
                <w:b/>
                <w:bCs/>
                <w:color w:val="000000"/>
                <w:kern w:val="0"/>
                <w:sz w:val="22"/>
                <w:szCs w:val="22"/>
              </w:rPr>
              <w:t>PC2.0-MIS</w:t>
            </w:r>
          </w:p>
        </w:tc>
        <w:tc>
          <w:tcPr>
            <w:tcW w:w="2820" w:type="dxa"/>
            <w:tcBorders>
              <w:top w:val="nil"/>
              <w:left w:val="nil"/>
              <w:bottom w:val="single" w:sz="4" w:space="0" w:color="auto"/>
              <w:right w:val="single" w:sz="4" w:space="0" w:color="auto"/>
            </w:tcBorders>
            <w:shd w:val="clear" w:color="000000" w:fill="FDE9D9"/>
            <w:vAlign w:val="center"/>
            <w:hideMark/>
          </w:tcPr>
          <w:p w14:paraId="7158B380"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账号激活</w:t>
            </w:r>
          </w:p>
        </w:tc>
        <w:tc>
          <w:tcPr>
            <w:tcW w:w="2880" w:type="dxa"/>
            <w:tcBorders>
              <w:top w:val="nil"/>
              <w:left w:val="nil"/>
              <w:bottom w:val="single" w:sz="4" w:space="0" w:color="auto"/>
              <w:right w:val="single" w:sz="4" w:space="0" w:color="auto"/>
            </w:tcBorders>
            <w:shd w:val="clear" w:color="auto" w:fill="auto"/>
            <w:vAlign w:val="center"/>
            <w:hideMark/>
          </w:tcPr>
          <w:p w14:paraId="72EB1D59" w14:textId="77777777" w:rsidR="00F54DD6" w:rsidRPr="00F54DD6" w:rsidRDefault="00F54DD6" w:rsidP="00F54DD6">
            <w:pPr>
              <w:widowControl/>
              <w:jc w:val="left"/>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DB数据量为10万</w:t>
            </w:r>
          </w:p>
        </w:tc>
        <w:tc>
          <w:tcPr>
            <w:tcW w:w="1080" w:type="dxa"/>
            <w:tcBorders>
              <w:top w:val="nil"/>
              <w:left w:val="nil"/>
              <w:bottom w:val="single" w:sz="4" w:space="0" w:color="auto"/>
              <w:right w:val="single" w:sz="4" w:space="0" w:color="auto"/>
            </w:tcBorders>
            <w:shd w:val="clear" w:color="auto" w:fill="auto"/>
            <w:vAlign w:val="center"/>
            <w:hideMark/>
          </w:tcPr>
          <w:p w14:paraId="40D1D63E"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10</w:t>
            </w:r>
          </w:p>
        </w:tc>
        <w:tc>
          <w:tcPr>
            <w:tcW w:w="1080" w:type="dxa"/>
            <w:tcBorders>
              <w:top w:val="nil"/>
              <w:left w:val="nil"/>
              <w:bottom w:val="single" w:sz="4" w:space="0" w:color="auto"/>
              <w:right w:val="single" w:sz="4" w:space="0" w:color="auto"/>
            </w:tcBorders>
            <w:shd w:val="clear" w:color="auto" w:fill="auto"/>
            <w:vAlign w:val="center"/>
            <w:hideMark/>
          </w:tcPr>
          <w:p w14:paraId="4D14EC8D" w14:textId="77777777" w:rsidR="00F54DD6" w:rsidRPr="00F54DD6" w:rsidRDefault="00F54DD6" w:rsidP="00F54DD6">
            <w:pPr>
              <w:widowControl/>
              <w:jc w:val="center"/>
              <w:rPr>
                <w:rFonts w:ascii="微软雅黑" w:eastAsia="微软雅黑" w:hAnsi="微软雅黑" w:cs="宋体"/>
                <w:color w:val="000000"/>
                <w:kern w:val="0"/>
                <w:sz w:val="22"/>
                <w:szCs w:val="22"/>
              </w:rPr>
            </w:pPr>
            <w:r w:rsidRPr="00F54DD6">
              <w:rPr>
                <w:rFonts w:ascii="微软雅黑" w:eastAsia="微软雅黑" w:hAnsi="微软雅黑" w:cs="宋体" w:hint="eastAsia"/>
                <w:color w:val="000000"/>
                <w:kern w:val="0"/>
                <w:sz w:val="22"/>
                <w:szCs w:val="22"/>
              </w:rPr>
              <w:t>5</w:t>
            </w:r>
          </w:p>
        </w:tc>
      </w:tr>
    </w:tbl>
    <w:p w14:paraId="236B88A2" w14:textId="77777777" w:rsidR="00F54DD6" w:rsidRPr="004F624E" w:rsidRDefault="00F54DD6" w:rsidP="007E5855">
      <w:pPr>
        <w:pStyle w:val="a4"/>
        <w:spacing w:after="72" w:line="360" w:lineRule="auto"/>
        <w:ind w:firstLine="480"/>
        <w:rPr>
          <w:rFonts w:ascii="Consolas" w:hAnsi="Consolas"/>
        </w:rPr>
      </w:pPr>
    </w:p>
    <w:p w14:paraId="4ED79050" w14:textId="77777777" w:rsidR="00CF69E1" w:rsidRPr="004F624E" w:rsidRDefault="00CF69E1" w:rsidP="00C862CE">
      <w:pPr>
        <w:pStyle w:val="1"/>
        <w:spacing w:before="48" w:after="48" w:line="360" w:lineRule="auto"/>
        <w:rPr>
          <w:rFonts w:ascii="Consolas" w:hAnsi="Consolas"/>
          <w:color w:val="0D0D0D"/>
        </w:rPr>
      </w:pPr>
      <w:bookmarkStart w:id="809" w:name="_Toc355341111"/>
      <w:r w:rsidRPr="004F624E">
        <w:rPr>
          <w:rFonts w:ascii="Consolas" w:hAnsi="Consolas" w:hint="eastAsia"/>
          <w:color w:val="0D0D0D"/>
        </w:rPr>
        <w:lastRenderedPageBreak/>
        <w:t>参考资料</w:t>
      </w:r>
      <w:bookmarkEnd w:id="809"/>
    </w:p>
    <w:p w14:paraId="3EC8294D" w14:textId="77777777" w:rsidR="003F77D0" w:rsidRPr="004F624E" w:rsidRDefault="00F952B9" w:rsidP="007E5855">
      <w:pPr>
        <w:pStyle w:val="a4"/>
        <w:spacing w:after="72" w:line="360" w:lineRule="auto"/>
        <w:ind w:firstLine="480"/>
        <w:rPr>
          <w:rFonts w:ascii="Consolas" w:hAnsi="Consolas"/>
        </w:rPr>
      </w:pPr>
      <w:hyperlink r:id="rId47" w:history="1">
        <w:r w:rsidR="003773DB" w:rsidRPr="004F624E">
          <w:rPr>
            <w:rStyle w:val="af2"/>
            <w:rFonts w:ascii="Consolas" w:hAnsi="Consolas" w:hint="eastAsia"/>
          </w:rPr>
          <w:t>《云会议大方数版本</w:t>
        </w:r>
        <w:r w:rsidR="003773DB" w:rsidRPr="004F624E">
          <w:rPr>
            <w:rStyle w:val="af2"/>
            <w:rFonts w:ascii="Consolas" w:hAnsi="Consolas" w:hint="eastAsia"/>
          </w:rPr>
          <w:t>PRD_20130308</w:t>
        </w:r>
        <w:r w:rsidR="003773DB" w:rsidRPr="004F624E">
          <w:rPr>
            <w:rStyle w:val="af2"/>
            <w:rFonts w:ascii="Consolas" w:hAnsi="Consolas" w:hint="eastAsia"/>
          </w:rPr>
          <w:t>》</w:t>
        </w:r>
        <w:r w:rsidR="003773DB" w:rsidRPr="004F624E">
          <w:rPr>
            <w:rStyle w:val="af2"/>
            <w:rFonts w:ascii="Consolas" w:hAnsi="Consolas" w:hint="eastAsia"/>
          </w:rPr>
          <w:t xml:space="preserve"> </w:t>
        </w:r>
      </w:hyperlink>
      <w:r w:rsidR="003773DB" w:rsidRPr="004F624E">
        <w:rPr>
          <w:rFonts w:ascii="Consolas" w:hAnsi="Consolas" w:hint="eastAsia"/>
        </w:rPr>
        <w:t>何思颖</w:t>
      </w:r>
    </w:p>
    <w:p w14:paraId="1FE53974" w14:textId="77777777" w:rsidR="00B42E59" w:rsidRPr="004F624E" w:rsidRDefault="00F952B9" w:rsidP="007E5855">
      <w:pPr>
        <w:pStyle w:val="a4"/>
        <w:spacing w:after="72" w:line="360" w:lineRule="auto"/>
        <w:ind w:firstLine="480"/>
        <w:rPr>
          <w:rFonts w:ascii="Consolas" w:hAnsi="Consolas"/>
        </w:rPr>
      </w:pPr>
      <w:hyperlink r:id="rId48" w:history="1">
        <w:r w:rsidR="00B42E59" w:rsidRPr="004F624E">
          <w:rPr>
            <w:rStyle w:val="af2"/>
            <w:rFonts w:ascii="Consolas" w:hAnsi="Consolas" w:hint="eastAsia"/>
          </w:rPr>
          <w:t>《云会议</w:t>
        </w:r>
        <w:r w:rsidR="00B42E59" w:rsidRPr="004F624E">
          <w:rPr>
            <w:rStyle w:val="af2"/>
            <w:rFonts w:ascii="Consolas" w:hAnsi="Consolas" w:hint="eastAsia"/>
          </w:rPr>
          <w:t>2.0</w:t>
        </w:r>
        <w:r w:rsidR="00B42E59" w:rsidRPr="004F624E">
          <w:rPr>
            <w:rStyle w:val="af2"/>
            <w:rFonts w:ascii="Consolas" w:hAnsi="Consolas" w:hint="eastAsia"/>
          </w:rPr>
          <w:t>客户端软件需求说明书》</w:t>
        </w:r>
      </w:hyperlink>
      <w:r w:rsidR="0013052D" w:rsidRPr="004F624E">
        <w:rPr>
          <w:rFonts w:ascii="Consolas" w:hAnsi="Consolas" w:hint="eastAsia"/>
        </w:rPr>
        <w:t xml:space="preserve"> </w:t>
      </w:r>
      <w:r w:rsidR="00B42E59" w:rsidRPr="004F624E">
        <w:rPr>
          <w:rFonts w:ascii="Consolas" w:hAnsi="Consolas" w:hint="eastAsia"/>
        </w:rPr>
        <w:t>杨新象，刘杰，李龙龙，胡占奎等</w:t>
      </w:r>
    </w:p>
    <w:p w14:paraId="37D9DFBF" w14:textId="7EF059F5" w:rsidR="003F77D0" w:rsidRPr="004F624E" w:rsidRDefault="00F952B9" w:rsidP="007E5855">
      <w:pPr>
        <w:pStyle w:val="a4"/>
        <w:spacing w:after="72" w:line="360" w:lineRule="auto"/>
        <w:ind w:firstLine="480"/>
        <w:rPr>
          <w:rFonts w:ascii="Consolas" w:hAnsi="Consolas"/>
        </w:rPr>
      </w:pPr>
      <w:hyperlink r:id="rId49" w:history="1">
        <w:r w:rsidR="00291FCB" w:rsidRPr="004F624E">
          <w:rPr>
            <w:rStyle w:val="af2"/>
            <w:rFonts w:ascii="Consolas" w:hAnsi="Consolas" w:hint="eastAsia"/>
          </w:rPr>
          <w:t>《云会议</w:t>
        </w:r>
        <w:r w:rsidR="00291FCB" w:rsidRPr="004F624E">
          <w:rPr>
            <w:rStyle w:val="af2"/>
            <w:rFonts w:ascii="Consolas" w:hAnsi="Consolas" w:hint="eastAsia"/>
          </w:rPr>
          <w:t>MAX</w:t>
        </w:r>
        <w:r w:rsidR="00291FCB" w:rsidRPr="004F624E">
          <w:rPr>
            <w:rStyle w:val="af2"/>
            <w:rFonts w:ascii="Consolas" w:hAnsi="Consolas" w:hint="eastAsia"/>
          </w:rPr>
          <w:t>交互设计</w:t>
        </w:r>
        <w:r w:rsidR="00291FCB" w:rsidRPr="004F624E">
          <w:rPr>
            <w:rStyle w:val="af2"/>
            <w:rFonts w:ascii="Consolas" w:hAnsi="Consolas" w:hint="eastAsia"/>
          </w:rPr>
          <w:t>2013-</w:t>
        </w:r>
        <w:r w:rsidR="00F54DD6">
          <w:rPr>
            <w:rStyle w:val="af2"/>
            <w:rFonts w:ascii="Consolas" w:hAnsi="Consolas"/>
          </w:rPr>
          <w:t>5</w:t>
        </w:r>
        <w:r w:rsidR="00291FCB" w:rsidRPr="004F624E">
          <w:rPr>
            <w:rStyle w:val="af2"/>
            <w:rFonts w:ascii="Consolas" w:hAnsi="Consolas" w:hint="eastAsia"/>
          </w:rPr>
          <w:t>-</w:t>
        </w:r>
        <w:r w:rsidR="00F54DD6">
          <w:rPr>
            <w:rStyle w:val="af2"/>
            <w:rFonts w:ascii="Consolas" w:hAnsi="Consolas"/>
          </w:rPr>
          <w:t>2</w:t>
        </w:r>
        <w:r w:rsidR="00291FCB" w:rsidRPr="004F624E">
          <w:rPr>
            <w:rStyle w:val="af2"/>
            <w:rFonts w:ascii="Consolas" w:hAnsi="Consolas" w:hint="eastAsia"/>
          </w:rPr>
          <w:t>》</w:t>
        </w:r>
      </w:hyperlink>
      <w:r w:rsidR="00291FCB" w:rsidRPr="004F624E">
        <w:rPr>
          <w:rFonts w:ascii="Consolas" w:hAnsi="Consolas" w:hint="eastAsia"/>
        </w:rPr>
        <w:t>覃斌</w:t>
      </w:r>
    </w:p>
    <w:p w14:paraId="3C697C9A" w14:textId="77777777" w:rsidR="006B401F" w:rsidRPr="004F624E" w:rsidRDefault="006B401F" w:rsidP="006B401F">
      <w:pPr>
        <w:pStyle w:val="1"/>
        <w:spacing w:before="48" w:after="48" w:line="360" w:lineRule="auto"/>
        <w:rPr>
          <w:rFonts w:ascii="Consolas" w:hAnsi="Consolas"/>
          <w:color w:val="0D0D0D"/>
        </w:rPr>
      </w:pPr>
      <w:bookmarkStart w:id="810" w:name="_Toc355341112"/>
      <w:r w:rsidRPr="004F624E">
        <w:rPr>
          <w:rFonts w:ascii="Consolas" w:hAnsi="Consolas" w:hint="eastAsia"/>
          <w:color w:val="0D0D0D"/>
        </w:rPr>
        <w:lastRenderedPageBreak/>
        <w:t>附件</w:t>
      </w:r>
      <w:bookmarkEnd w:id="810"/>
    </w:p>
    <w:p w14:paraId="35DDEE19" w14:textId="77777777" w:rsidR="003F77D0" w:rsidRPr="004F624E" w:rsidRDefault="006B401F" w:rsidP="007E5855">
      <w:pPr>
        <w:pStyle w:val="a4"/>
        <w:spacing w:after="72" w:line="360" w:lineRule="auto"/>
        <w:ind w:firstLine="480"/>
        <w:rPr>
          <w:rFonts w:ascii="Consolas" w:hAnsi="Consolas"/>
        </w:rPr>
      </w:pPr>
      <w:r w:rsidRPr="004F624E">
        <w:rPr>
          <w:rFonts w:ascii="Consolas" w:hAnsi="Consolas"/>
        </w:rPr>
        <w:object w:dxaOrig="1550" w:dyaOrig="961" w14:anchorId="2FE5BC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50" o:title=""/>
          </v:shape>
          <o:OLEObject Type="Embed" ProgID="Excel.Sheet.12" ShapeID="_x0000_i1025" DrawAspect="Icon" ObjectID="_1436859891" r:id="rId51"/>
        </w:object>
      </w:r>
    </w:p>
    <w:p w14:paraId="1E03F9DE" w14:textId="77777777" w:rsidR="00C61C10" w:rsidRPr="004F624E" w:rsidRDefault="005B53F1" w:rsidP="007E5855">
      <w:pPr>
        <w:pStyle w:val="a4"/>
        <w:spacing w:after="72" w:line="360" w:lineRule="auto"/>
        <w:ind w:firstLine="480"/>
        <w:rPr>
          <w:rFonts w:ascii="Consolas" w:hAnsi="Consolas"/>
        </w:rPr>
      </w:pPr>
      <w:r w:rsidRPr="000E2940">
        <w:rPr>
          <w:rFonts w:ascii="Consolas" w:hAnsi="Consolas"/>
        </w:rPr>
        <w:object w:dxaOrig="1550" w:dyaOrig="961" w14:anchorId="1B8E9344">
          <v:shape id="_x0000_i1026" type="#_x0000_t75" style="width:79.5pt;height:50.25pt" o:ole="">
            <v:imagedata r:id="rId52" o:title=""/>
          </v:shape>
          <o:OLEObject Type="Embed" ProgID="Excel.Sheet.8" ShapeID="_x0000_i1026" DrawAspect="Icon" ObjectID="_1436859892" r:id="rId53"/>
        </w:object>
      </w:r>
    </w:p>
    <w:p w14:paraId="199589C0" w14:textId="77777777" w:rsidR="00C61C10" w:rsidRPr="004F624E" w:rsidRDefault="00C61C10" w:rsidP="007E5855">
      <w:pPr>
        <w:pStyle w:val="a4"/>
        <w:spacing w:after="72" w:line="360" w:lineRule="auto"/>
        <w:ind w:firstLine="480"/>
        <w:rPr>
          <w:rFonts w:ascii="Consolas" w:hAnsi="Consolas"/>
        </w:rPr>
      </w:pPr>
    </w:p>
    <w:sectPr w:rsidR="00C61C10" w:rsidRPr="004F624E" w:rsidSect="00A73387">
      <w:pgSz w:w="12240" w:h="15840" w:code="1"/>
      <w:pgMar w:top="1440" w:right="1800" w:bottom="1440" w:left="15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7F46A0" w14:textId="77777777" w:rsidR="00F952B9" w:rsidRDefault="00F952B9">
      <w:r>
        <w:separator/>
      </w:r>
    </w:p>
  </w:endnote>
  <w:endnote w:type="continuationSeparator" w:id="0">
    <w:p w14:paraId="6766EA96" w14:textId="77777777" w:rsidR="00F952B9" w:rsidRDefault="00F95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Sans">
    <w:panose1 w:val="020B0602040502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BE016" w14:textId="77777777" w:rsidR="005328D4" w:rsidRDefault="005328D4">
    <w:pPr>
      <w:pStyle w:val="ae"/>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2B105727" w14:textId="77777777" w:rsidR="005328D4" w:rsidRDefault="005328D4">
    <w:pPr>
      <w:pStyle w:val="ae"/>
      <w:ind w:right="360"/>
    </w:pPr>
  </w:p>
  <w:p w14:paraId="2CEC3EA0" w14:textId="77777777" w:rsidR="005328D4" w:rsidRDefault="005328D4" w:rsidP="000904B8">
    <w:pPr>
      <w:pStyle w:val="a4"/>
      <w:spacing w:after="72"/>
      <w:ind w:firstLine="480"/>
    </w:pPr>
  </w:p>
  <w:p w14:paraId="7E2B473A" w14:textId="77777777" w:rsidR="005328D4" w:rsidRDefault="005328D4" w:rsidP="000904B8">
    <w:pPr>
      <w:pStyle w:val="a4"/>
      <w:spacing w:after="72"/>
      <w:ind w:firstLine="480"/>
    </w:pPr>
  </w:p>
  <w:p w14:paraId="5D588ABB" w14:textId="77777777" w:rsidR="005328D4" w:rsidRDefault="005328D4" w:rsidP="000904B8">
    <w:pPr>
      <w:pStyle w:val="a4"/>
      <w:spacing w:after="72"/>
      <w:ind w:firstLine="480"/>
    </w:pPr>
  </w:p>
  <w:p w14:paraId="28CF2225" w14:textId="77777777" w:rsidR="005328D4" w:rsidRDefault="005328D4" w:rsidP="000904B8">
    <w:pPr>
      <w:pStyle w:val="a4"/>
      <w:spacing w:after="72"/>
      <w:ind w:firstLine="480"/>
    </w:pPr>
  </w:p>
  <w:p w14:paraId="2D5DA2BC" w14:textId="77777777" w:rsidR="005328D4" w:rsidRDefault="005328D4" w:rsidP="000904B8">
    <w:pPr>
      <w:pStyle w:val="a4"/>
      <w:spacing w:after="72"/>
      <w:ind w:firstLine="480"/>
    </w:pPr>
  </w:p>
  <w:p w14:paraId="7C38D019" w14:textId="77777777" w:rsidR="005328D4" w:rsidRDefault="005328D4" w:rsidP="000904B8">
    <w:pPr>
      <w:pStyle w:val="a4"/>
      <w:spacing w:after="72"/>
      <w:ind w:firstLine="480"/>
    </w:pPr>
  </w:p>
  <w:p w14:paraId="2A944C10" w14:textId="77777777" w:rsidR="005328D4" w:rsidRDefault="005328D4" w:rsidP="000904B8">
    <w:pPr>
      <w:pStyle w:val="a4"/>
      <w:spacing w:after="72"/>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2E8E4" w14:textId="77777777" w:rsidR="005328D4" w:rsidRDefault="005328D4">
    <w:pPr>
      <w:pStyle w:val="ae"/>
      <w:framePr w:wrap="around" w:vAnchor="text" w:hAnchor="margin" w:xAlign="right" w:y="1"/>
      <w:rPr>
        <w:rStyle w:val="af1"/>
      </w:rPr>
    </w:pPr>
  </w:p>
  <w:p w14:paraId="405D574F" w14:textId="77777777" w:rsidR="005328D4" w:rsidRDefault="005328D4">
    <w:pPr>
      <w:pStyle w:val="ae"/>
      <w:ind w:right="360"/>
    </w:pPr>
  </w:p>
  <w:p w14:paraId="57EB3B6D" w14:textId="77777777" w:rsidR="005328D4" w:rsidRDefault="005328D4" w:rsidP="000904B8">
    <w:pPr>
      <w:pStyle w:val="a4"/>
      <w:spacing w:after="72"/>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25FC5" w14:textId="77777777" w:rsidR="005328D4" w:rsidRDefault="005328D4">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33D7E" w14:textId="77777777" w:rsidR="005328D4" w:rsidRDefault="005328D4">
    <w:pPr>
      <w:pStyle w:val="ae"/>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E32B8D">
      <w:rPr>
        <w:rStyle w:val="af1"/>
        <w:noProof/>
      </w:rPr>
      <w:t>7</w:t>
    </w:r>
    <w:r>
      <w:rPr>
        <w:rStyle w:val="af1"/>
      </w:rPr>
      <w:fldChar w:fldCharType="end"/>
    </w:r>
  </w:p>
  <w:p w14:paraId="49DAED27" w14:textId="77777777" w:rsidR="005328D4" w:rsidRDefault="005328D4">
    <w:pPr>
      <w:pStyle w:val="ae"/>
      <w:ind w:right="360"/>
    </w:pPr>
  </w:p>
  <w:p w14:paraId="6EC8DDF6" w14:textId="77777777" w:rsidR="005328D4" w:rsidRDefault="005328D4" w:rsidP="00C84853">
    <w:pPr>
      <w:pStyle w:val="a4"/>
      <w:spacing w:after="72"/>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16E0B" w14:textId="77777777" w:rsidR="00F952B9" w:rsidRDefault="00F952B9">
      <w:r>
        <w:separator/>
      </w:r>
    </w:p>
  </w:footnote>
  <w:footnote w:type="continuationSeparator" w:id="0">
    <w:p w14:paraId="24FD1CF9" w14:textId="77777777" w:rsidR="00F952B9" w:rsidRDefault="00F952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801D3" w14:textId="77777777" w:rsidR="005328D4" w:rsidRDefault="005328D4" w:rsidP="000904B8">
    <w:pPr>
      <w:pStyle w:val="a4"/>
      <w:spacing w:after="72"/>
      <w:ind w:firstLine="480"/>
    </w:pPr>
  </w:p>
  <w:p w14:paraId="546AE23A" w14:textId="77777777" w:rsidR="005328D4" w:rsidRDefault="005328D4" w:rsidP="000904B8">
    <w:pPr>
      <w:pStyle w:val="a4"/>
      <w:spacing w:after="72"/>
      <w:ind w:firstLine="480"/>
    </w:pPr>
  </w:p>
  <w:p w14:paraId="2375BE76" w14:textId="77777777" w:rsidR="005328D4" w:rsidRDefault="005328D4" w:rsidP="000904B8">
    <w:pPr>
      <w:pStyle w:val="a4"/>
      <w:spacing w:after="72"/>
      <w:ind w:firstLine="480"/>
    </w:pPr>
  </w:p>
  <w:p w14:paraId="77188437" w14:textId="77777777" w:rsidR="005328D4" w:rsidRDefault="005328D4" w:rsidP="000904B8">
    <w:pPr>
      <w:pStyle w:val="a4"/>
      <w:spacing w:after="72"/>
      <w:ind w:firstLine="480"/>
    </w:pPr>
  </w:p>
  <w:p w14:paraId="02951989" w14:textId="77777777" w:rsidR="005328D4" w:rsidRDefault="005328D4" w:rsidP="000904B8">
    <w:pPr>
      <w:pStyle w:val="a4"/>
      <w:spacing w:after="72"/>
      <w:ind w:firstLine="480"/>
    </w:pPr>
  </w:p>
  <w:p w14:paraId="2D015172" w14:textId="77777777" w:rsidR="005328D4" w:rsidRDefault="005328D4" w:rsidP="000904B8">
    <w:pPr>
      <w:pStyle w:val="a4"/>
      <w:spacing w:after="72"/>
      <w:ind w:firstLine="480"/>
    </w:pPr>
  </w:p>
  <w:p w14:paraId="269E507E" w14:textId="77777777" w:rsidR="005328D4" w:rsidRDefault="005328D4" w:rsidP="000904B8">
    <w:pPr>
      <w:pStyle w:val="a4"/>
      <w:spacing w:after="72"/>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98060" w14:textId="77777777" w:rsidR="005328D4" w:rsidRDefault="005328D4">
    <w:pPr>
      <w:pStyle w:val="af4"/>
      <w:tabs>
        <w:tab w:val="clear" w:pos="4153"/>
      </w:tabs>
      <w:jc w:val="both"/>
      <w:rPr>
        <w:u w:val="singl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ACFBD" w14:textId="77777777" w:rsidR="005328D4" w:rsidRDefault="005328D4">
    <w:pPr>
      <w:pStyle w:val="af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AC7EB" w14:textId="77777777" w:rsidR="005328D4" w:rsidRDefault="005328D4">
    <w:pPr>
      <w:pStyle w:val="af4"/>
      <w:tabs>
        <w:tab w:val="clear" w:pos="4153"/>
      </w:tabs>
      <w:jc w:val="both"/>
      <w:rPr>
        <w:u w:val="single"/>
      </w:rPr>
    </w:pPr>
    <w:r>
      <w:rPr>
        <w:noProof/>
      </w:rPr>
      <w:drawing>
        <wp:inline distT="0" distB="0" distL="0" distR="0" wp14:anchorId="0BC6E5D0" wp14:editId="686B1B93">
          <wp:extent cx="752475" cy="20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 cy="200025"/>
                  </a:xfrm>
                  <a:prstGeom prst="rect">
                    <a:avLst/>
                  </a:prstGeom>
                  <a:noFill/>
                  <a:ln>
                    <a:noFill/>
                  </a:ln>
                </pic:spPr>
              </pic:pic>
            </a:graphicData>
          </a:graphic>
        </wp:inline>
      </w:drawing>
    </w:r>
    <w:r>
      <w:rPr>
        <w:rFonts w:hint="eastAsia"/>
      </w:rPr>
      <w:tab/>
    </w:r>
    <w:r>
      <w:rPr>
        <w:rFonts w:hint="eastAsia"/>
      </w:rPr>
      <w:t>云会议</w:t>
    </w:r>
    <w:r>
      <w:rPr>
        <w:rFonts w:hint="eastAsia"/>
      </w:rPr>
      <w:t>MAX 1.0</w:t>
    </w:r>
    <w:r>
      <w:rPr>
        <w:rFonts w:hint="eastAsia"/>
      </w:rPr>
      <w:t>客户端软件需求规格说明书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E0E08B02"/>
    <w:lvl w:ilvl="0">
      <w:start w:val="1"/>
      <w:numFmt w:val="decimal"/>
      <w:pStyle w:val="3"/>
      <w:lvlText w:val="%1."/>
      <w:lvlJc w:val="left"/>
      <w:pPr>
        <w:tabs>
          <w:tab w:val="num" w:pos="1200"/>
        </w:tabs>
        <w:ind w:leftChars="400" w:left="1200" w:hangingChars="200" w:hanging="360"/>
      </w:pPr>
    </w:lvl>
  </w:abstractNum>
  <w:abstractNum w:abstractNumId="1">
    <w:nsid w:val="007778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102672B"/>
    <w:multiLevelType w:val="multilevel"/>
    <w:tmpl w:val="9552189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11526B8"/>
    <w:multiLevelType w:val="hybridMultilevel"/>
    <w:tmpl w:val="06D68C7C"/>
    <w:lvl w:ilvl="0" w:tplc="0409000F">
      <w:start w:val="1"/>
      <w:numFmt w:val="decimal"/>
      <w:lvlText w:val="%1."/>
      <w:lvlJc w:val="left"/>
      <w:pPr>
        <w:ind w:left="6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336C6C"/>
    <w:multiLevelType w:val="hybridMultilevel"/>
    <w:tmpl w:val="52D05AA8"/>
    <w:lvl w:ilvl="0" w:tplc="7C6E1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3DA6B70"/>
    <w:multiLevelType w:val="hybridMultilevel"/>
    <w:tmpl w:val="4AC83E58"/>
    <w:lvl w:ilvl="0" w:tplc="6C72BC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3E11065"/>
    <w:multiLevelType w:val="hybridMultilevel"/>
    <w:tmpl w:val="6FF229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40F69DF"/>
    <w:multiLevelType w:val="multilevel"/>
    <w:tmpl w:val="9552189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0415593C"/>
    <w:multiLevelType w:val="hybridMultilevel"/>
    <w:tmpl w:val="357EADB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4670684"/>
    <w:multiLevelType w:val="hybridMultilevel"/>
    <w:tmpl w:val="4170F0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4C82283"/>
    <w:multiLevelType w:val="hybridMultilevel"/>
    <w:tmpl w:val="859AC8C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04D74F84"/>
    <w:multiLevelType w:val="hybridMultilevel"/>
    <w:tmpl w:val="841829D4"/>
    <w:lvl w:ilvl="0" w:tplc="106205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53570F1"/>
    <w:multiLevelType w:val="multilevel"/>
    <w:tmpl w:val="54CA2F3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056528BD"/>
    <w:multiLevelType w:val="hybridMultilevel"/>
    <w:tmpl w:val="17C4FC0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7A74A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07CD7DC1"/>
    <w:multiLevelType w:val="hybridMultilevel"/>
    <w:tmpl w:val="8A10FC5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8C46C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0A691D37"/>
    <w:multiLevelType w:val="hybridMultilevel"/>
    <w:tmpl w:val="E3C4755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9">
      <w:start w:val="1"/>
      <w:numFmt w:val="lowerLetter"/>
      <w:lvlText w:val="%3)"/>
      <w:lvlJc w:val="lef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nsid w:val="0AA63E9A"/>
    <w:multiLevelType w:val="hybridMultilevel"/>
    <w:tmpl w:val="E024470A"/>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
    <w:nsid w:val="0AB03572"/>
    <w:multiLevelType w:val="multilevel"/>
    <w:tmpl w:val="908479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0B5D2610"/>
    <w:multiLevelType w:val="multilevel"/>
    <w:tmpl w:val="E1CE55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0C315B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0E1607FE"/>
    <w:multiLevelType w:val="multilevel"/>
    <w:tmpl w:val="9552189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0E394976"/>
    <w:multiLevelType w:val="hybridMultilevel"/>
    <w:tmpl w:val="B8AE75CA"/>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nsid w:val="0F735EBA"/>
    <w:multiLevelType w:val="hybridMultilevel"/>
    <w:tmpl w:val="0EA2B59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0D57212"/>
    <w:multiLevelType w:val="multilevel"/>
    <w:tmpl w:val="7AB4C4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10F24609"/>
    <w:multiLevelType w:val="hybridMultilevel"/>
    <w:tmpl w:val="2716EA12"/>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7">
    <w:nsid w:val="111A436D"/>
    <w:multiLevelType w:val="hybridMultilevel"/>
    <w:tmpl w:val="216A517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14A6E9F"/>
    <w:multiLevelType w:val="multilevel"/>
    <w:tmpl w:val="4B22E0E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11B74D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123E76E9"/>
    <w:multiLevelType w:val="multilevel"/>
    <w:tmpl w:val="BB00650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129A4EE3"/>
    <w:multiLevelType w:val="multilevel"/>
    <w:tmpl w:val="81F87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144F5372"/>
    <w:multiLevelType w:val="multilevel"/>
    <w:tmpl w:val="87D2E870"/>
    <w:lvl w:ilvl="0">
      <w:numFmt w:val="decimal"/>
      <w:pStyle w:val="MMTopic1"/>
      <w:lvlText w:val=""/>
      <w:lvlJc w:val="left"/>
    </w:lvl>
    <w:lvl w:ilvl="1">
      <w:numFmt w:val="decimal"/>
      <w:pStyle w:val="MMTopic2"/>
      <w:lvlText w:val=""/>
      <w:lvlJc w:val="left"/>
    </w:lvl>
    <w:lvl w:ilvl="2">
      <w:numFmt w:val="decimal"/>
      <w:pStyle w:val="MMTopic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145A7B44"/>
    <w:multiLevelType w:val="hybridMultilevel"/>
    <w:tmpl w:val="74706BC4"/>
    <w:lvl w:ilvl="0" w:tplc="C644CA66">
      <w:numFmt w:val="decimal"/>
      <w:pStyle w:val="a"/>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4">
    <w:nsid w:val="14BA6268"/>
    <w:multiLevelType w:val="hybridMultilevel"/>
    <w:tmpl w:val="5F62C6EA"/>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5">
    <w:nsid w:val="15A63D64"/>
    <w:multiLevelType w:val="hybridMultilevel"/>
    <w:tmpl w:val="A906B8D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6">
    <w:nsid w:val="15DB2B11"/>
    <w:multiLevelType w:val="hybridMultilevel"/>
    <w:tmpl w:val="5BFADAA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15EB0F6F"/>
    <w:multiLevelType w:val="hybridMultilevel"/>
    <w:tmpl w:val="7382B7E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16FC73F3"/>
    <w:multiLevelType w:val="multilevel"/>
    <w:tmpl w:val="3AFADDB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17704760"/>
    <w:multiLevelType w:val="multilevel"/>
    <w:tmpl w:val="4D68F54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nsid w:val="1821644C"/>
    <w:multiLevelType w:val="multilevel"/>
    <w:tmpl w:val="10F84F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nsid w:val="186F1C7B"/>
    <w:multiLevelType w:val="hybridMultilevel"/>
    <w:tmpl w:val="B0622D3A"/>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2">
    <w:nsid w:val="18C44D78"/>
    <w:multiLevelType w:val="hybridMultilevel"/>
    <w:tmpl w:val="9148FCCE"/>
    <w:lvl w:ilvl="0" w:tplc="296C8622">
      <w:numFmt w:val="decimal"/>
      <w:pStyle w:val="a0"/>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3">
    <w:nsid w:val="18F828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199C3ABC"/>
    <w:multiLevelType w:val="multilevel"/>
    <w:tmpl w:val="9552189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19A74A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nsid w:val="1B094C9C"/>
    <w:multiLevelType w:val="hybridMultilevel"/>
    <w:tmpl w:val="81E2408A"/>
    <w:lvl w:ilvl="0" w:tplc="7638D184">
      <w:numFmt w:val="decimal"/>
      <w:pStyle w:val="srs"/>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7">
    <w:nsid w:val="1C0641EB"/>
    <w:multiLevelType w:val="hybridMultilevel"/>
    <w:tmpl w:val="A906B8D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8">
    <w:nsid w:val="1C8D7CF7"/>
    <w:multiLevelType w:val="multilevel"/>
    <w:tmpl w:val="6F56ADD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9">
    <w:nsid w:val="1C9701BB"/>
    <w:multiLevelType w:val="hybridMultilevel"/>
    <w:tmpl w:val="A996569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0">
    <w:nsid w:val="1CBE4B62"/>
    <w:multiLevelType w:val="hybridMultilevel"/>
    <w:tmpl w:val="08B8F61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1DD2453C"/>
    <w:multiLevelType w:val="multilevel"/>
    <w:tmpl w:val="7AB4C4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2">
    <w:nsid w:val="1F054A37"/>
    <w:multiLevelType w:val="hybridMultilevel"/>
    <w:tmpl w:val="090C78CA"/>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15">
      <w:start w:val="1"/>
      <w:numFmt w:val="upp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1FAB0E80"/>
    <w:multiLevelType w:val="hybridMultilevel"/>
    <w:tmpl w:val="FAAE758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21062B2A"/>
    <w:multiLevelType w:val="hybridMultilevel"/>
    <w:tmpl w:val="B83C641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5">
    <w:nsid w:val="21E0587E"/>
    <w:multiLevelType w:val="hybridMultilevel"/>
    <w:tmpl w:val="216A517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221F39B4"/>
    <w:multiLevelType w:val="hybridMultilevel"/>
    <w:tmpl w:val="2FD21158"/>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7">
    <w:nsid w:val="229C74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8">
    <w:nsid w:val="22C0542E"/>
    <w:multiLevelType w:val="hybridMultilevel"/>
    <w:tmpl w:val="D68C64EC"/>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9">
    <w:nsid w:val="23215AF8"/>
    <w:multiLevelType w:val="multilevel"/>
    <w:tmpl w:val="D1E602E4"/>
    <w:lvl w:ilvl="0">
      <w:start w:val="1"/>
      <w:numFmt w:val="decimal"/>
      <w:lvlText w:val="%1."/>
      <w:lvlJc w:val="left"/>
      <w:pPr>
        <w:ind w:left="560" w:hanging="360"/>
      </w:pPr>
      <w:rPr>
        <w:rFonts w:ascii="Times New Roman" w:eastAsia="Times New Roman" w:hAnsi="Times New Roman" w:cs="Times New Roman"/>
      </w:rPr>
    </w:lvl>
    <w:lvl w:ilvl="1">
      <w:start w:val="1"/>
      <w:numFmt w:val="decimal"/>
      <w:isLgl/>
      <w:lvlText w:val="%1.%2"/>
      <w:lvlJc w:val="left"/>
      <w:pPr>
        <w:ind w:left="920" w:hanging="360"/>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440" w:hanging="108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520" w:hanging="1440"/>
      </w:pPr>
      <w:rPr>
        <w:rFonts w:hint="default"/>
      </w:rPr>
    </w:lvl>
  </w:abstractNum>
  <w:abstractNum w:abstractNumId="60">
    <w:nsid w:val="23A76C6A"/>
    <w:multiLevelType w:val="hybridMultilevel"/>
    <w:tmpl w:val="3FFC1DF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23B76C93"/>
    <w:multiLevelType w:val="hybridMultilevel"/>
    <w:tmpl w:val="1B749B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240162DA"/>
    <w:multiLevelType w:val="multilevel"/>
    <w:tmpl w:val="08F857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3">
    <w:nsid w:val="255C7AF8"/>
    <w:multiLevelType w:val="hybridMultilevel"/>
    <w:tmpl w:val="FF38CD5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25DD42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5">
    <w:nsid w:val="260A7558"/>
    <w:multiLevelType w:val="multilevel"/>
    <w:tmpl w:val="9552189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6">
    <w:nsid w:val="274C4AC3"/>
    <w:multiLevelType w:val="multilevel"/>
    <w:tmpl w:val="4E1858C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7">
    <w:nsid w:val="27965B3F"/>
    <w:multiLevelType w:val="hybridMultilevel"/>
    <w:tmpl w:val="7AFC7B8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284A5CEC"/>
    <w:multiLevelType w:val="hybridMultilevel"/>
    <w:tmpl w:val="E56AD2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28742C8B"/>
    <w:multiLevelType w:val="hybridMultilevel"/>
    <w:tmpl w:val="97FC0D0A"/>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0">
    <w:nsid w:val="28EA50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1">
    <w:nsid w:val="2A60621C"/>
    <w:multiLevelType w:val="hybridMultilevel"/>
    <w:tmpl w:val="A74A4FAA"/>
    <w:lvl w:ilvl="0" w:tplc="5B182D4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2AB21D16"/>
    <w:multiLevelType w:val="hybridMultilevel"/>
    <w:tmpl w:val="8468123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3">
    <w:nsid w:val="2AF7775B"/>
    <w:multiLevelType w:val="hybridMultilevel"/>
    <w:tmpl w:val="A906B8D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4">
    <w:nsid w:val="2B9353AB"/>
    <w:multiLevelType w:val="hybridMultilevel"/>
    <w:tmpl w:val="94AE60C2"/>
    <w:lvl w:ilvl="0" w:tplc="50E26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2BB03F0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6">
    <w:nsid w:val="2C2C3E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nsid w:val="2C8F2CBF"/>
    <w:multiLevelType w:val="hybridMultilevel"/>
    <w:tmpl w:val="CF9E673A"/>
    <w:lvl w:ilvl="0" w:tplc="42A4F53E">
      <w:start w:val="1"/>
      <w:numFmt w:val="decimal"/>
      <w:lvlText w:val="%1."/>
      <w:lvlJc w:val="left"/>
      <w:pPr>
        <w:ind w:left="620" w:hanging="420"/>
      </w:pPr>
      <w:rPr>
        <w:lang w:val="en-US"/>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2CE757F9"/>
    <w:multiLevelType w:val="hybridMultilevel"/>
    <w:tmpl w:val="A906B8D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9">
    <w:nsid w:val="2D042CF3"/>
    <w:multiLevelType w:val="hybridMultilevel"/>
    <w:tmpl w:val="F21EFC36"/>
    <w:lvl w:ilvl="0" w:tplc="0D54A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2D303C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nsid w:val="2D8E5DD5"/>
    <w:multiLevelType w:val="multilevel"/>
    <w:tmpl w:val="7AB4C4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2">
    <w:nsid w:val="2E814B73"/>
    <w:multiLevelType w:val="hybridMultilevel"/>
    <w:tmpl w:val="92B47938"/>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3">
    <w:nsid w:val="2F5A443E"/>
    <w:multiLevelType w:val="hybridMultilevel"/>
    <w:tmpl w:val="39B05C9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2F953529"/>
    <w:multiLevelType w:val="hybridMultilevel"/>
    <w:tmpl w:val="58FC30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2FAB750E"/>
    <w:multiLevelType w:val="hybridMultilevel"/>
    <w:tmpl w:val="48568B06"/>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6">
    <w:nsid w:val="30240B9F"/>
    <w:multiLevelType w:val="hybridMultilevel"/>
    <w:tmpl w:val="48568B06"/>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7">
    <w:nsid w:val="30B7144E"/>
    <w:multiLevelType w:val="hybridMultilevel"/>
    <w:tmpl w:val="859AC8C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8">
    <w:nsid w:val="312348F7"/>
    <w:multiLevelType w:val="multilevel"/>
    <w:tmpl w:val="9552189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9">
    <w:nsid w:val="320775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0">
    <w:nsid w:val="322907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1">
    <w:nsid w:val="33266FFA"/>
    <w:multiLevelType w:val="hybridMultilevel"/>
    <w:tmpl w:val="7E62E008"/>
    <w:lvl w:ilvl="0" w:tplc="0FEAD134">
      <w:start w:val="1"/>
      <w:numFmt w:val="decimalEnclosedCircle"/>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33C95BE0"/>
    <w:multiLevelType w:val="hybridMultilevel"/>
    <w:tmpl w:val="0BE4662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34BC599F"/>
    <w:multiLevelType w:val="hybridMultilevel"/>
    <w:tmpl w:val="27A0853C"/>
    <w:lvl w:ilvl="0" w:tplc="0409000F">
      <w:start w:val="1"/>
      <w:numFmt w:val="decimal"/>
      <w:lvlText w:val="%1."/>
      <w:lvlJc w:val="left"/>
      <w:pPr>
        <w:ind w:left="6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34D63575"/>
    <w:multiLevelType w:val="hybridMultilevel"/>
    <w:tmpl w:val="50124172"/>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5">
    <w:nsid w:val="355714AD"/>
    <w:multiLevelType w:val="hybridMultilevel"/>
    <w:tmpl w:val="34A2A5C4"/>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6">
    <w:nsid w:val="35CA401B"/>
    <w:multiLevelType w:val="hybridMultilevel"/>
    <w:tmpl w:val="D35C11C6"/>
    <w:lvl w:ilvl="0" w:tplc="0409000F">
      <w:start w:val="1"/>
      <w:numFmt w:val="decimal"/>
      <w:lvlText w:val="%1."/>
      <w:lvlJc w:val="left"/>
      <w:pPr>
        <w:ind w:left="6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35E6001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8">
    <w:nsid w:val="37502737"/>
    <w:multiLevelType w:val="hybridMultilevel"/>
    <w:tmpl w:val="125EEF74"/>
    <w:lvl w:ilvl="0" w:tplc="B37899A0">
      <w:start w:val="1"/>
      <w:numFmt w:val="japaneseCounting"/>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9">
    <w:nsid w:val="378A5912"/>
    <w:multiLevelType w:val="multilevel"/>
    <w:tmpl w:val="EDC06E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0">
    <w:nsid w:val="3B363F7C"/>
    <w:multiLevelType w:val="hybridMultilevel"/>
    <w:tmpl w:val="1902CE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3BEF7501"/>
    <w:multiLevelType w:val="multilevel"/>
    <w:tmpl w:val="5B3A183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2">
    <w:nsid w:val="3CEF6D48"/>
    <w:multiLevelType w:val="multilevel"/>
    <w:tmpl w:val="81F87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3">
    <w:nsid w:val="3D7D2A75"/>
    <w:multiLevelType w:val="hybridMultilevel"/>
    <w:tmpl w:val="443E5972"/>
    <w:lvl w:ilvl="0" w:tplc="E042D5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3D8567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5">
    <w:nsid w:val="3E23127C"/>
    <w:multiLevelType w:val="hybridMultilevel"/>
    <w:tmpl w:val="C49ABF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3E270E2D"/>
    <w:multiLevelType w:val="hybridMultilevel"/>
    <w:tmpl w:val="306E4B82"/>
    <w:lvl w:ilvl="0" w:tplc="04090001">
      <w:numFmt w:val="decimal"/>
      <w:pStyle w:val="a1"/>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07">
    <w:nsid w:val="3E504FC0"/>
    <w:multiLevelType w:val="hybridMultilevel"/>
    <w:tmpl w:val="7ACC69CA"/>
    <w:lvl w:ilvl="0" w:tplc="0409000F">
      <w:start w:val="1"/>
      <w:numFmt w:val="decimal"/>
      <w:lvlText w:val="%1."/>
      <w:lvlJc w:val="left"/>
      <w:pPr>
        <w:ind w:left="6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3E673922"/>
    <w:multiLevelType w:val="hybridMultilevel"/>
    <w:tmpl w:val="A906B8D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9">
    <w:nsid w:val="3E725E1D"/>
    <w:multiLevelType w:val="hybridMultilevel"/>
    <w:tmpl w:val="75D2670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3EB26AEF"/>
    <w:multiLevelType w:val="hybridMultilevel"/>
    <w:tmpl w:val="090C78CA"/>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15">
      <w:start w:val="1"/>
      <w:numFmt w:val="upp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3EF57F0B"/>
    <w:multiLevelType w:val="hybridMultilevel"/>
    <w:tmpl w:val="5DB095C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2">
    <w:nsid w:val="401A7677"/>
    <w:multiLevelType w:val="hybridMultilevel"/>
    <w:tmpl w:val="155CD3DA"/>
    <w:lvl w:ilvl="0" w:tplc="FF4480FA">
      <w:start w:val="1"/>
      <w:numFmt w:val="decimal"/>
      <w:pStyle w:val="2"/>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419068CD"/>
    <w:multiLevelType w:val="hybridMultilevel"/>
    <w:tmpl w:val="AF2A6420"/>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4">
    <w:nsid w:val="419A71EA"/>
    <w:multiLevelType w:val="hybridMultilevel"/>
    <w:tmpl w:val="A906B8D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5">
    <w:nsid w:val="41A344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6">
    <w:nsid w:val="41F6399F"/>
    <w:multiLevelType w:val="hybridMultilevel"/>
    <w:tmpl w:val="B810CAD2"/>
    <w:lvl w:ilvl="0" w:tplc="0409000F">
      <w:start w:val="1"/>
      <w:numFmt w:val="decimal"/>
      <w:lvlText w:val="%1."/>
      <w:lvlJc w:val="left"/>
      <w:pPr>
        <w:ind w:left="6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42311A9F"/>
    <w:multiLevelType w:val="multilevel"/>
    <w:tmpl w:val="6CC897C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8">
    <w:nsid w:val="42377F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9">
    <w:nsid w:val="425F6A9A"/>
    <w:multiLevelType w:val="hybridMultilevel"/>
    <w:tmpl w:val="859AC8C6"/>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0">
    <w:nsid w:val="42684A93"/>
    <w:multiLevelType w:val="hybridMultilevel"/>
    <w:tmpl w:val="50124172"/>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1">
    <w:nsid w:val="43A95D1A"/>
    <w:multiLevelType w:val="hybridMultilevel"/>
    <w:tmpl w:val="48568B06"/>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2">
    <w:nsid w:val="43E84DC4"/>
    <w:multiLevelType w:val="hybridMultilevel"/>
    <w:tmpl w:val="34A2A5C4"/>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3">
    <w:nsid w:val="448022C0"/>
    <w:multiLevelType w:val="hybridMultilevel"/>
    <w:tmpl w:val="F16EBF24"/>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4">
    <w:nsid w:val="4550444D"/>
    <w:multiLevelType w:val="multilevel"/>
    <w:tmpl w:val="7D56D8F6"/>
    <w:lvl w:ilvl="0">
      <w:numFmt w:val="decimal"/>
      <w:lvlText w:val=""/>
      <w:lvlJc w:val="left"/>
    </w:lvl>
    <w:lvl w:ilvl="1">
      <w:numFmt w:val="decimal"/>
      <w:lvlText w:val=""/>
      <w:lvlJc w:val="left"/>
    </w:lvl>
    <w:lvl w:ilvl="2">
      <w:numFmt w:val="decimal"/>
      <w:pStyle w:val="30"/>
      <w:lvlText w:val=""/>
      <w:lvlJc w:val="left"/>
    </w:lvl>
    <w:lvl w:ilvl="3">
      <w:numFmt w:val="decimal"/>
      <w:pStyle w:val="4"/>
      <w:lvlText w:val=""/>
      <w:lvlJc w:val="left"/>
    </w:lvl>
    <w:lvl w:ilvl="4">
      <w:numFmt w:val="decimal"/>
      <w:pStyle w:val="5"/>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46A15DA2"/>
    <w:multiLevelType w:val="hybridMultilevel"/>
    <w:tmpl w:val="8468123E"/>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6">
    <w:nsid w:val="46FF75D3"/>
    <w:multiLevelType w:val="hybridMultilevel"/>
    <w:tmpl w:val="216A517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47694CFF"/>
    <w:multiLevelType w:val="hybridMultilevel"/>
    <w:tmpl w:val="8468123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8">
    <w:nsid w:val="47CD432E"/>
    <w:multiLevelType w:val="hybridMultilevel"/>
    <w:tmpl w:val="C2689E4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nsid w:val="4817573F"/>
    <w:multiLevelType w:val="hybridMultilevel"/>
    <w:tmpl w:val="E56AD2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49D073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1">
    <w:nsid w:val="49E10C90"/>
    <w:multiLevelType w:val="hybridMultilevel"/>
    <w:tmpl w:val="821C0FB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1B">
      <w:start w:val="1"/>
      <w:numFmt w:val="lowerRoman"/>
      <w:lvlText w:val="%4."/>
      <w:lvlJc w:val="righ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49ED4BC5"/>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33">
    <w:nsid w:val="4A3C11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4">
    <w:nsid w:val="4AA67F42"/>
    <w:multiLevelType w:val="hybridMultilevel"/>
    <w:tmpl w:val="B60674A2"/>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5">
    <w:nsid w:val="4AB4308A"/>
    <w:multiLevelType w:val="hybridMultilevel"/>
    <w:tmpl w:val="DC203A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nsid w:val="4B4A2724"/>
    <w:multiLevelType w:val="multilevel"/>
    <w:tmpl w:val="45C63E0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7">
    <w:nsid w:val="4B5F2FBB"/>
    <w:multiLevelType w:val="hybridMultilevel"/>
    <w:tmpl w:val="330A895C"/>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8">
    <w:nsid w:val="4B677DF2"/>
    <w:multiLevelType w:val="hybridMultilevel"/>
    <w:tmpl w:val="FAAE758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nsid w:val="4DB016ED"/>
    <w:multiLevelType w:val="multilevel"/>
    <w:tmpl w:val="4D68F54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0">
    <w:nsid w:val="4EAE3E03"/>
    <w:multiLevelType w:val="multilevel"/>
    <w:tmpl w:val="54CA2F3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1">
    <w:nsid w:val="4EF250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2">
    <w:nsid w:val="4F750968"/>
    <w:multiLevelType w:val="multilevel"/>
    <w:tmpl w:val="81F87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3">
    <w:nsid w:val="4F937F2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4">
    <w:nsid w:val="4FC50F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5">
    <w:nsid w:val="503D6818"/>
    <w:multiLevelType w:val="hybridMultilevel"/>
    <w:tmpl w:val="44DC3A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nsid w:val="50870523"/>
    <w:multiLevelType w:val="hybridMultilevel"/>
    <w:tmpl w:val="8468123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7">
    <w:nsid w:val="50E05E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8">
    <w:nsid w:val="51296193"/>
    <w:multiLevelType w:val="multilevel"/>
    <w:tmpl w:val="177C32D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9">
    <w:nsid w:val="51520A1D"/>
    <w:multiLevelType w:val="hybridMultilevel"/>
    <w:tmpl w:val="E56AD2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nsid w:val="51A45909"/>
    <w:multiLevelType w:val="hybridMultilevel"/>
    <w:tmpl w:val="A008E9D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nsid w:val="51F150ED"/>
    <w:multiLevelType w:val="hybridMultilevel"/>
    <w:tmpl w:val="D76CFCE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2">
    <w:nsid w:val="520712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3">
    <w:nsid w:val="54256886"/>
    <w:multiLevelType w:val="hybridMultilevel"/>
    <w:tmpl w:val="A906B8D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4">
    <w:nsid w:val="544B7960"/>
    <w:multiLevelType w:val="multilevel"/>
    <w:tmpl w:val="AE0231B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5">
    <w:nsid w:val="547300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6">
    <w:nsid w:val="54743AE3"/>
    <w:multiLevelType w:val="hybridMultilevel"/>
    <w:tmpl w:val="72EC4DAE"/>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7">
    <w:nsid w:val="54A218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8">
    <w:nsid w:val="54C148C9"/>
    <w:multiLevelType w:val="hybridMultilevel"/>
    <w:tmpl w:val="11B4A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nsid w:val="552069C6"/>
    <w:multiLevelType w:val="hybridMultilevel"/>
    <w:tmpl w:val="4EB040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nsid w:val="558A56CC"/>
    <w:multiLevelType w:val="hybridMultilevel"/>
    <w:tmpl w:val="48568B06"/>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1">
    <w:nsid w:val="55B01B6A"/>
    <w:multiLevelType w:val="multilevel"/>
    <w:tmpl w:val="B1720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2">
    <w:nsid w:val="56791DFC"/>
    <w:multiLevelType w:val="hybridMultilevel"/>
    <w:tmpl w:val="8468123E"/>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3">
    <w:nsid w:val="571059B6"/>
    <w:multiLevelType w:val="hybridMultilevel"/>
    <w:tmpl w:val="AE00A87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nsid w:val="576572F1"/>
    <w:multiLevelType w:val="multilevel"/>
    <w:tmpl w:val="9552189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5">
    <w:nsid w:val="57AB0FA3"/>
    <w:multiLevelType w:val="hybridMultilevel"/>
    <w:tmpl w:val="DFE84AAE"/>
    <w:lvl w:ilvl="0" w:tplc="04090011">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nsid w:val="57B75855"/>
    <w:multiLevelType w:val="hybridMultilevel"/>
    <w:tmpl w:val="1F0EAE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nsid w:val="58736F10"/>
    <w:multiLevelType w:val="hybridMultilevel"/>
    <w:tmpl w:val="CA52566A"/>
    <w:lvl w:ilvl="0" w:tplc="E5E659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nsid w:val="587E28B6"/>
    <w:multiLevelType w:val="multilevel"/>
    <w:tmpl w:val="C2AA6C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9">
    <w:nsid w:val="588A62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0">
    <w:nsid w:val="58AB73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1">
    <w:nsid w:val="59560B3F"/>
    <w:multiLevelType w:val="multilevel"/>
    <w:tmpl w:val="0C1CD2E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2">
    <w:nsid w:val="5A0836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3">
    <w:nsid w:val="5A582AB6"/>
    <w:multiLevelType w:val="multilevel"/>
    <w:tmpl w:val="7AB4C4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4">
    <w:nsid w:val="5AE728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5">
    <w:nsid w:val="5B9650A7"/>
    <w:multiLevelType w:val="hybridMultilevel"/>
    <w:tmpl w:val="CCB262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nsid w:val="5DA423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7">
    <w:nsid w:val="5DE327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8">
    <w:nsid w:val="5E6F1EBE"/>
    <w:multiLevelType w:val="hybridMultilevel"/>
    <w:tmpl w:val="1FA2F6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9">
    <w:nsid w:val="5EBF09FD"/>
    <w:multiLevelType w:val="multilevel"/>
    <w:tmpl w:val="7AB4C4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0">
    <w:nsid w:val="5ED02109"/>
    <w:multiLevelType w:val="hybridMultilevel"/>
    <w:tmpl w:val="E56AD2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nsid w:val="5F4943A3"/>
    <w:multiLevelType w:val="hybridMultilevel"/>
    <w:tmpl w:val="35C42C1E"/>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2">
    <w:nsid w:val="5FA46772"/>
    <w:multiLevelType w:val="hybridMultilevel"/>
    <w:tmpl w:val="A906B8D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3">
    <w:nsid w:val="5FCC6D09"/>
    <w:multiLevelType w:val="multilevel"/>
    <w:tmpl w:val="EDC06E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4">
    <w:nsid w:val="5FD82D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5">
    <w:nsid w:val="602401F1"/>
    <w:multiLevelType w:val="hybridMultilevel"/>
    <w:tmpl w:val="CF6C187C"/>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6">
    <w:nsid w:val="604D27A8"/>
    <w:multiLevelType w:val="hybridMultilevel"/>
    <w:tmpl w:val="64B02098"/>
    <w:lvl w:ilvl="0" w:tplc="E41EE914">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87">
    <w:nsid w:val="60D21D45"/>
    <w:multiLevelType w:val="hybridMultilevel"/>
    <w:tmpl w:val="1616AB40"/>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8">
    <w:nsid w:val="60FF5E58"/>
    <w:multiLevelType w:val="multilevel"/>
    <w:tmpl w:val="81F87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9">
    <w:nsid w:val="61302F18"/>
    <w:multiLevelType w:val="hybridMultilevel"/>
    <w:tmpl w:val="23C0BF7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nsid w:val="627F65D8"/>
    <w:multiLevelType w:val="hybridMultilevel"/>
    <w:tmpl w:val="7AB605EC"/>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1">
    <w:nsid w:val="62A50E22"/>
    <w:multiLevelType w:val="hybridMultilevel"/>
    <w:tmpl w:val="C1D45A40"/>
    <w:lvl w:ilvl="0" w:tplc="0409000F">
      <w:start w:val="1"/>
      <w:numFmt w:val="decimal"/>
      <w:lvlText w:val="%1."/>
      <w:lvlJc w:val="left"/>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nsid w:val="63450D80"/>
    <w:multiLevelType w:val="hybridMultilevel"/>
    <w:tmpl w:val="48568B06"/>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3">
    <w:nsid w:val="63A039D9"/>
    <w:multiLevelType w:val="hybridMultilevel"/>
    <w:tmpl w:val="48568B06"/>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4">
    <w:nsid w:val="65623CF5"/>
    <w:multiLevelType w:val="hybridMultilevel"/>
    <w:tmpl w:val="9104A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nsid w:val="662618B8"/>
    <w:multiLevelType w:val="hybridMultilevel"/>
    <w:tmpl w:val="019E45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6">
    <w:nsid w:val="66562CC7"/>
    <w:multiLevelType w:val="hybridMultilevel"/>
    <w:tmpl w:val="732A90F2"/>
    <w:lvl w:ilvl="0" w:tplc="6ABE8302">
      <w:start w:val="1"/>
      <w:numFmt w:val="decimal"/>
      <w:pStyle w:val="1"/>
      <w:lvlText w:val="%1."/>
      <w:lvlJc w:val="left"/>
      <w:pPr>
        <w:ind w:left="420" w:hanging="4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nsid w:val="67BD7A70"/>
    <w:multiLevelType w:val="multilevel"/>
    <w:tmpl w:val="81668F4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8">
    <w:nsid w:val="67C66F2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9">
    <w:nsid w:val="68293B15"/>
    <w:multiLevelType w:val="hybridMultilevel"/>
    <w:tmpl w:val="DFE84AAE"/>
    <w:lvl w:ilvl="0" w:tplc="04090011">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nsid w:val="689C7461"/>
    <w:multiLevelType w:val="hybridMultilevel"/>
    <w:tmpl w:val="48568B06"/>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01">
    <w:nsid w:val="68AC6721"/>
    <w:multiLevelType w:val="hybridMultilevel"/>
    <w:tmpl w:val="0B922488"/>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02">
    <w:nsid w:val="68BD6760"/>
    <w:multiLevelType w:val="multilevel"/>
    <w:tmpl w:val="916C81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3">
    <w:nsid w:val="69A22A6B"/>
    <w:multiLevelType w:val="multilevel"/>
    <w:tmpl w:val="7AB4C4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4">
    <w:nsid w:val="69CD37DF"/>
    <w:multiLevelType w:val="hybridMultilevel"/>
    <w:tmpl w:val="A6CC526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5">
    <w:nsid w:val="6AA6416B"/>
    <w:multiLevelType w:val="hybridMultilevel"/>
    <w:tmpl w:val="A9FE08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nsid w:val="6AD23B61"/>
    <w:multiLevelType w:val="hybridMultilevel"/>
    <w:tmpl w:val="7E62E008"/>
    <w:lvl w:ilvl="0" w:tplc="0FEAD134">
      <w:start w:val="1"/>
      <w:numFmt w:val="decimalEnclosedCircle"/>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nsid w:val="6B0A3F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8">
    <w:nsid w:val="6B1F6011"/>
    <w:multiLevelType w:val="hybridMultilevel"/>
    <w:tmpl w:val="090C78CA"/>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15">
      <w:start w:val="1"/>
      <w:numFmt w:val="upp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nsid w:val="6C1D5E17"/>
    <w:multiLevelType w:val="hybridMultilevel"/>
    <w:tmpl w:val="BFD86EB8"/>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9">
      <w:start w:val="1"/>
      <w:numFmt w:val="lowerLetter"/>
      <w:lvlText w:val="%3)"/>
      <w:lvlJc w:val="left"/>
      <w:pPr>
        <w:ind w:left="1460" w:hanging="420"/>
      </w:pPr>
    </w:lvl>
    <w:lvl w:ilvl="3" w:tplc="0409001B">
      <w:start w:val="1"/>
      <w:numFmt w:val="lowerRoman"/>
      <w:lvlText w:val="%4."/>
      <w:lvlJc w:val="righ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10">
    <w:nsid w:val="6CF36A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1">
    <w:nsid w:val="6D8F58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2">
    <w:nsid w:val="6DF9342E"/>
    <w:multiLevelType w:val="hybridMultilevel"/>
    <w:tmpl w:val="09905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3">
    <w:nsid w:val="6F031ECF"/>
    <w:multiLevelType w:val="hybridMultilevel"/>
    <w:tmpl w:val="B322D3A2"/>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14">
    <w:nsid w:val="729E63FE"/>
    <w:multiLevelType w:val="multilevel"/>
    <w:tmpl w:val="7AB4C4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5">
    <w:nsid w:val="72B435CE"/>
    <w:multiLevelType w:val="hybridMultilevel"/>
    <w:tmpl w:val="F81AC3E6"/>
    <w:lvl w:ilvl="0" w:tplc="223A6C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nsid w:val="732D54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7">
    <w:nsid w:val="733924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8">
    <w:nsid w:val="739E4DA3"/>
    <w:multiLevelType w:val="hybridMultilevel"/>
    <w:tmpl w:val="3D10156C"/>
    <w:lvl w:ilvl="0" w:tplc="71F094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9">
    <w:nsid w:val="73A41A9F"/>
    <w:multiLevelType w:val="hybridMultilevel"/>
    <w:tmpl w:val="BAD8728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nsid w:val="74925316"/>
    <w:multiLevelType w:val="hybridMultilevel"/>
    <w:tmpl w:val="72EC4DAE"/>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1">
    <w:nsid w:val="75377E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2">
    <w:nsid w:val="753839C0"/>
    <w:multiLevelType w:val="multilevel"/>
    <w:tmpl w:val="AE8824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3">
    <w:nsid w:val="75CE2562"/>
    <w:multiLevelType w:val="hybridMultilevel"/>
    <w:tmpl w:val="B5200656"/>
    <w:lvl w:ilvl="0" w:tplc="04090001">
      <w:numFmt w:val="decimal"/>
      <w:pStyle w:val="a2"/>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4">
    <w:nsid w:val="76805CC3"/>
    <w:multiLevelType w:val="hybridMultilevel"/>
    <w:tmpl w:val="A6CC526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nsid w:val="76AD1310"/>
    <w:multiLevelType w:val="hybridMultilevel"/>
    <w:tmpl w:val="A906B8D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6">
    <w:nsid w:val="76E92ACD"/>
    <w:multiLevelType w:val="multilevel"/>
    <w:tmpl w:val="7D92D11C"/>
    <w:lvl w:ilvl="0">
      <w:start w:val="1"/>
      <w:numFmt w:val="decimal"/>
      <w:lvlText w:val="%1."/>
      <w:lvlJc w:val="left"/>
      <w:pPr>
        <w:ind w:left="425" w:hanging="425"/>
      </w:pPr>
    </w:lvl>
    <w:lvl w:ilvl="1">
      <w:start w:val="1"/>
      <w:numFmt w:val="decimal"/>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7">
    <w:nsid w:val="78007A8F"/>
    <w:multiLevelType w:val="hybridMultilevel"/>
    <w:tmpl w:val="D76CFCEA"/>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8">
    <w:nsid w:val="783C54E6"/>
    <w:multiLevelType w:val="hybridMultilevel"/>
    <w:tmpl w:val="8468123E"/>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9">
    <w:nsid w:val="78551792"/>
    <w:multiLevelType w:val="hybridMultilevel"/>
    <w:tmpl w:val="6F30242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0">
    <w:nsid w:val="78A46C85"/>
    <w:multiLevelType w:val="hybridMultilevel"/>
    <w:tmpl w:val="B058BCAA"/>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1">
    <w:nsid w:val="791A2D2D"/>
    <w:multiLevelType w:val="hybridMultilevel"/>
    <w:tmpl w:val="75804A8A"/>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2">
    <w:nsid w:val="7A8A4B1D"/>
    <w:multiLevelType w:val="hybridMultilevel"/>
    <w:tmpl w:val="D144A4BC"/>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9">
      <w:start w:val="1"/>
      <w:numFmt w:val="lowerLetter"/>
      <w:lvlText w:val="%3)"/>
      <w:lvlJc w:val="lef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33">
    <w:nsid w:val="7AA720D3"/>
    <w:multiLevelType w:val="hybridMultilevel"/>
    <w:tmpl w:val="0B922488"/>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34">
    <w:nsid w:val="7AD76B26"/>
    <w:multiLevelType w:val="hybridMultilevel"/>
    <w:tmpl w:val="3C10A870"/>
    <w:lvl w:ilvl="0" w:tplc="42A4F53E">
      <w:start w:val="1"/>
      <w:numFmt w:val="decimal"/>
      <w:lvlText w:val="%1."/>
      <w:lvlJc w:val="left"/>
      <w:pPr>
        <w:ind w:left="620" w:hanging="420"/>
      </w:pPr>
      <w:rPr>
        <w:lang w:val="en-US"/>
      </w:r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35">
    <w:nsid w:val="7B77578C"/>
    <w:multiLevelType w:val="hybridMultilevel"/>
    <w:tmpl w:val="0ABE6C62"/>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36">
    <w:nsid w:val="7BF25384"/>
    <w:multiLevelType w:val="hybridMultilevel"/>
    <w:tmpl w:val="97E4A3DC"/>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37">
    <w:nsid w:val="7C8978FF"/>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8">
    <w:nsid w:val="7DBC67D9"/>
    <w:multiLevelType w:val="multilevel"/>
    <w:tmpl w:val="EDC06E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9">
    <w:nsid w:val="7E2E6DD6"/>
    <w:multiLevelType w:val="multilevel"/>
    <w:tmpl w:val="5248F1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0">
    <w:nsid w:val="7FD2773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1">
    <w:nsid w:val="7FFB0C76"/>
    <w:multiLevelType w:val="hybridMultilevel"/>
    <w:tmpl w:val="A906B8D0"/>
    <w:lvl w:ilvl="0" w:tplc="0409000F">
      <w:start w:val="1"/>
      <w:numFmt w:val="decimal"/>
      <w:lvlText w:val="%1."/>
      <w:lvlJc w:val="left"/>
      <w:pPr>
        <w:ind w:left="620" w:hanging="420"/>
      </w:pPr>
    </w:lvl>
    <w:lvl w:ilvl="1" w:tplc="04090011">
      <w:start w:val="1"/>
      <w:numFmt w:val="decimal"/>
      <w:lvlText w:val="%2)"/>
      <w:lvlJc w:val="left"/>
      <w:pPr>
        <w:ind w:left="1040" w:hanging="420"/>
      </w:pPr>
    </w:lvl>
    <w:lvl w:ilvl="2" w:tplc="0409001B">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124"/>
  </w:num>
  <w:num w:numId="2">
    <w:abstractNumId w:val="223"/>
  </w:num>
  <w:num w:numId="3">
    <w:abstractNumId w:val="106"/>
  </w:num>
  <w:num w:numId="4">
    <w:abstractNumId w:val="42"/>
  </w:num>
  <w:num w:numId="5">
    <w:abstractNumId w:val="33"/>
  </w:num>
  <w:num w:numId="6">
    <w:abstractNumId w:val="0"/>
  </w:num>
  <w:num w:numId="7">
    <w:abstractNumId w:val="32"/>
  </w:num>
  <w:num w:numId="8">
    <w:abstractNumId w:val="186"/>
  </w:num>
  <w:num w:numId="9">
    <w:abstractNumId w:val="46"/>
  </w:num>
  <w:num w:numId="10">
    <w:abstractNumId w:val="6"/>
  </w:num>
  <w:num w:numId="11">
    <w:abstractNumId w:val="112"/>
  </w:num>
  <w:num w:numId="12">
    <w:abstractNumId w:val="196"/>
  </w:num>
  <w:num w:numId="13">
    <w:abstractNumId w:val="130"/>
  </w:num>
  <w:num w:numId="14">
    <w:abstractNumId w:val="80"/>
  </w:num>
  <w:num w:numId="15">
    <w:abstractNumId w:val="216"/>
  </w:num>
  <w:num w:numId="16">
    <w:abstractNumId w:val="10"/>
  </w:num>
  <w:num w:numId="17">
    <w:abstractNumId w:val="13"/>
  </w:num>
  <w:num w:numId="18">
    <w:abstractNumId w:val="15"/>
  </w:num>
  <w:num w:numId="19">
    <w:abstractNumId w:val="56"/>
  </w:num>
  <w:num w:numId="20">
    <w:abstractNumId w:val="209"/>
  </w:num>
  <w:num w:numId="21">
    <w:abstractNumId w:val="236"/>
  </w:num>
  <w:num w:numId="22">
    <w:abstractNumId w:val="17"/>
  </w:num>
  <w:num w:numId="23">
    <w:abstractNumId w:val="113"/>
  </w:num>
  <w:num w:numId="24">
    <w:abstractNumId w:val="134"/>
  </w:num>
  <w:num w:numId="25">
    <w:abstractNumId w:val="128"/>
  </w:num>
  <w:num w:numId="26">
    <w:abstractNumId w:val="212"/>
  </w:num>
  <w:num w:numId="27">
    <w:abstractNumId w:val="111"/>
  </w:num>
  <w:num w:numId="28">
    <w:abstractNumId w:val="120"/>
  </w:num>
  <w:num w:numId="29">
    <w:abstractNumId w:val="189"/>
  </w:num>
  <w:num w:numId="30">
    <w:abstractNumId w:val="54"/>
  </w:num>
  <w:num w:numId="31">
    <w:abstractNumId w:val="55"/>
  </w:num>
  <w:num w:numId="32">
    <w:abstractNumId w:val="126"/>
  </w:num>
  <w:num w:numId="33">
    <w:abstractNumId w:val="26"/>
  </w:num>
  <w:num w:numId="34">
    <w:abstractNumId w:val="8"/>
  </w:num>
  <w:num w:numId="35">
    <w:abstractNumId w:val="219"/>
  </w:num>
  <w:num w:numId="36">
    <w:abstractNumId w:val="49"/>
  </w:num>
  <w:num w:numId="37">
    <w:abstractNumId w:val="231"/>
  </w:num>
  <w:num w:numId="38">
    <w:abstractNumId w:val="67"/>
  </w:num>
  <w:num w:numId="39">
    <w:abstractNumId w:val="201"/>
  </w:num>
  <w:num w:numId="40">
    <w:abstractNumId w:val="220"/>
  </w:num>
  <w:num w:numId="41">
    <w:abstractNumId w:val="69"/>
  </w:num>
  <w:num w:numId="42">
    <w:abstractNumId w:val="150"/>
  </w:num>
  <w:num w:numId="43">
    <w:abstractNumId w:val="23"/>
  </w:num>
  <w:num w:numId="44">
    <w:abstractNumId w:val="34"/>
  </w:num>
  <w:num w:numId="45">
    <w:abstractNumId w:val="82"/>
  </w:num>
  <w:num w:numId="46">
    <w:abstractNumId w:val="151"/>
  </w:num>
  <w:num w:numId="47">
    <w:abstractNumId w:val="131"/>
  </w:num>
  <w:num w:numId="48">
    <w:abstractNumId w:val="213"/>
  </w:num>
  <w:num w:numId="49">
    <w:abstractNumId w:val="122"/>
  </w:num>
  <w:num w:numId="50">
    <w:abstractNumId w:val="92"/>
  </w:num>
  <w:num w:numId="51">
    <w:abstractNumId w:val="235"/>
  </w:num>
  <w:num w:numId="52">
    <w:abstractNumId w:val="191"/>
  </w:num>
  <w:num w:numId="53">
    <w:abstractNumId w:val="58"/>
  </w:num>
  <w:num w:numId="54">
    <w:abstractNumId w:val="190"/>
  </w:num>
  <w:num w:numId="55">
    <w:abstractNumId w:val="187"/>
  </w:num>
  <w:num w:numId="56">
    <w:abstractNumId w:val="146"/>
  </w:num>
  <w:num w:numId="57">
    <w:abstractNumId w:val="83"/>
  </w:num>
  <w:num w:numId="58">
    <w:abstractNumId w:val="73"/>
  </w:num>
  <w:num w:numId="59">
    <w:abstractNumId w:val="72"/>
  </w:num>
  <w:num w:numId="60">
    <w:abstractNumId w:val="181"/>
  </w:num>
  <w:num w:numId="61">
    <w:abstractNumId w:val="226"/>
  </w:num>
  <w:num w:numId="62">
    <w:abstractNumId w:val="89"/>
  </w:num>
  <w:num w:numId="63">
    <w:abstractNumId w:val="162"/>
  </w:num>
  <w:num w:numId="64">
    <w:abstractNumId w:val="50"/>
  </w:num>
  <w:num w:numId="65">
    <w:abstractNumId w:val="127"/>
  </w:num>
  <w:num w:numId="66">
    <w:abstractNumId w:val="76"/>
  </w:num>
  <w:num w:numId="67">
    <w:abstractNumId w:val="228"/>
  </w:num>
  <w:num w:numId="68">
    <w:abstractNumId w:val="85"/>
  </w:num>
  <w:num w:numId="69">
    <w:abstractNumId w:val="192"/>
  </w:num>
  <w:num w:numId="70">
    <w:abstractNumId w:val="158"/>
  </w:num>
  <w:num w:numId="71">
    <w:abstractNumId w:val="147"/>
  </w:num>
  <w:num w:numId="72">
    <w:abstractNumId w:val="121"/>
  </w:num>
  <w:num w:numId="73">
    <w:abstractNumId w:val="200"/>
  </w:num>
  <w:num w:numId="74">
    <w:abstractNumId w:val="230"/>
  </w:num>
  <w:num w:numId="75">
    <w:abstractNumId w:val="163"/>
  </w:num>
  <w:num w:numId="76">
    <w:abstractNumId w:val="193"/>
  </w:num>
  <w:num w:numId="77">
    <w:abstractNumId w:val="105"/>
  </w:num>
  <w:num w:numId="78">
    <w:abstractNumId w:val="86"/>
  </w:num>
  <w:num w:numId="79">
    <w:abstractNumId w:val="60"/>
  </w:num>
  <w:num w:numId="80">
    <w:abstractNumId w:val="149"/>
  </w:num>
  <w:num w:numId="81">
    <w:abstractNumId w:val="182"/>
  </w:num>
  <w:num w:numId="82">
    <w:abstractNumId w:val="208"/>
  </w:num>
  <w:num w:numId="83">
    <w:abstractNumId w:val="24"/>
  </w:num>
  <w:num w:numId="84">
    <w:abstractNumId w:val="108"/>
  </w:num>
  <w:num w:numId="85">
    <w:abstractNumId w:val="52"/>
  </w:num>
  <w:num w:numId="86">
    <w:abstractNumId w:val="129"/>
  </w:num>
  <w:num w:numId="87">
    <w:abstractNumId w:val="225"/>
  </w:num>
  <w:num w:numId="88">
    <w:abstractNumId w:val="47"/>
  </w:num>
  <w:num w:numId="89">
    <w:abstractNumId w:val="110"/>
  </w:num>
  <w:num w:numId="90">
    <w:abstractNumId w:val="68"/>
  </w:num>
  <w:num w:numId="91">
    <w:abstractNumId w:val="153"/>
  </w:num>
  <w:num w:numId="92">
    <w:abstractNumId w:val="180"/>
  </w:num>
  <w:num w:numId="93">
    <w:abstractNumId w:val="229"/>
  </w:num>
  <w:num w:numId="94">
    <w:abstractNumId w:val="94"/>
  </w:num>
  <w:num w:numId="95">
    <w:abstractNumId w:val="27"/>
  </w:num>
  <w:num w:numId="96">
    <w:abstractNumId w:val="233"/>
  </w:num>
  <w:num w:numId="97">
    <w:abstractNumId w:val="156"/>
  </w:num>
  <w:num w:numId="98">
    <w:abstractNumId w:val="227"/>
  </w:num>
  <w:num w:numId="99">
    <w:abstractNumId w:val="107"/>
  </w:num>
  <w:num w:numId="100">
    <w:abstractNumId w:val="93"/>
  </w:num>
  <w:num w:numId="101">
    <w:abstractNumId w:val="36"/>
  </w:num>
  <w:num w:numId="102">
    <w:abstractNumId w:val="125"/>
  </w:num>
  <w:num w:numId="103">
    <w:abstractNumId w:val="160"/>
  </w:num>
  <w:num w:numId="104">
    <w:abstractNumId w:val="116"/>
  </w:num>
  <w:num w:numId="105">
    <w:abstractNumId w:val="232"/>
  </w:num>
  <w:num w:numId="106">
    <w:abstractNumId w:val="3"/>
  </w:num>
  <w:num w:numId="107">
    <w:abstractNumId w:val="63"/>
  </w:num>
  <w:num w:numId="108">
    <w:abstractNumId w:val="35"/>
  </w:num>
  <w:num w:numId="109">
    <w:abstractNumId w:val="241"/>
  </w:num>
  <w:num w:numId="110">
    <w:abstractNumId w:val="9"/>
  </w:num>
  <w:num w:numId="111">
    <w:abstractNumId w:val="114"/>
  </w:num>
  <w:num w:numId="112">
    <w:abstractNumId w:val="78"/>
  </w:num>
  <w:num w:numId="113">
    <w:abstractNumId w:val="138"/>
  </w:num>
  <w:num w:numId="114">
    <w:abstractNumId w:val="199"/>
  </w:num>
  <w:num w:numId="115">
    <w:abstractNumId w:val="84"/>
  </w:num>
  <w:num w:numId="116">
    <w:abstractNumId w:val="234"/>
  </w:num>
  <w:num w:numId="117">
    <w:abstractNumId w:val="77"/>
  </w:num>
  <w:num w:numId="118">
    <w:abstractNumId w:val="53"/>
  </w:num>
  <w:num w:numId="119">
    <w:abstractNumId w:val="91"/>
  </w:num>
  <w:num w:numId="120">
    <w:abstractNumId w:val="206"/>
  </w:num>
  <w:num w:numId="121">
    <w:abstractNumId w:val="96"/>
  </w:num>
  <w:num w:numId="122">
    <w:abstractNumId w:val="59"/>
  </w:num>
  <w:num w:numId="123">
    <w:abstractNumId w:val="20"/>
  </w:num>
  <w:num w:numId="124">
    <w:abstractNumId w:val="240"/>
  </w:num>
  <w:num w:numId="125">
    <w:abstractNumId w:val="30"/>
  </w:num>
  <w:num w:numId="126">
    <w:abstractNumId w:val="70"/>
  </w:num>
  <w:num w:numId="127">
    <w:abstractNumId w:val="239"/>
  </w:num>
  <w:num w:numId="128">
    <w:abstractNumId w:val="133"/>
  </w:num>
  <w:num w:numId="129">
    <w:abstractNumId w:val="143"/>
  </w:num>
  <w:num w:numId="130">
    <w:abstractNumId w:val="97"/>
  </w:num>
  <w:num w:numId="131">
    <w:abstractNumId w:val="169"/>
  </w:num>
  <w:num w:numId="132">
    <w:abstractNumId w:val="210"/>
  </w:num>
  <w:num w:numId="133">
    <w:abstractNumId w:val="57"/>
  </w:num>
  <w:num w:numId="134">
    <w:abstractNumId w:val="64"/>
  </w:num>
  <w:num w:numId="135">
    <w:abstractNumId w:val="170"/>
  </w:num>
  <w:num w:numId="136">
    <w:abstractNumId w:val="198"/>
  </w:num>
  <w:num w:numId="137">
    <w:abstractNumId w:val="11"/>
  </w:num>
  <w:num w:numId="138">
    <w:abstractNumId w:val="167"/>
  </w:num>
  <w:num w:numId="139">
    <w:abstractNumId w:val="28"/>
  </w:num>
  <w:num w:numId="140">
    <w:abstractNumId w:val="90"/>
  </w:num>
  <w:num w:numId="141">
    <w:abstractNumId w:val="75"/>
  </w:num>
  <w:num w:numId="142">
    <w:abstractNumId w:val="104"/>
  </w:num>
  <w:num w:numId="143">
    <w:abstractNumId w:val="141"/>
  </w:num>
  <w:num w:numId="144">
    <w:abstractNumId w:val="157"/>
  </w:num>
  <w:num w:numId="145">
    <w:abstractNumId w:val="119"/>
  </w:num>
  <w:num w:numId="146">
    <w:abstractNumId w:val="115"/>
  </w:num>
  <w:num w:numId="147">
    <w:abstractNumId w:val="185"/>
  </w:num>
  <w:num w:numId="148">
    <w:abstractNumId w:val="18"/>
  </w:num>
  <w:num w:numId="149">
    <w:abstractNumId w:val="137"/>
  </w:num>
  <w:num w:numId="150">
    <w:abstractNumId w:val="41"/>
  </w:num>
  <w:num w:numId="151">
    <w:abstractNumId w:val="123"/>
  </w:num>
  <w:num w:numId="152">
    <w:abstractNumId w:val="87"/>
  </w:num>
  <w:num w:numId="153">
    <w:abstractNumId w:val="95"/>
  </w:num>
  <w:num w:numId="154">
    <w:abstractNumId w:val="109"/>
  </w:num>
  <w:num w:numId="155">
    <w:abstractNumId w:val="74"/>
  </w:num>
  <w:num w:numId="156">
    <w:abstractNumId w:val="71"/>
  </w:num>
  <w:num w:numId="157">
    <w:abstractNumId w:val="178"/>
  </w:num>
  <w:num w:numId="158">
    <w:abstractNumId w:val="205"/>
  </w:num>
  <w:num w:numId="159">
    <w:abstractNumId w:val="79"/>
  </w:num>
  <w:num w:numId="160">
    <w:abstractNumId w:val="5"/>
  </w:num>
  <w:num w:numId="161">
    <w:abstractNumId w:val="103"/>
  </w:num>
  <w:num w:numId="162">
    <w:abstractNumId w:val="215"/>
  </w:num>
  <w:num w:numId="163">
    <w:abstractNumId w:val="100"/>
  </w:num>
  <w:num w:numId="164">
    <w:abstractNumId w:val="218"/>
  </w:num>
  <w:num w:numId="165">
    <w:abstractNumId w:val="4"/>
  </w:num>
  <w:num w:numId="166">
    <w:abstractNumId w:val="174"/>
  </w:num>
  <w:num w:numId="167">
    <w:abstractNumId w:val="152"/>
  </w:num>
  <w:num w:numId="168">
    <w:abstractNumId w:val="14"/>
  </w:num>
  <w:num w:numId="169">
    <w:abstractNumId w:val="16"/>
  </w:num>
  <w:num w:numId="170">
    <w:abstractNumId w:val="211"/>
  </w:num>
  <w:num w:numId="171">
    <w:abstractNumId w:val="221"/>
  </w:num>
  <w:num w:numId="172">
    <w:abstractNumId w:val="184"/>
  </w:num>
  <w:num w:numId="173">
    <w:abstractNumId w:val="1"/>
  </w:num>
  <w:num w:numId="174">
    <w:abstractNumId w:val="217"/>
  </w:num>
  <w:num w:numId="175">
    <w:abstractNumId w:val="144"/>
  </w:num>
  <w:num w:numId="176">
    <w:abstractNumId w:val="21"/>
  </w:num>
  <w:num w:numId="177">
    <w:abstractNumId w:val="136"/>
  </w:num>
  <w:num w:numId="178">
    <w:abstractNumId w:val="197"/>
  </w:num>
  <w:num w:numId="179">
    <w:abstractNumId w:val="202"/>
  </w:num>
  <w:num w:numId="180">
    <w:abstractNumId w:val="48"/>
  </w:num>
  <w:num w:numId="181">
    <w:abstractNumId w:val="171"/>
  </w:num>
  <w:num w:numId="182">
    <w:abstractNumId w:val="62"/>
  </w:num>
  <w:num w:numId="183">
    <w:abstractNumId w:val="154"/>
  </w:num>
  <w:num w:numId="184">
    <w:abstractNumId w:val="148"/>
  </w:num>
  <w:num w:numId="185">
    <w:abstractNumId w:val="19"/>
  </w:num>
  <w:num w:numId="186">
    <w:abstractNumId w:val="66"/>
  </w:num>
  <w:num w:numId="187">
    <w:abstractNumId w:val="175"/>
  </w:num>
  <w:num w:numId="188">
    <w:abstractNumId w:val="224"/>
  </w:num>
  <w:num w:numId="189">
    <w:abstractNumId w:val="204"/>
  </w:num>
  <w:num w:numId="190">
    <w:abstractNumId w:val="159"/>
  </w:num>
  <w:num w:numId="191">
    <w:abstractNumId w:val="61"/>
  </w:num>
  <w:num w:numId="192">
    <w:abstractNumId w:val="29"/>
  </w:num>
  <w:num w:numId="193">
    <w:abstractNumId w:val="176"/>
  </w:num>
  <w:num w:numId="194">
    <w:abstractNumId w:val="207"/>
  </w:num>
  <w:num w:numId="195">
    <w:abstractNumId w:val="43"/>
  </w:num>
  <w:num w:numId="196">
    <w:abstractNumId w:val="118"/>
  </w:num>
  <w:num w:numId="197">
    <w:abstractNumId w:val="132"/>
  </w:num>
  <w:num w:numId="198">
    <w:abstractNumId w:val="195"/>
  </w:num>
  <w:num w:numId="199">
    <w:abstractNumId w:val="45"/>
  </w:num>
  <w:num w:numId="200">
    <w:abstractNumId w:val="140"/>
  </w:num>
  <w:num w:numId="201">
    <w:abstractNumId w:val="12"/>
  </w:num>
  <w:num w:numId="202">
    <w:abstractNumId w:val="99"/>
  </w:num>
  <w:num w:numId="203">
    <w:abstractNumId w:val="183"/>
  </w:num>
  <w:num w:numId="204">
    <w:abstractNumId w:val="238"/>
  </w:num>
  <w:num w:numId="205">
    <w:abstractNumId w:val="38"/>
  </w:num>
  <w:num w:numId="206">
    <w:abstractNumId w:val="117"/>
  </w:num>
  <w:num w:numId="207">
    <w:abstractNumId w:val="102"/>
  </w:num>
  <w:num w:numId="208">
    <w:abstractNumId w:val="31"/>
  </w:num>
  <w:num w:numId="209">
    <w:abstractNumId w:val="142"/>
  </w:num>
  <w:num w:numId="210">
    <w:abstractNumId w:val="188"/>
  </w:num>
  <w:num w:numId="211">
    <w:abstractNumId w:val="166"/>
  </w:num>
  <w:num w:numId="212">
    <w:abstractNumId w:val="177"/>
  </w:num>
  <w:num w:numId="213">
    <w:abstractNumId w:val="139"/>
  </w:num>
  <w:num w:numId="214">
    <w:abstractNumId w:val="39"/>
  </w:num>
  <w:num w:numId="215">
    <w:abstractNumId w:val="101"/>
  </w:num>
  <w:num w:numId="216">
    <w:abstractNumId w:val="173"/>
  </w:num>
  <w:num w:numId="217">
    <w:abstractNumId w:val="25"/>
  </w:num>
  <w:num w:numId="218">
    <w:abstractNumId w:val="179"/>
  </w:num>
  <w:num w:numId="219">
    <w:abstractNumId w:val="81"/>
  </w:num>
  <w:num w:numId="220">
    <w:abstractNumId w:val="214"/>
  </w:num>
  <w:num w:numId="221">
    <w:abstractNumId w:val="51"/>
  </w:num>
  <w:num w:numId="222">
    <w:abstractNumId w:val="203"/>
  </w:num>
  <w:num w:numId="223">
    <w:abstractNumId w:val="161"/>
  </w:num>
  <w:num w:numId="224">
    <w:abstractNumId w:val="222"/>
  </w:num>
  <w:num w:numId="225">
    <w:abstractNumId w:val="168"/>
  </w:num>
  <w:num w:numId="226">
    <w:abstractNumId w:val="155"/>
  </w:num>
  <w:num w:numId="227">
    <w:abstractNumId w:val="164"/>
  </w:num>
  <w:num w:numId="228">
    <w:abstractNumId w:val="44"/>
  </w:num>
  <w:num w:numId="229">
    <w:abstractNumId w:val="22"/>
  </w:num>
  <w:num w:numId="230">
    <w:abstractNumId w:val="2"/>
  </w:num>
  <w:num w:numId="231">
    <w:abstractNumId w:val="88"/>
  </w:num>
  <w:num w:numId="232">
    <w:abstractNumId w:val="7"/>
  </w:num>
  <w:num w:numId="233">
    <w:abstractNumId w:val="65"/>
  </w:num>
  <w:num w:numId="234">
    <w:abstractNumId w:val="237"/>
  </w:num>
  <w:num w:numId="235">
    <w:abstractNumId w:val="40"/>
  </w:num>
  <w:num w:numId="236">
    <w:abstractNumId w:val="165"/>
  </w:num>
  <w:num w:numId="23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112"/>
  </w:num>
  <w:num w:numId="239">
    <w:abstractNumId w:val="194"/>
  </w:num>
  <w:num w:numId="240">
    <w:abstractNumId w:val="172"/>
  </w:num>
  <w:num w:numId="241">
    <w:abstractNumId w:val="37"/>
  </w:num>
  <w:num w:numId="242">
    <w:abstractNumId w:val="145"/>
  </w:num>
  <w:num w:numId="243">
    <w:abstractNumId w:val="135"/>
  </w:num>
  <w:numIdMacAtCleanup w:val="2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 Xu">
    <w15:presenceInfo w15:providerId="Windows Live" w15:userId="a95211f8d169bd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4D6"/>
    <w:rsid w:val="00001984"/>
    <w:rsid w:val="00001AF2"/>
    <w:rsid w:val="00001BD5"/>
    <w:rsid w:val="00002404"/>
    <w:rsid w:val="00002502"/>
    <w:rsid w:val="00002D32"/>
    <w:rsid w:val="00003F0D"/>
    <w:rsid w:val="000056AD"/>
    <w:rsid w:val="00006376"/>
    <w:rsid w:val="00006B81"/>
    <w:rsid w:val="00006E14"/>
    <w:rsid w:val="00006E52"/>
    <w:rsid w:val="00007D20"/>
    <w:rsid w:val="00010188"/>
    <w:rsid w:val="00010BF4"/>
    <w:rsid w:val="00010FA1"/>
    <w:rsid w:val="000117CE"/>
    <w:rsid w:val="000119A3"/>
    <w:rsid w:val="0001240F"/>
    <w:rsid w:val="00012464"/>
    <w:rsid w:val="000126D6"/>
    <w:rsid w:val="00012CA0"/>
    <w:rsid w:val="00012E17"/>
    <w:rsid w:val="00012EE9"/>
    <w:rsid w:val="00013AAC"/>
    <w:rsid w:val="00013FD3"/>
    <w:rsid w:val="0001437A"/>
    <w:rsid w:val="00014462"/>
    <w:rsid w:val="000146AC"/>
    <w:rsid w:val="000148E2"/>
    <w:rsid w:val="00015D40"/>
    <w:rsid w:val="00016874"/>
    <w:rsid w:val="0001706F"/>
    <w:rsid w:val="00017203"/>
    <w:rsid w:val="000177E2"/>
    <w:rsid w:val="00017E46"/>
    <w:rsid w:val="0002010C"/>
    <w:rsid w:val="0002048A"/>
    <w:rsid w:val="000204C8"/>
    <w:rsid w:val="000208F0"/>
    <w:rsid w:val="00020E1F"/>
    <w:rsid w:val="00020F41"/>
    <w:rsid w:val="00021001"/>
    <w:rsid w:val="00021327"/>
    <w:rsid w:val="00021A5F"/>
    <w:rsid w:val="00022618"/>
    <w:rsid w:val="000229A4"/>
    <w:rsid w:val="00022B30"/>
    <w:rsid w:val="00022E1A"/>
    <w:rsid w:val="00022E8B"/>
    <w:rsid w:val="000230BB"/>
    <w:rsid w:val="0002339C"/>
    <w:rsid w:val="00023A02"/>
    <w:rsid w:val="00023A48"/>
    <w:rsid w:val="00024850"/>
    <w:rsid w:val="00024B84"/>
    <w:rsid w:val="00025B18"/>
    <w:rsid w:val="00025E2C"/>
    <w:rsid w:val="00026056"/>
    <w:rsid w:val="00026546"/>
    <w:rsid w:val="00026A54"/>
    <w:rsid w:val="00027A8D"/>
    <w:rsid w:val="000303CF"/>
    <w:rsid w:val="0003060F"/>
    <w:rsid w:val="00030791"/>
    <w:rsid w:val="00030D1D"/>
    <w:rsid w:val="000314FA"/>
    <w:rsid w:val="00031570"/>
    <w:rsid w:val="0003169A"/>
    <w:rsid w:val="00031AEA"/>
    <w:rsid w:val="00031F4B"/>
    <w:rsid w:val="00032660"/>
    <w:rsid w:val="00033B90"/>
    <w:rsid w:val="00033CFF"/>
    <w:rsid w:val="0003411F"/>
    <w:rsid w:val="00034CF8"/>
    <w:rsid w:val="00035302"/>
    <w:rsid w:val="00035BB7"/>
    <w:rsid w:val="000363CD"/>
    <w:rsid w:val="00036517"/>
    <w:rsid w:val="000369A9"/>
    <w:rsid w:val="00036B83"/>
    <w:rsid w:val="0003740A"/>
    <w:rsid w:val="00037585"/>
    <w:rsid w:val="00037879"/>
    <w:rsid w:val="00037A9B"/>
    <w:rsid w:val="00040439"/>
    <w:rsid w:val="00040530"/>
    <w:rsid w:val="00040D6D"/>
    <w:rsid w:val="000416AC"/>
    <w:rsid w:val="0004180B"/>
    <w:rsid w:val="00041E50"/>
    <w:rsid w:val="00041F3D"/>
    <w:rsid w:val="00041FA2"/>
    <w:rsid w:val="000421D5"/>
    <w:rsid w:val="000423C5"/>
    <w:rsid w:val="00043639"/>
    <w:rsid w:val="00043E71"/>
    <w:rsid w:val="00044009"/>
    <w:rsid w:val="0004454F"/>
    <w:rsid w:val="00044853"/>
    <w:rsid w:val="000450C9"/>
    <w:rsid w:val="000450E1"/>
    <w:rsid w:val="0004576E"/>
    <w:rsid w:val="000457E8"/>
    <w:rsid w:val="000457F1"/>
    <w:rsid w:val="00045A73"/>
    <w:rsid w:val="00047414"/>
    <w:rsid w:val="00047D2C"/>
    <w:rsid w:val="00050148"/>
    <w:rsid w:val="00050215"/>
    <w:rsid w:val="000504FA"/>
    <w:rsid w:val="00050FF9"/>
    <w:rsid w:val="0005113E"/>
    <w:rsid w:val="000512B0"/>
    <w:rsid w:val="00051BBA"/>
    <w:rsid w:val="00051DB3"/>
    <w:rsid w:val="0005242B"/>
    <w:rsid w:val="00052436"/>
    <w:rsid w:val="000525D6"/>
    <w:rsid w:val="00052D23"/>
    <w:rsid w:val="00052DD2"/>
    <w:rsid w:val="000531BF"/>
    <w:rsid w:val="00053453"/>
    <w:rsid w:val="0005376D"/>
    <w:rsid w:val="000537AF"/>
    <w:rsid w:val="00053991"/>
    <w:rsid w:val="00053AA1"/>
    <w:rsid w:val="00053C03"/>
    <w:rsid w:val="00054029"/>
    <w:rsid w:val="00054C5D"/>
    <w:rsid w:val="00054EE9"/>
    <w:rsid w:val="00055917"/>
    <w:rsid w:val="00055B4D"/>
    <w:rsid w:val="00055FB5"/>
    <w:rsid w:val="000560F3"/>
    <w:rsid w:val="00056175"/>
    <w:rsid w:val="000562DD"/>
    <w:rsid w:val="00056E77"/>
    <w:rsid w:val="00056FE1"/>
    <w:rsid w:val="0005752D"/>
    <w:rsid w:val="00057DE1"/>
    <w:rsid w:val="00057EED"/>
    <w:rsid w:val="000611C1"/>
    <w:rsid w:val="000613E1"/>
    <w:rsid w:val="00061497"/>
    <w:rsid w:val="000615AC"/>
    <w:rsid w:val="00061957"/>
    <w:rsid w:val="00061A8F"/>
    <w:rsid w:val="00061BCC"/>
    <w:rsid w:val="00062037"/>
    <w:rsid w:val="00062709"/>
    <w:rsid w:val="00062902"/>
    <w:rsid w:val="000631FC"/>
    <w:rsid w:val="000638F2"/>
    <w:rsid w:val="00064334"/>
    <w:rsid w:val="000648DF"/>
    <w:rsid w:val="0006546D"/>
    <w:rsid w:val="00065542"/>
    <w:rsid w:val="000656E8"/>
    <w:rsid w:val="000657B7"/>
    <w:rsid w:val="00065847"/>
    <w:rsid w:val="000661D3"/>
    <w:rsid w:val="00066251"/>
    <w:rsid w:val="000663D3"/>
    <w:rsid w:val="000667F2"/>
    <w:rsid w:val="00066A8E"/>
    <w:rsid w:val="00067CA5"/>
    <w:rsid w:val="00067E52"/>
    <w:rsid w:val="000708BB"/>
    <w:rsid w:val="00070971"/>
    <w:rsid w:val="00070D86"/>
    <w:rsid w:val="00071061"/>
    <w:rsid w:val="0007132E"/>
    <w:rsid w:val="000715AA"/>
    <w:rsid w:val="00071600"/>
    <w:rsid w:val="00071DAC"/>
    <w:rsid w:val="00071F23"/>
    <w:rsid w:val="00072062"/>
    <w:rsid w:val="000721B6"/>
    <w:rsid w:val="00072517"/>
    <w:rsid w:val="00072F66"/>
    <w:rsid w:val="000731EF"/>
    <w:rsid w:val="000737E2"/>
    <w:rsid w:val="00073A29"/>
    <w:rsid w:val="0007428D"/>
    <w:rsid w:val="0007439F"/>
    <w:rsid w:val="000747DE"/>
    <w:rsid w:val="00074A19"/>
    <w:rsid w:val="00074D13"/>
    <w:rsid w:val="00074FCF"/>
    <w:rsid w:val="00075190"/>
    <w:rsid w:val="00075A3F"/>
    <w:rsid w:val="00075D6D"/>
    <w:rsid w:val="00075EAB"/>
    <w:rsid w:val="000763C6"/>
    <w:rsid w:val="0007667B"/>
    <w:rsid w:val="00076D6B"/>
    <w:rsid w:val="00076FC8"/>
    <w:rsid w:val="000774B3"/>
    <w:rsid w:val="00080373"/>
    <w:rsid w:val="00080861"/>
    <w:rsid w:val="00080FE1"/>
    <w:rsid w:val="0008154C"/>
    <w:rsid w:val="00081BC3"/>
    <w:rsid w:val="00081C9A"/>
    <w:rsid w:val="000826D9"/>
    <w:rsid w:val="00083165"/>
    <w:rsid w:val="00083C87"/>
    <w:rsid w:val="00083DD7"/>
    <w:rsid w:val="00084D3C"/>
    <w:rsid w:val="00084E29"/>
    <w:rsid w:val="000851F8"/>
    <w:rsid w:val="00085E29"/>
    <w:rsid w:val="00086229"/>
    <w:rsid w:val="00086449"/>
    <w:rsid w:val="000901BA"/>
    <w:rsid w:val="00090302"/>
    <w:rsid w:val="000904B8"/>
    <w:rsid w:val="000906CD"/>
    <w:rsid w:val="000907B2"/>
    <w:rsid w:val="00090D43"/>
    <w:rsid w:val="00091075"/>
    <w:rsid w:val="000916E4"/>
    <w:rsid w:val="000916F5"/>
    <w:rsid w:val="000918BC"/>
    <w:rsid w:val="000918C3"/>
    <w:rsid w:val="000918E4"/>
    <w:rsid w:val="00091C2C"/>
    <w:rsid w:val="0009347F"/>
    <w:rsid w:val="00093500"/>
    <w:rsid w:val="0009448D"/>
    <w:rsid w:val="00094A05"/>
    <w:rsid w:val="00095227"/>
    <w:rsid w:val="00095274"/>
    <w:rsid w:val="00095337"/>
    <w:rsid w:val="000953A4"/>
    <w:rsid w:val="000958A6"/>
    <w:rsid w:val="00095966"/>
    <w:rsid w:val="000961FA"/>
    <w:rsid w:val="00096376"/>
    <w:rsid w:val="000963BA"/>
    <w:rsid w:val="000965F4"/>
    <w:rsid w:val="00096EE5"/>
    <w:rsid w:val="00097C87"/>
    <w:rsid w:val="000A0420"/>
    <w:rsid w:val="000A09B1"/>
    <w:rsid w:val="000A0CA8"/>
    <w:rsid w:val="000A0DAE"/>
    <w:rsid w:val="000A10C1"/>
    <w:rsid w:val="000A1742"/>
    <w:rsid w:val="000A175A"/>
    <w:rsid w:val="000A1D4E"/>
    <w:rsid w:val="000A1E26"/>
    <w:rsid w:val="000A2232"/>
    <w:rsid w:val="000A22AA"/>
    <w:rsid w:val="000A28CE"/>
    <w:rsid w:val="000A2A40"/>
    <w:rsid w:val="000A2AFA"/>
    <w:rsid w:val="000A3380"/>
    <w:rsid w:val="000A4511"/>
    <w:rsid w:val="000A4528"/>
    <w:rsid w:val="000A478D"/>
    <w:rsid w:val="000A5390"/>
    <w:rsid w:val="000A5624"/>
    <w:rsid w:val="000A5724"/>
    <w:rsid w:val="000A5A75"/>
    <w:rsid w:val="000A7635"/>
    <w:rsid w:val="000A794D"/>
    <w:rsid w:val="000A7E53"/>
    <w:rsid w:val="000B02C1"/>
    <w:rsid w:val="000B04EF"/>
    <w:rsid w:val="000B0903"/>
    <w:rsid w:val="000B11B0"/>
    <w:rsid w:val="000B2DA2"/>
    <w:rsid w:val="000B30C7"/>
    <w:rsid w:val="000B3301"/>
    <w:rsid w:val="000B3760"/>
    <w:rsid w:val="000B454A"/>
    <w:rsid w:val="000B4B3E"/>
    <w:rsid w:val="000B51E1"/>
    <w:rsid w:val="000B52DA"/>
    <w:rsid w:val="000B55A4"/>
    <w:rsid w:val="000B6067"/>
    <w:rsid w:val="000B6A48"/>
    <w:rsid w:val="000B6BBA"/>
    <w:rsid w:val="000B732D"/>
    <w:rsid w:val="000B7376"/>
    <w:rsid w:val="000B777B"/>
    <w:rsid w:val="000C0370"/>
    <w:rsid w:val="000C048C"/>
    <w:rsid w:val="000C09FA"/>
    <w:rsid w:val="000C0E95"/>
    <w:rsid w:val="000C1411"/>
    <w:rsid w:val="000C18D2"/>
    <w:rsid w:val="000C1A7E"/>
    <w:rsid w:val="000C1DDA"/>
    <w:rsid w:val="000C21FC"/>
    <w:rsid w:val="000C253C"/>
    <w:rsid w:val="000C299D"/>
    <w:rsid w:val="000C2E9B"/>
    <w:rsid w:val="000C3209"/>
    <w:rsid w:val="000C340E"/>
    <w:rsid w:val="000C3704"/>
    <w:rsid w:val="000C37FE"/>
    <w:rsid w:val="000C3E7B"/>
    <w:rsid w:val="000C3FB1"/>
    <w:rsid w:val="000C3FBA"/>
    <w:rsid w:val="000C5218"/>
    <w:rsid w:val="000C78D9"/>
    <w:rsid w:val="000C78DD"/>
    <w:rsid w:val="000C7C28"/>
    <w:rsid w:val="000D050D"/>
    <w:rsid w:val="000D06A9"/>
    <w:rsid w:val="000D078D"/>
    <w:rsid w:val="000D0F45"/>
    <w:rsid w:val="000D1045"/>
    <w:rsid w:val="000D13A5"/>
    <w:rsid w:val="000D243E"/>
    <w:rsid w:val="000D2DCF"/>
    <w:rsid w:val="000D3941"/>
    <w:rsid w:val="000D39CC"/>
    <w:rsid w:val="000D44D8"/>
    <w:rsid w:val="000D4AE0"/>
    <w:rsid w:val="000D4C1E"/>
    <w:rsid w:val="000D55C6"/>
    <w:rsid w:val="000D5A3D"/>
    <w:rsid w:val="000D602E"/>
    <w:rsid w:val="000D64E0"/>
    <w:rsid w:val="000D702C"/>
    <w:rsid w:val="000D7E65"/>
    <w:rsid w:val="000E00CB"/>
    <w:rsid w:val="000E01CD"/>
    <w:rsid w:val="000E07E9"/>
    <w:rsid w:val="000E09A0"/>
    <w:rsid w:val="000E10D0"/>
    <w:rsid w:val="000E12D1"/>
    <w:rsid w:val="000E14B1"/>
    <w:rsid w:val="000E21AC"/>
    <w:rsid w:val="000E2940"/>
    <w:rsid w:val="000E2B0A"/>
    <w:rsid w:val="000E311E"/>
    <w:rsid w:val="000E364C"/>
    <w:rsid w:val="000E3FDE"/>
    <w:rsid w:val="000E41CF"/>
    <w:rsid w:val="000E44EA"/>
    <w:rsid w:val="000E45BF"/>
    <w:rsid w:val="000E4D95"/>
    <w:rsid w:val="000E4F26"/>
    <w:rsid w:val="000E5261"/>
    <w:rsid w:val="000E55CA"/>
    <w:rsid w:val="000E56AA"/>
    <w:rsid w:val="000E5B75"/>
    <w:rsid w:val="000E5CDD"/>
    <w:rsid w:val="000E5E29"/>
    <w:rsid w:val="000E66BF"/>
    <w:rsid w:val="000E6AB2"/>
    <w:rsid w:val="000E6B9C"/>
    <w:rsid w:val="000E6F6C"/>
    <w:rsid w:val="000E70FA"/>
    <w:rsid w:val="000E7822"/>
    <w:rsid w:val="000E7F7B"/>
    <w:rsid w:val="000F05FD"/>
    <w:rsid w:val="000F0702"/>
    <w:rsid w:val="000F0911"/>
    <w:rsid w:val="000F0941"/>
    <w:rsid w:val="000F0A23"/>
    <w:rsid w:val="000F0DB3"/>
    <w:rsid w:val="000F1164"/>
    <w:rsid w:val="000F1455"/>
    <w:rsid w:val="000F27A2"/>
    <w:rsid w:val="000F3226"/>
    <w:rsid w:val="000F325C"/>
    <w:rsid w:val="000F3934"/>
    <w:rsid w:val="000F3A22"/>
    <w:rsid w:val="000F3A68"/>
    <w:rsid w:val="000F4571"/>
    <w:rsid w:val="000F5680"/>
    <w:rsid w:val="000F5C24"/>
    <w:rsid w:val="000F788B"/>
    <w:rsid w:val="000F7D32"/>
    <w:rsid w:val="001002B7"/>
    <w:rsid w:val="0010057D"/>
    <w:rsid w:val="0010089F"/>
    <w:rsid w:val="001009A7"/>
    <w:rsid w:val="00100C3E"/>
    <w:rsid w:val="0010139A"/>
    <w:rsid w:val="001015D1"/>
    <w:rsid w:val="00102518"/>
    <w:rsid w:val="001026C5"/>
    <w:rsid w:val="00102ACC"/>
    <w:rsid w:val="00102B38"/>
    <w:rsid w:val="00102CE0"/>
    <w:rsid w:val="00102D29"/>
    <w:rsid w:val="001030BF"/>
    <w:rsid w:val="00103243"/>
    <w:rsid w:val="00103261"/>
    <w:rsid w:val="00103296"/>
    <w:rsid w:val="001032AE"/>
    <w:rsid w:val="00103856"/>
    <w:rsid w:val="0010459A"/>
    <w:rsid w:val="00104938"/>
    <w:rsid w:val="00104F1C"/>
    <w:rsid w:val="00105C58"/>
    <w:rsid w:val="00105D49"/>
    <w:rsid w:val="00105DD6"/>
    <w:rsid w:val="00106D6C"/>
    <w:rsid w:val="00106E8B"/>
    <w:rsid w:val="00107145"/>
    <w:rsid w:val="0010720A"/>
    <w:rsid w:val="00107AD6"/>
    <w:rsid w:val="00107E38"/>
    <w:rsid w:val="00110041"/>
    <w:rsid w:val="001100BB"/>
    <w:rsid w:val="001105A1"/>
    <w:rsid w:val="00110948"/>
    <w:rsid w:val="00110DE4"/>
    <w:rsid w:val="00111D6B"/>
    <w:rsid w:val="001121A1"/>
    <w:rsid w:val="001127F0"/>
    <w:rsid w:val="0011325C"/>
    <w:rsid w:val="00113633"/>
    <w:rsid w:val="00113727"/>
    <w:rsid w:val="00113AA5"/>
    <w:rsid w:val="00113F78"/>
    <w:rsid w:val="0011410C"/>
    <w:rsid w:val="00114219"/>
    <w:rsid w:val="00114332"/>
    <w:rsid w:val="001146CF"/>
    <w:rsid w:val="00115705"/>
    <w:rsid w:val="00115AAF"/>
    <w:rsid w:val="00115B7A"/>
    <w:rsid w:val="00116043"/>
    <w:rsid w:val="0011692E"/>
    <w:rsid w:val="00116982"/>
    <w:rsid w:val="00117455"/>
    <w:rsid w:val="001174C2"/>
    <w:rsid w:val="001174E8"/>
    <w:rsid w:val="0011750D"/>
    <w:rsid w:val="0011781E"/>
    <w:rsid w:val="0011784E"/>
    <w:rsid w:val="00117C20"/>
    <w:rsid w:val="00117EE3"/>
    <w:rsid w:val="001204FD"/>
    <w:rsid w:val="00120815"/>
    <w:rsid w:val="00120939"/>
    <w:rsid w:val="00121A4C"/>
    <w:rsid w:val="00121AF9"/>
    <w:rsid w:val="001225AF"/>
    <w:rsid w:val="001226D3"/>
    <w:rsid w:val="00122C1C"/>
    <w:rsid w:val="00122CC1"/>
    <w:rsid w:val="0012362B"/>
    <w:rsid w:val="00123C4A"/>
    <w:rsid w:val="00123E48"/>
    <w:rsid w:val="001243C0"/>
    <w:rsid w:val="00124B6B"/>
    <w:rsid w:val="00124C85"/>
    <w:rsid w:val="00124F33"/>
    <w:rsid w:val="001253F4"/>
    <w:rsid w:val="0012557C"/>
    <w:rsid w:val="0012589E"/>
    <w:rsid w:val="00125A33"/>
    <w:rsid w:val="00125B83"/>
    <w:rsid w:val="0012600F"/>
    <w:rsid w:val="0012603F"/>
    <w:rsid w:val="001260FF"/>
    <w:rsid w:val="0012624B"/>
    <w:rsid w:val="001263C5"/>
    <w:rsid w:val="001265A3"/>
    <w:rsid w:val="00126BA6"/>
    <w:rsid w:val="00126EC1"/>
    <w:rsid w:val="00127281"/>
    <w:rsid w:val="001273DB"/>
    <w:rsid w:val="0012742A"/>
    <w:rsid w:val="001277DB"/>
    <w:rsid w:val="001279C9"/>
    <w:rsid w:val="00127E0B"/>
    <w:rsid w:val="0013052D"/>
    <w:rsid w:val="001309EA"/>
    <w:rsid w:val="00130CC1"/>
    <w:rsid w:val="00130CCF"/>
    <w:rsid w:val="00130E03"/>
    <w:rsid w:val="001316C3"/>
    <w:rsid w:val="00131B99"/>
    <w:rsid w:val="00131F2B"/>
    <w:rsid w:val="001329BB"/>
    <w:rsid w:val="00133588"/>
    <w:rsid w:val="00133858"/>
    <w:rsid w:val="00133886"/>
    <w:rsid w:val="001342AF"/>
    <w:rsid w:val="001343E6"/>
    <w:rsid w:val="00134797"/>
    <w:rsid w:val="00134C82"/>
    <w:rsid w:val="00134CCA"/>
    <w:rsid w:val="00135027"/>
    <w:rsid w:val="0013562F"/>
    <w:rsid w:val="00135B91"/>
    <w:rsid w:val="00135C1F"/>
    <w:rsid w:val="00136630"/>
    <w:rsid w:val="00136EA0"/>
    <w:rsid w:val="00136F08"/>
    <w:rsid w:val="0013725A"/>
    <w:rsid w:val="00137308"/>
    <w:rsid w:val="00137835"/>
    <w:rsid w:val="001402B1"/>
    <w:rsid w:val="00140494"/>
    <w:rsid w:val="00140C48"/>
    <w:rsid w:val="00140D54"/>
    <w:rsid w:val="00140E7A"/>
    <w:rsid w:val="001411F7"/>
    <w:rsid w:val="0014121F"/>
    <w:rsid w:val="00141C58"/>
    <w:rsid w:val="00142041"/>
    <w:rsid w:val="001421E2"/>
    <w:rsid w:val="00142373"/>
    <w:rsid w:val="00142C83"/>
    <w:rsid w:val="00142F03"/>
    <w:rsid w:val="0014473C"/>
    <w:rsid w:val="00144FB7"/>
    <w:rsid w:val="0014577C"/>
    <w:rsid w:val="001457EE"/>
    <w:rsid w:val="00145B8A"/>
    <w:rsid w:val="001469D9"/>
    <w:rsid w:val="00147145"/>
    <w:rsid w:val="00147365"/>
    <w:rsid w:val="00147CB2"/>
    <w:rsid w:val="00147E16"/>
    <w:rsid w:val="00150238"/>
    <w:rsid w:val="0015028D"/>
    <w:rsid w:val="00150793"/>
    <w:rsid w:val="00150F7D"/>
    <w:rsid w:val="001516C1"/>
    <w:rsid w:val="0015199D"/>
    <w:rsid w:val="0015242C"/>
    <w:rsid w:val="00152449"/>
    <w:rsid w:val="00152C20"/>
    <w:rsid w:val="00152E53"/>
    <w:rsid w:val="00152F0F"/>
    <w:rsid w:val="00153038"/>
    <w:rsid w:val="0015309A"/>
    <w:rsid w:val="00153269"/>
    <w:rsid w:val="0015362A"/>
    <w:rsid w:val="001536A6"/>
    <w:rsid w:val="00153746"/>
    <w:rsid w:val="00153815"/>
    <w:rsid w:val="00153F83"/>
    <w:rsid w:val="0015478C"/>
    <w:rsid w:val="0015537D"/>
    <w:rsid w:val="0015587A"/>
    <w:rsid w:val="00155C19"/>
    <w:rsid w:val="00155EF7"/>
    <w:rsid w:val="00156863"/>
    <w:rsid w:val="00156AF0"/>
    <w:rsid w:val="00156F5F"/>
    <w:rsid w:val="00157E8A"/>
    <w:rsid w:val="0016030E"/>
    <w:rsid w:val="0016122D"/>
    <w:rsid w:val="00161453"/>
    <w:rsid w:val="00161938"/>
    <w:rsid w:val="00161D87"/>
    <w:rsid w:val="00161EB7"/>
    <w:rsid w:val="001620D9"/>
    <w:rsid w:val="0016239F"/>
    <w:rsid w:val="00162945"/>
    <w:rsid w:val="001629B6"/>
    <w:rsid w:val="00162A09"/>
    <w:rsid w:val="00162BBB"/>
    <w:rsid w:val="001638AE"/>
    <w:rsid w:val="001638C5"/>
    <w:rsid w:val="00163F79"/>
    <w:rsid w:val="001644B8"/>
    <w:rsid w:val="001644D2"/>
    <w:rsid w:val="00164810"/>
    <w:rsid w:val="001648AA"/>
    <w:rsid w:val="00165ACD"/>
    <w:rsid w:val="00166641"/>
    <w:rsid w:val="0016698D"/>
    <w:rsid w:val="00166B2A"/>
    <w:rsid w:val="00166B92"/>
    <w:rsid w:val="001672F1"/>
    <w:rsid w:val="00167919"/>
    <w:rsid w:val="00170537"/>
    <w:rsid w:val="0017067A"/>
    <w:rsid w:val="0017069F"/>
    <w:rsid w:val="0017096E"/>
    <w:rsid w:val="00170CD6"/>
    <w:rsid w:val="00170DAE"/>
    <w:rsid w:val="00171987"/>
    <w:rsid w:val="00171DFB"/>
    <w:rsid w:val="00172734"/>
    <w:rsid w:val="00172828"/>
    <w:rsid w:val="00172ABC"/>
    <w:rsid w:val="00172CC1"/>
    <w:rsid w:val="0017331A"/>
    <w:rsid w:val="0017353E"/>
    <w:rsid w:val="00173BCD"/>
    <w:rsid w:val="001742BC"/>
    <w:rsid w:val="001751E4"/>
    <w:rsid w:val="0017551D"/>
    <w:rsid w:val="00175B35"/>
    <w:rsid w:val="001765F5"/>
    <w:rsid w:val="00177213"/>
    <w:rsid w:val="00177572"/>
    <w:rsid w:val="00177C43"/>
    <w:rsid w:val="0018070B"/>
    <w:rsid w:val="00180B6C"/>
    <w:rsid w:val="00180C23"/>
    <w:rsid w:val="00180EB8"/>
    <w:rsid w:val="0018109E"/>
    <w:rsid w:val="00181908"/>
    <w:rsid w:val="001820F6"/>
    <w:rsid w:val="001838E4"/>
    <w:rsid w:val="00184139"/>
    <w:rsid w:val="001841EA"/>
    <w:rsid w:val="00184643"/>
    <w:rsid w:val="00185A85"/>
    <w:rsid w:val="00186417"/>
    <w:rsid w:val="00186679"/>
    <w:rsid w:val="00187073"/>
    <w:rsid w:val="001878FC"/>
    <w:rsid w:val="00187EF3"/>
    <w:rsid w:val="0019057D"/>
    <w:rsid w:val="00190655"/>
    <w:rsid w:val="00191099"/>
    <w:rsid w:val="001911C6"/>
    <w:rsid w:val="001911D5"/>
    <w:rsid w:val="001915B3"/>
    <w:rsid w:val="00192644"/>
    <w:rsid w:val="00193169"/>
    <w:rsid w:val="001939EA"/>
    <w:rsid w:val="00193A9D"/>
    <w:rsid w:val="00193AB8"/>
    <w:rsid w:val="00194B5D"/>
    <w:rsid w:val="00195635"/>
    <w:rsid w:val="0019571B"/>
    <w:rsid w:val="001957C2"/>
    <w:rsid w:val="00195B4F"/>
    <w:rsid w:val="0019601F"/>
    <w:rsid w:val="001961DF"/>
    <w:rsid w:val="001965EC"/>
    <w:rsid w:val="001966BB"/>
    <w:rsid w:val="00196994"/>
    <w:rsid w:val="00196BD2"/>
    <w:rsid w:val="00197085"/>
    <w:rsid w:val="001973BD"/>
    <w:rsid w:val="001974EE"/>
    <w:rsid w:val="001974F6"/>
    <w:rsid w:val="001A0AA9"/>
    <w:rsid w:val="001A10B6"/>
    <w:rsid w:val="001A1177"/>
    <w:rsid w:val="001A27F0"/>
    <w:rsid w:val="001A2AEE"/>
    <w:rsid w:val="001A3597"/>
    <w:rsid w:val="001A3DA8"/>
    <w:rsid w:val="001A3FF0"/>
    <w:rsid w:val="001A3FFE"/>
    <w:rsid w:val="001A41F8"/>
    <w:rsid w:val="001A523F"/>
    <w:rsid w:val="001A55C3"/>
    <w:rsid w:val="001A56FB"/>
    <w:rsid w:val="001A57C9"/>
    <w:rsid w:val="001A5B22"/>
    <w:rsid w:val="001A613C"/>
    <w:rsid w:val="001A6256"/>
    <w:rsid w:val="001A7D08"/>
    <w:rsid w:val="001A7E4B"/>
    <w:rsid w:val="001B0377"/>
    <w:rsid w:val="001B05AA"/>
    <w:rsid w:val="001B0618"/>
    <w:rsid w:val="001B1541"/>
    <w:rsid w:val="001B1B11"/>
    <w:rsid w:val="001B1EDD"/>
    <w:rsid w:val="001B4291"/>
    <w:rsid w:val="001B4470"/>
    <w:rsid w:val="001B4743"/>
    <w:rsid w:val="001B4B1B"/>
    <w:rsid w:val="001B4E1A"/>
    <w:rsid w:val="001B55CA"/>
    <w:rsid w:val="001B6CA3"/>
    <w:rsid w:val="001B6D57"/>
    <w:rsid w:val="001B6DEC"/>
    <w:rsid w:val="001B7494"/>
    <w:rsid w:val="001B7A0D"/>
    <w:rsid w:val="001B7A69"/>
    <w:rsid w:val="001B7FEE"/>
    <w:rsid w:val="001C026B"/>
    <w:rsid w:val="001C04E7"/>
    <w:rsid w:val="001C07FE"/>
    <w:rsid w:val="001C08E7"/>
    <w:rsid w:val="001C0BF0"/>
    <w:rsid w:val="001C1015"/>
    <w:rsid w:val="001C137F"/>
    <w:rsid w:val="001C3942"/>
    <w:rsid w:val="001C3C58"/>
    <w:rsid w:val="001C40CF"/>
    <w:rsid w:val="001C4173"/>
    <w:rsid w:val="001C4ACC"/>
    <w:rsid w:val="001C4C8C"/>
    <w:rsid w:val="001C5034"/>
    <w:rsid w:val="001C5148"/>
    <w:rsid w:val="001C52A5"/>
    <w:rsid w:val="001C538A"/>
    <w:rsid w:val="001C5E00"/>
    <w:rsid w:val="001C6E76"/>
    <w:rsid w:val="001C6F93"/>
    <w:rsid w:val="001C70FD"/>
    <w:rsid w:val="001D03B7"/>
    <w:rsid w:val="001D070A"/>
    <w:rsid w:val="001D0CF1"/>
    <w:rsid w:val="001D1F54"/>
    <w:rsid w:val="001D2C1B"/>
    <w:rsid w:val="001D3AD7"/>
    <w:rsid w:val="001D3F0C"/>
    <w:rsid w:val="001D4194"/>
    <w:rsid w:val="001D4251"/>
    <w:rsid w:val="001D4521"/>
    <w:rsid w:val="001D4935"/>
    <w:rsid w:val="001D4A9A"/>
    <w:rsid w:val="001D4ECD"/>
    <w:rsid w:val="001D50E8"/>
    <w:rsid w:val="001D5B10"/>
    <w:rsid w:val="001D645A"/>
    <w:rsid w:val="001D6505"/>
    <w:rsid w:val="001D6DB6"/>
    <w:rsid w:val="001D6F26"/>
    <w:rsid w:val="001D724B"/>
    <w:rsid w:val="001E029E"/>
    <w:rsid w:val="001E0372"/>
    <w:rsid w:val="001E09A2"/>
    <w:rsid w:val="001E114B"/>
    <w:rsid w:val="001E1154"/>
    <w:rsid w:val="001E1349"/>
    <w:rsid w:val="001E1993"/>
    <w:rsid w:val="001E1A20"/>
    <w:rsid w:val="001E1F73"/>
    <w:rsid w:val="001E216B"/>
    <w:rsid w:val="001E2228"/>
    <w:rsid w:val="001E269F"/>
    <w:rsid w:val="001E2B1E"/>
    <w:rsid w:val="001E360B"/>
    <w:rsid w:val="001E3A37"/>
    <w:rsid w:val="001E43ED"/>
    <w:rsid w:val="001E46C9"/>
    <w:rsid w:val="001E4C65"/>
    <w:rsid w:val="001E4E94"/>
    <w:rsid w:val="001E5C16"/>
    <w:rsid w:val="001E5E9D"/>
    <w:rsid w:val="001E5F9C"/>
    <w:rsid w:val="001E6146"/>
    <w:rsid w:val="001E6153"/>
    <w:rsid w:val="001E643B"/>
    <w:rsid w:val="001E64D8"/>
    <w:rsid w:val="001E693F"/>
    <w:rsid w:val="001E6A56"/>
    <w:rsid w:val="001E71E0"/>
    <w:rsid w:val="001E7221"/>
    <w:rsid w:val="001E73A9"/>
    <w:rsid w:val="001E74EA"/>
    <w:rsid w:val="001E7CBF"/>
    <w:rsid w:val="001F00C6"/>
    <w:rsid w:val="001F0260"/>
    <w:rsid w:val="001F0C65"/>
    <w:rsid w:val="001F1255"/>
    <w:rsid w:val="001F12B2"/>
    <w:rsid w:val="001F1346"/>
    <w:rsid w:val="001F1D11"/>
    <w:rsid w:val="001F22C1"/>
    <w:rsid w:val="001F2846"/>
    <w:rsid w:val="001F2F4E"/>
    <w:rsid w:val="001F31F6"/>
    <w:rsid w:val="001F34CF"/>
    <w:rsid w:val="001F366C"/>
    <w:rsid w:val="001F3721"/>
    <w:rsid w:val="001F37D3"/>
    <w:rsid w:val="001F386B"/>
    <w:rsid w:val="001F3901"/>
    <w:rsid w:val="001F3BC4"/>
    <w:rsid w:val="001F3C98"/>
    <w:rsid w:val="001F415C"/>
    <w:rsid w:val="001F490A"/>
    <w:rsid w:val="001F4A67"/>
    <w:rsid w:val="001F4B08"/>
    <w:rsid w:val="001F4DED"/>
    <w:rsid w:val="001F5853"/>
    <w:rsid w:val="001F63F7"/>
    <w:rsid w:val="001F6A0A"/>
    <w:rsid w:val="001F6F43"/>
    <w:rsid w:val="001F747A"/>
    <w:rsid w:val="001F7508"/>
    <w:rsid w:val="00200854"/>
    <w:rsid w:val="00202366"/>
    <w:rsid w:val="00202AA4"/>
    <w:rsid w:val="002031EB"/>
    <w:rsid w:val="002031FC"/>
    <w:rsid w:val="00203579"/>
    <w:rsid w:val="002035B9"/>
    <w:rsid w:val="00203901"/>
    <w:rsid w:val="002042EA"/>
    <w:rsid w:val="00204C2B"/>
    <w:rsid w:val="00204EF8"/>
    <w:rsid w:val="00204FE0"/>
    <w:rsid w:val="002051E5"/>
    <w:rsid w:val="0020545B"/>
    <w:rsid w:val="00205549"/>
    <w:rsid w:val="002059CB"/>
    <w:rsid w:val="00205C1F"/>
    <w:rsid w:val="002061AA"/>
    <w:rsid w:val="00206F3E"/>
    <w:rsid w:val="00206FE4"/>
    <w:rsid w:val="0020706B"/>
    <w:rsid w:val="0020744C"/>
    <w:rsid w:val="00207493"/>
    <w:rsid w:val="0020796A"/>
    <w:rsid w:val="00207AC3"/>
    <w:rsid w:val="0021026C"/>
    <w:rsid w:val="00210435"/>
    <w:rsid w:val="00210B92"/>
    <w:rsid w:val="00211033"/>
    <w:rsid w:val="0021128C"/>
    <w:rsid w:val="00211788"/>
    <w:rsid w:val="00212AEB"/>
    <w:rsid w:val="00213C3E"/>
    <w:rsid w:val="00214E3C"/>
    <w:rsid w:val="00214E90"/>
    <w:rsid w:val="00215C69"/>
    <w:rsid w:val="00215F7F"/>
    <w:rsid w:val="00216156"/>
    <w:rsid w:val="0021623A"/>
    <w:rsid w:val="0021629A"/>
    <w:rsid w:val="00216420"/>
    <w:rsid w:val="0021688F"/>
    <w:rsid w:val="00216C5A"/>
    <w:rsid w:val="00216D85"/>
    <w:rsid w:val="00216EBC"/>
    <w:rsid w:val="0021723D"/>
    <w:rsid w:val="00217E32"/>
    <w:rsid w:val="00217FC1"/>
    <w:rsid w:val="00220147"/>
    <w:rsid w:val="0022028A"/>
    <w:rsid w:val="002202A0"/>
    <w:rsid w:val="0022034F"/>
    <w:rsid w:val="00220473"/>
    <w:rsid w:val="002208F4"/>
    <w:rsid w:val="00220B33"/>
    <w:rsid w:val="002212AE"/>
    <w:rsid w:val="002214C2"/>
    <w:rsid w:val="002219ED"/>
    <w:rsid w:val="00221DC6"/>
    <w:rsid w:val="00222321"/>
    <w:rsid w:val="00222B9A"/>
    <w:rsid w:val="002232B5"/>
    <w:rsid w:val="00223389"/>
    <w:rsid w:val="00223CF8"/>
    <w:rsid w:val="00225747"/>
    <w:rsid w:val="002258F4"/>
    <w:rsid w:val="00226552"/>
    <w:rsid w:val="002268B7"/>
    <w:rsid w:val="00226A31"/>
    <w:rsid w:val="00226DAF"/>
    <w:rsid w:val="00226FCF"/>
    <w:rsid w:val="00227F6A"/>
    <w:rsid w:val="002307B5"/>
    <w:rsid w:val="00230E03"/>
    <w:rsid w:val="002312D9"/>
    <w:rsid w:val="0023139B"/>
    <w:rsid w:val="0023146A"/>
    <w:rsid w:val="00231DC3"/>
    <w:rsid w:val="00231E54"/>
    <w:rsid w:val="00232AB2"/>
    <w:rsid w:val="00232C51"/>
    <w:rsid w:val="002335D1"/>
    <w:rsid w:val="0023395C"/>
    <w:rsid w:val="002344D5"/>
    <w:rsid w:val="00234A42"/>
    <w:rsid w:val="00234D6D"/>
    <w:rsid w:val="00234E07"/>
    <w:rsid w:val="00234ECF"/>
    <w:rsid w:val="00235499"/>
    <w:rsid w:val="00235868"/>
    <w:rsid w:val="00236FF6"/>
    <w:rsid w:val="00237F2F"/>
    <w:rsid w:val="002402A2"/>
    <w:rsid w:val="0024079A"/>
    <w:rsid w:val="00240809"/>
    <w:rsid w:val="0024087B"/>
    <w:rsid w:val="00240CF5"/>
    <w:rsid w:val="00240E0E"/>
    <w:rsid w:val="0024145D"/>
    <w:rsid w:val="00241FD2"/>
    <w:rsid w:val="00242324"/>
    <w:rsid w:val="002432FB"/>
    <w:rsid w:val="002439F8"/>
    <w:rsid w:val="0024413F"/>
    <w:rsid w:val="002444B3"/>
    <w:rsid w:val="00244507"/>
    <w:rsid w:val="00244B56"/>
    <w:rsid w:val="0024549A"/>
    <w:rsid w:val="002454AC"/>
    <w:rsid w:val="002459FB"/>
    <w:rsid w:val="00245B38"/>
    <w:rsid w:val="00245C97"/>
    <w:rsid w:val="00245F54"/>
    <w:rsid w:val="00246141"/>
    <w:rsid w:val="002464AC"/>
    <w:rsid w:val="00246954"/>
    <w:rsid w:val="002474DF"/>
    <w:rsid w:val="0024788D"/>
    <w:rsid w:val="0024799E"/>
    <w:rsid w:val="00247C9B"/>
    <w:rsid w:val="0025018E"/>
    <w:rsid w:val="00250539"/>
    <w:rsid w:val="00251036"/>
    <w:rsid w:val="002514AE"/>
    <w:rsid w:val="00251576"/>
    <w:rsid w:val="00251A0E"/>
    <w:rsid w:val="00252CD5"/>
    <w:rsid w:val="00253DD6"/>
    <w:rsid w:val="00254B3B"/>
    <w:rsid w:val="00255499"/>
    <w:rsid w:val="00255504"/>
    <w:rsid w:val="00255ACA"/>
    <w:rsid w:val="00255D41"/>
    <w:rsid w:val="0025636C"/>
    <w:rsid w:val="00256524"/>
    <w:rsid w:val="00257708"/>
    <w:rsid w:val="00257BF1"/>
    <w:rsid w:val="002603AB"/>
    <w:rsid w:val="00260AF6"/>
    <w:rsid w:val="002615D7"/>
    <w:rsid w:val="00261A29"/>
    <w:rsid w:val="00261D9C"/>
    <w:rsid w:val="00261F6A"/>
    <w:rsid w:val="00262289"/>
    <w:rsid w:val="00262DE0"/>
    <w:rsid w:val="00262F1E"/>
    <w:rsid w:val="002632D8"/>
    <w:rsid w:val="002636B4"/>
    <w:rsid w:val="002643C9"/>
    <w:rsid w:val="002647F2"/>
    <w:rsid w:val="00264DBA"/>
    <w:rsid w:val="00265269"/>
    <w:rsid w:val="00266666"/>
    <w:rsid w:val="002666A2"/>
    <w:rsid w:val="002669B1"/>
    <w:rsid w:val="00266AC9"/>
    <w:rsid w:val="00266C09"/>
    <w:rsid w:val="002679EE"/>
    <w:rsid w:val="00270332"/>
    <w:rsid w:val="0027033C"/>
    <w:rsid w:val="00270CCC"/>
    <w:rsid w:val="00270E84"/>
    <w:rsid w:val="00272030"/>
    <w:rsid w:val="00272089"/>
    <w:rsid w:val="0027257E"/>
    <w:rsid w:val="00272676"/>
    <w:rsid w:val="00272C59"/>
    <w:rsid w:val="00272F98"/>
    <w:rsid w:val="002733C4"/>
    <w:rsid w:val="002734D5"/>
    <w:rsid w:val="00273B4A"/>
    <w:rsid w:val="00273C2D"/>
    <w:rsid w:val="002741B2"/>
    <w:rsid w:val="0027463F"/>
    <w:rsid w:val="00274A78"/>
    <w:rsid w:val="00274FB1"/>
    <w:rsid w:val="00275781"/>
    <w:rsid w:val="00275F25"/>
    <w:rsid w:val="00275F74"/>
    <w:rsid w:val="0027666B"/>
    <w:rsid w:val="0027706A"/>
    <w:rsid w:val="0027774F"/>
    <w:rsid w:val="00277CEB"/>
    <w:rsid w:val="00280003"/>
    <w:rsid w:val="00281203"/>
    <w:rsid w:val="0028130A"/>
    <w:rsid w:val="002819E9"/>
    <w:rsid w:val="002826EF"/>
    <w:rsid w:val="002831C1"/>
    <w:rsid w:val="0028389C"/>
    <w:rsid w:val="00283EB4"/>
    <w:rsid w:val="00283FBA"/>
    <w:rsid w:val="00283FCB"/>
    <w:rsid w:val="002844DA"/>
    <w:rsid w:val="0028491B"/>
    <w:rsid w:val="0028499E"/>
    <w:rsid w:val="00285866"/>
    <w:rsid w:val="002863C3"/>
    <w:rsid w:val="002866FC"/>
    <w:rsid w:val="00286778"/>
    <w:rsid w:val="00286D41"/>
    <w:rsid w:val="00287BE4"/>
    <w:rsid w:val="0029007E"/>
    <w:rsid w:val="002905AE"/>
    <w:rsid w:val="00290824"/>
    <w:rsid w:val="00290F69"/>
    <w:rsid w:val="0029142D"/>
    <w:rsid w:val="00291FCB"/>
    <w:rsid w:val="00292B8A"/>
    <w:rsid w:val="00293270"/>
    <w:rsid w:val="002938A3"/>
    <w:rsid w:val="00293A35"/>
    <w:rsid w:val="00294206"/>
    <w:rsid w:val="00294AA9"/>
    <w:rsid w:val="00294D55"/>
    <w:rsid w:val="00295005"/>
    <w:rsid w:val="00295099"/>
    <w:rsid w:val="00295FDF"/>
    <w:rsid w:val="002960E7"/>
    <w:rsid w:val="00296909"/>
    <w:rsid w:val="0029744E"/>
    <w:rsid w:val="002A009C"/>
    <w:rsid w:val="002A03F4"/>
    <w:rsid w:val="002A0443"/>
    <w:rsid w:val="002A0450"/>
    <w:rsid w:val="002A071C"/>
    <w:rsid w:val="002A0C41"/>
    <w:rsid w:val="002A0E59"/>
    <w:rsid w:val="002A10F6"/>
    <w:rsid w:val="002A1810"/>
    <w:rsid w:val="002A1F1D"/>
    <w:rsid w:val="002A256C"/>
    <w:rsid w:val="002A2801"/>
    <w:rsid w:val="002A33C3"/>
    <w:rsid w:val="002A39DC"/>
    <w:rsid w:val="002A40E4"/>
    <w:rsid w:val="002A4668"/>
    <w:rsid w:val="002A4D46"/>
    <w:rsid w:val="002A4E74"/>
    <w:rsid w:val="002A5402"/>
    <w:rsid w:val="002A6063"/>
    <w:rsid w:val="002A6258"/>
    <w:rsid w:val="002A6651"/>
    <w:rsid w:val="002A696C"/>
    <w:rsid w:val="002A79B9"/>
    <w:rsid w:val="002A7A9A"/>
    <w:rsid w:val="002A7D61"/>
    <w:rsid w:val="002A7F5E"/>
    <w:rsid w:val="002B0682"/>
    <w:rsid w:val="002B08B4"/>
    <w:rsid w:val="002B0CC9"/>
    <w:rsid w:val="002B128A"/>
    <w:rsid w:val="002B1C0E"/>
    <w:rsid w:val="002B1CCB"/>
    <w:rsid w:val="002B2370"/>
    <w:rsid w:val="002B23C1"/>
    <w:rsid w:val="002B267B"/>
    <w:rsid w:val="002B2B0E"/>
    <w:rsid w:val="002B38F0"/>
    <w:rsid w:val="002B3C70"/>
    <w:rsid w:val="002B4916"/>
    <w:rsid w:val="002B4C1A"/>
    <w:rsid w:val="002B526F"/>
    <w:rsid w:val="002B584B"/>
    <w:rsid w:val="002B5E0E"/>
    <w:rsid w:val="002B6556"/>
    <w:rsid w:val="002B677A"/>
    <w:rsid w:val="002B69B0"/>
    <w:rsid w:val="002B6CAE"/>
    <w:rsid w:val="002B7350"/>
    <w:rsid w:val="002B78EA"/>
    <w:rsid w:val="002C022D"/>
    <w:rsid w:val="002C176C"/>
    <w:rsid w:val="002C1E39"/>
    <w:rsid w:val="002C2303"/>
    <w:rsid w:val="002C2633"/>
    <w:rsid w:val="002C2916"/>
    <w:rsid w:val="002C2C7D"/>
    <w:rsid w:val="002C2E0E"/>
    <w:rsid w:val="002C40B5"/>
    <w:rsid w:val="002C4173"/>
    <w:rsid w:val="002C4253"/>
    <w:rsid w:val="002C4506"/>
    <w:rsid w:val="002C45D8"/>
    <w:rsid w:val="002C5439"/>
    <w:rsid w:val="002C5AC2"/>
    <w:rsid w:val="002C6061"/>
    <w:rsid w:val="002C6BAA"/>
    <w:rsid w:val="002C6F3D"/>
    <w:rsid w:val="002C736B"/>
    <w:rsid w:val="002C79FF"/>
    <w:rsid w:val="002C7E80"/>
    <w:rsid w:val="002C7F40"/>
    <w:rsid w:val="002D0229"/>
    <w:rsid w:val="002D06E4"/>
    <w:rsid w:val="002D0C7A"/>
    <w:rsid w:val="002D134D"/>
    <w:rsid w:val="002D230F"/>
    <w:rsid w:val="002D233B"/>
    <w:rsid w:val="002D2597"/>
    <w:rsid w:val="002D28A6"/>
    <w:rsid w:val="002D2C6A"/>
    <w:rsid w:val="002D30B7"/>
    <w:rsid w:val="002D3284"/>
    <w:rsid w:val="002D32DB"/>
    <w:rsid w:val="002D37CE"/>
    <w:rsid w:val="002D38CF"/>
    <w:rsid w:val="002D3D28"/>
    <w:rsid w:val="002D3F70"/>
    <w:rsid w:val="002D4364"/>
    <w:rsid w:val="002D4BA6"/>
    <w:rsid w:val="002D4E39"/>
    <w:rsid w:val="002D4F7A"/>
    <w:rsid w:val="002D527D"/>
    <w:rsid w:val="002D5864"/>
    <w:rsid w:val="002D6035"/>
    <w:rsid w:val="002D66E9"/>
    <w:rsid w:val="002D6BEC"/>
    <w:rsid w:val="002D71A6"/>
    <w:rsid w:val="002D77A5"/>
    <w:rsid w:val="002D77B5"/>
    <w:rsid w:val="002D7AFE"/>
    <w:rsid w:val="002D7E1E"/>
    <w:rsid w:val="002D7F3D"/>
    <w:rsid w:val="002E00D4"/>
    <w:rsid w:val="002E02B3"/>
    <w:rsid w:val="002E0790"/>
    <w:rsid w:val="002E0F11"/>
    <w:rsid w:val="002E1533"/>
    <w:rsid w:val="002E1A89"/>
    <w:rsid w:val="002E2BD6"/>
    <w:rsid w:val="002E2D7D"/>
    <w:rsid w:val="002E2DDA"/>
    <w:rsid w:val="002E3145"/>
    <w:rsid w:val="002E33E8"/>
    <w:rsid w:val="002E3F7E"/>
    <w:rsid w:val="002E51E2"/>
    <w:rsid w:val="002E5637"/>
    <w:rsid w:val="002E573A"/>
    <w:rsid w:val="002E5C9B"/>
    <w:rsid w:val="002E5FC1"/>
    <w:rsid w:val="002E6183"/>
    <w:rsid w:val="002E6437"/>
    <w:rsid w:val="002E649F"/>
    <w:rsid w:val="002E66EF"/>
    <w:rsid w:val="002E67C3"/>
    <w:rsid w:val="002E6D65"/>
    <w:rsid w:val="002E7197"/>
    <w:rsid w:val="002E7430"/>
    <w:rsid w:val="002E7690"/>
    <w:rsid w:val="002E775C"/>
    <w:rsid w:val="002E7EDB"/>
    <w:rsid w:val="002F0B2E"/>
    <w:rsid w:val="002F197C"/>
    <w:rsid w:val="002F1C1D"/>
    <w:rsid w:val="002F21A3"/>
    <w:rsid w:val="002F2248"/>
    <w:rsid w:val="002F310A"/>
    <w:rsid w:val="002F3125"/>
    <w:rsid w:val="002F3362"/>
    <w:rsid w:val="002F3B52"/>
    <w:rsid w:val="002F3BF4"/>
    <w:rsid w:val="002F3FEA"/>
    <w:rsid w:val="002F5068"/>
    <w:rsid w:val="002F5B58"/>
    <w:rsid w:val="002F6508"/>
    <w:rsid w:val="002F6FDE"/>
    <w:rsid w:val="002F77C4"/>
    <w:rsid w:val="002F783F"/>
    <w:rsid w:val="0030040D"/>
    <w:rsid w:val="0030095A"/>
    <w:rsid w:val="00300B00"/>
    <w:rsid w:val="00300B04"/>
    <w:rsid w:val="003018B3"/>
    <w:rsid w:val="0030212D"/>
    <w:rsid w:val="003026AA"/>
    <w:rsid w:val="003027FE"/>
    <w:rsid w:val="003034C6"/>
    <w:rsid w:val="003040CD"/>
    <w:rsid w:val="003043D8"/>
    <w:rsid w:val="00304529"/>
    <w:rsid w:val="00304DC6"/>
    <w:rsid w:val="003056B2"/>
    <w:rsid w:val="00305B5C"/>
    <w:rsid w:val="00306002"/>
    <w:rsid w:val="00306984"/>
    <w:rsid w:val="0030715C"/>
    <w:rsid w:val="003075AD"/>
    <w:rsid w:val="003076A2"/>
    <w:rsid w:val="003115F4"/>
    <w:rsid w:val="003118EE"/>
    <w:rsid w:val="00312222"/>
    <w:rsid w:val="003122CB"/>
    <w:rsid w:val="0031345F"/>
    <w:rsid w:val="003134A3"/>
    <w:rsid w:val="00314407"/>
    <w:rsid w:val="00314B5F"/>
    <w:rsid w:val="00315085"/>
    <w:rsid w:val="003150B5"/>
    <w:rsid w:val="003153B5"/>
    <w:rsid w:val="003154A4"/>
    <w:rsid w:val="003166F1"/>
    <w:rsid w:val="0031719F"/>
    <w:rsid w:val="003174F0"/>
    <w:rsid w:val="0031751F"/>
    <w:rsid w:val="0031778C"/>
    <w:rsid w:val="00317808"/>
    <w:rsid w:val="00317C3D"/>
    <w:rsid w:val="003210D9"/>
    <w:rsid w:val="0032114E"/>
    <w:rsid w:val="00321A10"/>
    <w:rsid w:val="00321A82"/>
    <w:rsid w:val="00321BEE"/>
    <w:rsid w:val="00321E98"/>
    <w:rsid w:val="00321EDD"/>
    <w:rsid w:val="003226D1"/>
    <w:rsid w:val="00322876"/>
    <w:rsid w:val="00322AA6"/>
    <w:rsid w:val="00322D26"/>
    <w:rsid w:val="00322DCB"/>
    <w:rsid w:val="00323562"/>
    <w:rsid w:val="003239D5"/>
    <w:rsid w:val="00323F67"/>
    <w:rsid w:val="00324777"/>
    <w:rsid w:val="00324BCE"/>
    <w:rsid w:val="00324DC9"/>
    <w:rsid w:val="00325405"/>
    <w:rsid w:val="003255B5"/>
    <w:rsid w:val="00325B53"/>
    <w:rsid w:val="00325D22"/>
    <w:rsid w:val="00325DAB"/>
    <w:rsid w:val="003267C0"/>
    <w:rsid w:val="00326D77"/>
    <w:rsid w:val="00326EAD"/>
    <w:rsid w:val="00327A49"/>
    <w:rsid w:val="00327E83"/>
    <w:rsid w:val="0033097E"/>
    <w:rsid w:val="00330A24"/>
    <w:rsid w:val="00331C00"/>
    <w:rsid w:val="00331FC8"/>
    <w:rsid w:val="0033200F"/>
    <w:rsid w:val="0033261B"/>
    <w:rsid w:val="00332ACB"/>
    <w:rsid w:val="00332C0F"/>
    <w:rsid w:val="00332C62"/>
    <w:rsid w:val="00332E3D"/>
    <w:rsid w:val="00333A69"/>
    <w:rsid w:val="00333A71"/>
    <w:rsid w:val="00334173"/>
    <w:rsid w:val="0033479D"/>
    <w:rsid w:val="0033492B"/>
    <w:rsid w:val="00335183"/>
    <w:rsid w:val="0033524D"/>
    <w:rsid w:val="00336A62"/>
    <w:rsid w:val="00336DDD"/>
    <w:rsid w:val="00337917"/>
    <w:rsid w:val="00337B80"/>
    <w:rsid w:val="0034037F"/>
    <w:rsid w:val="003404D4"/>
    <w:rsid w:val="00340513"/>
    <w:rsid w:val="00340660"/>
    <w:rsid w:val="003407E2"/>
    <w:rsid w:val="00340C35"/>
    <w:rsid w:val="00340E6E"/>
    <w:rsid w:val="0034135A"/>
    <w:rsid w:val="003413A0"/>
    <w:rsid w:val="0034152D"/>
    <w:rsid w:val="0034188E"/>
    <w:rsid w:val="00341BDC"/>
    <w:rsid w:val="0034211A"/>
    <w:rsid w:val="0034261C"/>
    <w:rsid w:val="0034371C"/>
    <w:rsid w:val="00343B50"/>
    <w:rsid w:val="00343CD9"/>
    <w:rsid w:val="00343EF4"/>
    <w:rsid w:val="003440C0"/>
    <w:rsid w:val="00345004"/>
    <w:rsid w:val="00345104"/>
    <w:rsid w:val="0034594F"/>
    <w:rsid w:val="00345976"/>
    <w:rsid w:val="00347311"/>
    <w:rsid w:val="003479D1"/>
    <w:rsid w:val="00350226"/>
    <w:rsid w:val="003515C6"/>
    <w:rsid w:val="003516AE"/>
    <w:rsid w:val="00351F86"/>
    <w:rsid w:val="00352021"/>
    <w:rsid w:val="003521CF"/>
    <w:rsid w:val="003527BB"/>
    <w:rsid w:val="0035321A"/>
    <w:rsid w:val="003537A1"/>
    <w:rsid w:val="00353947"/>
    <w:rsid w:val="00353A41"/>
    <w:rsid w:val="00354155"/>
    <w:rsid w:val="0035442B"/>
    <w:rsid w:val="00354B79"/>
    <w:rsid w:val="0035535B"/>
    <w:rsid w:val="00355502"/>
    <w:rsid w:val="003557AC"/>
    <w:rsid w:val="00355952"/>
    <w:rsid w:val="0035722F"/>
    <w:rsid w:val="0036002F"/>
    <w:rsid w:val="003602AC"/>
    <w:rsid w:val="00361519"/>
    <w:rsid w:val="003617A1"/>
    <w:rsid w:val="003619B1"/>
    <w:rsid w:val="00362AFC"/>
    <w:rsid w:val="00362F8F"/>
    <w:rsid w:val="003632E2"/>
    <w:rsid w:val="0036340A"/>
    <w:rsid w:val="00363444"/>
    <w:rsid w:val="0036359D"/>
    <w:rsid w:val="00363657"/>
    <w:rsid w:val="003638DE"/>
    <w:rsid w:val="00363C1C"/>
    <w:rsid w:val="003641A8"/>
    <w:rsid w:val="003641F2"/>
    <w:rsid w:val="00365A2C"/>
    <w:rsid w:val="003669DD"/>
    <w:rsid w:val="00366EBB"/>
    <w:rsid w:val="00366F13"/>
    <w:rsid w:val="00367180"/>
    <w:rsid w:val="00367549"/>
    <w:rsid w:val="0036767C"/>
    <w:rsid w:val="003677BB"/>
    <w:rsid w:val="00370526"/>
    <w:rsid w:val="00370CC7"/>
    <w:rsid w:val="00371804"/>
    <w:rsid w:val="003727E2"/>
    <w:rsid w:val="003728E2"/>
    <w:rsid w:val="00372AB8"/>
    <w:rsid w:val="0037462A"/>
    <w:rsid w:val="00374C66"/>
    <w:rsid w:val="00374E4A"/>
    <w:rsid w:val="0037535D"/>
    <w:rsid w:val="00375825"/>
    <w:rsid w:val="003759DE"/>
    <w:rsid w:val="00375A93"/>
    <w:rsid w:val="00375DE5"/>
    <w:rsid w:val="003760E8"/>
    <w:rsid w:val="00376674"/>
    <w:rsid w:val="00376760"/>
    <w:rsid w:val="003773DB"/>
    <w:rsid w:val="00377819"/>
    <w:rsid w:val="0037784C"/>
    <w:rsid w:val="00377BB9"/>
    <w:rsid w:val="00377FDA"/>
    <w:rsid w:val="0038014F"/>
    <w:rsid w:val="003806EB"/>
    <w:rsid w:val="00380743"/>
    <w:rsid w:val="0038106B"/>
    <w:rsid w:val="00381534"/>
    <w:rsid w:val="0038197B"/>
    <w:rsid w:val="00381B67"/>
    <w:rsid w:val="00381D3B"/>
    <w:rsid w:val="00381DBB"/>
    <w:rsid w:val="00382032"/>
    <w:rsid w:val="00382FED"/>
    <w:rsid w:val="003849CA"/>
    <w:rsid w:val="00384B9C"/>
    <w:rsid w:val="00384BB5"/>
    <w:rsid w:val="00385482"/>
    <w:rsid w:val="00385486"/>
    <w:rsid w:val="003854D9"/>
    <w:rsid w:val="003855E3"/>
    <w:rsid w:val="0038596A"/>
    <w:rsid w:val="00385E9E"/>
    <w:rsid w:val="00385F40"/>
    <w:rsid w:val="0038618E"/>
    <w:rsid w:val="00386561"/>
    <w:rsid w:val="003868C1"/>
    <w:rsid w:val="00386DA6"/>
    <w:rsid w:val="00387393"/>
    <w:rsid w:val="003876CD"/>
    <w:rsid w:val="0038779D"/>
    <w:rsid w:val="00387A27"/>
    <w:rsid w:val="00387EE4"/>
    <w:rsid w:val="00390581"/>
    <w:rsid w:val="00390D31"/>
    <w:rsid w:val="00390EEA"/>
    <w:rsid w:val="003912F7"/>
    <w:rsid w:val="0039159B"/>
    <w:rsid w:val="00391CC7"/>
    <w:rsid w:val="00391CF4"/>
    <w:rsid w:val="00392CA0"/>
    <w:rsid w:val="00392DB2"/>
    <w:rsid w:val="00393011"/>
    <w:rsid w:val="00393BFD"/>
    <w:rsid w:val="00393C8F"/>
    <w:rsid w:val="00393DA2"/>
    <w:rsid w:val="0039415A"/>
    <w:rsid w:val="003941DA"/>
    <w:rsid w:val="003942D6"/>
    <w:rsid w:val="0039454A"/>
    <w:rsid w:val="00394A1B"/>
    <w:rsid w:val="003952EC"/>
    <w:rsid w:val="003955F0"/>
    <w:rsid w:val="00395766"/>
    <w:rsid w:val="00395DB7"/>
    <w:rsid w:val="00396106"/>
    <w:rsid w:val="003962B2"/>
    <w:rsid w:val="003964A5"/>
    <w:rsid w:val="00396678"/>
    <w:rsid w:val="00396916"/>
    <w:rsid w:val="003969AE"/>
    <w:rsid w:val="00396D0D"/>
    <w:rsid w:val="00396F93"/>
    <w:rsid w:val="0039704E"/>
    <w:rsid w:val="0039716E"/>
    <w:rsid w:val="00397300"/>
    <w:rsid w:val="003A04E5"/>
    <w:rsid w:val="003A05E0"/>
    <w:rsid w:val="003A0A6C"/>
    <w:rsid w:val="003A0B8D"/>
    <w:rsid w:val="003A0CAB"/>
    <w:rsid w:val="003A1342"/>
    <w:rsid w:val="003A14F6"/>
    <w:rsid w:val="003A1EE3"/>
    <w:rsid w:val="003A25CA"/>
    <w:rsid w:val="003A44F3"/>
    <w:rsid w:val="003A4B9C"/>
    <w:rsid w:val="003A5303"/>
    <w:rsid w:val="003A59A4"/>
    <w:rsid w:val="003A5B92"/>
    <w:rsid w:val="003A5D85"/>
    <w:rsid w:val="003A5DBE"/>
    <w:rsid w:val="003A6906"/>
    <w:rsid w:val="003A6C86"/>
    <w:rsid w:val="003A6ED3"/>
    <w:rsid w:val="003A71C3"/>
    <w:rsid w:val="003A79ED"/>
    <w:rsid w:val="003A7B1D"/>
    <w:rsid w:val="003A7DF0"/>
    <w:rsid w:val="003B0594"/>
    <w:rsid w:val="003B077E"/>
    <w:rsid w:val="003B09AB"/>
    <w:rsid w:val="003B15F2"/>
    <w:rsid w:val="003B16E1"/>
    <w:rsid w:val="003B1A5D"/>
    <w:rsid w:val="003B1A94"/>
    <w:rsid w:val="003B1B6D"/>
    <w:rsid w:val="003B1BD8"/>
    <w:rsid w:val="003B1EFF"/>
    <w:rsid w:val="003B2432"/>
    <w:rsid w:val="003B28B1"/>
    <w:rsid w:val="003B333A"/>
    <w:rsid w:val="003B3AB0"/>
    <w:rsid w:val="003B3CA8"/>
    <w:rsid w:val="003B3E72"/>
    <w:rsid w:val="003B3E9A"/>
    <w:rsid w:val="003B4248"/>
    <w:rsid w:val="003B46F4"/>
    <w:rsid w:val="003B4CC6"/>
    <w:rsid w:val="003B4EC2"/>
    <w:rsid w:val="003B51AB"/>
    <w:rsid w:val="003B5A65"/>
    <w:rsid w:val="003B5AFF"/>
    <w:rsid w:val="003B61D1"/>
    <w:rsid w:val="003B632C"/>
    <w:rsid w:val="003B7375"/>
    <w:rsid w:val="003B78C6"/>
    <w:rsid w:val="003B7948"/>
    <w:rsid w:val="003C038A"/>
    <w:rsid w:val="003C0550"/>
    <w:rsid w:val="003C0A64"/>
    <w:rsid w:val="003C1AC1"/>
    <w:rsid w:val="003C1B1E"/>
    <w:rsid w:val="003C1B91"/>
    <w:rsid w:val="003C2286"/>
    <w:rsid w:val="003C2790"/>
    <w:rsid w:val="003C2B25"/>
    <w:rsid w:val="003C32B1"/>
    <w:rsid w:val="003C3367"/>
    <w:rsid w:val="003C3568"/>
    <w:rsid w:val="003C412F"/>
    <w:rsid w:val="003C431E"/>
    <w:rsid w:val="003C467A"/>
    <w:rsid w:val="003C4709"/>
    <w:rsid w:val="003C4A16"/>
    <w:rsid w:val="003C4A6F"/>
    <w:rsid w:val="003C4C08"/>
    <w:rsid w:val="003C4EE4"/>
    <w:rsid w:val="003C4FC1"/>
    <w:rsid w:val="003C57BF"/>
    <w:rsid w:val="003C5856"/>
    <w:rsid w:val="003C59B5"/>
    <w:rsid w:val="003C5A7D"/>
    <w:rsid w:val="003C5DC2"/>
    <w:rsid w:val="003C73D9"/>
    <w:rsid w:val="003C7577"/>
    <w:rsid w:val="003C78D4"/>
    <w:rsid w:val="003C7ADC"/>
    <w:rsid w:val="003C7D90"/>
    <w:rsid w:val="003D0DD4"/>
    <w:rsid w:val="003D0EDD"/>
    <w:rsid w:val="003D1C43"/>
    <w:rsid w:val="003D1C91"/>
    <w:rsid w:val="003D1D2B"/>
    <w:rsid w:val="003D2813"/>
    <w:rsid w:val="003D2987"/>
    <w:rsid w:val="003D29B6"/>
    <w:rsid w:val="003D2D11"/>
    <w:rsid w:val="003D2EB1"/>
    <w:rsid w:val="003D3303"/>
    <w:rsid w:val="003D36BE"/>
    <w:rsid w:val="003D38CD"/>
    <w:rsid w:val="003D48D0"/>
    <w:rsid w:val="003D49E2"/>
    <w:rsid w:val="003D4B2D"/>
    <w:rsid w:val="003D51FE"/>
    <w:rsid w:val="003D5216"/>
    <w:rsid w:val="003D52CB"/>
    <w:rsid w:val="003D5339"/>
    <w:rsid w:val="003D5389"/>
    <w:rsid w:val="003D65CA"/>
    <w:rsid w:val="003D668A"/>
    <w:rsid w:val="003D69E7"/>
    <w:rsid w:val="003D74B9"/>
    <w:rsid w:val="003D770D"/>
    <w:rsid w:val="003D79E1"/>
    <w:rsid w:val="003E0E43"/>
    <w:rsid w:val="003E1BAD"/>
    <w:rsid w:val="003E203F"/>
    <w:rsid w:val="003E26D4"/>
    <w:rsid w:val="003E3122"/>
    <w:rsid w:val="003E32E1"/>
    <w:rsid w:val="003E331D"/>
    <w:rsid w:val="003E4686"/>
    <w:rsid w:val="003E50E1"/>
    <w:rsid w:val="003E55E9"/>
    <w:rsid w:val="003E5A01"/>
    <w:rsid w:val="003E5C61"/>
    <w:rsid w:val="003E5DE2"/>
    <w:rsid w:val="003E6094"/>
    <w:rsid w:val="003E6213"/>
    <w:rsid w:val="003E64D8"/>
    <w:rsid w:val="003E650C"/>
    <w:rsid w:val="003E655E"/>
    <w:rsid w:val="003E7601"/>
    <w:rsid w:val="003E787A"/>
    <w:rsid w:val="003E7B09"/>
    <w:rsid w:val="003E7E73"/>
    <w:rsid w:val="003F0886"/>
    <w:rsid w:val="003F0A98"/>
    <w:rsid w:val="003F1036"/>
    <w:rsid w:val="003F1C17"/>
    <w:rsid w:val="003F204D"/>
    <w:rsid w:val="003F2DD4"/>
    <w:rsid w:val="003F3491"/>
    <w:rsid w:val="003F35E9"/>
    <w:rsid w:val="003F428D"/>
    <w:rsid w:val="003F4B08"/>
    <w:rsid w:val="003F5080"/>
    <w:rsid w:val="003F5418"/>
    <w:rsid w:val="003F58BD"/>
    <w:rsid w:val="003F59CB"/>
    <w:rsid w:val="003F5B47"/>
    <w:rsid w:val="003F5CAA"/>
    <w:rsid w:val="003F675B"/>
    <w:rsid w:val="003F77D0"/>
    <w:rsid w:val="00400286"/>
    <w:rsid w:val="004005B5"/>
    <w:rsid w:val="00400832"/>
    <w:rsid w:val="00400A39"/>
    <w:rsid w:val="00400D49"/>
    <w:rsid w:val="004010F3"/>
    <w:rsid w:val="0040172D"/>
    <w:rsid w:val="004027F6"/>
    <w:rsid w:val="00402835"/>
    <w:rsid w:val="00402C92"/>
    <w:rsid w:val="00402D3B"/>
    <w:rsid w:val="00402D86"/>
    <w:rsid w:val="00402FD4"/>
    <w:rsid w:val="00403114"/>
    <w:rsid w:val="00403CC5"/>
    <w:rsid w:val="004044C2"/>
    <w:rsid w:val="00405020"/>
    <w:rsid w:val="004051CA"/>
    <w:rsid w:val="0040585A"/>
    <w:rsid w:val="00405A6E"/>
    <w:rsid w:val="00405E49"/>
    <w:rsid w:val="0040617D"/>
    <w:rsid w:val="00406BED"/>
    <w:rsid w:val="00406E2E"/>
    <w:rsid w:val="0040758E"/>
    <w:rsid w:val="00407919"/>
    <w:rsid w:val="00407BCE"/>
    <w:rsid w:val="00410667"/>
    <w:rsid w:val="00410684"/>
    <w:rsid w:val="00410F7D"/>
    <w:rsid w:val="00411298"/>
    <w:rsid w:val="004116FB"/>
    <w:rsid w:val="00411C72"/>
    <w:rsid w:val="004120BA"/>
    <w:rsid w:val="0041344F"/>
    <w:rsid w:val="0041362E"/>
    <w:rsid w:val="00413BB1"/>
    <w:rsid w:val="00413F0A"/>
    <w:rsid w:val="00414BF7"/>
    <w:rsid w:val="00414C5A"/>
    <w:rsid w:val="0041555A"/>
    <w:rsid w:val="004157BE"/>
    <w:rsid w:val="004159AE"/>
    <w:rsid w:val="00415E59"/>
    <w:rsid w:val="00415E9E"/>
    <w:rsid w:val="00416147"/>
    <w:rsid w:val="00416789"/>
    <w:rsid w:val="00416BF3"/>
    <w:rsid w:val="004172C8"/>
    <w:rsid w:val="00417B14"/>
    <w:rsid w:val="00417C26"/>
    <w:rsid w:val="00417D32"/>
    <w:rsid w:val="00417E77"/>
    <w:rsid w:val="00420970"/>
    <w:rsid w:val="00420AE5"/>
    <w:rsid w:val="00420E63"/>
    <w:rsid w:val="00421667"/>
    <w:rsid w:val="00421CED"/>
    <w:rsid w:val="00421F01"/>
    <w:rsid w:val="00422094"/>
    <w:rsid w:val="00422182"/>
    <w:rsid w:val="00422AA8"/>
    <w:rsid w:val="00423000"/>
    <w:rsid w:val="00423584"/>
    <w:rsid w:val="00423A18"/>
    <w:rsid w:val="00424735"/>
    <w:rsid w:val="00424AC9"/>
    <w:rsid w:val="00425426"/>
    <w:rsid w:val="00425D29"/>
    <w:rsid w:val="00425FD2"/>
    <w:rsid w:val="004260FB"/>
    <w:rsid w:val="00426636"/>
    <w:rsid w:val="00426C34"/>
    <w:rsid w:val="00426D6B"/>
    <w:rsid w:val="00427239"/>
    <w:rsid w:val="004272AB"/>
    <w:rsid w:val="0042744F"/>
    <w:rsid w:val="0042754C"/>
    <w:rsid w:val="004276E3"/>
    <w:rsid w:val="00427F08"/>
    <w:rsid w:val="00430686"/>
    <w:rsid w:val="00430DA0"/>
    <w:rsid w:val="00430DA1"/>
    <w:rsid w:val="004312D9"/>
    <w:rsid w:val="00431691"/>
    <w:rsid w:val="004316FD"/>
    <w:rsid w:val="0043182A"/>
    <w:rsid w:val="00431B63"/>
    <w:rsid w:val="004326FB"/>
    <w:rsid w:val="00433336"/>
    <w:rsid w:val="0043342B"/>
    <w:rsid w:val="004335E2"/>
    <w:rsid w:val="0043373E"/>
    <w:rsid w:val="004352DA"/>
    <w:rsid w:val="00435304"/>
    <w:rsid w:val="004356E6"/>
    <w:rsid w:val="004357AF"/>
    <w:rsid w:val="00435D09"/>
    <w:rsid w:val="00435E0F"/>
    <w:rsid w:val="00435F5D"/>
    <w:rsid w:val="00436185"/>
    <w:rsid w:val="004365B1"/>
    <w:rsid w:val="00436EE1"/>
    <w:rsid w:val="004374E8"/>
    <w:rsid w:val="00437D98"/>
    <w:rsid w:val="004405E0"/>
    <w:rsid w:val="00440896"/>
    <w:rsid w:val="00440A2D"/>
    <w:rsid w:val="00440DF3"/>
    <w:rsid w:val="00440E6D"/>
    <w:rsid w:val="004410B6"/>
    <w:rsid w:val="00441269"/>
    <w:rsid w:val="00441A3D"/>
    <w:rsid w:val="00441BA2"/>
    <w:rsid w:val="004428CE"/>
    <w:rsid w:val="00442BBB"/>
    <w:rsid w:val="004436A2"/>
    <w:rsid w:val="004436C6"/>
    <w:rsid w:val="00444001"/>
    <w:rsid w:val="004440FC"/>
    <w:rsid w:val="00444363"/>
    <w:rsid w:val="004444DF"/>
    <w:rsid w:val="004446CC"/>
    <w:rsid w:val="00445641"/>
    <w:rsid w:val="00446DA6"/>
    <w:rsid w:val="004472AF"/>
    <w:rsid w:val="004472D3"/>
    <w:rsid w:val="00447C06"/>
    <w:rsid w:val="00447D81"/>
    <w:rsid w:val="00450CFF"/>
    <w:rsid w:val="00450F53"/>
    <w:rsid w:val="00451AD7"/>
    <w:rsid w:val="00451D9B"/>
    <w:rsid w:val="0045227B"/>
    <w:rsid w:val="00452764"/>
    <w:rsid w:val="00452F39"/>
    <w:rsid w:val="00453130"/>
    <w:rsid w:val="00453A3B"/>
    <w:rsid w:val="0045437E"/>
    <w:rsid w:val="00454726"/>
    <w:rsid w:val="0045481E"/>
    <w:rsid w:val="00454DC5"/>
    <w:rsid w:val="0045577C"/>
    <w:rsid w:val="00455BD4"/>
    <w:rsid w:val="004564B2"/>
    <w:rsid w:val="00456714"/>
    <w:rsid w:val="004569F3"/>
    <w:rsid w:val="00456FAC"/>
    <w:rsid w:val="00457CB0"/>
    <w:rsid w:val="00457ECC"/>
    <w:rsid w:val="004602ED"/>
    <w:rsid w:val="004605C4"/>
    <w:rsid w:val="00460742"/>
    <w:rsid w:val="00460E5F"/>
    <w:rsid w:val="004611D8"/>
    <w:rsid w:val="00461A69"/>
    <w:rsid w:val="00462976"/>
    <w:rsid w:val="00462B7D"/>
    <w:rsid w:val="00463089"/>
    <w:rsid w:val="004635E6"/>
    <w:rsid w:val="004637D7"/>
    <w:rsid w:val="00463A96"/>
    <w:rsid w:val="004640EF"/>
    <w:rsid w:val="004641BB"/>
    <w:rsid w:val="00464AF4"/>
    <w:rsid w:val="00465762"/>
    <w:rsid w:val="00466F70"/>
    <w:rsid w:val="004676E3"/>
    <w:rsid w:val="00467BD2"/>
    <w:rsid w:val="00470290"/>
    <w:rsid w:val="004703E0"/>
    <w:rsid w:val="0047069F"/>
    <w:rsid w:val="00470C83"/>
    <w:rsid w:val="004713EB"/>
    <w:rsid w:val="00471CEB"/>
    <w:rsid w:val="0047242D"/>
    <w:rsid w:val="004726A5"/>
    <w:rsid w:val="004727A0"/>
    <w:rsid w:val="00472C0A"/>
    <w:rsid w:val="00472E71"/>
    <w:rsid w:val="00472ECC"/>
    <w:rsid w:val="004739E7"/>
    <w:rsid w:val="00473ABE"/>
    <w:rsid w:val="0047403E"/>
    <w:rsid w:val="00474CA9"/>
    <w:rsid w:val="00474CB7"/>
    <w:rsid w:val="0047515D"/>
    <w:rsid w:val="00475292"/>
    <w:rsid w:val="004759A4"/>
    <w:rsid w:val="00476061"/>
    <w:rsid w:val="00476DF3"/>
    <w:rsid w:val="00476EE6"/>
    <w:rsid w:val="00476F67"/>
    <w:rsid w:val="00477793"/>
    <w:rsid w:val="00477C71"/>
    <w:rsid w:val="0048059B"/>
    <w:rsid w:val="004806CD"/>
    <w:rsid w:val="004806DA"/>
    <w:rsid w:val="00481253"/>
    <w:rsid w:val="004815F9"/>
    <w:rsid w:val="00481671"/>
    <w:rsid w:val="0048171A"/>
    <w:rsid w:val="004819DA"/>
    <w:rsid w:val="00481B18"/>
    <w:rsid w:val="00481B1D"/>
    <w:rsid w:val="00482D8B"/>
    <w:rsid w:val="004833D2"/>
    <w:rsid w:val="00483955"/>
    <w:rsid w:val="00483973"/>
    <w:rsid w:val="004844CB"/>
    <w:rsid w:val="00484C76"/>
    <w:rsid w:val="00485061"/>
    <w:rsid w:val="004856A6"/>
    <w:rsid w:val="004859FA"/>
    <w:rsid w:val="00485B4D"/>
    <w:rsid w:val="00486BAB"/>
    <w:rsid w:val="00490140"/>
    <w:rsid w:val="00490AFA"/>
    <w:rsid w:val="00491299"/>
    <w:rsid w:val="00491420"/>
    <w:rsid w:val="004916C5"/>
    <w:rsid w:val="00491F9B"/>
    <w:rsid w:val="00492C04"/>
    <w:rsid w:val="00492F68"/>
    <w:rsid w:val="0049379E"/>
    <w:rsid w:val="004943C2"/>
    <w:rsid w:val="00494545"/>
    <w:rsid w:val="00494793"/>
    <w:rsid w:val="00494C10"/>
    <w:rsid w:val="00494C1C"/>
    <w:rsid w:val="00494DE9"/>
    <w:rsid w:val="00494E1F"/>
    <w:rsid w:val="00495029"/>
    <w:rsid w:val="00495176"/>
    <w:rsid w:val="00495BD2"/>
    <w:rsid w:val="004963F2"/>
    <w:rsid w:val="00496C8A"/>
    <w:rsid w:val="00496F4F"/>
    <w:rsid w:val="00497136"/>
    <w:rsid w:val="004A0561"/>
    <w:rsid w:val="004A0593"/>
    <w:rsid w:val="004A06BA"/>
    <w:rsid w:val="004A0B23"/>
    <w:rsid w:val="004A0C22"/>
    <w:rsid w:val="004A0FE5"/>
    <w:rsid w:val="004A156E"/>
    <w:rsid w:val="004A1884"/>
    <w:rsid w:val="004A201E"/>
    <w:rsid w:val="004A20C4"/>
    <w:rsid w:val="004A2278"/>
    <w:rsid w:val="004A22CA"/>
    <w:rsid w:val="004A2AA0"/>
    <w:rsid w:val="004A2D0C"/>
    <w:rsid w:val="004A36AD"/>
    <w:rsid w:val="004A45CD"/>
    <w:rsid w:val="004A496C"/>
    <w:rsid w:val="004A4D73"/>
    <w:rsid w:val="004A556E"/>
    <w:rsid w:val="004A58C7"/>
    <w:rsid w:val="004A5D33"/>
    <w:rsid w:val="004A6474"/>
    <w:rsid w:val="004A79B1"/>
    <w:rsid w:val="004B0592"/>
    <w:rsid w:val="004B07AD"/>
    <w:rsid w:val="004B0A22"/>
    <w:rsid w:val="004B0C02"/>
    <w:rsid w:val="004B0D4C"/>
    <w:rsid w:val="004B12FF"/>
    <w:rsid w:val="004B1792"/>
    <w:rsid w:val="004B17F4"/>
    <w:rsid w:val="004B1C09"/>
    <w:rsid w:val="004B1C6F"/>
    <w:rsid w:val="004B2308"/>
    <w:rsid w:val="004B2547"/>
    <w:rsid w:val="004B28A8"/>
    <w:rsid w:val="004B29E9"/>
    <w:rsid w:val="004B30E3"/>
    <w:rsid w:val="004B3331"/>
    <w:rsid w:val="004B37BF"/>
    <w:rsid w:val="004B39D3"/>
    <w:rsid w:val="004B456A"/>
    <w:rsid w:val="004B5986"/>
    <w:rsid w:val="004B5C66"/>
    <w:rsid w:val="004B601D"/>
    <w:rsid w:val="004B6187"/>
    <w:rsid w:val="004B6284"/>
    <w:rsid w:val="004B6E1A"/>
    <w:rsid w:val="004B7089"/>
    <w:rsid w:val="004B7A8A"/>
    <w:rsid w:val="004B7E8B"/>
    <w:rsid w:val="004C018E"/>
    <w:rsid w:val="004C01E2"/>
    <w:rsid w:val="004C0753"/>
    <w:rsid w:val="004C0981"/>
    <w:rsid w:val="004C0CDF"/>
    <w:rsid w:val="004C14FB"/>
    <w:rsid w:val="004C1955"/>
    <w:rsid w:val="004C1D4A"/>
    <w:rsid w:val="004C1F73"/>
    <w:rsid w:val="004C21F6"/>
    <w:rsid w:val="004C2321"/>
    <w:rsid w:val="004C25CB"/>
    <w:rsid w:val="004C2801"/>
    <w:rsid w:val="004C2CBA"/>
    <w:rsid w:val="004C2FBA"/>
    <w:rsid w:val="004C3152"/>
    <w:rsid w:val="004C31AA"/>
    <w:rsid w:val="004C3BB4"/>
    <w:rsid w:val="004C3BE6"/>
    <w:rsid w:val="004C4299"/>
    <w:rsid w:val="004C491B"/>
    <w:rsid w:val="004C4B02"/>
    <w:rsid w:val="004C5014"/>
    <w:rsid w:val="004C51EE"/>
    <w:rsid w:val="004C57CD"/>
    <w:rsid w:val="004C5974"/>
    <w:rsid w:val="004C5C99"/>
    <w:rsid w:val="004C6586"/>
    <w:rsid w:val="004C75E3"/>
    <w:rsid w:val="004C7669"/>
    <w:rsid w:val="004C7717"/>
    <w:rsid w:val="004C7D62"/>
    <w:rsid w:val="004D0019"/>
    <w:rsid w:val="004D04DA"/>
    <w:rsid w:val="004D0817"/>
    <w:rsid w:val="004D0C17"/>
    <w:rsid w:val="004D1C57"/>
    <w:rsid w:val="004D2628"/>
    <w:rsid w:val="004D2702"/>
    <w:rsid w:val="004D2BB6"/>
    <w:rsid w:val="004D3389"/>
    <w:rsid w:val="004D4041"/>
    <w:rsid w:val="004D44CB"/>
    <w:rsid w:val="004D4AD7"/>
    <w:rsid w:val="004D519C"/>
    <w:rsid w:val="004D54A2"/>
    <w:rsid w:val="004D5650"/>
    <w:rsid w:val="004D57BB"/>
    <w:rsid w:val="004D5DB6"/>
    <w:rsid w:val="004D5EB0"/>
    <w:rsid w:val="004D6241"/>
    <w:rsid w:val="004D6BE9"/>
    <w:rsid w:val="004D6EE3"/>
    <w:rsid w:val="004D7067"/>
    <w:rsid w:val="004D7892"/>
    <w:rsid w:val="004E0CDC"/>
    <w:rsid w:val="004E199B"/>
    <w:rsid w:val="004E1AA8"/>
    <w:rsid w:val="004E1C5A"/>
    <w:rsid w:val="004E1D38"/>
    <w:rsid w:val="004E27CE"/>
    <w:rsid w:val="004E2AE0"/>
    <w:rsid w:val="004E2CDF"/>
    <w:rsid w:val="004E35A4"/>
    <w:rsid w:val="004E393B"/>
    <w:rsid w:val="004E3A25"/>
    <w:rsid w:val="004E3CF6"/>
    <w:rsid w:val="004E3D13"/>
    <w:rsid w:val="004E3F03"/>
    <w:rsid w:val="004E4B9B"/>
    <w:rsid w:val="004E58E6"/>
    <w:rsid w:val="004E5CD6"/>
    <w:rsid w:val="004E63FE"/>
    <w:rsid w:val="004E6651"/>
    <w:rsid w:val="004E7418"/>
    <w:rsid w:val="004E7562"/>
    <w:rsid w:val="004E7D26"/>
    <w:rsid w:val="004F037A"/>
    <w:rsid w:val="004F09F5"/>
    <w:rsid w:val="004F0B55"/>
    <w:rsid w:val="004F1208"/>
    <w:rsid w:val="004F1263"/>
    <w:rsid w:val="004F1E5E"/>
    <w:rsid w:val="004F3619"/>
    <w:rsid w:val="004F37F1"/>
    <w:rsid w:val="004F3D6F"/>
    <w:rsid w:val="004F46D2"/>
    <w:rsid w:val="004F4D69"/>
    <w:rsid w:val="004F55EC"/>
    <w:rsid w:val="004F579F"/>
    <w:rsid w:val="004F58CA"/>
    <w:rsid w:val="004F5D20"/>
    <w:rsid w:val="004F5DB9"/>
    <w:rsid w:val="004F624E"/>
    <w:rsid w:val="004F642A"/>
    <w:rsid w:val="004F64A4"/>
    <w:rsid w:val="004F6822"/>
    <w:rsid w:val="004F6DB1"/>
    <w:rsid w:val="004F6E1E"/>
    <w:rsid w:val="004F718C"/>
    <w:rsid w:val="004F770E"/>
    <w:rsid w:val="004F7998"/>
    <w:rsid w:val="004F7BA2"/>
    <w:rsid w:val="005005BA"/>
    <w:rsid w:val="0050124D"/>
    <w:rsid w:val="00501782"/>
    <w:rsid w:val="00501939"/>
    <w:rsid w:val="00501B66"/>
    <w:rsid w:val="00501FA9"/>
    <w:rsid w:val="00502866"/>
    <w:rsid w:val="00502B88"/>
    <w:rsid w:val="00502C5E"/>
    <w:rsid w:val="00502FFB"/>
    <w:rsid w:val="005038B7"/>
    <w:rsid w:val="00503A34"/>
    <w:rsid w:val="00503B7B"/>
    <w:rsid w:val="00503B89"/>
    <w:rsid w:val="00503EB1"/>
    <w:rsid w:val="00505419"/>
    <w:rsid w:val="0050567F"/>
    <w:rsid w:val="0050578A"/>
    <w:rsid w:val="00505F73"/>
    <w:rsid w:val="0050631F"/>
    <w:rsid w:val="00506C46"/>
    <w:rsid w:val="00507181"/>
    <w:rsid w:val="005072F8"/>
    <w:rsid w:val="00507368"/>
    <w:rsid w:val="00507955"/>
    <w:rsid w:val="00507B2D"/>
    <w:rsid w:val="00507C08"/>
    <w:rsid w:val="00507D98"/>
    <w:rsid w:val="00510651"/>
    <w:rsid w:val="00510746"/>
    <w:rsid w:val="005120F2"/>
    <w:rsid w:val="00512637"/>
    <w:rsid w:val="0051264B"/>
    <w:rsid w:val="00512E08"/>
    <w:rsid w:val="00513F03"/>
    <w:rsid w:val="0051412C"/>
    <w:rsid w:val="00514578"/>
    <w:rsid w:val="00514C8D"/>
    <w:rsid w:val="00514E19"/>
    <w:rsid w:val="005163DB"/>
    <w:rsid w:val="00516550"/>
    <w:rsid w:val="00516BB3"/>
    <w:rsid w:val="00517A7C"/>
    <w:rsid w:val="00517B6F"/>
    <w:rsid w:val="00517E16"/>
    <w:rsid w:val="005200B2"/>
    <w:rsid w:val="0052060C"/>
    <w:rsid w:val="00520873"/>
    <w:rsid w:val="00521117"/>
    <w:rsid w:val="00522215"/>
    <w:rsid w:val="00522802"/>
    <w:rsid w:val="00522B0F"/>
    <w:rsid w:val="005230B7"/>
    <w:rsid w:val="005233FB"/>
    <w:rsid w:val="005239E7"/>
    <w:rsid w:val="00523BFE"/>
    <w:rsid w:val="005240D7"/>
    <w:rsid w:val="00524609"/>
    <w:rsid w:val="005247C8"/>
    <w:rsid w:val="00525763"/>
    <w:rsid w:val="00525EF3"/>
    <w:rsid w:val="0052666A"/>
    <w:rsid w:val="00526A00"/>
    <w:rsid w:val="00526B65"/>
    <w:rsid w:val="005275E3"/>
    <w:rsid w:val="00527C49"/>
    <w:rsid w:val="00530FA9"/>
    <w:rsid w:val="00530FD4"/>
    <w:rsid w:val="00531064"/>
    <w:rsid w:val="005311E0"/>
    <w:rsid w:val="00531547"/>
    <w:rsid w:val="005318CF"/>
    <w:rsid w:val="005319BE"/>
    <w:rsid w:val="005328D4"/>
    <w:rsid w:val="0053329C"/>
    <w:rsid w:val="0053340E"/>
    <w:rsid w:val="00533666"/>
    <w:rsid w:val="00533F3B"/>
    <w:rsid w:val="0053406D"/>
    <w:rsid w:val="00534079"/>
    <w:rsid w:val="0053418D"/>
    <w:rsid w:val="00534A35"/>
    <w:rsid w:val="0053559E"/>
    <w:rsid w:val="0053578C"/>
    <w:rsid w:val="005359CA"/>
    <w:rsid w:val="005362A7"/>
    <w:rsid w:val="00536C38"/>
    <w:rsid w:val="00536E31"/>
    <w:rsid w:val="00537D9F"/>
    <w:rsid w:val="00540C37"/>
    <w:rsid w:val="005412C6"/>
    <w:rsid w:val="00541EB9"/>
    <w:rsid w:val="00542480"/>
    <w:rsid w:val="005424B5"/>
    <w:rsid w:val="00542BA0"/>
    <w:rsid w:val="00542C23"/>
    <w:rsid w:val="00542C63"/>
    <w:rsid w:val="0054336B"/>
    <w:rsid w:val="00543707"/>
    <w:rsid w:val="00543A96"/>
    <w:rsid w:val="00544FD1"/>
    <w:rsid w:val="00545359"/>
    <w:rsid w:val="00545B16"/>
    <w:rsid w:val="00545E2E"/>
    <w:rsid w:val="00545FCA"/>
    <w:rsid w:val="00545FF2"/>
    <w:rsid w:val="005460EB"/>
    <w:rsid w:val="005461DE"/>
    <w:rsid w:val="00546BF1"/>
    <w:rsid w:val="00546F7B"/>
    <w:rsid w:val="00547308"/>
    <w:rsid w:val="0055004F"/>
    <w:rsid w:val="005504FB"/>
    <w:rsid w:val="00550B8B"/>
    <w:rsid w:val="0055133B"/>
    <w:rsid w:val="00551783"/>
    <w:rsid w:val="00551C37"/>
    <w:rsid w:val="00551FF0"/>
    <w:rsid w:val="0055213C"/>
    <w:rsid w:val="005521BF"/>
    <w:rsid w:val="005523AE"/>
    <w:rsid w:val="005528C3"/>
    <w:rsid w:val="00552A82"/>
    <w:rsid w:val="00552EDE"/>
    <w:rsid w:val="0055310E"/>
    <w:rsid w:val="00553445"/>
    <w:rsid w:val="00553699"/>
    <w:rsid w:val="005536FA"/>
    <w:rsid w:val="00553719"/>
    <w:rsid w:val="00554A7F"/>
    <w:rsid w:val="00555098"/>
    <w:rsid w:val="005550D6"/>
    <w:rsid w:val="0055510E"/>
    <w:rsid w:val="00555436"/>
    <w:rsid w:val="005554A4"/>
    <w:rsid w:val="00555512"/>
    <w:rsid w:val="0055569B"/>
    <w:rsid w:val="0055574B"/>
    <w:rsid w:val="00555CB1"/>
    <w:rsid w:val="005560E2"/>
    <w:rsid w:val="0055614A"/>
    <w:rsid w:val="00556246"/>
    <w:rsid w:val="00556521"/>
    <w:rsid w:val="00556854"/>
    <w:rsid w:val="00556B1A"/>
    <w:rsid w:val="00556B40"/>
    <w:rsid w:val="00556EB6"/>
    <w:rsid w:val="005571DF"/>
    <w:rsid w:val="00557F45"/>
    <w:rsid w:val="00557F6E"/>
    <w:rsid w:val="005601DA"/>
    <w:rsid w:val="005603E7"/>
    <w:rsid w:val="00560768"/>
    <w:rsid w:val="00560A86"/>
    <w:rsid w:val="00560C7F"/>
    <w:rsid w:val="00561865"/>
    <w:rsid w:val="00561B2F"/>
    <w:rsid w:val="00561CBC"/>
    <w:rsid w:val="00561CF3"/>
    <w:rsid w:val="0056284F"/>
    <w:rsid w:val="005633D7"/>
    <w:rsid w:val="00563537"/>
    <w:rsid w:val="00563DD3"/>
    <w:rsid w:val="00565146"/>
    <w:rsid w:val="00565795"/>
    <w:rsid w:val="005659F7"/>
    <w:rsid w:val="00565C9A"/>
    <w:rsid w:val="00565FA1"/>
    <w:rsid w:val="005661E8"/>
    <w:rsid w:val="0056636A"/>
    <w:rsid w:val="00566804"/>
    <w:rsid w:val="0056724D"/>
    <w:rsid w:val="00567D73"/>
    <w:rsid w:val="005701CE"/>
    <w:rsid w:val="00570689"/>
    <w:rsid w:val="005706A5"/>
    <w:rsid w:val="00570F31"/>
    <w:rsid w:val="00571613"/>
    <w:rsid w:val="005728C1"/>
    <w:rsid w:val="00572CA9"/>
    <w:rsid w:val="0057327E"/>
    <w:rsid w:val="0057343A"/>
    <w:rsid w:val="00573D4F"/>
    <w:rsid w:val="00573E86"/>
    <w:rsid w:val="005742D4"/>
    <w:rsid w:val="0057432D"/>
    <w:rsid w:val="00574D10"/>
    <w:rsid w:val="00575E2D"/>
    <w:rsid w:val="00575E2E"/>
    <w:rsid w:val="00575FF6"/>
    <w:rsid w:val="0057627B"/>
    <w:rsid w:val="00577474"/>
    <w:rsid w:val="00577709"/>
    <w:rsid w:val="00577AE4"/>
    <w:rsid w:val="00580D2C"/>
    <w:rsid w:val="00580D81"/>
    <w:rsid w:val="005821CB"/>
    <w:rsid w:val="0058259E"/>
    <w:rsid w:val="00582650"/>
    <w:rsid w:val="00582D59"/>
    <w:rsid w:val="00583BF0"/>
    <w:rsid w:val="00583D89"/>
    <w:rsid w:val="00583E18"/>
    <w:rsid w:val="00584CBD"/>
    <w:rsid w:val="005850BA"/>
    <w:rsid w:val="00585590"/>
    <w:rsid w:val="005857A5"/>
    <w:rsid w:val="00585FB2"/>
    <w:rsid w:val="005864AF"/>
    <w:rsid w:val="00586642"/>
    <w:rsid w:val="0058696B"/>
    <w:rsid w:val="00586ABF"/>
    <w:rsid w:val="00587271"/>
    <w:rsid w:val="00587DD9"/>
    <w:rsid w:val="0059029E"/>
    <w:rsid w:val="005908D6"/>
    <w:rsid w:val="0059092C"/>
    <w:rsid w:val="00590C53"/>
    <w:rsid w:val="00590C5F"/>
    <w:rsid w:val="00590CD8"/>
    <w:rsid w:val="00590E11"/>
    <w:rsid w:val="00590FA8"/>
    <w:rsid w:val="00592038"/>
    <w:rsid w:val="005920E0"/>
    <w:rsid w:val="005926E9"/>
    <w:rsid w:val="0059285B"/>
    <w:rsid w:val="00592D7A"/>
    <w:rsid w:val="00593688"/>
    <w:rsid w:val="005943F3"/>
    <w:rsid w:val="00594D39"/>
    <w:rsid w:val="0059538D"/>
    <w:rsid w:val="0059576D"/>
    <w:rsid w:val="005959D5"/>
    <w:rsid w:val="00595B75"/>
    <w:rsid w:val="00595C66"/>
    <w:rsid w:val="00595F46"/>
    <w:rsid w:val="005962DB"/>
    <w:rsid w:val="00596557"/>
    <w:rsid w:val="00596B53"/>
    <w:rsid w:val="00596C49"/>
    <w:rsid w:val="00596FD6"/>
    <w:rsid w:val="00597A23"/>
    <w:rsid w:val="00597D62"/>
    <w:rsid w:val="005A01E1"/>
    <w:rsid w:val="005A022B"/>
    <w:rsid w:val="005A022D"/>
    <w:rsid w:val="005A0A0E"/>
    <w:rsid w:val="005A1516"/>
    <w:rsid w:val="005A2091"/>
    <w:rsid w:val="005A22A0"/>
    <w:rsid w:val="005A307C"/>
    <w:rsid w:val="005A36F3"/>
    <w:rsid w:val="005A3966"/>
    <w:rsid w:val="005A4077"/>
    <w:rsid w:val="005A4B93"/>
    <w:rsid w:val="005A4EF5"/>
    <w:rsid w:val="005A5707"/>
    <w:rsid w:val="005A7306"/>
    <w:rsid w:val="005A7565"/>
    <w:rsid w:val="005A7ED6"/>
    <w:rsid w:val="005A7FE9"/>
    <w:rsid w:val="005B036D"/>
    <w:rsid w:val="005B11BF"/>
    <w:rsid w:val="005B13C5"/>
    <w:rsid w:val="005B1F3B"/>
    <w:rsid w:val="005B226E"/>
    <w:rsid w:val="005B24DD"/>
    <w:rsid w:val="005B2D6E"/>
    <w:rsid w:val="005B2D90"/>
    <w:rsid w:val="005B2E87"/>
    <w:rsid w:val="005B2F87"/>
    <w:rsid w:val="005B346F"/>
    <w:rsid w:val="005B3721"/>
    <w:rsid w:val="005B394D"/>
    <w:rsid w:val="005B3C96"/>
    <w:rsid w:val="005B3DEC"/>
    <w:rsid w:val="005B3E28"/>
    <w:rsid w:val="005B3E57"/>
    <w:rsid w:val="005B4696"/>
    <w:rsid w:val="005B53F1"/>
    <w:rsid w:val="005B5BD8"/>
    <w:rsid w:val="005B5BEA"/>
    <w:rsid w:val="005B5CF6"/>
    <w:rsid w:val="005B5D32"/>
    <w:rsid w:val="005B6C4E"/>
    <w:rsid w:val="005B6D7C"/>
    <w:rsid w:val="005B6D90"/>
    <w:rsid w:val="005B7BD6"/>
    <w:rsid w:val="005C091C"/>
    <w:rsid w:val="005C0F99"/>
    <w:rsid w:val="005C1069"/>
    <w:rsid w:val="005C142F"/>
    <w:rsid w:val="005C1729"/>
    <w:rsid w:val="005C17A3"/>
    <w:rsid w:val="005C24A1"/>
    <w:rsid w:val="005C2DC2"/>
    <w:rsid w:val="005C33D2"/>
    <w:rsid w:val="005C36C1"/>
    <w:rsid w:val="005C3A18"/>
    <w:rsid w:val="005C3C06"/>
    <w:rsid w:val="005C3D33"/>
    <w:rsid w:val="005C3E85"/>
    <w:rsid w:val="005C432D"/>
    <w:rsid w:val="005C462E"/>
    <w:rsid w:val="005C4914"/>
    <w:rsid w:val="005C4F2B"/>
    <w:rsid w:val="005C523A"/>
    <w:rsid w:val="005C5633"/>
    <w:rsid w:val="005C569B"/>
    <w:rsid w:val="005C5823"/>
    <w:rsid w:val="005C5E21"/>
    <w:rsid w:val="005C624F"/>
    <w:rsid w:val="005C732B"/>
    <w:rsid w:val="005C73DE"/>
    <w:rsid w:val="005C7459"/>
    <w:rsid w:val="005C76D6"/>
    <w:rsid w:val="005C79BE"/>
    <w:rsid w:val="005C7DB8"/>
    <w:rsid w:val="005C7FB3"/>
    <w:rsid w:val="005D005D"/>
    <w:rsid w:val="005D02F6"/>
    <w:rsid w:val="005D047A"/>
    <w:rsid w:val="005D04CB"/>
    <w:rsid w:val="005D0D81"/>
    <w:rsid w:val="005D102D"/>
    <w:rsid w:val="005D10BD"/>
    <w:rsid w:val="005D10C4"/>
    <w:rsid w:val="005D10E6"/>
    <w:rsid w:val="005D158E"/>
    <w:rsid w:val="005D1927"/>
    <w:rsid w:val="005D2C83"/>
    <w:rsid w:val="005D30E3"/>
    <w:rsid w:val="005D33E7"/>
    <w:rsid w:val="005D39DC"/>
    <w:rsid w:val="005D4156"/>
    <w:rsid w:val="005D44D8"/>
    <w:rsid w:val="005D5556"/>
    <w:rsid w:val="005D5928"/>
    <w:rsid w:val="005D5C66"/>
    <w:rsid w:val="005D624B"/>
    <w:rsid w:val="005D631D"/>
    <w:rsid w:val="005D63A4"/>
    <w:rsid w:val="005D6432"/>
    <w:rsid w:val="005D6C66"/>
    <w:rsid w:val="005D7285"/>
    <w:rsid w:val="005D786B"/>
    <w:rsid w:val="005D7ECF"/>
    <w:rsid w:val="005E08FD"/>
    <w:rsid w:val="005E0B90"/>
    <w:rsid w:val="005E0E68"/>
    <w:rsid w:val="005E0EAA"/>
    <w:rsid w:val="005E1044"/>
    <w:rsid w:val="005E13D0"/>
    <w:rsid w:val="005E16E7"/>
    <w:rsid w:val="005E1A32"/>
    <w:rsid w:val="005E1A51"/>
    <w:rsid w:val="005E1F21"/>
    <w:rsid w:val="005E2650"/>
    <w:rsid w:val="005E2A80"/>
    <w:rsid w:val="005E2DB7"/>
    <w:rsid w:val="005E31D6"/>
    <w:rsid w:val="005E3DAA"/>
    <w:rsid w:val="005E42C4"/>
    <w:rsid w:val="005E42E6"/>
    <w:rsid w:val="005E4AD7"/>
    <w:rsid w:val="005E4D0C"/>
    <w:rsid w:val="005E4E50"/>
    <w:rsid w:val="005E511E"/>
    <w:rsid w:val="005E5948"/>
    <w:rsid w:val="005E5B0B"/>
    <w:rsid w:val="005E5B44"/>
    <w:rsid w:val="005E6026"/>
    <w:rsid w:val="005E616D"/>
    <w:rsid w:val="005E6730"/>
    <w:rsid w:val="005E6C81"/>
    <w:rsid w:val="005E6F06"/>
    <w:rsid w:val="005E7835"/>
    <w:rsid w:val="005E7AB9"/>
    <w:rsid w:val="005E7D7B"/>
    <w:rsid w:val="005E7DE2"/>
    <w:rsid w:val="005F048D"/>
    <w:rsid w:val="005F05C3"/>
    <w:rsid w:val="005F0AD2"/>
    <w:rsid w:val="005F1803"/>
    <w:rsid w:val="005F1CB8"/>
    <w:rsid w:val="005F23A9"/>
    <w:rsid w:val="005F2803"/>
    <w:rsid w:val="005F34B5"/>
    <w:rsid w:val="005F39CF"/>
    <w:rsid w:val="005F39DE"/>
    <w:rsid w:val="005F4035"/>
    <w:rsid w:val="005F4943"/>
    <w:rsid w:val="005F5541"/>
    <w:rsid w:val="005F575E"/>
    <w:rsid w:val="005F5D8B"/>
    <w:rsid w:val="005F6559"/>
    <w:rsid w:val="005F6B08"/>
    <w:rsid w:val="005F6C49"/>
    <w:rsid w:val="005F6D60"/>
    <w:rsid w:val="005F6F72"/>
    <w:rsid w:val="005F76D0"/>
    <w:rsid w:val="005F772D"/>
    <w:rsid w:val="005F7797"/>
    <w:rsid w:val="005F7C67"/>
    <w:rsid w:val="00600092"/>
    <w:rsid w:val="00600142"/>
    <w:rsid w:val="0060036F"/>
    <w:rsid w:val="00600FF8"/>
    <w:rsid w:val="006010D9"/>
    <w:rsid w:val="00601D2C"/>
    <w:rsid w:val="0060230B"/>
    <w:rsid w:val="006024B1"/>
    <w:rsid w:val="00602634"/>
    <w:rsid w:val="006028F6"/>
    <w:rsid w:val="00603159"/>
    <w:rsid w:val="00603392"/>
    <w:rsid w:val="00603AEA"/>
    <w:rsid w:val="00603D4F"/>
    <w:rsid w:val="0060491D"/>
    <w:rsid w:val="0060504E"/>
    <w:rsid w:val="006060A2"/>
    <w:rsid w:val="00606D55"/>
    <w:rsid w:val="00606EF8"/>
    <w:rsid w:val="00607912"/>
    <w:rsid w:val="00607AA6"/>
    <w:rsid w:val="00607F35"/>
    <w:rsid w:val="00607FEE"/>
    <w:rsid w:val="00610278"/>
    <w:rsid w:val="006102A9"/>
    <w:rsid w:val="0061050C"/>
    <w:rsid w:val="00611C0A"/>
    <w:rsid w:val="00611E75"/>
    <w:rsid w:val="0061268B"/>
    <w:rsid w:val="00613AD5"/>
    <w:rsid w:val="00613D4A"/>
    <w:rsid w:val="00613EDC"/>
    <w:rsid w:val="006143A1"/>
    <w:rsid w:val="006146F1"/>
    <w:rsid w:val="006156FA"/>
    <w:rsid w:val="006159FF"/>
    <w:rsid w:val="00615B41"/>
    <w:rsid w:val="0061617F"/>
    <w:rsid w:val="00616AFB"/>
    <w:rsid w:val="00616DC4"/>
    <w:rsid w:val="00617015"/>
    <w:rsid w:val="006170BB"/>
    <w:rsid w:val="00617153"/>
    <w:rsid w:val="006174C1"/>
    <w:rsid w:val="0061795F"/>
    <w:rsid w:val="00617A21"/>
    <w:rsid w:val="00617D24"/>
    <w:rsid w:val="00617D9A"/>
    <w:rsid w:val="0062006B"/>
    <w:rsid w:val="006207A9"/>
    <w:rsid w:val="00620DBA"/>
    <w:rsid w:val="006214DF"/>
    <w:rsid w:val="00621805"/>
    <w:rsid w:val="00621809"/>
    <w:rsid w:val="00622373"/>
    <w:rsid w:val="006225A2"/>
    <w:rsid w:val="00622E53"/>
    <w:rsid w:val="00623CA5"/>
    <w:rsid w:val="006244A0"/>
    <w:rsid w:val="006249CF"/>
    <w:rsid w:val="00624C23"/>
    <w:rsid w:val="0062527E"/>
    <w:rsid w:val="00625521"/>
    <w:rsid w:val="0062592A"/>
    <w:rsid w:val="006269D6"/>
    <w:rsid w:val="00626A89"/>
    <w:rsid w:val="00626B82"/>
    <w:rsid w:val="00626C0C"/>
    <w:rsid w:val="00626E28"/>
    <w:rsid w:val="00627CBE"/>
    <w:rsid w:val="00627E96"/>
    <w:rsid w:val="00630048"/>
    <w:rsid w:val="0063085B"/>
    <w:rsid w:val="00630A9C"/>
    <w:rsid w:val="00630B30"/>
    <w:rsid w:val="0063149A"/>
    <w:rsid w:val="00631873"/>
    <w:rsid w:val="006323B9"/>
    <w:rsid w:val="00632C82"/>
    <w:rsid w:val="00632CA6"/>
    <w:rsid w:val="00633A41"/>
    <w:rsid w:val="006340E6"/>
    <w:rsid w:val="00634272"/>
    <w:rsid w:val="006345EF"/>
    <w:rsid w:val="00634B62"/>
    <w:rsid w:val="006354B8"/>
    <w:rsid w:val="00635A95"/>
    <w:rsid w:val="00635C8E"/>
    <w:rsid w:val="00635D85"/>
    <w:rsid w:val="00636018"/>
    <w:rsid w:val="0063603A"/>
    <w:rsid w:val="006361EB"/>
    <w:rsid w:val="0063709E"/>
    <w:rsid w:val="00637FEE"/>
    <w:rsid w:val="00640051"/>
    <w:rsid w:val="006402FF"/>
    <w:rsid w:val="00640383"/>
    <w:rsid w:val="006407DC"/>
    <w:rsid w:val="00640864"/>
    <w:rsid w:val="00640C46"/>
    <w:rsid w:val="00641C96"/>
    <w:rsid w:val="00642148"/>
    <w:rsid w:val="00642263"/>
    <w:rsid w:val="006426D8"/>
    <w:rsid w:val="006435AE"/>
    <w:rsid w:val="006435DC"/>
    <w:rsid w:val="006439C3"/>
    <w:rsid w:val="00643A8E"/>
    <w:rsid w:val="00643F98"/>
    <w:rsid w:val="0064416D"/>
    <w:rsid w:val="0064528C"/>
    <w:rsid w:val="00645B19"/>
    <w:rsid w:val="006460F4"/>
    <w:rsid w:val="0064613B"/>
    <w:rsid w:val="006465C1"/>
    <w:rsid w:val="00647188"/>
    <w:rsid w:val="00647EF0"/>
    <w:rsid w:val="006504AF"/>
    <w:rsid w:val="006509FE"/>
    <w:rsid w:val="00650B2B"/>
    <w:rsid w:val="00651094"/>
    <w:rsid w:val="00651210"/>
    <w:rsid w:val="006516CB"/>
    <w:rsid w:val="00651D48"/>
    <w:rsid w:val="00651D50"/>
    <w:rsid w:val="0065296F"/>
    <w:rsid w:val="00652F93"/>
    <w:rsid w:val="00653444"/>
    <w:rsid w:val="00653D30"/>
    <w:rsid w:val="00654073"/>
    <w:rsid w:val="00654FC0"/>
    <w:rsid w:val="00655078"/>
    <w:rsid w:val="006551D4"/>
    <w:rsid w:val="006553D1"/>
    <w:rsid w:val="00655958"/>
    <w:rsid w:val="00656CBB"/>
    <w:rsid w:val="00656EE4"/>
    <w:rsid w:val="006570E9"/>
    <w:rsid w:val="006577C1"/>
    <w:rsid w:val="00657E6B"/>
    <w:rsid w:val="00660840"/>
    <w:rsid w:val="006610C9"/>
    <w:rsid w:val="0066167B"/>
    <w:rsid w:val="00661706"/>
    <w:rsid w:val="006617B1"/>
    <w:rsid w:val="00661A35"/>
    <w:rsid w:val="00661DF9"/>
    <w:rsid w:val="00661E37"/>
    <w:rsid w:val="006626C4"/>
    <w:rsid w:val="006627EA"/>
    <w:rsid w:val="00662800"/>
    <w:rsid w:val="006629D0"/>
    <w:rsid w:val="00662B2B"/>
    <w:rsid w:val="00662D4C"/>
    <w:rsid w:val="00663070"/>
    <w:rsid w:val="006633AF"/>
    <w:rsid w:val="00663F3B"/>
    <w:rsid w:val="0066419F"/>
    <w:rsid w:val="00664361"/>
    <w:rsid w:val="006643B4"/>
    <w:rsid w:val="006644C1"/>
    <w:rsid w:val="00664C37"/>
    <w:rsid w:val="00664E94"/>
    <w:rsid w:val="00664F42"/>
    <w:rsid w:val="006651D8"/>
    <w:rsid w:val="0066537B"/>
    <w:rsid w:val="00665B39"/>
    <w:rsid w:val="00665BF8"/>
    <w:rsid w:val="00665D8E"/>
    <w:rsid w:val="00665EB9"/>
    <w:rsid w:val="006661E4"/>
    <w:rsid w:val="00666528"/>
    <w:rsid w:val="00666F7D"/>
    <w:rsid w:val="006671B0"/>
    <w:rsid w:val="0066765E"/>
    <w:rsid w:val="006707AB"/>
    <w:rsid w:val="00670AA4"/>
    <w:rsid w:val="00670B90"/>
    <w:rsid w:val="0067129B"/>
    <w:rsid w:val="00671559"/>
    <w:rsid w:val="0067155C"/>
    <w:rsid w:val="006716DE"/>
    <w:rsid w:val="00671B24"/>
    <w:rsid w:val="0067204F"/>
    <w:rsid w:val="006726AB"/>
    <w:rsid w:val="00672775"/>
    <w:rsid w:val="006733E6"/>
    <w:rsid w:val="006735A0"/>
    <w:rsid w:val="006741ED"/>
    <w:rsid w:val="0067464D"/>
    <w:rsid w:val="00674748"/>
    <w:rsid w:val="00674834"/>
    <w:rsid w:val="00674F84"/>
    <w:rsid w:val="006757D6"/>
    <w:rsid w:val="00675BD4"/>
    <w:rsid w:val="00675CCA"/>
    <w:rsid w:val="006762A0"/>
    <w:rsid w:val="00676340"/>
    <w:rsid w:val="00676B45"/>
    <w:rsid w:val="006772BC"/>
    <w:rsid w:val="00677570"/>
    <w:rsid w:val="00680102"/>
    <w:rsid w:val="006806BE"/>
    <w:rsid w:val="00680B31"/>
    <w:rsid w:val="006816DB"/>
    <w:rsid w:val="00681932"/>
    <w:rsid w:val="0068263D"/>
    <w:rsid w:val="00682A13"/>
    <w:rsid w:val="0068314D"/>
    <w:rsid w:val="006837EF"/>
    <w:rsid w:val="00684436"/>
    <w:rsid w:val="006845A1"/>
    <w:rsid w:val="00684AD4"/>
    <w:rsid w:val="00684CE2"/>
    <w:rsid w:val="0068532E"/>
    <w:rsid w:val="00685A7A"/>
    <w:rsid w:val="00685EB2"/>
    <w:rsid w:val="00686610"/>
    <w:rsid w:val="006868E7"/>
    <w:rsid w:val="00686A15"/>
    <w:rsid w:val="00686DBA"/>
    <w:rsid w:val="00687769"/>
    <w:rsid w:val="00690A1B"/>
    <w:rsid w:val="00690A74"/>
    <w:rsid w:val="006916A0"/>
    <w:rsid w:val="0069198F"/>
    <w:rsid w:val="00691BFC"/>
    <w:rsid w:val="00692141"/>
    <w:rsid w:val="0069245C"/>
    <w:rsid w:val="00692D9A"/>
    <w:rsid w:val="00692E00"/>
    <w:rsid w:val="00692F38"/>
    <w:rsid w:val="00692FD2"/>
    <w:rsid w:val="006931A6"/>
    <w:rsid w:val="006940A0"/>
    <w:rsid w:val="006940B7"/>
    <w:rsid w:val="006942F1"/>
    <w:rsid w:val="0069471A"/>
    <w:rsid w:val="006948DD"/>
    <w:rsid w:val="00694A9B"/>
    <w:rsid w:val="00694CC3"/>
    <w:rsid w:val="00694D63"/>
    <w:rsid w:val="00694F7F"/>
    <w:rsid w:val="006955BE"/>
    <w:rsid w:val="00695F0F"/>
    <w:rsid w:val="0069629E"/>
    <w:rsid w:val="0069652F"/>
    <w:rsid w:val="00696785"/>
    <w:rsid w:val="00696796"/>
    <w:rsid w:val="0069692E"/>
    <w:rsid w:val="006969D4"/>
    <w:rsid w:val="0069778D"/>
    <w:rsid w:val="00697CD9"/>
    <w:rsid w:val="006A1A20"/>
    <w:rsid w:val="006A1FA0"/>
    <w:rsid w:val="006A27AA"/>
    <w:rsid w:val="006A2DA0"/>
    <w:rsid w:val="006A2EB9"/>
    <w:rsid w:val="006A30D6"/>
    <w:rsid w:val="006A31F4"/>
    <w:rsid w:val="006A3330"/>
    <w:rsid w:val="006A3703"/>
    <w:rsid w:val="006A3939"/>
    <w:rsid w:val="006A3F7E"/>
    <w:rsid w:val="006A3F8D"/>
    <w:rsid w:val="006A4359"/>
    <w:rsid w:val="006A4577"/>
    <w:rsid w:val="006A4893"/>
    <w:rsid w:val="006A4958"/>
    <w:rsid w:val="006A50BC"/>
    <w:rsid w:val="006A65BB"/>
    <w:rsid w:val="006A7049"/>
    <w:rsid w:val="006A7183"/>
    <w:rsid w:val="006A730F"/>
    <w:rsid w:val="006A7312"/>
    <w:rsid w:val="006A74CA"/>
    <w:rsid w:val="006A7E46"/>
    <w:rsid w:val="006A7E8D"/>
    <w:rsid w:val="006A7F31"/>
    <w:rsid w:val="006B050C"/>
    <w:rsid w:val="006B0BAB"/>
    <w:rsid w:val="006B0D08"/>
    <w:rsid w:val="006B149D"/>
    <w:rsid w:val="006B168C"/>
    <w:rsid w:val="006B1D91"/>
    <w:rsid w:val="006B23E5"/>
    <w:rsid w:val="006B2E8E"/>
    <w:rsid w:val="006B2F34"/>
    <w:rsid w:val="006B3845"/>
    <w:rsid w:val="006B3D39"/>
    <w:rsid w:val="006B401F"/>
    <w:rsid w:val="006B4601"/>
    <w:rsid w:val="006B4A95"/>
    <w:rsid w:val="006B4B10"/>
    <w:rsid w:val="006B4FA8"/>
    <w:rsid w:val="006B5061"/>
    <w:rsid w:val="006B5082"/>
    <w:rsid w:val="006B59FE"/>
    <w:rsid w:val="006B66B3"/>
    <w:rsid w:val="006B6C68"/>
    <w:rsid w:val="006B7468"/>
    <w:rsid w:val="006B7E7F"/>
    <w:rsid w:val="006B7FD8"/>
    <w:rsid w:val="006C0283"/>
    <w:rsid w:val="006C150B"/>
    <w:rsid w:val="006C1532"/>
    <w:rsid w:val="006C1ECD"/>
    <w:rsid w:val="006C2522"/>
    <w:rsid w:val="006C28EE"/>
    <w:rsid w:val="006C2DC4"/>
    <w:rsid w:val="006C3408"/>
    <w:rsid w:val="006C421B"/>
    <w:rsid w:val="006C4288"/>
    <w:rsid w:val="006C44D2"/>
    <w:rsid w:val="006C44E6"/>
    <w:rsid w:val="006C4A03"/>
    <w:rsid w:val="006C51BC"/>
    <w:rsid w:val="006C5600"/>
    <w:rsid w:val="006C582C"/>
    <w:rsid w:val="006C59EA"/>
    <w:rsid w:val="006C69B1"/>
    <w:rsid w:val="006C7068"/>
    <w:rsid w:val="006C725B"/>
    <w:rsid w:val="006C7976"/>
    <w:rsid w:val="006C7977"/>
    <w:rsid w:val="006C7ACF"/>
    <w:rsid w:val="006C7FE3"/>
    <w:rsid w:val="006D09D5"/>
    <w:rsid w:val="006D0B9E"/>
    <w:rsid w:val="006D0BB1"/>
    <w:rsid w:val="006D0D09"/>
    <w:rsid w:val="006D1654"/>
    <w:rsid w:val="006D1BA0"/>
    <w:rsid w:val="006D1E9C"/>
    <w:rsid w:val="006D20DF"/>
    <w:rsid w:val="006D340F"/>
    <w:rsid w:val="006D3457"/>
    <w:rsid w:val="006D4FBB"/>
    <w:rsid w:val="006D5148"/>
    <w:rsid w:val="006D5471"/>
    <w:rsid w:val="006D54B6"/>
    <w:rsid w:val="006D595F"/>
    <w:rsid w:val="006D5B1C"/>
    <w:rsid w:val="006D5D7A"/>
    <w:rsid w:val="006D5EE1"/>
    <w:rsid w:val="006D609F"/>
    <w:rsid w:val="006D6364"/>
    <w:rsid w:val="006D6652"/>
    <w:rsid w:val="006D666E"/>
    <w:rsid w:val="006D6FC0"/>
    <w:rsid w:val="006D711F"/>
    <w:rsid w:val="006D73AF"/>
    <w:rsid w:val="006D7785"/>
    <w:rsid w:val="006D7AC2"/>
    <w:rsid w:val="006D7AF0"/>
    <w:rsid w:val="006E058E"/>
    <w:rsid w:val="006E1592"/>
    <w:rsid w:val="006E1623"/>
    <w:rsid w:val="006E1C52"/>
    <w:rsid w:val="006E1EEE"/>
    <w:rsid w:val="006E218B"/>
    <w:rsid w:val="006E23D1"/>
    <w:rsid w:val="006E23F7"/>
    <w:rsid w:val="006E355B"/>
    <w:rsid w:val="006E3C8E"/>
    <w:rsid w:val="006E4182"/>
    <w:rsid w:val="006E4A5F"/>
    <w:rsid w:val="006E4FC9"/>
    <w:rsid w:val="006E540B"/>
    <w:rsid w:val="006E5573"/>
    <w:rsid w:val="006E6310"/>
    <w:rsid w:val="006E6948"/>
    <w:rsid w:val="006E6981"/>
    <w:rsid w:val="006E6A8A"/>
    <w:rsid w:val="006E73E6"/>
    <w:rsid w:val="006E7784"/>
    <w:rsid w:val="006E7E07"/>
    <w:rsid w:val="006E7F14"/>
    <w:rsid w:val="006E7F53"/>
    <w:rsid w:val="006E7FFB"/>
    <w:rsid w:val="006F0553"/>
    <w:rsid w:val="006F06EA"/>
    <w:rsid w:val="006F17A9"/>
    <w:rsid w:val="006F1C6E"/>
    <w:rsid w:val="006F24F5"/>
    <w:rsid w:val="006F25FB"/>
    <w:rsid w:val="006F2729"/>
    <w:rsid w:val="006F2EFB"/>
    <w:rsid w:val="006F3595"/>
    <w:rsid w:val="006F3BDC"/>
    <w:rsid w:val="006F4FD2"/>
    <w:rsid w:val="006F68C9"/>
    <w:rsid w:val="006F6AA1"/>
    <w:rsid w:val="006F7074"/>
    <w:rsid w:val="006F7153"/>
    <w:rsid w:val="006F74A3"/>
    <w:rsid w:val="006F778A"/>
    <w:rsid w:val="007002BE"/>
    <w:rsid w:val="00700BE5"/>
    <w:rsid w:val="007029DB"/>
    <w:rsid w:val="00702EA9"/>
    <w:rsid w:val="00703206"/>
    <w:rsid w:val="007032D6"/>
    <w:rsid w:val="0070406B"/>
    <w:rsid w:val="0070453A"/>
    <w:rsid w:val="007046DE"/>
    <w:rsid w:val="00705236"/>
    <w:rsid w:val="00705369"/>
    <w:rsid w:val="00705C97"/>
    <w:rsid w:val="00706BF3"/>
    <w:rsid w:val="00706D3E"/>
    <w:rsid w:val="00707867"/>
    <w:rsid w:val="00707B30"/>
    <w:rsid w:val="00707BE2"/>
    <w:rsid w:val="00707E7D"/>
    <w:rsid w:val="00710765"/>
    <w:rsid w:val="00710A50"/>
    <w:rsid w:val="007120A2"/>
    <w:rsid w:val="007127D8"/>
    <w:rsid w:val="00713BA0"/>
    <w:rsid w:val="00713C1F"/>
    <w:rsid w:val="0071430A"/>
    <w:rsid w:val="007144C4"/>
    <w:rsid w:val="00716586"/>
    <w:rsid w:val="0071685B"/>
    <w:rsid w:val="00716EC8"/>
    <w:rsid w:val="007170BC"/>
    <w:rsid w:val="00717151"/>
    <w:rsid w:val="00717301"/>
    <w:rsid w:val="0071765A"/>
    <w:rsid w:val="0071776E"/>
    <w:rsid w:val="00717958"/>
    <w:rsid w:val="00720F2B"/>
    <w:rsid w:val="007218B1"/>
    <w:rsid w:val="00721949"/>
    <w:rsid w:val="0072196B"/>
    <w:rsid w:val="0072247B"/>
    <w:rsid w:val="00722CE8"/>
    <w:rsid w:val="00723488"/>
    <w:rsid w:val="00723552"/>
    <w:rsid w:val="00723CAF"/>
    <w:rsid w:val="00723E41"/>
    <w:rsid w:val="00723F29"/>
    <w:rsid w:val="0072483B"/>
    <w:rsid w:val="00724AF1"/>
    <w:rsid w:val="00724D37"/>
    <w:rsid w:val="007250A6"/>
    <w:rsid w:val="00725619"/>
    <w:rsid w:val="00725B15"/>
    <w:rsid w:val="00725E8E"/>
    <w:rsid w:val="00725FC3"/>
    <w:rsid w:val="00726119"/>
    <w:rsid w:val="007265E5"/>
    <w:rsid w:val="00726794"/>
    <w:rsid w:val="007278A5"/>
    <w:rsid w:val="00730276"/>
    <w:rsid w:val="007305DA"/>
    <w:rsid w:val="00731170"/>
    <w:rsid w:val="00731BC3"/>
    <w:rsid w:val="00732420"/>
    <w:rsid w:val="0073244D"/>
    <w:rsid w:val="0073269C"/>
    <w:rsid w:val="0073329B"/>
    <w:rsid w:val="00733814"/>
    <w:rsid w:val="007338DB"/>
    <w:rsid w:val="00734AEA"/>
    <w:rsid w:val="00734C13"/>
    <w:rsid w:val="00735013"/>
    <w:rsid w:val="007355F5"/>
    <w:rsid w:val="007356C5"/>
    <w:rsid w:val="0073580D"/>
    <w:rsid w:val="00735C0A"/>
    <w:rsid w:val="00735D0E"/>
    <w:rsid w:val="007364C3"/>
    <w:rsid w:val="0073686D"/>
    <w:rsid w:val="00736A25"/>
    <w:rsid w:val="00736B05"/>
    <w:rsid w:val="00736FE0"/>
    <w:rsid w:val="00737C53"/>
    <w:rsid w:val="00737DEA"/>
    <w:rsid w:val="00737FE7"/>
    <w:rsid w:val="00740595"/>
    <w:rsid w:val="00740C0B"/>
    <w:rsid w:val="007411EE"/>
    <w:rsid w:val="007411FC"/>
    <w:rsid w:val="007412ED"/>
    <w:rsid w:val="007413B3"/>
    <w:rsid w:val="0074162A"/>
    <w:rsid w:val="00741806"/>
    <w:rsid w:val="00741ABC"/>
    <w:rsid w:val="007431C2"/>
    <w:rsid w:val="00743346"/>
    <w:rsid w:val="007433E5"/>
    <w:rsid w:val="00743C92"/>
    <w:rsid w:val="00744007"/>
    <w:rsid w:val="007447FB"/>
    <w:rsid w:val="00744869"/>
    <w:rsid w:val="00744B42"/>
    <w:rsid w:val="00745442"/>
    <w:rsid w:val="007459B5"/>
    <w:rsid w:val="00745AA3"/>
    <w:rsid w:val="00746B18"/>
    <w:rsid w:val="00746B95"/>
    <w:rsid w:val="00747D85"/>
    <w:rsid w:val="007502E8"/>
    <w:rsid w:val="00750991"/>
    <w:rsid w:val="00750A45"/>
    <w:rsid w:val="00750B8B"/>
    <w:rsid w:val="00751402"/>
    <w:rsid w:val="0075180F"/>
    <w:rsid w:val="00751DDE"/>
    <w:rsid w:val="00752AF0"/>
    <w:rsid w:val="00752D71"/>
    <w:rsid w:val="007530A0"/>
    <w:rsid w:val="0075311D"/>
    <w:rsid w:val="00753123"/>
    <w:rsid w:val="0075389A"/>
    <w:rsid w:val="00753DBD"/>
    <w:rsid w:val="0075474F"/>
    <w:rsid w:val="00754C89"/>
    <w:rsid w:val="0075578F"/>
    <w:rsid w:val="007557D4"/>
    <w:rsid w:val="00756676"/>
    <w:rsid w:val="00756881"/>
    <w:rsid w:val="00756AB3"/>
    <w:rsid w:val="00756F8D"/>
    <w:rsid w:val="0075717B"/>
    <w:rsid w:val="007571FC"/>
    <w:rsid w:val="007573F8"/>
    <w:rsid w:val="00757824"/>
    <w:rsid w:val="00757A80"/>
    <w:rsid w:val="007605B8"/>
    <w:rsid w:val="007607DB"/>
    <w:rsid w:val="007608C5"/>
    <w:rsid w:val="00760E2A"/>
    <w:rsid w:val="007614CB"/>
    <w:rsid w:val="0076166C"/>
    <w:rsid w:val="007618CF"/>
    <w:rsid w:val="00762150"/>
    <w:rsid w:val="0076282F"/>
    <w:rsid w:val="00762AA4"/>
    <w:rsid w:val="00762B35"/>
    <w:rsid w:val="0076419B"/>
    <w:rsid w:val="00764A46"/>
    <w:rsid w:val="00764AB8"/>
    <w:rsid w:val="00765147"/>
    <w:rsid w:val="0076516A"/>
    <w:rsid w:val="00765175"/>
    <w:rsid w:val="00765225"/>
    <w:rsid w:val="00765523"/>
    <w:rsid w:val="007659AC"/>
    <w:rsid w:val="00765D00"/>
    <w:rsid w:val="00765D0A"/>
    <w:rsid w:val="00765FAC"/>
    <w:rsid w:val="007666D5"/>
    <w:rsid w:val="00766A49"/>
    <w:rsid w:val="007673A8"/>
    <w:rsid w:val="007679D4"/>
    <w:rsid w:val="00767CC2"/>
    <w:rsid w:val="00770205"/>
    <w:rsid w:val="007707E3"/>
    <w:rsid w:val="00772456"/>
    <w:rsid w:val="00772F9F"/>
    <w:rsid w:val="0077305E"/>
    <w:rsid w:val="00773430"/>
    <w:rsid w:val="00774867"/>
    <w:rsid w:val="00775117"/>
    <w:rsid w:val="0077563F"/>
    <w:rsid w:val="007758A1"/>
    <w:rsid w:val="00775A05"/>
    <w:rsid w:val="007765E2"/>
    <w:rsid w:val="00776A5C"/>
    <w:rsid w:val="00776B49"/>
    <w:rsid w:val="00780192"/>
    <w:rsid w:val="00780AF2"/>
    <w:rsid w:val="00781091"/>
    <w:rsid w:val="00781171"/>
    <w:rsid w:val="00781AE8"/>
    <w:rsid w:val="00781C0A"/>
    <w:rsid w:val="00781DC9"/>
    <w:rsid w:val="0078277C"/>
    <w:rsid w:val="00783042"/>
    <w:rsid w:val="007830F2"/>
    <w:rsid w:val="007833D6"/>
    <w:rsid w:val="0078382D"/>
    <w:rsid w:val="00783C4D"/>
    <w:rsid w:val="00783DAA"/>
    <w:rsid w:val="0078482B"/>
    <w:rsid w:val="0078484B"/>
    <w:rsid w:val="00784B0E"/>
    <w:rsid w:val="00784DCD"/>
    <w:rsid w:val="00785030"/>
    <w:rsid w:val="007851F9"/>
    <w:rsid w:val="00785297"/>
    <w:rsid w:val="0078545D"/>
    <w:rsid w:val="0078599B"/>
    <w:rsid w:val="00785CA0"/>
    <w:rsid w:val="00785F85"/>
    <w:rsid w:val="00785FF7"/>
    <w:rsid w:val="00786441"/>
    <w:rsid w:val="007868C9"/>
    <w:rsid w:val="00786E96"/>
    <w:rsid w:val="007870AA"/>
    <w:rsid w:val="00787851"/>
    <w:rsid w:val="00790332"/>
    <w:rsid w:val="00790404"/>
    <w:rsid w:val="00790DCD"/>
    <w:rsid w:val="0079111E"/>
    <w:rsid w:val="0079193C"/>
    <w:rsid w:val="00791A37"/>
    <w:rsid w:val="00791CEF"/>
    <w:rsid w:val="00792259"/>
    <w:rsid w:val="007922B4"/>
    <w:rsid w:val="007926DB"/>
    <w:rsid w:val="007927BA"/>
    <w:rsid w:val="007929CF"/>
    <w:rsid w:val="00792C4C"/>
    <w:rsid w:val="00793012"/>
    <w:rsid w:val="007935F9"/>
    <w:rsid w:val="00793CD3"/>
    <w:rsid w:val="00794062"/>
    <w:rsid w:val="007942FF"/>
    <w:rsid w:val="007943AB"/>
    <w:rsid w:val="0079494D"/>
    <w:rsid w:val="00794F06"/>
    <w:rsid w:val="00795032"/>
    <w:rsid w:val="0079508C"/>
    <w:rsid w:val="007950B2"/>
    <w:rsid w:val="007950B3"/>
    <w:rsid w:val="0079626E"/>
    <w:rsid w:val="00796279"/>
    <w:rsid w:val="00797509"/>
    <w:rsid w:val="007976CB"/>
    <w:rsid w:val="007977AA"/>
    <w:rsid w:val="00797B3C"/>
    <w:rsid w:val="00797E0A"/>
    <w:rsid w:val="007A0221"/>
    <w:rsid w:val="007A0596"/>
    <w:rsid w:val="007A09F3"/>
    <w:rsid w:val="007A0F0B"/>
    <w:rsid w:val="007A189E"/>
    <w:rsid w:val="007A19B3"/>
    <w:rsid w:val="007A24D6"/>
    <w:rsid w:val="007A268D"/>
    <w:rsid w:val="007A360C"/>
    <w:rsid w:val="007A383D"/>
    <w:rsid w:val="007A3ADA"/>
    <w:rsid w:val="007A3C2C"/>
    <w:rsid w:val="007A3D0F"/>
    <w:rsid w:val="007A4509"/>
    <w:rsid w:val="007A493B"/>
    <w:rsid w:val="007A4D6E"/>
    <w:rsid w:val="007A523A"/>
    <w:rsid w:val="007A5380"/>
    <w:rsid w:val="007A61E3"/>
    <w:rsid w:val="007A7EC0"/>
    <w:rsid w:val="007B01B7"/>
    <w:rsid w:val="007B0722"/>
    <w:rsid w:val="007B07B5"/>
    <w:rsid w:val="007B0C1C"/>
    <w:rsid w:val="007B1887"/>
    <w:rsid w:val="007B2092"/>
    <w:rsid w:val="007B2546"/>
    <w:rsid w:val="007B2604"/>
    <w:rsid w:val="007B26A0"/>
    <w:rsid w:val="007B2A9B"/>
    <w:rsid w:val="007B2D14"/>
    <w:rsid w:val="007B2FBD"/>
    <w:rsid w:val="007B356A"/>
    <w:rsid w:val="007B39D8"/>
    <w:rsid w:val="007B41EA"/>
    <w:rsid w:val="007B4957"/>
    <w:rsid w:val="007B521D"/>
    <w:rsid w:val="007B5302"/>
    <w:rsid w:val="007B540A"/>
    <w:rsid w:val="007B5E1F"/>
    <w:rsid w:val="007B5FFD"/>
    <w:rsid w:val="007B6243"/>
    <w:rsid w:val="007B6944"/>
    <w:rsid w:val="007B7A2E"/>
    <w:rsid w:val="007C07B8"/>
    <w:rsid w:val="007C08E1"/>
    <w:rsid w:val="007C11F3"/>
    <w:rsid w:val="007C1B19"/>
    <w:rsid w:val="007C1CE0"/>
    <w:rsid w:val="007C24F0"/>
    <w:rsid w:val="007C25F4"/>
    <w:rsid w:val="007C2E20"/>
    <w:rsid w:val="007C2FBE"/>
    <w:rsid w:val="007C3382"/>
    <w:rsid w:val="007C3590"/>
    <w:rsid w:val="007C3605"/>
    <w:rsid w:val="007C419F"/>
    <w:rsid w:val="007C4210"/>
    <w:rsid w:val="007C4876"/>
    <w:rsid w:val="007C5A3E"/>
    <w:rsid w:val="007C5A44"/>
    <w:rsid w:val="007C5B61"/>
    <w:rsid w:val="007C7035"/>
    <w:rsid w:val="007C70B1"/>
    <w:rsid w:val="007C787E"/>
    <w:rsid w:val="007C7980"/>
    <w:rsid w:val="007C7FB5"/>
    <w:rsid w:val="007D0650"/>
    <w:rsid w:val="007D06E6"/>
    <w:rsid w:val="007D09B8"/>
    <w:rsid w:val="007D13C2"/>
    <w:rsid w:val="007D156D"/>
    <w:rsid w:val="007D1843"/>
    <w:rsid w:val="007D21BC"/>
    <w:rsid w:val="007D2855"/>
    <w:rsid w:val="007D31F9"/>
    <w:rsid w:val="007D38A4"/>
    <w:rsid w:val="007D4277"/>
    <w:rsid w:val="007D4817"/>
    <w:rsid w:val="007D5944"/>
    <w:rsid w:val="007D59AC"/>
    <w:rsid w:val="007D640D"/>
    <w:rsid w:val="007D6B6C"/>
    <w:rsid w:val="007D6D4C"/>
    <w:rsid w:val="007D7229"/>
    <w:rsid w:val="007D7801"/>
    <w:rsid w:val="007D7824"/>
    <w:rsid w:val="007E016B"/>
    <w:rsid w:val="007E2058"/>
    <w:rsid w:val="007E297A"/>
    <w:rsid w:val="007E30E0"/>
    <w:rsid w:val="007E3503"/>
    <w:rsid w:val="007E45FA"/>
    <w:rsid w:val="007E4CBB"/>
    <w:rsid w:val="007E52C9"/>
    <w:rsid w:val="007E543A"/>
    <w:rsid w:val="007E5775"/>
    <w:rsid w:val="007E5855"/>
    <w:rsid w:val="007E5FB0"/>
    <w:rsid w:val="007E64FE"/>
    <w:rsid w:val="007E66F7"/>
    <w:rsid w:val="007E68B6"/>
    <w:rsid w:val="007E6CC6"/>
    <w:rsid w:val="007E6D90"/>
    <w:rsid w:val="007E6DE7"/>
    <w:rsid w:val="007E72C1"/>
    <w:rsid w:val="007E77F5"/>
    <w:rsid w:val="007E7F57"/>
    <w:rsid w:val="007F02BA"/>
    <w:rsid w:val="007F04B9"/>
    <w:rsid w:val="007F072B"/>
    <w:rsid w:val="007F0805"/>
    <w:rsid w:val="007F1429"/>
    <w:rsid w:val="007F15D4"/>
    <w:rsid w:val="007F15FF"/>
    <w:rsid w:val="007F161D"/>
    <w:rsid w:val="007F1849"/>
    <w:rsid w:val="007F1B25"/>
    <w:rsid w:val="007F1B50"/>
    <w:rsid w:val="007F2503"/>
    <w:rsid w:val="007F28AD"/>
    <w:rsid w:val="007F30A4"/>
    <w:rsid w:val="007F392C"/>
    <w:rsid w:val="007F3C0E"/>
    <w:rsid w:val="007F4001"/>
    <w:rsid w:val="007F412A"/>
    <w:rsid w:val="007F4650"/>
    <w:rsid w:val="007F4710"/>
    <w:rsid w:val="007F5325"/>
    <w:rsid w:val="007F5594"/>
    <w:rsid w:val="007F5A47"/>
    <w:rsid w:val="007F5E80"/>
    <w:rsid w:val="007F5F15"/>
    <w:rsid w:val="007F728D"/>
    <w:rsid w:val="007F7369"/>
    <w:rsid w:val="0080033A"/>
    <w:rsid w:val="0080053C"/>
    <w:rsid w:val="00800B36"/>
    <w:rsid w:val="00800CCB"/>
    <w:rsid w:val="00800E1E"/>
    <w:rsid w:val="00801754"/>
    <w:rsid w:val="00801795"/>
    <w:rsid w:val="00801AAA"/>
    <w:rsid w:val="00802E1C"/>
    <w:rsid w:val="0080353A"/>
    <w:rsid w:val="00803CF8"/>
    <w:rsid w:val="00804995"/>
    <w:rsid w:val="00805040"/>
    <w:rsid w:val="00805EF1"/>
    <w:rsid w:val="00806354"/>
    <w:rsid w:val="00806359"/>
    <w:rsid w:val="008066D7"/>
    <w:rsid w:val="0080796F"/>
    <w:rsid w:val="00807E2A"/>
    <w:rsid w:val="00810303"/>
    <w:rsid w:val="00810D20"/>
    <w:rsid w:val="0081102D"/>
    <w:rsid w:val="00811253"/>
    <w:rsid w:val="00811999"/>
    <w:rsid w:val="00811C36"/>
    <w:rsid w:val="00812178"/>
    <w:rsid w:val="0081239D"/>
    <w:rsid w:val="00812853"/>
    <w:rsid w:val="00812892"/>
    <w:rsid w:val="00812B17"/>
    <w:rsid w:val="008136E4"/>
    <w:rsid w:val="008139C8"/>
    <w:rsid w:val="00813D06"/>
    <w:rsid w:val="00814014"/>
    <w:rsid w:val="008141AB"/>
    <w:rsid w:val="00814C35"/>
    <w:rsid w:val="00814CA1"/>
    <w:rsid w:val="00815158"/>
    <w:rsid w:val="0081577F"/>
    <w:rsid w:val="00815969"/>
    <w:rsid w:val="00815BA6"/>
    <w:rsid w:val="00815BF9"/>
    <w:rsid w:val="00815E5A"/>
    <w:rsid w:val="00817351"/>
    <w:rsid w:val="00817FF7"/>
    <w:rsid w:val="00820137"/>
    <w:rsid w:val="008209C4"/>
    <w:rsid w:val="00820BE4"/>
    <w:rsid w:val="00820CBA"/>
    <w:rsid w:val="008210D2"/>
    <w:rsid w:val="00821444"/>
    <w:rsid w:val="0082191C"/>
    <w:rsid w:val="00822179"/>
    <w:rsid w:val="0082266D"/>
    <w:rsid w:val="00822736"/>
    <w:rsid w:val="00822871"/>
    <w:rsid w:val="00822C37"/>
    <w:rsid w:val="00822EF1"/>
    <w:rsid w:val="008231E5"/>
    <w:rsid w:val="0082353A"/>
    <w:rsid w:val="008236D0"/>
    <w:rsid w:val="00823A7C"/>
    <w:rsid w:val="00823C38"/>
    <w:rsid w:val="00823D3B"/>
    <w:rsid w:val="00823EBE"/>
    <w:rsid w:val="008243ED"/>
    <w:rsid w:val="0082440C"/>
    <w:rsid w:val="00824B3E"/>
    <w:rsid w:val="00824F8A"/>
    <w:rsid w:val="00825411"/>
    <w:rsid w:val="0082542A"/>
    <w:rsid w:val="0082576B"/>
    <w:rsid w:val="00825843"/>
    <w:rsid w:val="00825870"/>
    <w:rsid w:val="0082596D"/>
    <w:rsid w:val="008264B2"/>
    <w:rsid w:val="00826A94"/>
    <w:rsid w:val="0082715E"/>
    <w:rsid w:val="008271BF"/>
    <w:rsid w:val="008278DD"/>
    <w:rsid w:val="0083007F"/>
    <w:rsid w:val="0083063B"/>
    <w:rsid w:val="00830677"/>
    <w:rsid w:val="0083144E"/>
    <w:rsid w:val="008314D4"/>
    <w:rsid w:val="00831826"/>
    <w:rsid w:val="00831C00"/>
    <w:rsid w:val="00831F9F"/>
    <w:rsid w:val="00831FE6"/>
    <w:rsid w:val="008331E1"/>
    <w:rsid w:val="00833393"/>
    <w:rsid w:val="008346F5"/>
    <w:rsid w:val="0083586B"/>
    <w:rsid w:val="008359F7"/>
    <w:rsid w:val="00835EC5"/>
    <w:rsid w:val="008364B3"/>
    <w:rsid w:val="00837267"/>
    <w:rsid w:val="008372A1"/>
    <w:rsid w:val="00837D5F"/>
    <w:rsid w:val="00837D74"/>
    <w:rsid w:val="008404FA"/>
    <w:rsid w:val="008411CE"/>
    <w:rsid w:val="00841B19"/>
    <w:rsid w:val="00841BE8"/>
    <w:rsid w:val="00841F99"/>
    <w:rsid w:val="008421E0"/>
    <w:rsid w:val="008425A5"/>
    <w:rsid w:val="008425A8"/>
    <w:rsid w:val="00842BB2"/>
    <w:rsid w:val="00842DA6"/>
    <w:rsid w:val="00843228"/>
    <w:rsid w:val="0084342D"/>
    <w:rsid w:val="00843EDA"/>
    <w:rsid w:val="00844367"/>
    <w:rsid w:val="0084460C"/>
    <w:rsid w:val="00844BD0"/>
    <w:rsid w:val="008456A1"/>
    <w:rsid w:val="00845D72"/>
    <w:rsid w:val="00845E72"/>
    <w:rsid w:val="00846205"/>
    <w:rsid w:val="008465DD"/>
    <w:rsid w:val="0084700C"/>
    <w:rsid w:val="008470F6"/>
    <w:rsid w:val="00847208"/>
    <w:rsid w:val="00850166"/>
    <w:rsid w:val="00850546"/>
    <w:rsid w:val="00850675"/>
    <w:rsid w:val="00850937"/>
    <w:rsid w:val="00850C74"/>
    <w:rsid w:val="00850E01"/>
    <w:rsid w:val="00851E44"/>
    <w:rsid w:val="0085258B"/>
    <w:rsid w:val="00853694"/>
    <w:rsid w:val="008537D3"/>
    <w:rsid w:val="0085382D"/>
    <w:rsid w:val="00853841"/>
    <w:rsid w:val="0085476B"/>
    <w:rsid w:val="008547CB"/>
    <w:rsid w:val="008555A8"/>
    <w:rsid w:val="0085606E"/>
    <w:rsid w:val="0085617C"/>
    <w:rsid w:val="008561D7"/>
    <w:rsid w:val="00856CA9"/>
    <w:rsid w:val="008575B0"/>
    <w:rsid w:val="00857D7B"/>
    <w:rsid w:val="00857FCF"/>
    <w:rsid w:val="008600C6"/>
    <w:rsid w:val="00860B36"/>
    <w:rsid w:val="00861328"/>
    <w:rsid w:val="00861DB1"/>
    <w:rsid w:val="008627E0"/>
    <w:rsid w:val="008628F0"/>
    <w:rsid w:val="00862E27"/>
    <w:rsid w:val="0086339B"/>
    <w:rsid w:val="00863FA1"/>
    <w:rsid w:val="0086403A"/>
    <w:rsid w:val="00864245"/>
    <w:rsid w:val="008647FE"/>
    <w:rsid w:val="0086508E"/>
    <w:rsid w:val="00865547"/>
    <w:rsid w:val="00865B87"/>
    <w:rsid w:val="00865F5C"/>
    <w:rsid w:val="00865FE2"/>
    <w:rsid w:val="00866859"/>
    <w:rsid w:val="00866AB7"/>
    <w:rsid w:val="00867276"/>
    <w:rsid w:val="00867581"/>
    <w:rsid w:val="00867A09"/>
    <w:rsid w:val="0087004E"/>
    <w:rsid w:val="00870AD3"/>
    <w:rsid w:val="0087126B"/>
    <w:rsid w:val="008714E4"/>
    <w:rsid w:val="00871AF7"/>
    <w:rsid w:val="00871C87"/>
    <w:rsid w:val="00872197"/>
    <w:rsid w:val="0087223A"/>
    <w:rsid w:val="00872911"/>
    <w:rsid w:val="0087362F"/>
    <w:rsid w:val="00873993"/>
    <w:rsid w:val="00873E4D"/>
    <w:rsid w:val="00874A97"/>
    <w:rsid w:val="00874B63"/>
    <w:rsid w:val="00874B83"/>
    <w:rsid w:val="00874E02"/>
    <w:rsid w:val="00874F94"/>
    <w:rsid w:val="00874FAB"/>
    <w:rsid w:val="00875A1D"/>
    <w:rsid w:val="008762FD"/>
    <w:rsid w:val="0087638B"/>
    <w:rsid w:val="0087663A"/>
    <w:rsid w:val="008770D6"/>
    <w:rsid w:val="008776B0"/>
    <w:rsid w:val="008776CF"/>
    <w:rsid w:val="00877AFC"/>
    <w:rsid w:val="00880055"/>
    <w:rsid w:val="008803FB"/>
    <w:rsid w:val="00880B85"/>
    <w:rsid w:val="00880F7D"/>
    <w:rsid w:val="008819F0"/>
    <w:rsid w:val="00881B04"/>
    <w:rsid w:val="008828CD"/>
    <w:rsid w:val="00882A27"/>
    <w:rsid w:val="00882E22"/>
    <w:rsid w:val="0088339C"/>
    <w:rsid w:val="00883660"/>
    <w:rsid w:val="00883D85"/>
    <w:rsid w:val="008841EC"/>
    <w:rsid w:val="0088459A"/>
    <w:rsid w:val="00884758"/>
    <w:rsid w:val="00884A2B"/>
    <w:rsid w:val="00884DAF"/>
    <w:rsid w:val="008853DD"/>
    <w:rsid w:val="00885A12"/>
    <w:rsid w:val="00885DB7"/>
    <w:rsid w:val="00885E69"/>
    <w:rsid w:val="008863E2"/>
    <w:rsid w:val="008864CE"/>
    <w:rsid w:val="0088666D"/>
    <w:rsid w:val="0088691C"/>
    <w:rsid w:val="00886B07"/>
    <w:rsid w:val="00886D51"/>
    <w:rsid w:val="00886D58"/>
    <w:rsid w:val="00887083"/>
    <w:rsid w:val="008873BE"/>
    <w:rsid w:val="00887BF5"/>
    <w:rsid w:val="008905B9"/>
    <w:rsid w:val="00890FAE"/>
    <w:rsid w:val="008911F8"/>
    <w:rsid w:val="00891954"/>
    <w:rsid w:val="00892240"/>
    <w:rsid w:val="008926AA"/>
    <w:rsid w:val="0089297D"/>
    <w:rsid w:val="00892EE9"/>
    <w:rsid w:val="008935DD"/>
    <w:rsid w:val="00893781"/>
    <w:rsid w:val="00893899"/>
    <w:rsid w:val="00893E11"/>
    <w:rsid w:val="008942D2"/>
    <w:rsid w:val="0089448E"/>
    <w:rsid w:val="00894784"/>
    <w:rsid w:val="00894D1A"/>
    <w:rsid w:val="0089539D"/>
    <w:rsid w:val="00895CEC"/>
    <w:rsid w:val="00895E32"/>
    <w:rsid w:val="0089601D"/>
    <w:rsid w:val="00896A69"/>
    <w:rsid w:val="00897234"/>
    <w:rsid w:val="00897475"/>
    <w:rsid w:val="0089764F"/>
    <w:rsid w:val="00897886"/>
    <w:rsid w:val="0089794A"/>
    <w:rsid w:val="00897B09"/>
    <w:rsid w:val="00897B41"/>
    <w:rsid w:val="00897D87"/>
    <w:rsid w:val="00897EB1"/>
    <w:rsid w:val="00897FD8"/>
    <w:rsid w:val="008A060B"/>
    <w:rsid w:val="008A0E34"/>
    <w:rsid w:val="008A16D0"/>
    <w:rsid w:val="008A19B6"/>
    <w:rsid w:val="008A2249"/>
    <w:rsid w:val="008A2664"/>
    <w:rsid w:val="008A2DBE"/>
    <w:rsid w:val="008A34AE"/>
    <w:rsid w:val="008A466F"/>
    <w:rsid w:val="008A482F"/>
    <w:rsid w:val="008A5C0E"/>
    <w:rsid w:val="008A5CA4"/>
    <w:rsid w:val="008A5DD1"/>
    <w:rsid w:val="008A67E6"/>
    <w:rsid w:val="008A6844"/>
    <w:rsid w:val="008A695A"/>
    <w:rsid w:val="008A7F35"/>
    <w:rsid w:val="008B00FA"/>
    <w:rsid w:val="008B023D"/>
    <w:rsid w:val="008B0388"/>
    <w:rsid w:val="008B1F76"/>
    <w:rsid w:val="008B2043"/>
    <w:rsid w:val="008B2205"/>
    <w:rsid w:val="008B2554"/>
    <w:rsid w:val="008B2765"/>
    <w:rsid w:val="008B2949"/>
    <w:rsid w:val="008B36B1"/>
    <w:rsid w:val="008B36D1"/>
    <w:rsid w:val="008B38A6"/>
    <w:rsid w:val="008B3904"/>
    <w:rsid w:val="008B3986"/>
    <w:rsid w:val="008B46BF"/>
    <w:rsid w:val="008B521D"/>
    <w:rsid w:val="008B5616"/>
    <w:rsid w:val="008B5713"/>
    <w:rsid w:val="008B5E04"/>
    <w:rsid w:val="008B5E55"/>
    <w:rsid w:val="008B5E67"/>
    <w:rsid w:val="008B6259"/>
    <w:rsid w:val="008B636B"/>
    <w:rsid w:val="008B6CD0"/>
    <w:rsid w:val="008B6D2F"/>
    <w:rsid w:val="008B73A6"/>
    <w:rsid w:val="008B75B7"/>
    <w:rsid w:val="008B793E"/>
    <w:rsid w:val="008C033A"/>
    <w:rsid w:val="008C074D"/>
    <w:rsid w:val="008C07C9"/>
    <w:rsid w:val="008C19C4"/>
    <w:rsid w:val="008C1AFE"/>
    <w:rsid w:val="008C1EE2"/>
    <w:rsid w:val="008C229E"/>
    <w:rsid w:val="008C25BF"/>
    <w:rsid w:val="008C2FEC"/>
    <w:rsid w:val="008C3247"/>
    <w:rsid w:val="008C33B5"/>
    <w:rsid w:val="008C369B"/>
    <w:rsid w:val="008C3B14"/>
    <w:rsid w:val="008C4414"/>
    <w:rsid w:val="008C4712"/>
    <w:rsid w:val="008C49F1"/>
    <w:rsid w:val="008C4E66"/>
    <w:rsid w:val="008C54EB"/>
    <w:rsid w:val="008C659A"/>
    <w:rsid w:val="008C69D2"/>
    <w:rsid w:val="008C6AD2"/>
    <w:rsid w:val="008C74DE"/>
    <w:rsid w:val="008C7BAF"/>
    <w:rsid w:val="008D01DA"/>
    <w:rsid w:val="008D020B"/>
    <w:rsid w:val="008D041E"/>
    <w:rsid w:val="008D0448"/>
    <w:rsid w:val="008D0A8D"/>
    <w:rsid w:val="008D0CEF"/>
    <w:rsid w:val="008D0E2B"/>
    <w:rsid w:val="008D1B37"/>
    <w:rsid w:val="008D1F06"/>
    <w:rsid w:val="008D225B"/>
    <w:rsid w:val="008D2EA5"/>
    <w:rsid w:val="008D3324"/>
    <w:rsid w:val="008D3617"/>
    <w:rsid w:val="008D3D9B"/>
    <w:rsid w:val="008D416B"/>
    <w:rsid w:val="008D4DF3"/>
    <w:rsid w:val="008D5BD5"/>
    <w:rsid w:val="008D604D"/>
    <w:rsid w:val="008D605D"/>
    <w:rsid w:val="008D616F"/>
    <w:rsid w:val="008D6365"/>
    <w:rsid w:val="008D67E2"/>
    <w:rsid w:val="008D79AF"/>
    <w:rsid w:val="008D7A35"/>
    <w:rsid w:val="008D7BF5"/>
    <w:rsid w:val="008E055F"/>
    <w:rsid w:val="008E15E2"/>
    <w:rsid w:val="008E15E3"/>
    <w:rsid w:val="008E17DE"/>
    <w:rsid w:val="008E1C9B"/>
    <w:rsid w:val="008E25DD"/>
    <w:rsid w:val="008E2739"/>
    <w:rsid w:val="008E2972"/>
    <w:rsid w:val="008E2BF2"/>
    <w:rsid w:val="008E304A"/>
    <w:rsid w:val="008E3368"/>
    <w:rsid w:val="008E46AC"/>
    <w:rsid w:val="008E4D0C"/>
    <w:rsid w:val="008E5AB9"/>
    <w:rsid w:val="008E626C"/>
    <w:rsid w:val="008E69AD"/>
    <w:rsid w:val="008E707C"/>
    <w:rsid w:val="008E74FA"/>
    <w:rsid w:val="008F018E"/>
    <w:rsid w:val="008F06AB"/>
    <w:rsid w:val="008F0981"/>
    <w:rsid w:val="008F139F"/>
    <w:rsid w:val="008F184B"/>
    <w:rsid w:val="008F1B02"/>
    <w:rsid w:val="008F1F03"/>
    <w:rsid w:val="008F1F55"/>
    <w:rsid w:val="008F2750"/>
    <w:rsid w:val="008F306F"/>
    <w:rsid w:val="008F3C91"/>
    <w:rsid w:val="008F404D"/>
    <w:rsid w:val="008F4232"/>
    <w:rsid w:val="008F5907"/>
    <w:rsid w:val="008F5C52"/>
    <w:rsid w:val="008F6B89"/>
    <w:rsid w:val="008F7C1B"/>
    <w:rsid w:val="008F7E49"/>
    <w:rsid w:val="008F7E66"/>
    <w:rsid w:val="008F7F06"/>
    <w:rsid w:val="00900311"/>
    <w:rsid w:val="009006F9"/>
    <w:rsid w:val="00900A36"/>
    <w:rsid w:val="00901390"/>
    <w:rsid w:val="00901FEA"/>
    <w:rsid w:val="00902B37"/>
    <w:rsid w:val="00902B4A"/>
    <w:rsid w:val="00903359"/>
    <w:rsid w:val="00903425"/>
    <w:rsid w:val="009034AB"/>
    <w:rsid w:val="0090429A"/>
    <w:rsid w:val="0090429B"/>
    <w:rsid w:val="009057C9"/>
    <w:rsid w:val="00906147"/>
    <w:rsid w:val="0090653E"/>
    <w:rsid w:val="00906E71"/>
    <w:rsid w:val="00907008"/>
    <w:rsid w:val="00907378"/>
    <w:rsid w:val="009101A3"/>
    <w:rsid w:val="00910A78"/>
    <w:rsid w:val="00910B5C"/>
    <w:rsid w:val="00910E36"/>
    <w:rsid w:val="009115FE"/>
    <w:rsid w:val="00911A4E"/>
    <w:rsid w:val="00911C52"/>
    <w:rsid w:val="00911E41"/>
    <w:rsid w:val="00912810"/>
    <w:rsid w:val="009130AB"/>
    <w:rsid w:val="009131A3"/>
    <w:rsid w:val="00913643"/>
    <w:rsid w:val="00913748"/>
    <w:rsid w:val="00913A93"/>
    <w:rsid w:val="009142FA"/>
    <w:rsid w:val="00917432"/>
    <w:rsid w:val="0091746C"/>
    <w:rsid w:val="009175E2"/>
    <w:rsid w:val="00917706"/>
    <w:rsid w:val="00917E7B"/>
    <w:rsid w:val="00920718"/>
    <w:rsid w:val="00920729"/>
    <w:rsid w:val="009209C9"/>
    <w:rsid w:val="00920F1C"/>
    <w:rsid w:val="00920FC7"/>
    <w:rsid w:val="009211D4"/>
    <w:rsid w:val="00921531"/>
    <w:rsid w:val="00921A8D"/>
    <w:rsid w:val="0092275B"/>
    <w:rsid w:val="009229A2"/>
    <w:rsid w:val="00922DB8"/>
    <w:rsid w:val="009231D2"/>
    <w:rsid w:val="00923380"/>
    <w:rsid w:val="00923512"/>
    <w:rsid w:val="00923975"/>
    <w:rsid w:val="009245E1"/>
    <w:rsid w:val="00924653"/>
    <w:rsid w:val="00924777"/>
    <w:rsid w:val="0092487C"/>
    <w:rsid w:val="00924A40"/>
    <w:rsid w:val="00924BFB"/>
    <w:rsid w:val="00925147"/>
    <w:rsid w:val="00925EAA"/>
    <w:rsid w:val="0092640F"/>
    <w:rsid w:val="009268A9"/>
    <w:rsid w:val="00926A3F"/>
    <w:rsid w:val="00927385"/>
    <w:rsid w:val="0092746E"/>
    <w:rsid w:val="009275C3"/>
    <w:rsid w:val="00927A6A"/>
    <w:rsid w:val="00930440"/>
    <w:rsid w:val="00930E83"/>
    <w:rsid w:val="00930FE8"/>
    <w:rsid w:val="00931035"/>
    <w:rsid w:val="009312D1"/>
    <w:rsid w:val="00931D0C"/>
    <w:rsid w:val="009322E4"/>
    <w:rsid w:val="00932C1F"/>
    <w:rsid w:val="00932D1B"/>
    <w:rsid w:val="00932F58"/>
    <w:rsid w:val="00932FBD"/>
    <w:rsid w:val="00932FFC"/>
    <w:rsid w:val="00933037"/>
    <w:rsid w:val="00933074"/>
    <w:rsid w:val="009330D5"/>
    <w:rsid w:val="00933DE3"/>
    <w:rsid w:val="00933EFA"/>
    <w:rsid w:val="00933F80"/>
    <w:rsid w:val="009341E5"/>
    <w:rsid w:val="00934565"/>
    <w:rsid w:val="00934B12"/>
    <w:rsid w:val="00934FE4"/>
    <w:rsid w:val="00935135"/>
    <w:rsid w:val="00935616"/>
    <w:rsid w:val="00935954"/>
    <w:rsid w:val="009360F4"/>
    <w:rsid w:val="0093643F"/>
    <w:rsid w:val="00936852"/>
    <w:rsid w:val="00936EA8"/>
    <w:rsid w:val="00937230"/>
    <w:rsid w:val="00940399"/>
    <w:rsid w:val="00940502"/>
    <w:rsid w:val="00940C3A"/>
    <w:rsid w:val="00940CC4"/>
    <w:rsid w:val="00940CE8"/>
    <w:rsid w:val="00940FA8"/>
    <w:rsid w:val="0094115E"/>
    <w:rsid w:val="00941512"/>
    <w:rsid w:val="00941EEC"/>
    <w:rsid w:val="0094264B"/>
    <w:rsid w:val="009432C2"/>
    <w:rsid w:val="009439AA"/>
    <w:rsid w:val="00943B38"/>
    <w:rsid w:val="00943BC9"/>
    <w:rsid w:val="009445FA"/>
    <w:rsid w:val="00944C66"/>
    <w:rsid w:val="00945AB1"/>
    <w:rsid w:val="00945E9C"/>
    <w:rsid w:val="0094676B"/>
    <w:rsid w:val="00946820"/>
    <w:rsid w:val="00946F4C"/>
    <w:rsid w:val="009476FB"/>
    <w:rsid w:val="00950179"/>
    <w:rsid w:val="00950833"/>
    <w:rsid w:val="00950B8A"/>
    <w:rsid w:val="00950BDB"/>
    <w:rsid w:val="00951197"/>
    <w:rsid w:val="009518C2"/>
    <w:rsid w:val="00952092"/>
    <w:rsid w:val="009523C6"/>
    <w:rsid w:val="00952F18"/>
    <w:rsid w:val="00954733"/>
    <w:rsid w:val="009547B4"/>
    <w:rsid w:val="0095487A"/>
    <w:rsid w:val="00954B92"/>
    <w:rsid w:val="0095512E"/>
    <w:rsid w:val="009556BD"/>
    <w:rsid w:val="009556BE"/>
    <w:rsid w:val="009557EC"/>
    <w:rsid w:val="00955993"/>
    <w:rsid w:val="00955B89"/>
    <w:rsid w:val="009566B9"/>
    <w:rsid w:val="009573D1"/>
    <w:rsid w:val="009575A9"/>
    <w:rsid w:val="0095769B"/>
    <w:rsid w:val="00957A80"/>
    <w:rsid w:val="00957A9D"/>
    <w:rsid w:val="009606E6"/>
    <w:rsid w:val="00960A65"/>
    <w:rsid w:val="009629A0"/>
    <w:rsid w:val="00962AC6"/>
    <w:rsid w:val="00962F85"/>
    <w:rsid w:val="0096304D"/>
    <w:rsid w:val="009630CC"/>
    <w:rsid w:val="00963298"/>
    <w:rsid w:val="00963721"/>
    <w:rsid w:val="00963A00"/>
    <w:rsid w:val="00963B18"/>
    <w:rsid w:val="009640C6"/>
    <w:rsid w:val="009643ED"/>
    <w:rsid w:val="009646F0"/>
    <w:rsid w:val="00964A3A"/>
    <w:rsid w:val="009656DA"/>
    <w:rsid w:val="00965CB0"/>
    <w:rsid w:val="00966D53"/>
    <w:rsid w:val="0096760C"/>
    <w:rsid w:val="00967703"/>
    <w:rsid w:val="00967CEF"/>
    <w:rsid w:val="00967E8A"/>
    <w:rsid w:val="00970943"/>
    <w:rsid w:val="00972977"/>
    <w:rsid w:val="00973754"/>
    <w:rsid w:val="00973A21"/>
    <w:rsid w:val="00973B28"/>
    <w:rsid w:val="00973C73"/>
    <w:rsid w:val="00974975"/>
    <w:rsid w:val="00975367"/>
    <w:rsid w:val="009754D4"/>
    <w:rsid w:val="009758D1"/>
    <w:rsid w:val="00975B22"/>
    <w:rsid w:val="00975D32"/>
    <w:rsid w:val="009763E9"/>
    <w:rsid w:val="00976DA9"/>
    <w:rsid w:val="009772E0"/>
    <w:rsid w:val="0097781A"/>
    <w:rsid w:val="00977869"/>
    <w:rsid w:val="00977FB4"/>
    <w:rsid w:val="0098010A"/>
    <w:rsid w:val="0098028D"/>
    <w:rsid w:val="00980351"/>
    <w:rsid w:val="00980613"/>
    <w:rsid w:val="00980722"/>
    <w:rsid w:val="0098131E"/>
    <w:rsid w:val="009820DA"/>
    <w:rsid w:val="0098247D"/>
    <w:rsid w:val="00982DD0"/>
    <w:rsid w:val="00982EE6"/>
    <w:rsid w:val="00982FAA"/>
    <w:rsid w:val="009830E5"/>
    <w:rsid w:val="0098324D"/>
    <w:rsid w:val="00983424"/>
    <w:rsid w:val="0098365A"/>
    <w:rsid w:val="0098367F"/>
    <w:rsid w:val="0098390D"/>
    <w:rsid w:val="00983A3C"/>
    <w:rsid w:val="00983B81"/>
    <w:rsid w:val="009843BC"/>
    <w:rsid w:val="00984B7D"/>
    <w:rsid w:val="00984BC9"/>
    <w:rsid w:val="009852C4"/>
    <w:rsid w:val="00985624"/>
    <w:rsid w:val="00985EDB"/>
    <w:rsid w:val="00986E93"/>
    <w:rsid w:val="009876A3"/>
    <w:rsid w:val="00987E3A"/>
    <w:rsid w:val="0099054A"/>
    <w:rsid w:val="0099056F"/>
    <w:rsid w:val="009908B3"/>
    <w:rsid w:val="00991097"/>
    <w:rsid w:val="009917B4"/>
    <w:rsid w:val="00991B6A"/>
    <w:rsid w:val="00992533"/>
    <w:rsid w:val="00992A28"/>
    <w:rsid w:val="00992AF8"/>
    <w:rsid w:val="00992CD3"/>
    <w:rsid w:val="009939F2"/>
    <w:rsid w:val="00993E43"/>
    <w:rsid w:val="00993FCA"/>
    <w:rsid w:val="0099439C"/>
    <w:rsid w:val="00994E88"/>
    <w:rsid w:val="00994FAC"/>
    <w:rsid w:val="00995736"/>
    <w:rsid w:val="00995762"/>
    <w:rsid w:val="00995801"/>
    <w:rsid w:val="0099675F"/>
    <w:rsid w:val="00997077"/>
    <w:rsid w:val="009971F8"/>
    <w:rsid w:val="00997ABB"/>
    <w:rsid w:val="00997B2F"/>
    <w:rsid w:val="009A01AF"/>
    <w:rsid w:val="009A06F0"/>
    <w:rsid w:val="009A0EED"/>
    <w:rsid w:val="009A14F4"/>
    <w:rsid w:val="009A1F0A"/>
    <w:rsid w:val="009A2404"/>
    <w:rsid w:val="009A334F"/>
    <w:rsid w:val="009A3430"/>
    <w:rsid w:val="009A34ED"/>
    <w:rsid w:val="009A4F8C"/>
    <w:rsid w:val="009A4F97"/>
    <w:rsid w:val="009A5711"/>
    <w:rsid w:val="009A5720"/>
    <w:rsid w:val="009A5EFE"/>
    <w:rsid w:val="009A5FAB"/>
    <w:rsid w:val="009A631D"/>
    <w:rsid w:val="009A6F63"/>
    <w:rsid w:val="009A7C65"/>
    <w:rsid w:val="009B0727"/>
    <w:rsid w:val="009B1009"/>
    <w:rsid w:val="009B16AF"/>
    <w:rsid w:val="009B1BF3"/>
    <w:rsid w:val="009B27A0"/>
    <w:rsid w:val="009B2F83"/>
    <w:rsid w:val="009B33A3"/>
    <w:rsid w:val="009B36ED"/>
    <w:rsid w:val="009B3ABA"/>
    <w:rsid w:val="009B432A"/>
    <w:rsid w:val="009B4D27"/>
    <w:rsid w:val="009B566F"/>
    <w:rsid w:val="009B6872"/>
    <w:rsid w:val="009B6A59"/>
    <w:rsid w:val="009B6EC1"/>
    <w:rsid w:val="009B7D39"/>
    <w:rsid w:val="009B7FD5"/>
    <w:rsid w:val="009C0275"/>
    <w:rsid w:val="009C0747"/>
    <w:rsid w:val="009C1937"/>
    <w:rsid w:val="009C1C96"/>
    <w:rsid w:val="009C20C5"/>
    <w:rsid w:val="009C2875"/>
    <w:rsid w:val="009C2A85"/>
    <w:rsid w:val="009C2F58"/>
    <w:rsid w:val="009C324B"/>
    <w:rsid w:val="009C38EC"/>
    <w:rsid w:val="009C4ABB"/>
    <w:rsid w:val="009C4B63"/>
    <w:rsid w:val="009C4BB1"/>
    <w:rsid w:val="009C5AF3"/>
    <w:rsid w:val="009C6085"/>
    <w:rsid w:val="009C6224"/>
    <w:rsid w:val="009C6240"/>
    <w:rsid w:val="009C649B"/>
    <w:rsid w:val="009C6688"/>
    <w:rsid w:val="009C6C44"/>
    <w:rsid w:val="009C77B3"/>
    <w:rsid w:val="009C7BD2"/>
    <w:rsid w:val="009C7FF0"/>
    <w:rsid w:val="009D1BE9"/>
    <w:rsid w:val="009D2064"/>
    <w:rsid w:val="009D2106"/>
    <w:rsid w:val="009D23A2"/>
    <w:rsid w:val="009D27AC"/>
    <w:rsid w:val="009D2AE3"/>
    <w:rsid w:val="009D2BC8"/>
    <w:rsid w:val="009D2CDD"/>
    <w:rsid w:val="009D2E8A"/>
    <w:rsid w:val="009D3245"/>
    <w:rsid w:val="009D33EC"/>
    <w:rsid w:val="009D3609"/>
    <w:rsid w:val="009D3CA2"/>
    <w:rsid w:val="009D3F99"/>
    <w:rsid w:val="009D4F1F"/>
    <w:rsid w:val="009D500E"/>
    <w:rsid w:val="009D55C4"/>
    <w:rsid w:val="009D574B"/>
    <w:rsid w:val="009D5755"/>
    <w:rsid w:val="009D58A7"/>
    <w:rsid w:val="009D590A"/>
    <w:rsid w:val="009D5A38"/>
    <w:rsid w:val="009D5AB4"/>
    <w:rsid w:val="009D5F76"/>
    <w:rsid w:val="009D621E"/>
    <w:rsid w:val="009D625B"/>
    <w:rsid w:val="009D6662"/>
    <w:rsid w:val="009D66CD"/>
    <w:rsid w:val="009D6FC0"/>
    <w:rsid w:val="009D713E"/>
    <w:rsid w:val="009D7847"/>
    <w:rsid w:val="009D7FAE"/>
    <w:rsid w:val="009E025B"/>
    <w:rsid w:val="009E02EE"/>
    <w:rsid w:val="009E0879"/>
    <w:rsid w:val="009E0A27"/>
    <w:rsid w:val="009E0B46"/>
    <w:rsid w:val="009E0F1C"/>
    <w:rsid w:val="009E110A"/>
    <w:rsid w:val="009E1448"/>
    <w:rsid w:val="009E1508"/>
    <w:rsid w:val="009E15DE"/>
    <w:rsid w:val="009E192B"/>
    <w:rsid w:val="009E209E"/>
    <w:rsid w:val="009E20FB"/>
    <w:rsid w:val="009E2B28"/>
    <w:rsid w:val="009E376A"/>
    <w:rsid w:val="009E3CCF"/>
    <w:rsid w:val="009E42FF"/>
    <w:rsid w:val="009E4A04"/>
    <w:rsid w:val="009E4B33"/>
    <w:rsid w:val="009E5215"/>
    <w:rsid w:val="009E6CFD"/>
    <w:rsid w:val="009E763E"/>
    <w:rsid w:val="009E7BB1"/>
    <w:rsid w:val="009F004D"/>
    <w:rsid w:val="009F0405"/>
    <w:rsid w:val="009F0BB5"/>
    <w:rsid w:val="009F22DD"/>
    <w:rsid w:val="009F237F"/>
    <w:rsid w:val="009F2B7C"/>
    <w:rsid w:val="009F319D"/>
    <w:rsid w:val="009F3236"/>
    <w:rsid w:val="009F3295"/>
    <w:rsid w:val="009F3493"/>
    <w:rsid w:val="009F40F4"/>
    <w:rsid w:val="009F4686"/>
    <w:rsid w:val="009F56CA"/>
    <w:rsid w:val="009F5775"/>
    <w:rsid w:val="009F6352"/>
    <w:rsid w:val="009F6ADB"/>
    <w:rsid w:val="009F733E"/>
    <w:rsid w:val="009F741E"/>
    <w:rsid w:val="009F75B5"/>
    <w:rsid w:val="009F7EE7"/>
    <w:rsid w:val="00A003E1"/>
    <w:rsid w:val="00A00A61"/>
    <w:rsid w:val="00A00E20"/>
    <w:rsid w:val="00A01059"/>
    <w:rsid w:val="00A015B3"/>
    <w:rsid w:val="00A01B20"/>
    <w:rsid w:val="00A01C1E"/>
    <w:rsid w:val="00A0271D"/>
    <w:rsid w:val="00A028B7"/>
    <w:rsid w:val="00A02B75"/>
    <w:rsid w:val="00A02CCD"/>
    <w:rsid w:val="00A0361E"/>
    <w:rsid w:val="00A036D3"/>
    <w:rsid w:val="00A0383F"/>
    <w:rsid w:val="00A03976"/>
    <w:rsid w:val="00A0418E"/>
    <w:rsid w:val="00A044EF"/>
    <w:rsid w:val="00A046F9"/>
    <w:rsid w:val="00A05103"/>
    <w:rsid w:val="00A05725"/>
    <w:rsid w:val="00A05859"/>
    <w:rsid w:val="00A05CD5"/>
    <w:rsid w:val="00A05CFA"/>
    <w:rsid w:val="00A05E4D"/>
    <w:rsid w:val="00A05FAD"/>
    <w:rsid w:val="00A0631B"/>
    <w:rsid w:val="00A06AFD"/>
    <w:rsid w:val="00A06D5E"/>
    <w:rsid w:val="00A071BF"/>
    <w:rsid w:val="00A0778A"/>
    <w:rsid w:val="00A07929"/>
    <w:rsid w:val="00A07A7D"/>
    <w:rsid w:val="00A1011B"/>
    <w:rsid w:val="00A115F6"/>
    <w:rsid w:val="00A11BEC"/>
    <w:rsid w:val="00A11D74"/>
    <w:rsid w:val="00A1287E"/>
    <w:rsid w:val="00A128D7"/>
    <w:rsid w:val="00A13024"/>
    <w:rsid w:val="00A13BB2"/>
    <w:rsid w:val="00A13C3D"/>
    <w:rsid w:val="00A14587"/>
    <w:rsid w:val="00A14F00"/>
    <w:rsid w:val="00A15764"/>
    <w:rsid w:val="00A15E84"/>
    <w:rsid w:val="00A15E9A"/>
    <w:rsid w:val="00A15EEB"/>
    <w:rsid w:val="00A16BC5"/>
    <w:rsid w:val="00A16E2E"/>
    <w:rsid w:val="00A170E0"/>
    <w:rsid w:val="00A179A0"/>
    <w:rsid w:val="00A2026E"/>
    <w:rsid w:val="00A208EB"/>
    <w:rsid w:val="00A21080"/>
    <w:rsid w:val="00A21130"/>
    <w:rsid w:val="00A21C28"/>
    <w:rsid w:val="00A22D16"/>
    <w:rsid w:val="00A230FD"/>
    <w:rsid w:val="00A2324A"/>
    <w:rsid w:val="00A23722"/>
    <w:rsid w:val="00A2397F"/>
    <w:rsid w:val="00A2404E"/>
    <w:rsid w:val="00A243E2"/>
    <w:rsid w:val="00A247FC"/>
    <w:rsid w:val="00A2482F"/>
    <w:rsid w:val="00A2493F"/>
    <w:rsid w:val="00A24C64"/>
    <w:rsid w:val="00A25413"/>
    <w:rsid w:val="00A255D7"/>
    <w:rsid w:val="00A26344"/>
    <w:rsid w:val="00A26687"/>
    <w:rsid w:val="00A26B16"/>
    <w:rsid w:val="00A26D77"/>
    <w:rsid w:val="00A3022E"/>
    <w:rsid w:val="00A30A4A"/>
    <w:rsid w:val="00A30F04"/>
    <w:rsid w:val="00A30F84"/>
    <w:rsid w:val="00A319D3"/>
    <w:rsid w:val="00A319DA"/>
    <w:rsid w:val="00A320FD"/>
    <w:rsid w:val="00A32207"/>
    <w:rsid w:val="00A32225"/>
    <w:rsid w:val="00A33286"/>
    <w:rsid w:val="00A333E4"/>
    <w:rsid w:val="00A33475"/>
    <w:rsid w:val="00A334FE"/>
    <w:rsid w:val="00A33BAB"/>
    <w:rsid w:val="00A341EF"/>
    <w:rsid w:val="00A34592"/>
    <w:rsid w:val="00A348D5"/>
    <w:rsid w:val="00A34987"/>
    <w:rsid w:val="00A34C0A"/>
    <w:rsid w:val="00A34F40"/>
    <w:rsid w:val="00A3538C"/>
    <w:rsid w:val="00A35545"/>
    <w:rsid w:val="00A35692"/>
    <w:rsid w:val="00A358C4"/>
    <w:rsid w:val="00A35B0A"/>
    <w:rsid w:val="00A362AC"/>
    <w:rsid w:val="00A365DE"/>
    <w:rsid w:val="00A3703F"/>
    <w:rsid w:val="00A3747D"/>
    <w:rsid w:val="00A37BF3"/>
    <w:rsid w:val="00A37C06"/>
    <w:rsid w:val="00A40240"/>
    <w:rsid w:val="00A402B4"/>
    <w:rsid w:val="00A4042C"/>
    <w:rsid w:val="00A4068B"/>
    <w:rsid w:val="00A40A04"/>
    <w:rsid w:val="00A40CB1"/>
    <w:rsid w:val="00A40D25"/>
    <w:rsid w:val="00A41253"/>
    <w:rsid w:val="00A41686"/>
    <w:rsid w:val="00A42330"/>
    <w:rsid w:val="00A42CA3"/>
    <w:rsid w:val="00A42CD2"/>
    <w:rsid w:val="00A4338F"/>
    <w:rsid w:val="00A434E4"/>
    <w:rsid w:val="00A434FF"/>
    <w:rsid w:val="00A43501"/>
    <w:rsid w:val="00A43B24"/>
    <w:rsid w:val="00A43C00"/>
    <w:rsid w:val="00A43D9D"/>
    <w:rsid w:val="00A44784"/>
    <w:rsid w:val="00A447AB"/>
    <w:rsid w:val="00A44EB6"/>
    <w:rsid w:val="00A450C3"/>
    <w:rsid w:val="00A456B8"/>
    <w:rsid w:val="00A45B0A"/>
    <w:rsid w:val="00A45EA1"/>
    <w:rsid w:val="00A462CF"/>
    <w:rsid w:val="00A46B4D"/>
    <w:rsid w:val="00A4735E"/>
    <w:rsid w:val="00A475B0"/>
    <w:rsid w:val="00A50144"/>
    <w:rsid w:val="00A51089"/>
    <w:rsid w:val="00A5137B"/>
    <w:rsid w:val="00A51AF3"/>
    <w:rsid w:val="00A5230E"/>
    <w:rsid w:val="00A5244A"/>
    <w:rsid w:val="00A526D1"/>
    <w:rsid w:val="00A527EA"/>
    <w:rsid w:val="00A528BA"/>
    <w:rsid w:val="00A52F18"/>
    <w:rsid w:val="00A5310C"/>
    <w:rsid w:val="00A53127"/>
    <w:rsid w:val="00A544A2"/>
    <w:rsid w:val="00A54C3A"/>
    <w:rsid w:val="00A55004"/>
    <w:rsid w:val="00A55392"/>
    <w:rsid w:val="00A55739"/>
    <w:rsid w:val="00A55EE7"/>
    <w:rsid w:val="00A56752"/>
    <w:rsid w:val="00A56E3A"/>
    <w:rsid w:val="00A5714F"/>
    <w:rsid w:val="00A57347"/>
    <w:rsid w:val="00A575A1"/>
    <w:rsid w:val="00A57730"/>
    <w:rsid w:val="00A577E9"/>
    <w:rsid w:val="00A601BD"/>
    <w:rsid w:val="00A604A9"/>
    <w:rsid w:val="00A607CD"/>
    <w:rsid w:val="00A61F64"/>
    <w:rsid w:val="00A62023"/>
    <w:rsid w:val="00A6208B"/>
    <w:rsid w:val="00A6216D"/>
    <w:rsid w:val="00A62B5B"/>
    <w:rsid w:val="00A62E61"/>
    <w:rsid w:val="00A63E3D"/>
    <w:rsid w:val="00A647A3"/>
    <w:rsid w:val="00A6559B"/>
    <w:rsid w:val="00A6585C"/>
    <w:rsid w:val="00A660F3"/>
    <w:rsid w:val="00A665B5"/>
    <w:rsid w:val="00A66B27"/>
    <w:rsid w:val="00A678AD"/>
    <w:rsid w:val="00A6793D"/>
    <w:rsid w:val="00A6794B"/>
    <w:rsid w:val="00A67F9C"/>
    <w:rsid w:val="00A70BA3"/>
    <w:rsid w:val="00A70D59"/>
    <w:rsid w:val="00A70E5F"/>
    <w:rsid w:val="00A712F8"/>
    <w:rsid w:val="00A713C9"/>
    <w:rsid w:val="00A71896"/>
    <w:rsid w:val="00A719D1"/>
    <w:rsid w:val="00A71B76"/>
    <w:rsid w:val="00A71BB8"/>
    <w:rsid w:val="00A72232"/>
    <w:rsid w:val="00A72284"/>
    <w:rsid w:val="00A7241B"/>
    <w:rsid w:val="00A72624"/>
    <w:rsid w:val="00A72D56"/>
    <w:rsid w:val="00A7316C"/>
    <w:rsid w:val="00A73387"/>
    <w:rsid w:val="00A736F7"/>
    <w:rsid w:val="00A74769"/>
    <w:rsid w:val="00A74E03"/>
    <w:rsid w:val="00A75326"/>
    <w:rsid w:val="00A7609F"/>
    <w:rsid w:val="00A7623D"/>
    <w:rsid w:val="00A76349"/>
    <w:rsid w:val="00A765E6"/>
    <w:rsid w:val="00A7660C"/>
    <w:rsid w:val="00A766CC"/>
    <w:rsid w:val="00A769DB"/>
    <w:rsid w:val="00A76E24"/>
    <w:rsid w:val="00A771AE"/>
    <w:rsid w:val="00A77640"/>
    <w:rsid w:val="00A77CC6"/>
    <w:rsid w:val="00A77EFD"/>
    <w:rsid w:val="00A8040F"/>
    <w:rsid w:val="00A80784"/>
    <w:rsid w:val="00A809B7"/>
    <w:rsid w:val="00A8116D"/>
    <w:rsid w:val="00A81AC2"/>
    <w:rsid w:val="00A81FE3"/>
    <w:rsid w:val="00A837DF"/>
    <w:rsid w:val="00A83A26"/>
    <w:rsid w:val="00A83FB0"/>
    <w:rsid w:val="00A84009"/>
    <w:rsid w:val="00A84264"/>
    <w:rsid w:val="00A84C1A"/>
    <w:rsid w:val="00A84E15"/>
    <w:rsid w:val="00A86501"/>
    <w:rsid w:val="00A86644"/>
    <w:rsid w:val="00A86C25"/>
    <w:rsid w:val="00A870BD"/>
    <w:rsid w:val="00A87806"/>
    <w:rsid w:val="00A87D90"/>
    <w:rsid w:val="00A90A71"/>
    <w:rsid w:val="00A91235"/>
    <w:rsid w:val="00A9176B"/>
    <w:rsid w:val="00A91CCC"/>
    <w:rsid w:val="00A9235C"/>
    <w:rsid w:val="00A92A97"/>
    <w:rsid w:val="00A92C49"/>
    <w:rsid w:val="00A92DB3"/>
    <w:rsid w:val="00A93B57"/>
    <w:rsid w:val="00A93D99"/>
    <w:rsid w:val="00A94DEB"/>
    <w:rsid w:val="00A95334"/>
    <w:rsid w:val="00A96CDF"/>
    <w:rsid w:val="00A9710A"/>
    <w:rsid w:val="00A975C0"/>
    <w:rsid w:val="00A977C5"/>
    <w:rsid w:val="00A978F9"/>
    <w:rsid w:val="00A97C63"/>
    <w:rsid w:val="00A97EE9"/>
    <w:rsid w:val="00AA0185"/>
    <w:rsid w:val="00AA03F4"/>
    <w:rsid w:val="00AA0A87"/>
    <w:rsid w:val="00AA0B3C"/>
    <w:rsid w:val="00AA0ED6"/>
    <w:rsid w:val="00AA1038"/>
    <w:rsid w:val="00AA1A5A"/>
    <w:rsid w:val="00AA29C3"/>
    <w:rsid w:val="00AA2F7C"/>
    <w:rsid w:val="00AA3295"/>
    <w:rsid w:val="00AA3CCD"/>
    <w:rsid w:val="00AA3F94"/>
    <w:rsid w:val="00AA4556"/>
    <w:rsid w:val="00AA4AAA"/>
    <w:rsid w:val="00AA5239"/>
    <w:rsid w:val="00AA52FA"/>
    <w:rsid w:val="00AA53FE"/>
    <w:rsid w:val="00AA5FDC"/>
    <w:rsid w:val="00AA6028"/>
    <w:rsid w:val="00AA603E"/>
    <w:rsid w:val="00AA6C5A"/>
    <w:rsid w:val="00AA70A7"/>
    <w:rsid w:val="00AB0E2E"/>
    <w:rsid w:val="00AB0E3D"/>
    <w:rsid w:val="00AB0F6C"/>
    <w:rsid w:val="00AB1183"/>
    <w:rsid w:val="00AB1323"/>
    <w:rsid w:val="00AB152E"/>
    <w:rsid w:val="00AB2403"/>
    <w:rsid w:val="00AB240B"/>
    <w:rsid w:val="00AB2B4D"/>
    <w:rsid w:val="00AB30DF"/>
    <w:rsid w:val="00AB3329"/>
    <w:rsid w:val="00AB34F7"/>
    <w:rsid w:val="00AB35A4"/>
    <w:rsid w:val="00AB3CD1"/>
    <w:rsid w:val="00AB3E24"/>
    <w:rsid w:val="00AB3F99"/>
    <w:rsid w:val="00AB3FE0"/>
    <w:rsid w:val="00AB4011"/>
    <w:rsid w:val="00AB41EE"/>
    <w:rsid w:val="00AB42AF"/>
    <w:rsid w:val="00AB552C"/>
    <w:rsid w:val="00AB5782"/>
    <w:rsid w:val="00AB6015"/>
    <w:rsid w:val="00AB6705"/>
    <w:rsid w:val="00AB67EB"/>
    <w:rsid w:val="00AB68BE"/>
    <w:rsid w:val="00AB6A5D"/>
    <w:rsid w:val="00AB72F3"/>
    <w:rsid w:val="00AB7357"/>
    <w:rsid w:val="00AB7447"/>
    <w:rsid w:val="00AB755F"/>
    <w:rsid w:val="00AB7736"/>
    <w:rsid w:val="00AC03F1"/>
    <w:rsid w:val="00AC056A"/>
    <w:rsid w:val="00AC07B9"/>
    <w:rsid w:val="00AC0990"/>
    <w:rsid w:val="00AC1193"/>
    <w:rsid w:val="00AC1517"/>
    <w:rsid w:val="00AC2381"/>
    <w:rsid w:val="00AC24C3"/>
    <w:rsid w:val="00AC26DC"/>
    <w:rsid w:val="00AC35FD"/>
    <w:rsid w:val="00AC3A2F"/>
    <w:rsid w:val="00AC3AFC"/>
    <w:rsid w:val="00AC3C58"/>
    <w:rsid w:val="00AC3D11"/>
    <w:rsid w:val="00AC432E"/>
    <w:rsid w:val="00AC492C"/>
    <w:rsid w:val="00AC4AC5"/>
    <w:rsid w:val="00AC5C23"/>
    <w:rsid w:val="00AC5C40"/>
    <w:rsid w:val="00AC5EEC"/>
    <w:rsid w:val="00AC6143"/>
    <w:rsid w:val="00AC631D"/>
    <w:rsid w:val="00AC6653"/>
    <w:rsid w:val="00AC66CC"/>
    <w:rsid w:val="00AC6C9F"/>
    <w:rsid w:val="00AC6EEF"/>
    <w:rsid w:val="00AC7127"/>
    <w:rsid w:val="00AD0C2C"/>
    <w:rsid w:val="00AD0F38"/>
    <w:rsid w:val="00AD181C"/>
    <w:rsid w:val="00AD22BD"/>
    <w:rsid w:val="00AD28D7"/>
    <w:rsid w:val="00AD2C17"/>
    <w:rsid w:val="00AD2D67"/>
    <w:rsid w:val="00AD3147"/>
    <w:rsid w:val="00AD3364"/>
    <w:rsid w:val="00AD34B0"/>
    <w:rsid w:val="00AD363F"/>
    <w:rsid w:val="00AD3E82"/>
    <w:rsid w:val="00AD424E"/>
    <w:rsid w:val="00AD5015"/>
    <w:rsid w:val="00AD5177"/>
    <w:rsid w:val="00AD5186"/>
    <w:rsid w:val="00AD5E76"/>
    <w:rsid w:val="00AD66CC"/>
    <w:rsid w:val="00AD6D16"/>
    <w:rsid w:val="00AD6E2E"/>
    <w:rsid w:val="00AD7906"/>
    <w:rsid w:val="00AD7C15"/>
    <w:rsid w:val="00AD7EF6"/>
    <w:rsid w:val="00AD7FD0"/>
    <w:rsid w:val="00AD7FFD"/>
    <w:rsid w:val="00AE0909"/>
    <w:rsid w:val="00AE1217"/>
    <w:rsid w:val="00AE23EE"/>
    <w:rsid w:val="00AE247C"/>
    <w:rsid w:val="00AE259F"/>
    <w:rsid w:val="00AE2B1A"/>
    <w:rsid w:val="00AE2DC2"/>
    <w:rsid w:val="00AE2F54"/>
    <w:rsid w:val="00AE2F56"/>
    <w:rsid w:val="00AE355B"/>
    <w:rsid w:val="00AE377C"/>
    <w:rsid w:val="00AE39FB"/>
    <w:rsid w:val="00AE3B75"/>
    <w:rsid w:val="00AE3BAD"/>
    <w:rsid w:val="00AE4536"/>
    <w:rsid w:val="00AE4764"/>
    <w:rsid w:val="00AE4AD2"/>
    <w:rsid w:val="00AE56BB"/>
    <w:rsid w:val="00AE57D9"/>
    <w:rsid w:val="00AE5F2B"/>
    <w:rsid w:val="00AE6066"/>
    <w:rsid w:val="00AE6225"/>
    <w:rsid w:val="00AE631F"/>
    <w:rsid w:val="00AE758E"/>
    <w:rsid w:val="00AE7D71"/>
    <w:rsid w:val="00AE7E53"/>
    <w:rsid w:val="00AF000A"/>
    <w:rsid w:val="00AF012F"/>
    <w:rsid w:val="00AF04C2"/>
    <w:rsid w:val="00AF063E"/>
    <w:rsid w:val="00AF0DCA"/>
    <w:rsid w:val="00AF0E89"/>
    <w:rsid w:val="00AF133F"/>
    <w:rsid w:val="00AF16BE"/>
    <w:rsid w:val="00AF1E16"/>
    <w:rsid w:val="00AF1FB5"/>
    <w:rsid w:val="00AF2052"/>
    <w:rsid w:val="00AF269F"/>
    <w:rsid w:val="00AF27BB"/>
    <w:rsid w:val="00AF2860"/>
    <w:rsid w:val="00AF28A9"/>
    <w:rsid w:val="00AF29EB"/>
    <w:rsid w:val="00AF2E02"/>
    <w:rsid w:val="00AF320A"/>
    <w:rsid w:val="00AF3992"/>
    <w:rsid w:val="00AF3D45"/>
    <w:rsid w:val="00AF44CB"/>
    <w:rsid w:val="00AF48CE"/>
    <w:rsid w:val="00AF54A4"/>
    <w:rsid w:val="00AF581D"/>
    <w:rsid w:val="00AF589F"/>
    <w:rsid w:val="00AF596E"/>
    <w:rsid w:val="00AF5D33"/>
    <w:rsid w:val="00AF5DC6"/>
    <w:rsid w:val="00AF69BC"/>
    <w:rsid w:val="00AF6A25"/>
    <w:rsid w:val="00AF6D8B"/>
    <w:rsid w:val="00AF6F30"/>
    <w:rsid w:val="00AF7332"/>
    <w:rsid w:val="00B01076"/>
    <w:rsid w:val="00B01DCD"/>
    <w:rsid w:val="00B0249E"/>
    <w:rsid w:val="00B02CD4"/>
    <w:rsid w:val="00B02D3C"/>
    <w:rsid w:val="00B03B21"/>
    <w:rsid w:val="00B046B7"/>
    <w:rsid w:val="00B04A23"/>
    <w:rsid w:val="00B05134"/>
    <w:rsid w:val="00B05373"/>
    <w:rsid w:val="00B057ED"/>
    <w:rsid w:val="00B05CEC"/>
    <w:rsid w:val="00B069D9"/>
    <w:rsid w:val="00B06CAB"/>
    <w:rsid w:val="00B0715C"/>
    <w:rsid w:val="00B07287"/>
    <w:rsid w:val="00B07BB8"/>
    <w:rsid w:val="00B10DD7"/>
    <w:rsid w:val="00B11082"/>
    <w:rsid w:val="00B131E3"/>
    <w:rsid w:val="00B13212"/>
    <w:rsid w:val="00B13A4E"/>
    <w:rsid w:val="00B13BD2"/>
    <w:rsid w:val="00B13C4B"/>
    <w:rsid w:val="00B142BB"/>
    <w:rsid w:val="00B142C2"/>
    <w:rsid w:val="00B14BCD"/>
    <w:rsid w:val="00B14D92"/>
    <w:rsid w:val="00B159B0"/>
    <w:rsid w:val="00B16467"/>
    <w:rsid w:val="00B1646B"/>
    <w:rsid w:val="00B17080"/>
    <w:rsid w:val="00B171FE"/>
    <w:rsid w:val="00B17479"/>
    <w:rsid w:val="00B2077D"/>
    <w:rsid w:val="00B20A50"/>
    <w:rsid w:val="00B20EB5"/>
    <w:rsid w:val="00B21A27"/>
    <w:rsid w:val="00B21E4F"/>
    <w:rsid w:val="00B21F3E"/>
    <w:rsid w:val="00B2213F"/>
    <w:rsid w:val="00B22250"/>
    <w:rsid w:val="00B2253F"/>
    <w:rsid w:val="00B22BF5"/>
    <w:rsid w:val="00B22FBF"/>
    <w:rsid w:val="00B2344C"/>
    <w:rsid w:val="00B23765"/>
    <w:rsid w:val="00B2377A"/>
    <w:rsid w:val="00B23A7B"/>
    <w:rsid w:val="00B24356"/>
    <w:rsid w:val="00B248F8"/>
    <w:rsid w:val="00B24F16"/>
    <w:rsid w:val="00B24F6D"/>
    <w:rsid w:val="00B2502E"/>
    <w:rsid w:val="00B253F7"/>
    <w:rsid w:val="00B2561D"/>
    <w:rsid w:val="00B2573C"/>
    <w:rsid w:val="00B25EF9"/>
    <w:rsid w:val="00B25F6D"/>
    <w:rsid w:val="00B26005"/>
    <w:rsid w:val="00B26474"/>
    <w:rsid w:val="00B266BC"/>
    <w:rsid w:val="00B26713"/>
    <w:rsid w:val="00B27652"/>
    <w:rsid w:val="00B30424"/>
    <w:rsid w:val="00B3042E"/>
    <w:rsid w:val="00B30B2E"/>
    <w:rsid w:val="00B31240"/>
    <w:rsid w:val="00B31267"/>
    <w:rsid w:val="00B314B6"/>
    <w:rsid w:val="00B31635"/>
    <w:rsid w:val="00B317BD"/>
    <w:rsid w:val="00B32573"/>
    <w:rsid w:val="00B3381D"/>
    <w:rsid w:val="00B3389A"/>
    <w:rsid w:val="00B33A65"/>
    <w:rsid w:val="00B33EA6"/>
    <w:rsid w:val="00B34AFE"/>
    <w:rsid w:val="00B34C12"/>
    <w:rsid w:val="00B34C65"/>
    <w:rsid w:val="00B3511B"/>
    <w:rsid w:val="00B3585E"/>
    <w:rsid w:val="00B35B51"/>
    <w:rsid w:val="00B3636A"/>
    <w:rsid w:val="00B36BC7"/>
    <w:rsid w:val="00B36E02"/>
    <w:rsid w:val="00B376E0"/>
    <w:rsid w:val="00B37EB4"/>
    <w:rsid w:val="00B40232"/>
    <w:rsid w:val="00B40436"/>
    <w:rsid w:val="00B40718"/>
    <w:rsid w:val="00B40839"/>
    <w:rsid w:val="00B4149D"/>
    <w:rsid w:val="00B416C5"/>
    <w:rsid w:val="00B417FC"/>
    <w:rsid w:val="00B41DDC"/>
    <w:rsid w:val="00B41FB7"/>
    <w:rsid w:val="00B425A4"/>
    <w:rsid w:val="00B425EA"/>
    <w:rsid w:val="00B428DC"/>
    <w:rsid w:val="00B42E12"/>
    <w:rsid w:val="00B42E59"/>
    <w:rsid w:val="00B43228"/>
    <w:rsid w:val="00B43AAF"/>
    <w:rsid w:val="00B43EF8"/>
    <w:rsid w:val="00B440C2"/>
    <w:rsid w:val="00B44DCD"/>
    <w:rsid w:val="00B44EE1"/>
    <w:rsid w:val="00B44F05"/>
    <w:rsid w:val="00B4536B"/>
    <w:rsid w:val="00B46564"/>
    <w:rsid w:val="00B47162"/>
    <w:rsid w:val="00B474D6"/>
    <w:rsid w:val="00B47A8B"/>
    <w:rsid w:val="00B5058C"/>
    <w:rsid w:val="00B507EB"/>
    <w:rsid w:val="00B509FD"/>
    <w:rsid w:val="00B50A0F"/>
    <w:rsid w:val="00B50B4A"/>
    <w:rsid w:val="00B521D2"/>
    <w:rsid w:val="00B5295B"/>
    <w:rsid w:val="00B52C7A"/>
    <w:rsid w:val="00B53CAD"/>
    <w:rsid w:val="00B53EB3"/>
    <w:rsid w:val="00B54043"/>
    <w:rsid w:val="00B5423A"/>
    <w:rsid w:val="00B54D9A"/>
    <w:rsid w:val="00B54E34"/>
    <w:rsid w:val="00B557D5"/>
    <w:rsid w:val="00B558C7"/>
    <w:rsid w:val="00B55D28"/>
    <w:rsid w:val="00B56363"/>
    <w:rsid w:val="00B563D6"/>
    <w:rsid w:val="00B5646A"/>
    <w:rsid w:val="00B57673"/>
    <w:rsid w:val="00B5772B"/>
    <w:rsid w:val="00B5784F"/>
    <w:rsid w:val="00B6136D"/>
    <w:rsid w:val="00B614F9"/>
    <w:rsid w:val="00B6166F"/>
    <w:rsid w:val="00B61DE2"/>
    <w:rsid w:val="00B62899"/>
    <w:rsid w:val="00B62F42"/>
    <w:rsid w:val="00B638D2"/>
    <w:rsid w:val="00B63A60"/>
    <w:rsid w:val="00B63AF7"/>
    <w:rsid w:val="00B63B7C"/>
    <w:rsid w:val="00B63F09"/>
    <w:rsid w:val="00B64060"/>
    <w:rsid w:val="00B64540"/>
    <w:rsid w:val="00B648D5"/>
    <w:rsid w:val="00B64C79"/>
    <w:rsid w:val="00B654DB"/>
    <w:rsid w:val="00B65CAA"/>
    <w:rsid w:val="00B6624C"/>
    <w:rsid w:val="00B66353"/>
    <w:rsid w:val="00B668F3"/>
    <w:rsid w:val="00B66E82"/>
    <w:rsid w:val="00B67110"/>
    <w:rsid w:val="00B709A6"/>
    <w:rsid w:val="00B70DEC"/>
    <w:rsid w:val="00B714BA"/>
    <w:rsid w:val="00B71782"/>
    <w:rsid w:val="00B71B08"/>
    <w:rsid w:val="00B72993"/>
    <w:rsid w:val="00B72A14"/>
    <w:rsid w:val="00B72BD0"/>
    <w:rsid w:val="00B7315E"/>
    <w:rsid w:val="00B7336B"/>
    <w:rsid w:val="00B739CC"/>
    <w:rsid w:val="00B73A36"/>
    <w:rsid w:val="00B73AA9"/>
    <w:rsid w:val="00B747E2"/>
    <w:rsid w:val="00B74EE6"/>
    <w:rsid w:val="00B75E79"/>
    <w:rsid w:val="00B765BF"/>
    <w:rsid w:val="00B76695"/>
    <w:rsid w:val="00B76917"/>
    <w:rsid w:val="00B76C31"/>
    <w:rsid w:val="00B76D1E"/>
    <w:rsid w:val="00B76EE1"/>
    <w:rsid w:val="00B7710F"/>
    <w:rsid w:val="00B772C2"/>
    <w:rsid w:val="00B775C1"/>
    <w:rsid w:val="00B77815"/>
    <w:rsid w:val="00B77EAE"/>
    <w:rsid w:val="00B77F0D"/>
    <w:rsid w:val="00B805B0"/>
    <w:rsid w:val="00B80776"/>
    <w:rsid w:val="00B81323"/>
    <w:rsid w:val="00B81785"/>
    <w:rsid w:val="00B817E7"/>
    <w:rsid w:val="00B8245E"/>
    <w:rsid w:val="00B82AA2"/>
    <w:rsid w:val="00B841F3"/>
    <w:rsid w:val="00B84331"/>
    <w:rsid w:val="00B8465D"/>
    <w:rsid w:val="00B848F1"/>
    <w:rsid w:val="00B8510B"/>
    <w:rsid w:val="00B851F8"/>
    <w:rsid w:val="00B853FB"/>
    <w:rsid w:val="00B85493"/>
    <w:rsid w:val="00B865B5"/>
    <w:rsid w:val="00B867E7"/>
    <w:rsid w:val="00B86B62"/>
    <w:rsid w:val="00B86E6B"/>
    <w:rsid w:val="00B87508"/>
    <w:rsid w:val="00B87546"/>
    <w:rsid w:val="00B87552"/>
    <w:rsid w:val="00B87602"/>
    <w:rsid w:val="00B87741"/>
    <w:rsid w:val="00B906EB"/>
    <w:rsid w:val="00B9070D"/>
    <w:rsid w:val="00B90B2B"/>
    <w:rsid w:val="00B916AE"/>
    <w:rsid w:val="00B91AC2"/>
    <w:rsid w:val="00B91C0A"/>
    <w:rsid w:val="00B91DC0"/>
    <w:rsid w:val="00B92607"/>
    <w:rsid w:val="00B9360E"/>
    <w:rsid w:val="00B938B7"/>
    <w:rsid w:val="00B93ECF"/>
    <w:rsid w:val="00B9443A"/>
    <w:rsid w:val="00B94787"/>
    <w:rsid w:val="00B94C3F"/>
    <w:rsid w:val="00B95316"/>
    <w:rsid w:val="00B95626"/>
    <w:rsid w:val="00B957F3"/>
    <w:rsid w:val="00B959A0"/>
    <w:rsid w:val="00B95A6A"/>
    <w:rsid w:val="00B9681D"/>
    <w:rsid w:val="00B9683A"/>
    <w:rsid w:val="00B96D67"/>
    <w:rsid w:val="00BA0353"/>
    <w:rsid w:val="00BA05B0"/>
    <w:rsid w:val="00BA0B0D"/>
    <w:rsid w:val="00BA1116"/>
    <w:rsid w:val="00BA1252"/>
    <w:rsid w:val="00BA1519"/>
    <w:rsid w:val="00BA16FD"/>
    <w:rsid w:val="00BA1E14"/>
    <w:rsid w:val="00BA239B"/>
    <w:rsid w:val="00BA270C"/>
    <w:rsid w:val="00BA2B82"/>
    <w:rsid w:val="00BA2D6D"/>
    <w:rsid w:val="00BA2E14"/>
    <w:rsid w:val="00BA3713"/>
    <w:rsid w:val="00BA4593"/>
    <w:rsid w:val="00BA48CD"/>
    <w:rsid w:val="00BA4C0F"/>
    <w:rsid w:val="00BA4D06"/>
    <w:rsid w:val="00BA551F"/>
    <w:rsid w:val="00BA6194"/>
    <w:rsid w:val="00BA692D"/>
    <w:rsid w:val="00BA6BC3"/>
    <w:rsid w:val="00BA6D70"/>
    <w:rsid w:val="00BA7515"/>
    <w:rsid w:val="00BA7604"/>
    <w:rsid w:val="00BA7873"/>
    <w:rsid w:val="00BB0383"/>
    <w:rsid w:val="00BB0539"/>
    <w:rsid w:val="00BB0B74"/>
    <w:rsid w:val="00BB0C0D"/>
    <w:rsid w:val="00BB111F"/>
    <w:rsid w:val="00BB1457"/>
    <w:rsid w:val="00BB1771"/>
    <w:rsid w:val="00BB1AF8"/>
    <w:rsid w:val="00BB2151"/>
    <w:rsid w:val="00BB325A"/>
    <w:rsid w:val="00BB465C"/>
    <w:rsid w:val="00BB483A"/>
    <w:rsid w:val="00BB4A08"/>
    <w:rsid w:val="00BB4D85"/>
    <w:rsid w:val="00BB541B"/>
    <w:rsid w:val="00BB5A0B"/>
    <w:rsid w:val="00BB5C6E"/>
    <w:rsid w:val="00BB70AC"/>
    <w:rsid w:val="00BB73DC"/>
    <w:rsid w:val="00BC0191"/>
    <w:rsid w:val="00BC042B"/>
    <w:rsid w:val="00BC073A"/>
    <w:rsid w:val="00BC0C87"/>
    <w:rsid w:val="00BC10D8"/>
    <w:rsid w:val="00BC138B"/>
    <w:rsid w:val="00BC1739"/>
    <w:rsid w:val="00BC195D"/>
    <w:rsid w:val="00BC1C72"/>
    <w:rsid w:val="00BC1DFA"/>
    <w:rsid w:val="00BC1F0A"/>
    <w:rsid w:val="00BC30C3"/>
    <w:rsid w:val="00BC32F4"/>
    <w:rsid w:val="00BC3521"/>
    <w:rsid w:val="00BC355B"/>
    <w:rsid w:val="00BC3912"/>
    <w:rsid w:val="00BC4BAF"/>
    <w:rsid w:val="00BC4F1A"/>
    <w:rsid w:val="00BC5216"/>
    <w:rsid w:val="00BC527D"/>
    <w:rsid w:val="00BC5F5F"/>
    <w:rsid w:val="00BC60CC"/>
    <w:rsid w:val="00BC6127"/>
    <w:rsid w:val="00BC679C"/>
    <w:rsid w:val="00BC6A79"/>
    <w:rsid w:val="00BC71D7"/>
    <w:rsid w:val="00BC78DC"/>
    <w:rsid w:val="00BD0A13"/>
    <w:rsid w:val="00BD0F1C"/>
    <w:rsid w:val="00BD1811"/>
    <w:rsid w:val="00BD2078"/>
    <w:rsid w:val="00BD2F1B"/>
    <w:rsid w:val="00BD3028"/>
    <w:rsid w:val="00BD378E"/>
    <w:rsid w:val="00BD3AEA"/>
    <w:rsid w:val="00BD3EC1"/>
    <w:rsid w:val="00BD4014"/>
    <w:rsid w:val="00BD4268"/>
    <w:rsid w:val="00BD4AFB"/>
    <w:rsid w:val="00BD4DB6"/>
    <w:rsid w:val="00BD6719"/>
    <w:rsid w:val="00BD6929"/>
    <w:rsid w:val="00BD6990"/>
    <w:rsid w:val="00BD6E74"/>
    <w:rsid w:val="00BD74AA"/>
    <w:rsid w:val="00BD7D27"/>
    <w:rsid w:val="00BD7DA5"/>
    <w:rsid w:val="00BE1A90"/>
    <w:rsid w:val="00BE1B00"/>
    <w:rsid w:val="00BE1E2E"/>
    <w:rsid w:val="00BE227F"/>
    <w:rsid w:val="00BE2657"/>
    <w:rsid w:val="00BE291C"/>
    <w:rsid w:val="00BE306F"/>
    <w:rsid w:val="00BE32A7"/>
    <w:rsid w:val="00BE53C8"/>
    <w:rsid w:val="00BE559E"/>
    <w:rsid w:val="00BE56F6"/>
    <w:rsid w:val="00BE58E9"/>
    <w:rsid w:val="00BE6007"/>
    <w:rsid w:val="00BE6457"/>
    <w:rsid w:val="00BE655F"/>
    <w:rsid w:val="00BE68C9"/>
    <w:rsid w:val="00BE68FF"/>
    <w:rsid w:val="00BE6DB2"/>
    <w:rsid w:val="00BE7F02"/>
    <w:rsid w:val="00BF0582"/>
    <w:rsid w:val="00BF0782"/>
    <w:rsid w:val="00BF0D3C"/>
    <w:rsid w:val="00BF0EA5"/>
    <w:rsid w:val="00BF0F94"/>
    <w:rsid w:val="00BF13BF"/>
    <w:rsid w:val="00BF1DBB"/>
    <w:rsid w:val="00BF1FFE"/>
    <w:rsid w:val="00BF2030"/>
    <w:rsid w:val="00BF20C3"/>
    <w:rsid w:val="00BF21CB"/>
    <w:rsid w:val="00BF2727"/>
    <w:rsid w:val="00BF2B88"/>
    <w:rsid w:val="00BF2F2E"/>
    <w:rsid w:val="00BF359C"/>
    <w:rsid w:val="00BF3D97"/>
    <w:rsid w:val="00BF3F66"/>
    <w:rsid w:val="00BF4462"/>
    <w:rsid w:val="00BF4574"/>
    <w:rsid w:val="00BF47E3"/>
    <w:rsid w:val="00BF497A"/>
    <w:rsid w:val="00BF4C05"/>
    <w:rsid w:val="00BF4D6E"/>
    <w:rsid w:val="00BF5330"/>
    <w:rsid w:val="00BF57F9"/>
    <w:rsid w:val="00BF597E"/>
    <w:rsid w:val="00BF5AE5"/>
    <w:rsid w:val="00BF5C06"/>
    <w:rsid w:val="00BF6079"/>
    <w:rsid w:val="00BF68BD"/>
    <w:rsid w:val="00BF71D3"/>
    <w:rsid w:val="00BF750B"/>
    <w:rsid w:val="00BF78A9"/>
    <w:rsid w:val="00BF7F9F"/>
    <w:rsid w:val="00C00604"/>
    <w:rsid w:val="00C01080"/>
    <w:rsid w:val="00C01EFA"/>
    <w:rsid w:val="00C02510"/>
    <w:rsid w:val="00C03B67"/>
    <w:rsid w:val="00C03D83"/>
    <w:rsid w:val="00C04088"/>
    <w:rsid w:val="00C0420C"/>
    <w:rsid w:val="00C047CC"/>
    <w:rsid w:val="00C048D8"/>
    <w:rsid w:val="00C04E57"/>
    <w:rsid w:val="00C0511A"/>
    <w:rsid w:val="00C0522D"/>
    <w:rsid w:val="00C0549A"/>
    <w:rsid w:val="00C05895"/>
    <w:rsid w:val="00C0610B"/>
    <w:rsid w:val="00C06BF7"/>
    <w:rsid w:val="00C07009"/>
    <w:rsid w:val="00C07687"/>
    <w:rsid w:val="00C07A48"/>
    <w:rsid w:val="00C07A56"/>
    <w:rsid w:val="00C07B4E"/>
    <w:rsid w:val="00C07FF3"/>
    <w:rsid w:val="00C104B8"/>
    <w:rsid w:val="00C113E6"/>
    <w:rsid w:val="00C1143E"/>
    <w:rsid w:val="00C116B9"/>
    <w:rsid w:val="00C116D2"/>
    <w:rsid w:val="00C11757"/>
    <w:rsid w:val="00C11EF7"/>
    <w:rsid w:val="00C12E5F"/>
    <w:rsid w:val="00C132FA"/>
    <w:rsid w:val="00C13409"/>
    <w:rsid w:val="00C139AD"/>
    <w:rsid w:val="00C13F57"/>
    <w:rsid w:val="00C14164"/>
    <w:rsid w:val="00C14702"/>
    <w:rsid w:val="00C1503B"/>
    <w:rsid w:val="00C152C7"/>
    <w:rsid w:val="00C15C99"/>
    <w:rsid w:val="00C15D9E"/>
    <w:rsid w:val="00C15DA5"/>
    <w:rsid w:val="00C15EFA"/>
    <w:rsid w:val="00C15FD4"/>
    <w:rsid w:val="00C16271"/>
    <w:rsid w:val="00C16415"/>
    <w:rsid w:val="00C1654B"/>
    <w:rsid w:val="00C16D74"/>
    <w:rsid w:val="00C170F7"/>
    <w:rsid w:val="00C1721B"/>
    <w:rsid w:val="00C172D2"/>
    <w:rsid w:val="00C2077A"/>
    <w:rsid w:val="00C21E4A"/>
    <w:rsid w:val="00C22037"/>
    <w:rsid w:val="00C22B9F"/>
    <w:rsid w:val="00C23923"/>
    <w:rsid w:val="00C240F6"/>
    <w:rsid w:val="00C24273"/>
    <w:rsid w:val="00C248C6"/>
    <w:rsid w:val="00C24A20"/>
    <w:rsid w:val="00C24BDA"/>
    <w:rsid w:val="00C25002"/>
    <w:rsid w:val="00C25184"/>
    <w:rsid w:val="00C25491"/>
    <w:rsid w:val="00C2573B"/>
    <w:rsid w:val="00C25E8E"/>
    <w:rsid w:val="00C260F5"/>
    <w:rsid w:val="00C261B8"/>
    <w:rsid w:val="00C268BF"/>
    <w:rsid w:val="00C26E22"/>
    <w:rsid w:val="00C2724E"/>
    <w:rsid w:val="00C27529"/>
    <w:rsid w:val="00C27691"/>
    <w:rsid w:val="00C276E1"/>
    <w:rsid w:val="00C27C8E"/>
    <w:rsid w:val="00C27FBB"/>
    <w:rsid w:val="00C3021E"/>
    <w:rsid w:val="00C30623"/>
    <w:rsid w:val="00C30894"/>
    <w:rsid w:val="00C30F8F"/>
    <w:rsid w:val="00C3116C"/>
    <w:rsid w:val="00C311CC"/>
    <w:rsid w:val="00C32AC8"/>
    <w:rsid w:val="00C32B23"/>
    <w:rsid w:val="00C32BC5"/>
    <w:rsid w:val="00C33BC9"/>
    <w:rsid w:val="00C34453"/>
    <w:rsid w:val="00C345C1"/>
    <w:rsid w:val="00C34A8A"/>
    <w:rsid w:val="00C34B11"/>
    <w:rsid w:val="00C34DF6"/>
    <w:rsid w:val="00C35CDD"/>
    <w:rsid w:val="00C35EAB"/>
    <w:rsid w:val="00C36237"/>
    <w:rsid w:val="00C363F2"/>
    <w:rsid w:val="00C37533"/>
    <w:rsid w:val="00C37A8C"/>
    <w:rsid w:val="00C37ACE"/>
    <w:rsid w:val="00C4020B"/>
    <w:rsid w:val="00C407D9"/>
    <w:rsid w:val="00C40AD2"/>
    <w:rsid w:val="00C40E82"/>
    <w:rsid w:val="00C417A7"/>
    <w:rsid w:val="00C419C2"/>
    <w:rsid w:val="00C42D6F"/>
    <w:rsid w:val="00C4340E"/>
    <w:rsid w:val="00C44170"/>
    <w:rsid w:val="00C441A8"/>
    <w:rsid w:val="00C44690"/>
    <w:rsid w:val="00C449C1"/>
    <w:rsid w:val="00C44BC7"/>
    <w:rsid w:val="00C45D4E"/>
    <w:rsid w:val="00C461D8"/>
    <w:rsid w:val="00C46784"/>
    <w:rsid w:val="00C46C9A"/>
    <w:rsid w:val="00C46CE5"/>
    <w:rsid w:val="00C47595"/>
    <w:rsid w:val="00C4768B"/>
    <w:rsid w:val="00C47E3F"/>
    <w:rsid w:val="00C5032F"/>
    <w:rsid w:val="00C507AE"/>
    <w:rsid w:val="00C5145B"/>
    <w:rsid w:val="00C51B48"/>
    <w:rsid w:val="00C51D10"/>
    <w:rsid w:val="00C5208C"/>
    <w:rsid w:val="00C523E4"/>
    <w:rsid w:val="00C5253F"/>
    <w:rsid w:val="00C52771"/>
    <w:rsid w:val="00C52997"/>
    <w:rsid w:val="00C52BEC"/>
    <w:rsid w:val="00C52C30"/>
    <w:rsid w:val="00C53CB5"/>
    <w:rsid w:val="00C53D08"/>
    <w:rsid w:val="00C53E03"/>
    <w:rsid w:val="00C5422C"/>
    <w:rsid w:val="00C54386"/>
    <w:rsid w:val="00C5470D"/>
    <w:rsid w:val="00C54DF2"/>
    <w:rsid w:val="00C5633E"/>
    <w:rsid w:val="00C567BE"/>
    <w:rsid w:val="00C56E58"/>
    <w:rsid w:val="00C57563"/>
    <w:rsid w:val="00C57A37"/>
    <w:rsid w:val="00C57B6E"/>
    <w:rsid w:val="00C601FA"/>
    <w:rsid w:val="00C60C55"/>
    <w:rsid w:val="00C615CC"/>
    <w:rsid w:val="00C61707"/>
    <w:rsid w:val="00C61927"/>
    <w:rsid w:val="00C61AFE"/>
    <w:rsid w:val="00C61C10"/>
    <w:rsid w:val="00C625CC"/>
    <w:rsid w:val="00C6322B"/>
    <w:rsid w:val="00C636E6"/>
    <w:rsid w:val="00C63A65"/>
    <w:rsid w:val="00C644C8"/>
    <w:rsid w:val="00C649E2"/>
    <w:rsid w:val="00C65D2E"/>
    <w:rsid w:val="00C65DB4"/>
    <w:rsid w:val="00C65E17"/>
    <w:rsid w:val="00C65E1D"/>
    <w:rsid w:val="00C66680"/>
    <w:rsid w:val="00C66741"/>
    <w:rsid w:val="00C676D4"/>
    <w:rsid w:val="00C67E8C"/>
    <w:rsid w:val="00C7006B"/>
    <w:rsid w:val="00C701A5"/>
    <w:rsid w:val="00C71009"/>
    <w:rsid w:val="00C7148C"/>
    <w:rsid w:val="00C71DD3"/>
    <w:rsid w:val="00C72177"/>
    <w:rsid w:val="00C72572"/>
    <w:rsid w:val="00C7340F"/>
    <w:rsid w:val="00C73441"/>
    <w:rsid w:val="00C73C01"/>
    <w:rsid w:val="00C73C52"/>
    <w:rsid w:val="00C74556"/>
    <w:rsid w:val="00C74673"/>
    <w:rsid w:val="00C75391"/>
    <w:rsid w:val="00C75467"/>
    <w:rsid w:val="00C75C14"/>
    <w:rsid w:val="00C760E4"/>
    <w:rsid w:val="00C77CBF"/>
    <w:rsid w:val="00C802E9"/>
    <w:rsid w:val="00C809A3"/>
    <w:rsid w:val="00C80C7C"/>
    <w:rsid w:val="00C80FE9"/>
    <w:rsid w:val="00C81E12"/>
    <w:rsid w:val="00C82366"/>
    <w:rsid w:val="00C82D94"/>
    <w:rsid w:val="00C84410"/>
    <w:rsid w:val="00C84853"/>
    <w:rsid w:val="00C85B92"/>
    <w:rsid w:val="00C862CE"/>
    <w:rsid w:val="00C86401"/>
    <w:rsid w:val="00C869B6"/>
    <w:rsid w:val="00C86C5B"/>
    <w:rsid w:val="00C86C95"/>
    <w:rsid w:val="00C87758"/>
    <w:rsid w:val="00C87E5D"/>
    <w:rsid w:val="00C87F12"/>
    <w:rsid w:val="00C900E9"/>
    <w:rsid w:val="00C9094B"/>
    <w:rsid w:val="00C90F64"/>
    <w:rsid w:val="00C9171C"/>
    <w:rsid w:val="00C91E51"/>
    <w:rsid w:val="00C9215C"/>
    <w:rsid w:val="00C92ED7"/>
    <w:rsid w:val="00C92F78"/>
    <w:rsid w:val="00C93317"/>
    <w:rsid w:val="00C93425"/>
    <w:rsid w:val="00C93866"/>
    <w:rsid w:val="00C93920"/>
    <w:rsid w:val="00C94222"/>
    <w:rsid w:val="00C949B3"/>
    <w:rsid w:val="00C94C25"/>
    <w:rsid w:val="00C94F51"/>
    <w:rsid w:val="00C950C3"/>
    <w:rsid w:val="00C951BF"/>
    <w:rsid w:val="00C95B48"/>
    <w:rsid w:val="00C96081"/>
    <w:rsid w:val="00C975F5"/>
    <w:rsid w:val="00CA0104"/>
    <w:rsid w:val="00CA0661"/>
    <w:rsid w:val="00CA0707"/>
    <w:rsid w:val="00CA075F"/>
    <w:rsid w:val="00CA0D4B"/>
    <w:rsid w:val="00CA0E16"/>
    <w:rsid w:val="00CA0F54"/>
    <w:rsid w:val="00CA0FCB"/>
    <w:rsid w:val="00CA1229"/>
    <w:rsid w:val="00CA12D0"/>
    <w:rsid w:val="00CA12D6"/>
    <w:rsid w:val="00CA19B7"/>
    <w:rsid w:val="00CA1A13"/>
    <w:rsid w:val="00CA1B18"/>
    <w:rsid w:val="00CA2570"/>
    <w:rsid w:val="00CA2E46"/>
    <w:rsid w:val="00CA2FF0"/>
    <w:rsid w:val="00CA30E4"/>
    <w:rsid w:val="00CA327F"/>
    <w:rsid w:val="00CA35AE"/>
    <w:rsid w:val="00CA3A3C"/>
    <w:rsid w:val="00CA3C9B"/>
    <w:rsid w:val="00CA3F9F"/>
    <w:rsid w:val="00CA5678"/>
    <w:rsid w:val="00CA5696"/>
    <w:rsid w:val="00CA56EC"/>
    <w:rsid w:val="00CA66D7"/>
    <w:rsid w:val="00CA6844"/>
    <w:rsid w:val="00CA6BF2"/>
    <w:rsid w:val="00CA6D6B"/>
    <w:rsid w:val="00CA76B7"/>
    <w:rsid w:val="00CB0849"/>
    <w:rsid w:val="00CB0E54"/>
    <w:rsid w:val="00CB19C5"/>
    <w:rsid w:val="00CB2674"/>
    <w:rsid w:val="00CB415D"/>
    <w:rsid w:val="00CB4210"/>
    <w:rsid w:val="00CB4212"/>
    <w:rsid w:val="00CB47B4"/>
    <w:rsid w:val="00CB5114"/>
    <w:rsid w:val="00CB51EE"/>
    <w:rsid w:val="00CB52A7"/>
    <w:rsid w:val="00CB555E"/>
    <w:rsid w:val="00CB5A41"/>
    <w:rsid w:val="00CB64C3"/>
    <w:rsid w:val="00CB658C"/>
    <w:rsid w:val="00CB6715"/>
    <w:rsid w:val="00CB6878"/>
    <w:rsid w:val="00CB6A45"/>
    <w:rsid w:val="00CB6B24"/>
    <w:rsid w:val="00CB6CE4"/>
    <w:rsid w:val="00CB7955"/>
    <w:rsid w:val="00CC03FC"/>
    <w:rsid w:val="00CC0A2D"/>
    <w:rsid w:val="00CC0C82"/>
    <w:rsid w:val="00CC0EC0"/>
    <w:rsid w:val="00CC137B"/>
    <w:rsid w:val="00CC139D"/>
    <w:rsid w:val="00CC194B"/>
    <w:rsid w:val="00CC1D01"/>
    <w:rsid w:val="00CC1D61"/>
    <w:rsid w:val="00CC220F"/>
    <w:rsid w:val="00CC250A"/>
    <w:rsid w:val="00CC2CB9"/>
    <w:rsid w:val="00CC2FD4"/>
    <w:rsid w:val="00CC39C7"/>
    <w:rsid w:val="00CC3B9A"/>
    <w:rsid w:val="00CC3C81"/>
    <w:rsid w:val="00CC3CBC"/>
    <w:rsid w:val="00CC3E24"/>
    <w:rsid w:val="00CC47C1"/>
    <w:rsid w:val="00CC4E47"/>
    <w:rsid w:val="00CC538A"/>
    <w:rsid w:val="00CC5694"/>
    <w:rsid w:val="00CC5ACD"/>
    <w:rsid w:val="00CC5D86"/>
    <w:rsid w:val="00CC62AC"/>
    <w:rsid w:val="00CC669A"/>
    <w:rsid w:val="00CC695C"/>
    <w:rsid w:val="00CC6A04"/>
    <w:rsid w:val="00CC6C2B"/>
    <w:rsid w:val="00CC6E4D"/>
    <w:rsid w:val="00CC7946"/>
    <w:rsid w:val="00CC7F11"/>
    <w:rsid w:val="00CD017C"/>
    <w:rsid w:val="00CD036D"/>
    <w:rsid w:val="00CD1150"/>
    <w:rsid w:val="00CD15DB"/>
    <w:rsid w:val="00CD1815"/>
    <w:rsid w:val="00CD21C4"/>
    <w:rsid w:val="00CD21DB"/>
    <w:rsid w:val="00CD33D6"/>
    <w:rsid w:val="00CD361D"/>
    <w:rsid w:val="00CD37FA"/>
    <w:rsid w:val="00CD3958"/>
    <w:rsid w:val="00CD3A3B"/>
    <w:rsid w:val="00CD3CD3"/>
    <w:rsid w:val="00CD4B70"/>
    <w:rsid w:val="00CD4D74"/>
    <w:rsid w:val="00CD681B"/>
    <w:rsid w:val="00CD691D"/>
    <w:rsid w:val="00CD6B8F"/>
    <w:rsid w:val="00CD7454"/>
    <w:rsid w:val="00CD7C23"/>
    <w:rsid w:val="00CE0C6B"/>
    <w:rsid w:val="00CE12BC"/>
    <w:rsid w:val="00CE1695"/>
    <w:rsid w:val="00CE18BB"/>
    <w:rsid w:val="00CE1DB4"/>
    <w:rsid w:val="00CE246A"/>
    <w:rsid w:val="00CE25E8"/>
    <w:rsid w:val="00CE2C0C"/>
    <w:rsid w:val="00CE303F"/>
    <w:rsid w:val="00CE31BC"/>
    <w:rsid w:val="00CE354B"/>
    <w:rsid w:val="00CE3C25"/>
    <w:rsid w:val="00CE4841"/>
    <w:rsid w:val="00CE4DAF"/>
    <w:rsid w:val="00CE5DF2"/>
    <w:rsid w:val="00CE637A"/>
    <w:rsid w:val="00CE63DE"/>
    <w:rsid w:val="00CE6931"/>
    <w:rsid w:val="00CE6E7A"/>
    <w:rsid w:val="00CE6F73"/>
    <w:rsid w:val="00CE765C"/>
    <w:rsid w:val="00CE7964"/>
    <w:rsid w:val="00CF0585"/>
    <w:rsid w:val="00CF0E06"/>
    <w:rsid w:val="00CF0E54"/>
    <w:rsid w:val="00CF0FB6"/>
    <w:rsid w:val="00CF111A"/>
    <w:rsid w:val="00CF18C2"/>
    <w:rsid w:val="00CF1BBF"/>
    <w:rsid w:val="00CF1EC8"/>
    <w:rsid w:val="00CF25CA"/>
    <w:rsid w:val="00CF2674"/>
    <w:rsid w:val="00CF2951"/>
    <w:rsid w:val="00CF2AE7"/>
    <w:rsid w:val="00CF2DBE"/>
    <w:rsid w:val="00CF35E4"/>
    <w:rsid w:val="00CF450F"/>
    <w:rsid w:val="00CF48DE"/>
    <w:rsid w:val="00CF4E9D"/>
    <w:rsid w:val="00CF4F9B"/>
    <w:rsid w:val="00CF50FC"/>
    <w:rsid w:val="00CF5679"/>
    <w:rsid w:val="00CF5808"/>
    <w:rsid w:val="00CF6061"/>
    <w:rsid w:val="00CF69E1"/>
    <w:rsid w:val="00CF7361"/>
    <w:rsid w:val="00CF73D8"/>
    <w:rsid w:val="00CF7489"/>
    <w:rsid w:val="00D009D0"/>
    <w:rsid w:val="00D01564"/>
    <w:rsid w:val="00D01795"/>
    <w:rsid w:val="00D01F35"/>
    <w:rsid w:val="00D02166"/>
    <w:rsid w:val="00D035CD"/>
    <w:rsid w:val="00D037B6"/>
    <w:rsid w:val="00D03A86"/>
    <w:rsid w:val="00D03F0F"/>
    <w:rsid w:val="00D03F7B"/>
    <w:rsid w:val="00D04094"/>
    <w:rsid w:val="00D042DA"/>
    <w:rsid w:val="00D04437"/>
    <w:rsid w:val="00D0495E"/>
    <w:rsid w:val="00D04BAA"/>
    <w:rsid w:val="00D052F1"/>
    <w:rsid w:val="00D05830"/>
    <w:rsid w:val="00D05D76"/>
    <w:rsid w:val="00D05D78"/>
    <w:rsid w:val="00D05F0C"/>
    <w:rsid w:val="00D05F1D"/>
    <w:rsid w:val="00D065D2"/>
    <w:rsid w:val="00D070AB"/>
    <w:rsid w:val="00D07147"/>
    <w:rsid w:val="00D073A6"/>
    <w:rsid w:val="00D07B66"/>
    <w:rsid w:val="00D07D68"/>
    <w:rsid w:val="00D10118"/>
    <w:rsid w:val="00D10122"/>
    <w:rsid w:val="00D105FA"/>
    <w:rsid w:val="00D10855"/>
    <w:rsid w:val="00D10EAE"/>
    <w:rsid w:val="00D11713"/>
    <w:rsid w:val="00D117EE"/>
    <w:rsid w:val="00D119E6"/>
    <w:rsid w:val="00D12458"/>
    <w:rsid w:val="00D127EB"/>
    <w:rsid w:val="00D1351E"/>
    <w:rsid w:val="00D139DB"/>
    <w:rsid w:val="00D13FB6"/>
    <w:rsid w:val="00D14656"/>
    <w:rsid w:val="00D14B21"/>
    <w:rsid w:val="00D14CB5"/>
    <w:rsid w:val="00D154F0"/>
    <w:rsid w:val="00D15D84"/>
    <w:rsid w:val="00D15DB3"/>
    <w:rsid w:val="00D15E51"/>
    <w:rsid w:val="00D167C9"/>
    <w:rsid w:val="00D16B3D"/>
    <w:rsid w:val="00D179C2"/>
    <w:rsid w:val="00D17D23"/>
    <w:rsid w:val="00D17DF3"/>
    <w:rsid w:val="00D20226"/>
    <w:rsid w:val="00D20AF6"/>
    <w:rsid w:val="00D20B67"/>
    <w:rsid w:val="00D20EE2"/>
    <w:rsid w:val="00D21DE3"/>
    <w:rsid w:val="00D228B9"/>
    <w:rsid w:val="00D229B5"/>
    <w:rsid w:val="00D22BC1"/>
    <w:rsid w:val="00D22C68"/>
    <w:rsid w:val="00D22DDA"/>
    <w:rsid w:val="00D22E85"/>
    <w:rsid w:val="00D22F5E"/>
    <w:rsid w:val="00D22FD5"/>
    <w:rsid w:val="00D231C2"/>
    <w:rsid w:val="00D2398C"/>
    <w:rsid w:val="00D23C3B"/>
    <w:rsid w:val="00D24828"/>
    <w:rsid w:val="00D252F0"/>
    <w:rsid w:val="00D2584D"/>
    <w:rsid w:val="00D25D54"/>
    <w:rsid w:val="00D26295"/>
    <w:rsid w:val="00D262C2"/>
    <w:rsid w:val="00D2672E"/>
    <w:rsid w:val="00D27051"/>
    <w:rsid w:val="00D27BB6"/>
    <w:rsid w:val="00D301F5"/>
    <w:rsid w:val="00D304AE"/>
    <w:rsid w:val="00D30BFD"/>
    <w:rsid w:val="00D3114E"/>
    <w:rsid w:val="00D31839"/>
    <w:rsid w:val="00D31ADF"/>
    <w:rsid w:val="00D31B98"/>
    <w:rsid w:val="00D31D02"/>
    <w:rsid w:val="00D32135"/>
    <w:rsid w:val="00D32CA9"/>
    <w:rsid w:val="00D33CAF"/>
    <w:rsid w:val="00D33F24"/>
    <w:rsid w:val="00D342F5"/>
    <w:rsid w:val="00D34987"/>
    <w:rsid w:val="00D3524C"/>
    <w:rsid w:val="00D370DC"/>
    <w:rsid w:val="00D372B5"/>
    <w:rsid w:val="00D37C01"/>
    <w:rsid w:val="00D40075"/>
    <w:rsid w:val="00D40C9B"/>
    <w:rsid w:val="00D40D65"/>
    <w:rsid w:val="00D410AE"/>
    <w:rsid w:val="00D41770"/>
    <w:rsid w:val="00D419B1"/>
    <w:rsid w:val="00D41E83"/>
    <w:rsid w:val="00D4278B"/>
    <w:rsid w:val="00D428CA"/>
    <w:rsid w:val="00D436AD"/>
    <w:rsid w:val="00D4455F"/>
    <w:rsid w:val="00D4487D"/>
    <w:rsid w:val="00D44E38"/>
    <w:rsid w:val="00D45A85"/>
    <w:rsid w:val="00D45AC9"/>
    <w:rsid w:val="00D45C1F"/>
    <w:rsid w:val="00D45D30"/>
    <w:rsid w:val="00D45E70"/>
    <w:rsid w:val="00D47340"/>
    <w:rsid w:val="00D4743B"/>
    <w:rsid w:val="00D477DC"/>
    <w:rsid w:val="00D502C5"/>
    <w:rsid w:val="00D50421"/>
    <w:rsid w:val="00D50F00"/>
    <w:rsid w:val="00D510AD"/>
    <w:rsid w:val="00D5161F"/>
    <w:rsid w:val="00D519ED"/>
    <w:rsid w:val="00D52E5F"/>
    <w:rsid w:val="00D5304D"/>
    <w:rsid w:val="00D54827"/>
    <w:rsid w:val="00D54D85"/>
    <w:rsid w:val="00D55E4A"/>
    <w:rsid w:val="00D56140"/>
    <w:rsid w:val="00D562FF"/>
    <w:rsid w:val="00D56883"/>
    <w:rsid w:val="00D569F1"/>
    <w:rsid w:val="00D57849"/>
    <w:rsid w:val="00D600DB"/>
    <w:rsid w:val="00D6017D"/>
    <w:rsid w:val="00D60280"/>
    <w:rsid w:val="00D602E9"/>
    <w:rsid w:val="00D605FD"/>
    <w:rsid w:val="00D60AC8"/>
    <w:rsid w:val="00D60E8A"/>
    <w:rsid w:val="00D615AB"/>
    <w:rsid w:val="00D616B5"/>
    <w:rsid w:val="00D62791"/>
    <w:rsid w:val="00D62BFD"/>
    <w:rsid w:val="00D62C1D"/>
    <w:rsid w:val="00D6333C"/>
    <w:rsid w:val="00D641E3"/>
    <w:rsid w:val="00D645A5"/>
    <w:rsid w:val="00D64AF6"/>
    <w:rsid w:val="00D64EBC"/>
    <w:rsid w:val="00D65DE2"/>
    <w:rsid w:val="00D663A1"/>
    <w:rsid w:val="00D66C78"/>
    <w:rsid w:val="00D67886"/>
    <w:rsid w:val="00D67896"/>
    <w:rsid w:val="00D7063A"/>
    <w:rsid w:val="00D71188"/>
    <w:rsid w:val="00D711BA"/>
    <w:rsid w:val="00D7157D"/>
    <w:rsid w:val="00D7174E"/>
    <w:rsid w:val="00D71AC8"/>
    <w:rsid w:val="00D7240A"/>
    <w:rsid w:val="00D7244E"/>
    <w:rsid w:val="00D72A46"/>
    <w:rsid w:val="00D72AEB"/>
    <w:rsid w:val="00D73055"/>
    <w:rsid w:val="00D73197"/>
    <w:rsid w:val="00D73D2A"/>
    <w:rsid w:val="00D74962"/>
    <w:rsid w:val="00D74ADD"/>
    <w:rsid w:val="00D74BB5"/>
    <w:rsid w:val="00D74FF6"/>
    <w:rsid w:val="00D763D0"/>
    <w:rsid w:val="00D766D4"/>
    <w:rsid w:val="00D76B09"/>
    <w:rsid w:val="00D7754C"/>
    <w:rsid w:val="00D777A0"/>
    <w:rsid w:val="00D77A38"/>
    <w:rsid w:val="00D77C9F"/>
    <w:rsid w:val="00D80C7E"/>
    <w:rsid w:val="00D80CC6"/>
    <w:rsid w:val="00D8114B"/>
    <w:rsid w:val="00D8244F"/>
    <w:rsid w:val="00D827B4"/>
    <w:rsid w:val="00D8305C"/>
    <w:rsid w:val="00D832B5"/>
    <w:rsid w:val="00D839A0"/>
    <w:rsid w:val="00D84559"/>
    <w:rsid w:val="00D845C7"/>
    <w:rsid w:val="00D84CFF"/>
    <w:rsid w:val="00D8502C"/>
    <w:rsid w:val="00D85291"/>
    <w:rsid w:val="00D85873"/>
    <w:rsid w:val="00D85C46"/>
    <w:rsid w:val="00D85DFD"/>
    <w:rsid w:val="00D860FF"/>
    <w:rsid w:val="00D8614C"/>
    <w:rsid w:val="00D86257"/>
    <w:rsid w:val="00D86AE7"/>
    <w:rsid w:val="00D86B20"/>
    <w:rsid w:val="00D86F76"/>
    <w:rsid w:val="00D86F9A"/>
    <w:rsid w:val="00D87173"/>
    <w:rsid w:val="00D8761F"/>
    <w:rsid w:val="00D87F67"/>
    <w:rsid w:val="00D901F0"/>
    <w:rsid w:val="00D9024D"/>
    <w:rsid w:val="00D904AE"/>
    <w:rsid w:val="00D905A9"/>
    <w:rsid w:val="00D90EA2"/>
    <w:rsid w:val="00D90F30"/>
    <w:rsid w:val="00D9139B"/>
    <w:rsid w:val="00D91CB7"/>
    <w:rsid w:val="00D91E3C"/>
    <w:rsid w:val="00D925E7"/>
    <w:rsid w:val="00D937D8"/>
    <w:rsid w:val="00D93859"/>
    <w:rsid w:val="00D93B16"/>
    <w:rsid w:val="00D942FB"/>
    <w:rsid w:val="00D94C4A"/>
    <w:rsid w:val="00D94D50"/>
    <w:rsid w:val="00D94FA5"/>
    <w:rsid w:val="00D95732"/>
    <w:rsid w:val="00D95C4C"/>
    <w:rsid w:val="00D96062"/>
    <w:rsid w:val="00D9625C"/>
    <w:rsid w:val="00D96454"/>
    <w:rsid w:val="00D967F0"/>
    <w:rsid w:val="00D968D1"/>
    <w:rsid w:val="00D971CB"/>
    <w:rsid w:val="00D974A4"/>
    <w:rsid w:val="00D9782B"/>
    <w:rsid w:val="00D97B57"/>
    <w:rsid w:val="00D97CF5"/>
    <w:rsid w:val="00D97CFB"/>
    <w:rsid w:val="00DA0937"/>
    <w:rsid w:val="00DA0F3D"/>
    <w:rsid w:val="00DA15B7"/>
    <w:rsid w:val="00DA19CA"/>
    <w:rsid w:val="00DA33F7"/>
    <w:rsid w:val="00DA393F"/>
    <w:rsid w:val="00DA3F9D"/>
    <w:rsid w:val="00DA4032"/>
    <w:rsid w:val="00DA41BA"/>
    <w:rsid w:val="00DA4C17"/>
    <w:rsid w:val="00DA4C6A"/>
    <w:rsid w:val="00DA4DA2"/>
    <w:rsid w:val="00DA5030"/>
    <w:rsid w:val="00DA540D"/>
    <w:rsid w:val="00DA5F5A"/>
    <w:rsid w:val="00DA5F5F"/>
    <w:rsid w:val="00DA6128"/>
    <w:rsid w:val="00DA61F1"/>
    <w:rsid w:val="00DA625D"/>
    <w:rsid w:val="00DA6940"/>
    <w:rsid w:val="00DA7162"/>
    <w:rsid w:val="00DA7597"/>
    <w:rsid w:val="00DA7782"/>
    <w:rsid w:val="00DA79EF"/>
    <w:rsid w:val="00DA7A06"/>
    <w:rsid w:val="00DB0497"/>
    <w:rsid w:val="00DB0D8A"/>
    <w:rsid w:val="00DB1121"/>
    <w:rsid w:val="00DB18C0"/>
    <w:rsid w:val="00DB23E8"/>
    <w:rsid w:val="00DB2765"/>
    <w:rsid w:val="00DB29C9"/>
    <w:rsid w:val="00DB2A0D"/>
    <w:rsid w:val="00DB2A45"/>
    <w:rsid w:val="00DB2DB5"/>
    <w:rsid w:val="00DB3255"/>
    <w:rsid w:val="00DB356D"/>
    <w:rsid w:val="00DB4050"/>
    <w:rsid w:val="00DB41EB"/>
    <w:rsid w:val="00DB46F0"/>
    <w:rsid w:val="00DB557F"/>
    <w:rsid w:val="00DB5B57"/>
    <w:rsid w:val="00DB5B6A"/>
    <w:rsid w:val="00DB5BED"/>
    <w:rsid w:val="00DB5D0B"/>
    <w:rsid w:val="00DB5DDC"/>
    <w:rsid w:val="00DB5E76"/>
    <w:rsid w:val="00DB60CA"/>
    <w:rsid w:val="00DB6D75"/>
    <w:rsid w:val="00DB6E85"/>
    <w:rsid w:val="00DB6EC9"/>
    <w:rsid w:val="00DB775E"/>
    <w:rsid w:val="00DB7944"/>
    <w:rsid w:val="00DB7CCD"/>
    <w:rsid w:val="00DC04D8"/>
    <w:rsid w:val="00DC0553"/>
    <w:rsid w:val="00DC15BE"/>
    <w:rsid w:val="00DC162C"/>
    <w:rsid w:val="00DC1B46"/>
    <w:rsid w:val="00DC26EE"/>
    <w:rsid w:val="00DC317B"/>
    <w:rsid w:val="00DC321E"/>
    <w:rsid w:val="00DC3589"/>
    <w:rsid w:val="00DC35BF"/>
    <w:rsid w:val="00DC376F"/>
    <w:rsid w:val="00DC3C8F"/>
    <w:rsid w:val="00DC3CD7"/>
    <w:rsid w:val="00DC3DAD"/>
    <w:rsid w:val="00DC4261"/>
    <w:rsid w:val="00DC488A"/>
    <w:rsid w:val="00DC4F1C"/>
    <w:rsid w:val="00DC6BAC"/>
    <w:rsid w:val="00DC6CAC"/>
    <w:rsid w:val="00DC71EC"/>
    <w:rsid w:val="00DC7362"/>
    <w:rsid w:val="00DC73DD"/>
    <w:rsid w:val="00DC7DE7"/>
    <w:rsid w:val="00DD001D"/>
    <w:rsid w:val="00DD020F"/>
    <w:rsid w:val="00DD03FF"/>
    <w:rsid w:val="00DD05CF"/>
    <w:rsid w:val="00DD0866"/>
    <w:rsid w:val="00DD1B20"/>
    <w:rsid w:val="00DD1C9E"/>
    <w:rsid w:val="00DD2163"/>
    <w:rsid w:val="00DD21D7"/>
    <w:rsid w:val="00DD260B"/>
    <w:rsid w:val="00DD2BD1"/>
    <w:rsid w:val="00DD34EB"/>
    <w:rsid w:val="00DD3A7D"/>
    <w:rsid w:val="00DD3DD0"/>
    <w:rsid w:val="00DD47F5"/>
    <w:rsid w:val="00DD4922"/>
    <w:rsid w:val="00DD4FFD"/>
    <w:rsid w:val="00DD5422"/>
    <w:rsid w:val="00DD5465"/>
    <w:rsid w:val="00DD555F"/>
    <w:rsid w:val="00DD5583"/>
    <w:rsid w:val="00DD580B"/>
    <w:rsid w:val="00DD5FA3"/>
    <w:rsid w:val="00DD6934"/>
    <w:rsid w:val="00DD6A47"/>
    <w:rsid w:val="00DD741C"/>
    <w:rsid w:val="00DD7528"/>
    <w:rsid w:val="00DD7A72"/>
    <w:rsid w:val="00DD7C5D"/>
    <w:rsid w:val="00DE0008"/>
    <w:rsid w:val="00DE0553"/>
    <w:rsid w:val="00DE05BE"/>
    <w:rsid w:val="00DE06E3"/>
    <w:rsid w:val="00DE0936"/>
    <w:rsid w:val="00DE0994"/>
    <w:rsid w:val="00DE0A7F"/>
    <w:rsid w:val="00DE0B2D"/>
    <w:rsid w:val="00DE0C1B"/>
    <w:rsid w:val="00DE1852"/>
    <w:rsid w:val="00DE29CF"/>
    <w:rsid w:val="00DE3043"/>
    <w:rsid w:val="00DE32CF"/>
    <w:rsid w:val="00DE3B1A"/>
    <w:rsid w:val="00DE540B"/>
    <w:rsid w:val="00DE5911"/>
    <w:rsid w:val="00DE5FA0"/>
    <w:rsid w:val="00DE699B"/>
    <w:rsid w:val="00DE6C93"/>
    <w:rsid w:val="00DE7458"/>
    <w:rsid w:val="00DE74AB"/>
    <w:rsid w:val="00DE7698"/>
    <w:rsid w:val="00DE7A7D"/>
    <w:rsid w:val="00DE7E99"/>
    <w:rsid w:val="00DF0193"/>
    <w:rsid w:val="00DF06C7"/>
    <w:rsid w:val="00DF1280"/>
    <w:rsid w:val="00DF1639"/>
    <w:rsid w:val="00DF17A1"/>
    <w:rsid w:val="00DF1AA8"/>
    <w:rsid w:val="00DF1BE0"/>
    <w:rsid w:val="00DF1D29"/>
    <w:rsid w:val="00DF1D6A"/>
    <w:rsid w:val="00DF2B0E"/>
    <w:rsid w:val="00DF318C"/>
    <w:rsid w:val="00DF37B1"/>
    <w:rsid w:val="00DF4280"/>
    <w:rsid w:val="00DF542C"/>
    <w:rsid w:val="00DF6999"/>
    <w:rsid w:val="00DF6EAD"/>
    <w:rsid w:val="00DF702B"/>
    <w:rsid w:val="00DF73A4"/>
    <w:rsid w:val="00DF7643"/>
    <w:rsid w:val="00DF7793"/>
    <w:rsid w:val="00DF7B17"/>
    <w:rsid w:val="00DF7CDF"/>
    <w:rsid w:val="00E00051"/>
    <w:rsid w:val="00E00784"/>
    <w:rsid w:val="00E00953"/>
    <w:rsid w:val="00E0270C"/>
    <w:rsid w:val="00E02853"/>
    <w:rsid w:val="00E02BFE"/>
    <w:rsid w:val="00E02C59"/>
    <w:rsid w:val="00E02F40"/>
    <w:rsid w:val="00E04592"/>
    <w:rsid w:val="00E04850"/>
    <w:rsid w:val="00E049C2"/>
    <w:rsid w:val="00E049CF"/>
    <w:rsid w:val="00E049F0"/>
    <w:rsid w:val="00E04DC7"/>
    <w:rsid w:val="00E05EE7"/>
    <w:rsid w:val="00E0613B"/>
    <w:rsid w:val="00E06E95"/>
    <w:rsid w:val="00E079A7"/>
    <w:rsid w:val="00E07D0B"/>
    <w:rsid w:val="00E07EA0"/>
    <w:rsid w:val="00E1037A"/>
    <w:rsid w:val="00E10640"/>
    <w:rsid w:val="00E108E1"/>
    <w:rsid w:val="00E10931"/>
    <w:rsid w:val="00E10DC6"/>
    <w:rsid w:val="00E11C0E"/>
    <w:rsid w:val="00E11F41"/>
    <w:rsid w:val="00E120D8"/>
    <w:rsid w:val="00E12814"/>
    <w:rsid w:val="00E12EB5"/>
    <w:rsid w:val="00E13626"/>
    <w:rsid w:val="00E1382F"/>
    <w:rsid w:val="00E143A9"/>
    <w:rsid w:val="00E146E5"/>
    <w:rsid w:val="00E1475C"/>
    <w:rsid w:val="00E14946"/>
    <w:rsid w:val="00E14BCC"/>
    <w:rsid w:val="00E14D08"/>
    <w:rsid w:val="00E1526A"/>
    <w:rsid w:val="00E154F0"/>
    <w:rsid w:val="00E1589C"/>
    <w:rsid w:val="00E15B8B"/>
    <w:rsid w:val="00E160AD"/>
    <w:rsid w:val="00E16649"/>
    <w:rsid w:val="00E16A0A"/>
    <w:rsid w:val="00E16AC0"/>
    <w:rsid w:val="00E16F59"/>
    <w:rsid w:val="00E16F9D"/>
    <w:rsid w:val="00E1730E"/>
    <w:rsid w:val="00E1750B"/>
    <w:rsid w:val="00E17BF9"/>
    <w:rsid w:val="00E21199"/>
    <w:rsid w:val="00E21381"/>
    <w:rsid w:val="00E21678"/>
    <w:rsid w:val="00E21841"/>
    <w:rsid w:val="00E21F77"/>
    <w:rsid w:val="00E221C3"/>
    <w:rsid w:val="00E223DC"/>
    <w:rsid w:val="00E22E76"/>
    <w:rsid w:val="00E237AA"/>
    <w:rsid w:val="00E244D7"/>
    <w:rsid w:val="00E257FF"/>
    <w:rsid w:val="00E258CA"/>
    <w:rsid w:val="00E26822"/>
    <w:rsid w:val="00E26D4F"/>
    <w:rsid w:val="00E26E1C"/>
    <w:rsid w:val="00E272A0"/>
    <w:rsid w:val="00E273E0"/>
    <w:rsid w:val="00E27431"/>
    <w:rsid w:val="00E275F3"/>
    <w:rsid w:val="00E2760B"/>
    <w:rsid w:val="00E276D9"/>
    <w:rsid w:val="00E277EB"/>
    <w:rsid w:val="00E31588"/>
    <w:rsid w:val="00E315A0"/>
    <w:rsid w:val="00E31886"/>
    <w:rsid w:val="00E329BE"/>
    <w:rsid w:val="00E32B8D"/>
    <w:rsid w:val="00E32E8E"/>
    <w:rsid w:val="00E3315D"/>
    <w:rsid w:val="00E3337D"/>
    <w:rsid w:val="00E336B2"/>
    <w:rsid w:val="00E33A2D"/>
    <w:rsid w:val="00E34431"/>
    <w:rsid w:val="00E3445B"/>
    <w:rsid w:val="00E347F8"/>
    <w:rsid w:val="00E348BD"/>
    <w:rsid w:val="00E356D8"/>
    <w:rsid w:val="00E35BB3"/>
    <w:rsid w:val="00E35EB7"/>
    <w:rsid w:val="00E361FD"/>
    <w:rsid w:val="00E36FA9"/>
    <w:rsid w:val="00E370A8"/>
    <w:rsid w:val="00E37191"/>
    <w:rsid w:val="00E37B63"/>
    <w:rsid w:val="00E40463"/>
    <w:rsid w:val="00E40D9A"/>
    <w:rsid w:val="00E41C0B"/>
    <w:rsid w:val="00E42AE2"/>
    <w:rsid w:val="00E44530"/>
    <w:rsid w:val="00E457EB"/>
    <w:rsid w:val="00E46117"/>
    <w:rsid w:val="00E46418"/>
    <w:rsid w:val="00E46A05"/>
    <w:rsid w:val="00E470F4"/>
    <w:rsid w:val="00E47F3C"/>
    <w:rsid w:val="00E5023F"/>
    <w:rsid w:val="00E50AC1"/>
    <w:rsid w:val="00E50B23"/>
    <w:rsid w:val="00E50E86"/>
    <w:rsid w:val="00E50EF5"/>
    <w:rsid w:val="00E5170E"/>
    <w:rsid w:val="00E5181F"/>
    <w:rsid w:val="00E51BE4"/>
    <w:rsid w:val="00E51FEF"/>
    <w:rsid w:val="00E52250"/>
    <w:rsid w:val="00E5241D"/>
    <w:rsid w:val="00E5259C"/>
    <w:rsid w:val="00E526BA"/>
    <w:rsid w:val="00E536BF"/>
    <w:rsid w:val="00E546BF"/>
    <w:rsid w:val="00E5475F"/>
    <w:rsid w:val="00E54E4D"/>
    <w:rsid w:val="00E55573"/>
    <w:rsid w:val="00E576CC"/>
    <w:rsid w:val="00E577C2"/>
    <w:rsid w:val="00E57EDD"/>
    <w:rsid w:val="00E601DF"/>
    <w:rsid w:val="00E6037D"/>
    <w:rsid w:val="00E60468"/>
    <w:rsid w:val="00E606CF"/>
    <w:rsid w:val="00E61756"/>
    <w:rsid w:val="00E61881"/>
    <w:rsid w:val="00E618CA"/>
    <w:rsid w:val="00E61B98"/>
    <w:rsid w:val="00E61CC9"/>
    <w:rsid w:val="00E62827"/>
    <w:rsid w:val="00E62C85"/>
    <w:rsid w:val="00E62FBA"/>
    <w:rsid w:val="00E637DB"/>
    <w:rsid w:val="00E63CCD"/>
    <w:rsid w:val="00E64214"/>
    <w:rsid w:val="00E643CA"/>
    <w:rsid w:val="00E64697"/>
    <w:rsid w:val="00E64993"/>
    <w:rsid w:val="00E64FD9"/>
    <w:rsid w:val="00E660FB"/>
    <w:rsid w:val="00E66B72"/>
    <w:rsid w:val="00E66F89"/>
    <w:rsid w:val="00E671C2"/>
    <w:rsid w:val="00E671E6"/>
    <w:rsid w:val="00E675F5"/>
    <w:rsid w:val="00E67C84"/>
    <w:rsid w:val="00E707B2"/>
    <w:rsid w:val="00E7083F"/>
    <w:rsid w:val="00E70F11"/>
    <w:rsid w:val="00E70F20"/>
    <w:rsid w:val="00E71635"/>
    <w:rsid w:val="00E71762"/>
    <w:rsid w:val="00E71929"/>
    <w:rsid w:val="00E73247"/>
    <w:rsid w:val="00E73E18"/>
    <w:rsid w:val="00E746DE"/>
    <w:rsid w:val="00E76304"/>
    <w:rsid w:val="00E76310"/>
    <w:rsid w:val="00E76457"/>
    <w:rsid w:val="00E76B95"/>
    <w:rsid w:val="00E76E95"/>
    <w:rsid w:val="00E772FD"/>
    <w:rsid w:val="00E7790C"/>
    <w:rsid w:val="00E805D2"/>
    <w:rsid w:val="00E80A15"/>
    <w:rsid w:val="00E80E1D"/>
    <w:rsid w:val="00E81901"/>
    <w:rsid w:val="00E82061"/>
    <w:rsid w:val="00E82603"/>
    <w:rsid w:val="00E8293B"/>
    <w:rsid w:val="00E82D81"/>
    <w:rsid w:val="00E840D4"/>
    <w:rsid w:val="00E84799"/>
    <w:rsid w:val="00E84914"/>
    <w:rsid w:val="00E84BDD"/>
    <w:rsid w:val="00E85784"/>
    <w:rsid w:val="00E86369"/>
    <w:rsid w:val="00E869D9"/>
    <w:rsid w:val="00E86A71"/>
    <w:rsid w:val="00E8778B"/>
    <w:rsid w:val="00E87F5A"/>
    <w:rsid w:val="00E9056E"/>
    <w:rsid w:val="00E91001"/>
    <w:rsid w:val="00E91121"/>
    <w:rsid w:val="00E9113D"/>
    <w:rsid w:val="00E91CB3"/>
    <w:rsid w:val="00E91CC6"/>
    <w:rsid w:val="00E91EBC"/>
    <w:rsid w:val="00E91FA4"/>
    <w:rsid w:val="00E92B5C"/>
    <w:rsid w:val="00E92CCB"/>
    <w:rsid w:val="00E93252"/>
    <w:rsid w:val="00E93690"/>
    <w:rsid w:val="00E9455F"/>
    <w:rsid w:val="00E949DB"/>
    <w:rsid w:val="00E94DFD"/>
    <w:rsid w:val="00E95764"/>
    <w:rsid w:val="00E9583E"/>
    <w:rsid w:val="00E958A3"/>
    <w:rsid w:val="00E95A51"/>
    <w:rsid w:val="00E95DD0"/>
    <w:rsid w:val="00E96219"/>
    <w:rsid w:val="00E96848"/>
    <w:rsid w:val="00E96C09"/>
    <w:rsid w:val="00E96CF5"/>
    <w:rsid w:val="00EA074E"/>
    <w:rsid w:val="00EA0AD2"/>
    <w:rsid w:val="00EA1239"/>
    <w:rsid w:val="00EA13FE"/>
    <w:rsid w:val="00EA1E8E"/>
    <w:rsid w:val="00EA23EE"/>
    <w:rsid w:val="00EA24F3"/>
    <w:rsid w:val="00EA2661"/>
    <w:rsid w:val="00EA2C7B"/>
    <w:rsid w:val="00EA3422"/>
    <w:rsid w:val="00EA3833"/>
    <w:rsid w:val="00EA407C"/>
    <w:rsid w:val="00EA4807"/>
    <w:rsid w:val="00EA58E6"/>
    <w:rsid w:val="00EA5938"/>
    <w:rsid w:val="00EA5A77"/>
    <w:rsid w:val="00EA5B34"/>
    <w:rsid w:val="00EA6771"/>
    <w:rsid w:val="00EA70B3"/>
    <w:rsid w:val="00EA73D7"/>
    <w:rsid w:val="00EA7AC4"/>
    <w:rsid w:val="00EB0195"/>
    <w:rsid w:val="00EB0CE6"/>
    <w:rsid w:val="00EB0D05"/>
    <w:rsid w:val="00EB0FE1"/>
    <w:rsid w:val="00EB100F"/>
    <w:rsid w:val="00EB12EB"/>
    <w:rsid w:val="00EB1A5C"/>
    <w:rsid w:val="00EB1B2C"/>
    <w:rsid w:val="00EB2310"/>
    <w:rsid w:val="00EB23A2"/>
    <w:rsid w:val="00EB2B1B"/>
    <w:rsid w:val="00EB3763"/>
    <w:rsid w:val="00EB3E68"/>
    <w:rsid w:val="00EB4FE9"/>
    <w:rsid w:val="00EB5485"/>
    <w:rsid w:val="00EB5B2B"/>
    <w:rsid w:val="00EB5D1D"/>
    <w:rsid w:val="00EB5DEC"/>
    <w:rsid w:val="00EB6247"/>
    <w:rsid w:val="00EB64FE"/>
    <w:rsid w:val="00EB718F"/>
    <w:rsid w:val="00EB7D1F"/>
    <w:rsid w:val="00EC0C79"/>
    <w:rsid w:val="00EC1158"/>
    <w:rsid w:val="00EC1502"/>
    <w:rsid w:val="00EC1A79"/>
    <w:rsid w:val="00EC1DE2"/>
    <w:rsid w:val="00EC1EA2"/>
    <w:rsid w:val="00EC2441"/>
    <w:rsid w:val="00EC30BA"/>
    <w:rsid w:val="00EC4D0B"/>
    <w:rsid w:val="00EC547F"/>
    <w:rsid w:val="00EC5FD9"/>
    <w:rsid w:val="00EC62BC"/>
    <w:rsid w:val="00EC6461"/>
    <w:rsid w:val="00EC647E"/>
    <w:rsid w:val="00EC6EF2"/>
    <w:rsid w:val="00EC7036"/>
    <w:rsid w:val="00EC7692"/>
    <w:rsid w:val="00EC784F"/>
    <w:rsid w:val="00ED06E0"/>
    <w:rsid w:val="00ED0703"/>
    <w:rsid w:val="00ED0CB3"/>
    <w:rsid w:val="00ED103B"/>
    <w:rsid w:val="00ED2534"/>
    <w:rsid w:val="00ED3AA7"/>
    <w:rsid w:val="00ED3B20"/>
    <w:rsid w:val="00ED3EE9"/>
    <w:rsid w:val="00ED3F8C"/>
    <w:rsid w:val="00ED4E4A"/>
    <w:rsid w:val="00ED53B5"/>
    <w:rsid w:val="00ED5CE0"/>
    <w:rsid w:val="00ED5D0F"/>
    <w:rsid w:val="00ED6691"/>
    <w:rsid w:val="00ED6877"/>
    <w:rsid w:val="00ED75E4"/>
    <w:rsid w:val="00ED7A79"/>
    <w:rsid w:val="00ED7E46"/>
    <w:rsid w:val="00EE031E"/>
    <w:rsid w:val="00EE10BB"/>
    <w:rsid w:val="00EE1406"/>
    <w:rsid w:val="00EE18BE"/>
    <w:rsid w:val="00EE19C3"/>
    <w:rsid w:val="00EE22E2"/>
    <w:rsid w:val="00EE2318"/>
    <w:rsid w:val="00EE2A39"/>
    <w:rsid w:val="00EE2A3F"/>
    <w:rsid w:val="00EE2D65"/>
    <w:rsid w:val="00EE31C5"/>
    <w:rsid w:val="00EE31F9"/>
    <w:rsid w:val="00EE3DCC"/>
    <w:rsid w:val="00EE40E1"/>
    <w:rsid w:val="00EE48C2"/>
    <w:rsid w:val="00EE4AFB"/>
    <w:rsid w:val="00EE4D78"/>
    <w:rsid w:val="00EE4FBE"/>
    <w:rsid w:val="00EE516D"/>
    <w:rsid w:val="00EE57E3"/>
    <w:rsid w:val="00EE5C87"/>
    <w:rsid w:val="00EE601F"/>
    <w:rsid w:val="00EE6780"/>
    <w:rsid w:val="00EE6888"/>
    <w:rsid w:val="00EE690C"/>
    <w:rsid w:val="00EE7233"/>
    <w:rsid w:val="00EE7AF2"/>
    <w:rsid w:val="00EF0A61"/>
    <w:rsid w:val="00EF0A9C"/>
    <w:rsid w:val="00EF0DD9"/>
    <w:rsid w:val="00EF1581"/>
    <w:rsid w:val="00EF18A5"/>
    <w:rsid w:val="00EF1A37"/>
    <w:rsid w:val="00EF28B9"/>
    <w:rsid w:val="00EF29C3"/>
    <w:rsid w:val="00EF2AF9"/>
    <w:rsid w:val="00EF3388"/>
    <w:rsid w:val="00EF3489"/>
    <w:rsid w:val="00EF3A06"/>
    <w:rsid w:val="00EF3A64"/>
    <w:rsid w:val="00EF4192"/>
    <w:rsid w:val="00EF4465"/>
    <w:rsid w:val="00EF482D"/>
    <w:rsid w:val="00EF4998"/>
    <w:rsid w:val="00EF5951"/>
    <w:rsid w:val="00EF6278"/>
    <w:rsid w:val="00EF6567"/>
    <w:rsid w:val="00EF684D"/>
    <w:rsid w:val="00EF7368"/>
    <w:rsid w:val="00EF77AA"/>
    <w:rsid w:val="00EF7C68"/>
    <w:rsid w:val="00EF7FA9"/>
    <w:rsid w:val="00F0035F"/>
    <w:rsid w:val="00F00E08"/>
    <w:rsid w:val="00F013B3"/>
    <w:rsid w:val="00F0202C"/>
    <w:rsid w:val="00F0274D"/>
    <w:rsid w:val="00F02FBC"/>
    <w:rsid w:val="00F030C6"/>
    <w:rsid w:val="00F031E5"/>
    <w:rsid w:val="00F03667"/>
    <w:rsid w:val="00F03877"/>
    <w:rsid w:val="00F03C19"/>
    <w:rsid w:val="00F04F6C"/>
    <w:rsid w:val="00F05C0F"/>
    <w:rsid w:val="00F061F0"/>
    <w:rsid w:val="00F07222"/>
    <w:rsid w:val="00F073C6"/>
    <w:rsid w:val="00F076C7"/>
    <w:rsid w:val="00F079EE"/>
    <w:rsid w:val="00F07A52"/>
    <w:rsid w:val="00F1074B"/>
    <w:rsid w:val="00F10EB8"/>
    <w:rsid w:val="00F110A1"/>
    <w:rsid w:val="00F12459"/>
    <w:rsid w:val="00F124E4"/>
    <w:rsid w:val="00F124F8"/>
    <w:rsid w:val="00F12B6D"/>
    <w:rsid w:val="00F13B32"/>
    <w:rsid w:val="00F13D2D"/>
    <w:rsid w:val="00F13E0D"/>
    <w:rsid w:val="00F14217"/>
    <w:rsid w:val="00F14BCD"/>
    <w:rsid w:val="00F15824"/>
    <w:rsid w:val="00F15990"/>
    <w:rsid w:val="00F15DF6"/>
    <w:rsid w:val="00F160FA"/>
    <w:rsid w:val="00F16F64"/>
    <w:rsid w:val="00F17FBF"/>
    <w:rsid w:val="00F2043E"/>
    <w:rsid w:val="00F20532"/>
    <w:rsid w:val="00F20F21"/>
    <w:rsid w:val="00F21585"/>
    <w:rsid w:val="00F21B1B"/>
    <w:rsid w:val="00F21B72"/>
    <w:rsid w:val="00F21B96"/>
    <w:rsid w:val="00F222AC"/>
    <w:rsid w:val="00F22A42"/>
    <w:rsid w:val="00F22FF1"/>
    <w:rsid w:val="00F230FD"/>
    <w:rsid w:val="00F2324F"/>
    <w:rsid w:val="00F236E7"/>
    <w:rsid w:val="00F237D5"/>
    <w:rsid w:val="00F23A3F"/>
    <w:rsid w:val="00F24066"/>
    <w:rsid w:val="00F24159"/>
    <w:rsid w:val="00F2482E"/>
    <w:rsid w:val="00F24C86"/>
    <w:rsid w:val="00F251A9"/>
    <w:rsid w:val="00F257A7"/>
    <w:rsid w:val="00F25F10"/>
    <w:rsid w:val="00F26260"/>
    <w:rsid w:val="00F26867"/>
    <w:rsid w:val="00F270F0"/>
    <w:rsid w:val="00F27375"/>
    <w:rsid w:val="00F274A3"/>
    <w:rsid w:val="00F276C9"/>
    <w:rsid w:val="00F3026D"/>
    <w:rsid w:val="00F3044A"/>
    <w:rsid w:val="00F305D7"/>
    <w:rsid w:val="00F30E01"/>
    <w:rsid w:val="00F3107A"/>
    <w:rsid w:val="00F310A7"/>
    <w:rsid w:val="00F310D8"/>
    <w:rsid w:val="00F3123D"/>
    <w:rsid w:val="00F31D08"/>
    <w:rsid w:val="00F31D53"/>
    <w:rsid w:val="00F31E64"/>
    <w:rsid w:val="00F32960"/>
    <w:rsid w:val="00F32B23"/>
    <w:rsid w:val="00F33E60"/>
    <w:rsid w:val="00F33F85"/>
    <w:rsid w:val="00F33FBC"/>
    <w:rsid w:val="00F3446F"/>
    <w:rsid w:val="00F34A08"/>
    <w:rsid w:val="00F3577E"/>
    <w:rsid w:val="00F35AB7"/>
    <w:rsid w:val="00F3606B"/>
    <w:rsid w:val="00F36340"/>
    <w:rsid w:val="00F363A0"/>
    <w:rsid w:val="00F372BF"/>
    <w:rsid w:val="00F402BB"/>
    <w:rsid w:val="00F40415"/>
    <w:rsid w:val="00F4048F"/>
    <w:rsid w:val="00F40677"/>
    <w:rsid w:val="00F40AB4"/>
    <w:rsid w:val="00F41227"/>
    <w:rsid w:val="00F412A8"/>
    <w:rsid w:val="00F41309"/>
    <w:rsid w:val="00F4204A"/>
    <w:rsid w:val="00F42470"/>
    <w:rsid w:val="00F427D4"/>
    <w:rsid w:val="00F44024"/>
    <w:rsid w:val="00F4420B"/>
    <w:rsid w:val="00F447CB"/>
    <w:rsid w:val="00F44B61"/>
    <w:rsid w:val="00F44EE1"/>
    <w:rsid w:val="00F45EF0"/>
    <w:rsid w:val="00F46759"/>
    <w:rsid w:val="00F46902"/>
    <w:rsid w:val="00F469D6"/>
    <w:rsid w:val="00F46A9D"/>
    <w:rsid w:val="00F47062"/>
    <w:rsid w:val="00F47077"/>
    <w:rsid w:val="00F477D4"/>
    <w:rsid w:val="00F479B3"/>
    <w:rsid w:val="00F47D00"/>
    <w:rsid w:val="00F50149"/>
    <w:rsid w:val="00F50814"/>
    <w:rsid w:val="00F51705"/>
    <w:rsid w:val="00F52055"/>
    <w:rsid w:val="00F52CBB"/>
    <w:rsid w:val="00F52DD7"/>
    <w:rsid w:val="00F52FFB"/>
    <w:rsid w:val="00F532F0"/>
    <w:rsid w:val="00F53CAC"/>
    <w:rsid w:val="00F53EB0"/>
    <w:rsid w:val="00F54216"/>
    <w:rsid w:val="00F5455D"/>
    <w:rsid w:val="00F546C4"/>
    <w:rsid w:val="00F54B62"/>
    <w:rsid w:val="00F54DD6"/>
    <w:rsid w:val="00F55111"/>
    <w:rsid w:val="00F553EC"/>
    <w:rsid w:val="00F5547D"/>
    <w:rsid w:val="00F55486"/>
    <w:rsid w:val="00F55503"/>
    <w:rsid w:val="00F555D7"/>
    <w:rsid w:val="00F5587A"/>
    <w:rsid w:val="00F55CDB"/>
    <w:rsid w:val="00F55FD4"/>
    <w:rsid w:val="00F56561"/>
    <w:rsid w:val="00F56AE7"/>
    <w:rsid w:val="00F56C15"/>
    <w:rsid w:val="00F56F0A"/>
    <w:rsid w:val="00F57684"/>
    <w:rsid w:val="00F57AE5"/>
    <w:rsid w:val="00F6038C"/>
    <w:rsid w:val="00F6084F"/>
    <w:rsid w:val="00F60C45"/>
    <w:rsid w:val="00F61FD7"/>
    <w:rsid w:val="00F622AB"/>
    <w:rsid w:val="00F62F4C"/>
    <w:rsid w:val="00F63067"/>
    <w:rsid w:val="00F631D7"/>
    <w:rsid w:val="00F631FC"/>
    <w:rsid w:val="00F64DFA"/>
    <w:rsid w:val="00F64E30"/>
    <w:rsid w:val="00F64E88"/>
    <w:rsid w:val="00F65083"/>
    <w:rsid w:val="00F65549"/>
    <w:rsid w:val="00F65949"/>
    <w:rsid w:val="00F65DA4"/>
    <w:rsid w:val="00F6610C"/>
    <w:rsid w:val="00F66DA7"/>
    <w:rsid w:val="00F67105"/>
    <w:rsid w:val="00F674C2"/>
    <w:rsid w:val="00F67864"/>
    <w:rsid w:val="00F67AF5"/>
    <w:rsid w:val="00F67D60"/>
    <w:rsid w:val="00F67E00"/>
    <w:rsid w:val="00F7074B"/>
    <w:rsid w:val="00F7077B"/>
    <w:rsid w:val="00F7119D"/>
    <w:rsid w:val="00F712F2"/>
    <w:rsid w:val="00F71D70"/>
    <w:rsid w:val="00F71DE3"/>
    <w:rsid w:val="00F720C1"/>
    <w:rsid w:val="00F727D0"/>
    <w:rsid w:val="00F72895"/>
    <w:rsid w:val="00F7332E"/>
    <w:rsid w:val="00F73829"/>
    <w:rsid w:val="00F73A13"/>
    <w:rsid w:val="00F73ADF"/>
    <w:rsid w:val="00F73C22"/>
    <w:rsid w:val="00F74060"/>
    <w:rsid w:val="00F7471A"/>
    <w:rsid w:val="00F747A7"/>
    <w:rsid w:val="00F747E3"/>
    <w:rsid w:val="00F74880"/>
    <w:rsid w:val="00F749F7"/>
    <w:rsid w:val="00F74F6F"/>
    <w:rsid w:val="00F7582C"/>
    <w:rsid w:val="00F759F7"/>
    <w:rsid w:val="00F76135"/>
    <w:rsid w:val="00F761A4"/>
    <w:rsid w:val="00F766E8"/>
    <w:rsid w:val="00F76A07"/>
    <w:rsid w:val="00F76DFB"/>
    <w:rsid w:val="00F7702E"/>
    <w:rsid w:val="00F772E2"/>
    <w:rsid w:val="00F775A5"/>
    <w:rsid w:val="00F779BD"/>
    <w:rsid w:val="00F77B06"/>
    <w:rsid w:val="00F80220"/>
    <w:rsid w:val="00F80428"/>
    <w:rsid w:val="00F809CF"/>
    <w:rsid w:val="00F809D0"/>
    <w:rsid w:val="00F80A76"/>
    <w:rsid w:val="00F80DF7"/>
    <w:rsid w:val="00F817CA"/>
    <w:rsid w:val="00F818D5"/>
    <w:rsid w:val="00F820AA"/>
    <w:rsid w:val="00F826DB"/>
    <w:rsid w:val="00F8334D"/>
    <w:rsid w:val="00F837C3"/>
    <w:rsid w:val="00F83908"/>
    <w:rsid w:val="00F83D56"/>
    <w:rsid w:val="00F843EB"/>
    <w:rsid w:val="00F84E20"/>
    <w:rsid w:val="00F85194"/>
    <w:rsid w:val="00F8525F"/>
    <w:rsid w:val="00F85CBD"/>
    <w:rsid w:val="00F8662A"/>
    <w:rsid w:val="00F867DB"/>
    <w:rsid w:val="00F868C5"/>
    <w:rsid w:val="00F87466"/>
    <w:rsid w:val="00F876FD"/>
    <w:rsid w:val="00F900CD"/>
    <w:rsid w:val="00F90100"/>
    <w:rsid w:val="00F90355"/>
    <w:rsid w:val="00F90A4A"/>
    <w:rsid w:val="00F90B41"/>
    <w:rsid w:val="00F915E4"/>
    <w:rsid w:val="00F91991"/>
    <w:rsid w:val="00F91A2E"/>
    <w:rsid w:val="00F91B16"/>
    <w:rsid w:val="00F91BC4"/>
    <w:rsid w:val="00F92218"/>
    <w:rsid w:val="00F922DA"/>
    <w:rsid w:val="00F922F5"/>
    <w:rsid w:val="00F9246C"/>
    <w:rsid w:val="00F92EA1"/>
    <w:rsid w:val="00F92F66"/>
    <w:rsid w:val="00F92F77"/>
    <w:rsid w:val="00F931D0"/>
    <w:rsid w:val="00F934FA"/>
    <w:rsid w:val="00F938B3"/>
    <w:rsid w:val="00F93CEF"/>
    <w:rsid w:val="00F93D63"/>
    <w:rsid w:val="00F943BD"/>
    <w:rsid w:val="00F952B9"/>
    <w:rsid w:val="00F957DC"/>
    <w:rsid w:val="00F95884"/>
    <w:rsid w:val="00F95AC4"/>
    <w:rsid w:val="00F95E08"/>
    <w:rsid w:val="00F95F2B"/>
    <w:rsid w:val="00F961BB"/>
    <w:rsid w:val="00F96245"/>
    <w:rsid w:val="00F96A21"/>
    <w:rsid w:val="00F96BF7"/>
    <w:rsid w:val="00F96C29"/>
    <w:rsid w:val="00F96D5E"/>
    <w:rsid w:val="00F96F63"/>
    <w:rsid w:val="00F9775D"/>
    <w:rsid w:val="00F97AA8"/>
    <w:rsid w:val="00FA03B1"/>
    <w:rsid w:val="00FA0734"/>
    <w:rsid w:val="00FA186B"/>
    <w:rsid w:val="00FA1884"/>
    <w:rsid w:val="00FA2B66"/>
    <w:rsid w:val="00FA2BCF"/>
    <w:rsid w:val="00FA3414"/>
    <w:rsid w:val="00FA39F6"/>
    <w:rsid w:val="00FA3A9F"/>
    <w:rsid w:val="00FA3CAD"/>
    <w:rsid w:val="00FA4B69"/>
    <w:rsid w:val="00FA4D2B"/>
    <w:rsid w:val="00FA51BD"/>
    <w:rsid w:val="00FA5D07"/>
    <w:rsid w:val="00FA6192"/>
    <w:rsid w:val="00FA63AB"/>
    <w:rsid w:val="00FA676B"/>
    <w:rsid w:val="00FA6961"/>
    <w:rsid w:val="00FA69D2"/>
    <w:rsid w:val="00FA7417"/>
    <w:rsid w:val="00FA761B"/>
    <w:rsid w:val="00FA7676"/>
    <w:rsid w:val="00FA7E53"/>
    <w:rsid w:val="00FB0479"/>
    <w:rsid w:val="00FB08CA"/>
    <w:rsid w:val="00FB0B42"/>
    <w:rsid w:val="00FB0CF5"/>
    <w:rsid w:val="00FB0FD1"/>
    <w:rsid w:val="00FB1702"/>
    <w:rsid w:val="00FB2058"/>
    <w:rsid w:val="00FB2312"/>
    <w:rsid w:val="00FB24BD"/>
    <w:rsid w:val="00FB29CB"/>
    <w:rsid w:val="00FB317F"/>
    <w:rsid w:val="00FB3B71"/>
    <w:rsid w:val="00FB3D01"/>
    <w:rsid w:val="00FB429D"/>
    <w:rsid w:val="00FB45E3"/>
    <w:rsid w:val="00FB4D81"/>
    <w:rsid w:val="00FB5080"/>
    <w:rsid w:val="00FB5178"/>
    <w:rsid w:val="00FB5449"/>
    <w:rsid w:val="00FB66BD"/>
    <w:rsid w:val="00FB6BBF"/>
    <w:rsid w:val="00FB6C60"/>
    <w:rsid w:val="00FB6E04"/>
    <w:rsid w:val="00FB7777"/>
    <w:rsid w:val="00FB777D"/>
    <w:rsid w:val="00FB7CC1"/>
    <w:rsid w:val="00FC0018"/>
    <w:rsid w:val="00FC0D78"/>
    <w:rsid w:val="00FC0E4B"/>
    <w:rsid w:val="00FC12A3"/>
    <w:rsid w:val="00FC1E68"/>
    <w:rsid w:val="00FC1FDC"/>
    <w:rsid w:val="00FC2090"/>
    <w:rsid w:val="00FC216E"/>
    <w:rsid w:val="00FC223B"/>
    <w:rsid w:val="00FC260C"/>
    <w:rsid w:val="00FC27B2"/>
    <w:rsid w:val="00FC27E6"/>
    <w:rsid w:val="00FC38A2"/>
    <w:rsid w:val="00FC3B01"/>
    <w:rsid w:val="00FC4272"/>
    <w:rsid w:val="00FC4734"/>
    <w:rsid w:val="00FC47C3"/>
    <w:rsid w:val="00FC52A9"/>
    <w:rsid w:val="00FC5443"/>
    <w:rsid w:val="00FC5906"/>
    <w:rsid w:val="00FC5987"/>
    <w:rsid w:val="00FC5A61"/>
    <w:rsid w:val="00FC5C70"/>
    <w:rsid w:val="00FC5DF2"/>
    <w:rsid w:val="00FC602C"/>
    <w:rsid w:val="00FC74FC"/>
    <w:rsid w:val="00FC7E52"/>
    <w:rsid w:val="00FC7FB0"/>
    <w:rsid w:val="00FD0C3A"/>
    <w:rsid w:val="00FD1090"/>
    <w:rsid w:val="00FD197A"/>
    <w:rsid w:val="00FD1A73"/>
    <w:rsid w:val="00FD1BAD"/>
    <w:rsid w:val="00FD2033"/>
    <w:rsid w:val="00FD2E3E"/>
    <w:rsid w:val="00FD3009"/>
    <w:rsid w:val="00FD35CE"/>
    <w:rsid w:val="00FD3C89"/>
    <w:rsid w:val="00FD3F99"/>
    <w:rsid w:val="00FD42E4"/>
    <w:rsid w:val="00FD489F"/>
    <w:rsid w:val="00FD4C14"/>
    <w:rsid w:val="00FD4CFD"/>
    <w:rsid w:val="00FD5ACA"/>
    <w:rsid w:val="00FD5E91"/>
    <w:rsid w:val="00FD6186"/>
    <w:rsid w:val="00FD6851"/>
    <w:rsid w:val="00FD6CFC"/>
    <w:rsid w:val="00FD742F"/>
    <w:rsid w:val="00FD77AB"/>
    <w:rsid w:val="00FD7DBD"/>
    <w:rsid w:val="00FE03BF"/>
    <w:rsid w:val="00FE0629"/>
    <w:rsid w:val="00FE06FE"/>
    <w:rsid w:val="00FE0AEC"/>
    <w:rsid w:val="00FE0C24"/>
    <w:rsid w:val="00FE0DE7"/>
    <w:rsid w:val="00FE1A8E"/>
    <w:rsid w:val="00FE1B10"/>
    <w:rsid w:val="00FE1E0A"/>
    <w:rsid w:val="00FE1F44"/>
    <w:rsid w:val="00FE2103"/>
    <w:rsid w:val="00FE2275"/>
    <w:rsid w:val="00FE228A"/>
    <w:rsid w:val="00FE24DE"/>
    <w:rsid w:val="00FE2643"/>
    <w:rsid w:val="00FE3675"/>
    <w:rsid w:val="00FE3903"/>
    <w:rsid w:val="00FE4021"/>
    <w:rsid w:val="00FE44D8"/>
    <w:rsid w:val="00FE538F"/>
    <w:rsid w:val="00FE56BB"/>
    <w:rsid w:val="00FE5D40"/>
    <w:rsid w:val="00FE6FCB"/>
    <w:rsid w:val="00FE7254"/>
    <w:rsid w:val="00FE7990"/>
    <w:rsid w:val="00FE79F0"/>
    <w:rsid w:val="00FE7CD4"/>
    <w:rsid w:val="00FF02A5"/>
    <w:rsid w:val="00FF0B58"/>
    <w:rsid w:val="00FF0F16"/>
    <w:rsid w:val="00FF1040"/>
    <w:rsid w:val="00FF1259"/>
    <w:rsid w:val="00FF13B8"/>
    <w:rsid w:val="00FF1626"/>
    <w:rsid w:val="00FF17F9"/>
    <w:rsid w:val="00FF1BAC"/>
    <w:rsid w:val="00FF2C4E"/>
    <w:rsid w:val="00FF4082"/>
    <w:rsid w:val="00FF41B8"/>
    <w:rsid w:val="00FF4262"/>
    <w:rsid w:val="00FF4921"/>
    <w:rsid w:val="00FF4A29"/>
    <w:rsid w:val="00FF4AC3"/>
    <w:rsid w:val="00FF5AB6"/>
    <w:rsid w:val="00FF60FA"/>
    <w:rsid w:val="00FF6591"/>
    <w:rsid w:val="00FF715A"/>
    <w:rsid w:val="00FF74FD"/>
    <w:rsid w:val="00FF76D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D7CFBF"/>
  <w15:docId w15:val="{3D2A0626-77B9-4D58-8B46-73696ECC0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1E693F"/>
    <w:pPr>
      <w:widowControl w:val="0"/>
      <w:jc w:val="both"/>
    </w:pPr>
    <w:rPr>
      <w:kern w:val="2"/>
      <w:sz w:val="21"/>
      <w:szCs w:val="24"/>
    </w:rPr>
  </w:style>
  <w:style w:type="paragraph" w:styleId="1">
    <w:name w:val="heading 1"/>
    <w:basedOn w:val="base"/>
    <w:next w:val="a4"/>
    <w:link w:val="1Char"/>
    <w:qFormat/>
    <w:rsid w:val="0082353A"/>
    <w:pPr>
      <w:keepLines/>
      <w:pageBreakBefore/>
      <w:numPr>
        <w:numId w:val="12"/>
      </w:numPr>
      <w:outlineLvl w:val="0"/>
    </w:pPr>
    <w:rPr>
      <w:bCs/>
      <w:kern w:val="44"/>
      <w:sz w:val="40"/>
      <w:szCs w:val="44"/>
    </w:rPr>
  </w:style>
  <w:style w:type="paragraph" w:styleId="2">
    <w:name w:val="heading 2"/>
    <w:basedOn w:val="base"/>
    <w:next w:val="a4"/>
    <w:link w:val="2Char"/>
    <w:qFormat/>
    <w:rsid w:val="0082353A"/>
    <w:pPr>
      <w:numPr>
        <w:numId w:val="11"/>
      </w:numPr>
      <w:spacing w:line="288" w:lineRule="auto"/>
      <w:outlineLvl w:val="1"/>
    </w:pPr>
    <w:rPr>
      <w:rFonts w:hAnsi="Arial"/>
      <w:bCs/>
      <w:sz w:val="32"/>
      <w:szCs w:val="32"/>
    </w:rPr>
  </w:style>
  <w:style w:type="paragraph" w:styleId="30">
    <w:name w:val="heading 3"/>
    <w:basedOn w:val="base"/>
    <w:next w:val="a4"/>
    <w:link w:val="3Char"/>
    <w:qFormat/>
    <w:rsid w:val="00AC5EEC"/>
    <w:pPr>
      <w:numPr>
        <w:ilvl w:val="2"/>
        <w:numId w:val="1"/>
      </w:numPr>
      <w:spacing w:before="48" w:after="48"/>
      <w:ind w:rightChars="100" w:right="210"/>
      <w:outlineLvl w:val="2"/>
    </w:pPr>
    <w:rPr>
      <w:bCs/>
      <w:szCs w:val="32"/>
    </w:rPr>
  </w:style>
  <w:style w:type="paragraph" w:styleId="4">
    <w:name w:val="heading 4"/>
    <w:basedOn w:val="base"/>
    <w:next w:val="a4"/>
    <w:link w:val="4Char"/>
    <w:qFormat/>
    <w:rsid w:val="00A00A61"/>
    <w:pPr>
      <w:keepLines/>
      <w:numPr>
        <w:ilvl w:val="3"/>
        <w:numId w:val="1"/>
      </w:numPr>
      <w:outlineLvl w:val="3"/>
    </w:pPr>
    <w:rPr>
      <w:rFonts w:hAnsi="Arial"/>
      <w:bCs/>
      <w:szCs w:val="28"/>
    </w:rPr>
  </w:style>
  <w:style w:type="paragraph" w:styleId="5">
    <w:name w:val="heading 5"/>
    <w:basedOn w:val="base"/>
    <w:next w:val="a4"/>
    <w:link w:val="5Char"/>
    <w:qFormat/>
    <w:rsid w:val="00A00A61"/>
    <w:pPr>
      <w:keepLines/>
      <w:numPr>
        <w:ilvl w:val="4"/>
        <w:numId w:val="1"/>
      </w:numPr>
      <w:outlineLvl w:val="4"/>
    </w:pPr>
    <w:rPr>
      <w:bCs/>
      <w:color w:val="333399"/>
      <w:sz w:val="24"/>
      <w:szCs w:val="28"/>
    </w:rPr>
  </w:style>
  <w:style w:type="paragraph" w:styleId="6">
    <w:name w:val="heading 6"/>
    <w:basedOn w:val="a3"/>
    <w:next w:val="a3"/>
    <w:link w:val="6Char"/>
    <w:qFormat/>
    <w:rsid w:val="00A00A61"/>
    <w:pPr>
      <w:widowControl/>
      <w:spacing w:before="240" w:after="60"/>
      <w:jc w:val="center"/>
      <w:outlineLvl w:val="5"/>
    </w:pPr>
    <w:rPr>
      <w:b/>
      <w:bCs/>
      <w:kern w:val="0"/>
      <w:sz w:val="22"/>
      <w:szCs w:val="22"/>
    </w:rPr>
  </w:style>
  <w:style w:type="paragraph" w:styleId="7">
    <w:name w:val="heading 7"/>
    <w:basedOn w:val="a3"/>
    <w:next w:val="a3"/>
    <w:link w:val="7Char"/>
    <w:qFormat/>
    <w:rsid w:val="00A00A61"/>
    <w:pPr>
      <w:widowControl/>
      <w:spacing w:before="240" w:after="60"/>
      <w:jc w:val="center"/>
      <w:outlineLvl w:val="6"/>
    </w:pPr>
    <w:rPr>
      <w:kern w:val="0"/>
      <w:sz w:val="30"/>
    </w:rPr>
  </w:style>
  <w:style w:type="paragraph" w:styleId="8">
    <w:name w:val="heading 8"/>
    <w:basedOn w:val="a3"/>
    <w:next w:val="a3"/>
    <w:link w:val="8Char"/>
    <w:qFormat/>
    <w:rsid w:val="00A00A61"/>
    <w:pPr>
      <w:widowControl/>
      <w:spacing w:before="240" w:after="60"/>
      <w:jc w:val="center"/>
      <w:outlineLvl w:val="7"/>
    </w:pPr>
    <w:rPr>
      <w:i/>
      <w:iCs/>
      <w:kern w:val="0"/>
      <w:sz w:val="30"/>
    </w:rPr>
  </w:style>
  <w:style w:type="paragraph" w:styleId="9">
    <w:name w:val="heading 9"/>
    <w:basedOn w:val="a3"/>
    <w:next w:val="a3"/>
    <w:link w:val="9Char"/>
    <w:qFormat/>
    <w:rsid w:val="00A00A61"/>
    <w:pPr>
      <w:widowControl/>
      <w:spacing w:before="240" w:after="60"/>
      <w:jc w:val="center"/>
      <w:outlineLvl w:val="8"/>
    </w:pPr>
    <w:rPr>
      <w:rFonts w:ascii="Arial" w:hAnsi="Arial"/>
      <w:kern w:val="0"/>
      <w:sz w:val="22"/>
      <w:szCs w:val="22"/>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link w:val="Char"/>
    <w:rsid w:val="00A00A61"/>
    <w:pPr>
      <w:spacing w:afterLines="30" w:line="288" w:lineRule="auto"/>
      <w:ind w:firstLineChars="200" w:firstLine="200"/>
    </w:pPr>
    <w:rPr>
      <w:sz w:val="24"/>
    </w:rPr>
  </w:style>
  <w:style w:type="paragraph" w:customStyle="1" w:styleId="base">
    <w:name w:val="标题base"/>
    <w:basedOn w:val="a3"/>
    <w:next w:val="a4"/>
    <w:rsid w:val="00A00A61"/>
    <w:pPr>
      <w:keepNext/>
      <w:widowControl/>
      <w:spacing w:beforeLines="20" w:afterLines="20"/>
    </w:pPr>
    <w:rPr>
      <w:rFonts w:ascii="宋体"/>
      <w:b/>
      <w:sz w:val="28"/>
    </w:rPr>
  </w:style>
  <w:style w:type="paragraph" w:styleId="10">
    <w:name w:val="toc 1"/>
    <w:basedOn w:val="a3"/>
    <w:next w:val="a3"/>
    <w:uiPriority w:val="39"/>
    <w:rsid w:val="00A00A61"/>
    <w:pPr>
      <w:spacing w:beforeLines="50"/>
    </w:pPr>
    <w:rPr>
      <w:sz w:val="24"/>
    </w:rPr>
  </w:style>
  <w:style w:type="paragraph" w:styleId="20">
    <w:name w:val="toc 2"/>
    <w:basedOn w:val="a3"/>
    <w:next w:val="a3"/>
    <w:autoRedefine/>
    <w:uiPriority w:val="39"/>
    <w:rsid w:val="00CC137B"/>
    <w:pPr>
      <w:tabs>
        <w:tab w:val="right" w:leader="dot" w:pos="8630"/>
      </w:tabs>
      <w:ind w:leftChars="200" w:left="420"/>
    </w:pPr>
    <w:rPr>
      <w:noProof/>
      <w:sz w:val="24"/>
    </w:rPr>
  </w:style>
  <w:style w:type="paragraph" w:customStyle="1" w:styleId="a0">
    <w:name w:val="小标题"/>
    <w:basedOn w:val="a4"/>
    <w:next w:val="a4"/>
    <w:rsid w:val="00A00A61"/>
    <w:pPr>
      <w:keepNext/>
      <w:widowControl/>
      <w:numPr>
        <w:numId w:val="4"/>
      </w:numPr>
      <w:ind w:firstLineChars="0" w:firstLine="0"/>
      <w:jc w:val="left"/>
    </w:pPr>
    <w:rPr>
      <w:b/>
      <w:color w:val="3366FF"/>
    </w:rPr>
  </w:style>
  <w:style w:type="paragraph" w:styleId="31">
    <w:name w:val="toc 3"/>
    <w:basedOn w:val="a3"/>
    <w:next w:val="a3"/>
    <w:uiPriority w:val="39"/>
    <w:rsid w:val="00A00A61"/>
    <w:pPr>
      <w:ind w:leftChars="400" w:left="400"/>
      <w:jc w:val="left"/>
    </w:pPr>
    <w:rPr>
      <w:iCs/>
      <w:sz w:val="24"/>
    </w:rPr>
  </w:style>
  <w:style w:type="paragraph" w:styleId="40">
    <w:name w:val="toc 4"/>
    <w:basedOn w:val="a3"/>
    <w:next w:val="a3"/>
    <w:uiPriority w:val="39"/>
    <w:rsid w:val="00A00A61"/>
    <w:pPr>
      <w:ind w:leftChars="600" w:left="600"/>
      <w:jc w:val="left"/>
    </w:pPr>
    <w:rPr>
      <w:sz w:val="24"/>
      <w:szCs w:val="21"/>
    </w:rPr>
  </w:style>
  <w:style w:type="paragraph" w:customStyle="1" w:styleId="a8">
    <w:name w:val="表头正文"/>
    <w:basedOn w:val="a3"/>
    <w:rsid w:val="00A00A61"/>
    <w:pPr>
      <w:shd w:val="clear" w:color="auto" w:fill="F3F3F3"/>
    </w:pPr>
    <w:rPr>
      <w:rFonts w:ascii="宋体"/>
      <w:b/>
      <w:bCs/>
      <w:color w:val="666699"/>
      <w:sz w:val="24"/>
    </w:rPr>
  </w:style>
  <w:style w:type="paragraph" w:customStyle="1" w:styleId="a9">
    <w:name w:val="表体正文"/>
    <w:basedOn w:val="a3"/>
    <w:rsid w:val="00A00A61"/>
    <w:rPr>
      <w:rFonts w:ascii="宋体"/>
      <w:bCs/>
      <w:sz w:val="24"/>
    </w:rPr>
  </w:style>
  <w:style w:type="paragraph" w:customStyle="1" w:styleId="aa">
    <w:name w:val="列表（有编号）"/>
    <w:basedOn w:val="ab"/>
    <w:rsid w:val="00A00A61"/>
    <w:pPr>
      <w:tabs>
        <w:tab w:val="left" w:pos="960"/>
      </w:tabs>
      <w:spacing w:after="60"/>
    </w:pPr>
    <w:rPr>
      <w:sz w:val="24"/>
      <w:u w:color="3366FF"/>
    </w:rPr>
  </w:style>
  <w:style w:type="paragraph" w:styleId="ab">
    <w:name w:val="Body Text"/>
    <w:basedOn w:val="a3"/>
    <w:link w:val="Char0"/>
    <w:rsid w:val="00A00A61"/>
    <w:pPr>
      <w:spacing w:after="120"/>
    </w:pPr>
  </w:style>
  <w:style w:type="paragraph" w:customStyle="1" w:styleId="a2">
    <w:name w:val="列表（有编号，单行）"/>
    <w:basedOn w:val="a3"/>
    <w:rsid w:val="00A00A61"/>
    <w:pPr>
      <w:numPr>
        <w:numId w:val="2"/>
      </w:numPr>
      <w:tabs>
        <w:tab w:val="left" w:pos="900"/>
      </w:tabs>
      <w:spacing w:afterLines="20"/>
    </w:pPr>
    <w:rPr>
      <w:rFonts w:ascii="宋体"/>
      <w:sz w:val="24"/>
    </w:rPr>
  </w:style>
  <w:style w:type="paragraph" w:customStyle="1" w:styleId="ac">
    <w:name w:val="列表（分段，有编号）"/>
    <w:basedOn w:val="a3"/>
    <w:autoRedefine/>
    <w:rsid w:val="00A00A61"/>
    <w:pPr>
      <w:tabs>
        <w:tab w:val="left" w:pos="960"/>
      </w:tabs>
      <w:spacing w:afterLines="20"/>
    </w:pPr>
    <w:rPr>
      <w:sz w:val="24"/>
      <w:u w:val="single" w:color="3366FF"/>
    </w:rPr>
  </w:style>
  <w:style w:type="paragraph" w:customStyle="1" w:styleId="a1">
    <w:name w:val="列表（无编号）"/>
    <w:basedOn w:val="a3"/>
    <w:rsid w:val="00A00A61"/>
    <w:pPr>
      <w:numPr>
        <w:numId w:val="3"/>
      </w:numPr>
      <w:tabs>
        <w:tab w:val="left" w:pos="620"/>
      </w:tabs>
      <w:adjustRightInd w:val="0"/>
      <w:spacing w:after="60"/>
    </w:pPr>
    <w:rPr>
      <w:sz w:val="24"/>
      <w:u w:color="3366FF"/>
    </w:rPr>
  </w:style>
  <w:style w:type="paragraph" w:customStyle="1" w:styleId="a">
    <w:name w:val="图表名称"/>
    <w:basedOn w:val="a3"/>
    <w:next w:val="a4"/>
    <w:rsid w:val="00A00A61"/>
    <w:pPr>
      <w:numPr>
        <w:numId w:val="5"/>
      </w:numPr>
      <w:spacing w:afterLines="80"/>
      <w:jc w:val="center"/>
    </w:pPr>
    <w:rPr>
      <w:rFonts w:eastAsia="楷体_GB2312"/>
      <w:sz w:val="24"/>
    </w:rPr>
  </w:style>
  <w:style w:type="paragraph" w:customStyle="1" w:styleId="ad">
    <w:name w:val="标号"/>
    <w:basedOn w:val="a3"/>
    <w:rsid w:val="00A00A61"/>
    <w:pPr>
      <w:spacing w:afterLines="30"/>
    </w:pPr>
    <w:rPr>
      <w:sz w:val="24"/>
      <w:szCs w:val="20"/>
    </w:rPr>
  </w:style>
  <w:style w:type="paragraph" w:styleId="ae">
    <w:name w:val="footer"/>
    <w:basedOn w:val="a3"/>
    <w:link w:val="Char1"/>
    <w:rsid w:val="00A00A61"/>
    <w:pPr>
      <w:widowControl/>
      <w:tabs>
        <w:tab w:val="center" w:pos="4320"/>
        <w:tab w:val="right" w:pos="8640"/>
      </w:tabs>
      <w:spacing w:after="120"/>
      <w:jc w:val="center"/>
    </w:pPr>
    <w:rPr>
      <w:kern w:val="0"/>
      <w:sz w:val="30"/>
    </w:rPr>
  </w:style>
  <w:style w:type="paragraph" w:styleId="af">
    <w:name w:val="Title"/>
    <w:basedOn w:val="a3"/>
    <w:link w:val="Char2"/>
    <w:qFormat/>
    <w:rsid w:val="00A00A61"/>
    <w:pPr>
      <w:widowControl/>
      <w:spacing w:before="240" w:after="60"/>
      <w:jc w:val="center"/>
      <w:outlineLvl w:val="0"/>
    </w:pPr>
    <w:rPr>
      <w:rFonts w:ascii="Arial" w:hAnsi="Arial"/>
      <w:b/>
      <w:bCs/>
      <w:kern w:val="28"/>
      <w:sz w:val="32"/>
      <w:szCs w:val="32"/>
    </w:rPr>
  </w:style>
  <w:style w:type="paragraph" w:styleId="af0">
    <w:name w:val="Subtitle"/>
    <w:basedOn w:val="a3"/>
    <w:link w:val="Char3"/>
    <w:qFormat/>
    <w:rsid w:val="00A00A61"/>
    <w:pPr>
      <w:widowControl/>
      <w:spacing w:after="60"/>
      <w:jc w:val="center"/>
      <w:outlineLvl w:val="1"/>
    </w:pPr>
    <w:rPr>
      <w:rFonts w:ascii="Arial" w:hAnsi="Arial"/>
      <w:kern w:val="0"/>
      <w:sz w:val="30"/>
    </w:rPr>
  </w:style>
  <w:style w:type="character" w:styleId="af1">
    <w:name w:val="page number"/>
    <w:basedOn w:val="a5"/>
    <w:rsid w:val="00A00A61"/>
  </w:style>
  <w:style w:type="paragraph" w:styleId="50">
    <w:name w:val="toc 5"/>
    <w:basedOn w:val="a3"/>
    <w:next w:val="a3"/>
    <w:autoRedefine/>
    <w:uiPriority w:val="39"/>
    <w:rsid w:val="00A00A61"/>
    <w:pPr>
      <w:widowControl/>
      <w:spacing w:after="120"/>
      <w:ind w:left="960"/>
      <w:jc w:val="center"/>
    </w:pPr>
    <w:rPr>
      <w:kern w:val="0"/>
      <w:sz w:val="30"/>
    </w:rPr>
  </w:style>
  <w:style w:type="paragraph" w:styleId="60">
    <w:name w:val="toc 6"/>
    <w:basedOn w:val="a3"/>
    <w:next w:val="a3"/>
    <w:autoRedefine/>
    <w:uiPriority w:val="39"/>
    <w:rsid w:val="00A00A61"/>
    <w:pPr>
      <w:widowControl/>
      <w:spacing w:after="120"/>
      <w:ind w:left="1200"/>
      <w:jc w:val="center"/>
    </w:pPr>
    <w:rPr>
      <w:kern w:val="0"/>
      <w:sz w:val="30"/>
    </w:rPr>
  </w:style>
  <w:style w:type="paragraph" w:styleId="70">
    <w:name w:val="toc 7"/>
    <w:basedOn w:val="a3"/>
    <w:next w:val="a3"/>
    <w:autoRedefine/>
    <w:uiPriority w:val="39"/>
    <w:rsid w:val="00A00A61"/>
    <w:pPr>
      <w:widowControl/>
      <w:spacing w:after="120"/>
      <w:ind w:left="1440"/>
      <w:jc w:val="center"/>
    </w:pPr>
    <w:rPr>
      <w:kern w:val="0"/>
      <w:sz w:val="30"/>
    </w:rPr>
  </w:style>
  <w:style w:type="paragraph" w:styleId="80">
    <w:name w:val="toc 8"/>
    <w:basedOn w:val="a3"/>
    <w:next w:val="a3"/>
    <w:autoRedefine/>
    <w:uiPriority w:val="39"/>
    <w:rsid w:val="00A00A61"/>
    <w:pPr>
      <w:widowControl/>
      <w:spacing w:after="120"/>
      <w:ind w:left="1680"/>
      <w:jc w:val="center"/>
    </w:pPr>
    <w:rPr>
      <w:kern w:val="0"/>
      <w:sz w:val="30"/>
    </w:rPr>
  </w:style>
  <w:style w:type="paragraph" w:styleId="90">
    <w:name w:val="toc 9"/>
    <w:basedOn w:val="a3"/>
    <w:next w:val="a3"/>
    <w:autoRedefine/>
    <w:uiPriority w:val="39"/>
    <w:rsid w:val="00A00A61"/>
    <w:pPr>
      <w:widowControl/>
      <w:spacing w:after="120"/>
      <w:ind w:left="1920"/>
      <w:jc w:val="center"/>
    </w:pPr>
    <w:rPr>
      <w:kern w:val="0"/>
      <w:sz w:val="30"/>
    </w:rPr>
  </w:style>
  <w:style w:type="character" w:styleId="af2">
    <w:name w:val="Hyperlink"/>
    <w:uiPriority w:val="99"/>
    <w:rsid w:val="00A00A61"/>
    <w:rPr>
      <w:color w:val="0000FF"/>
      <w:u w:val="single"/>
    </w:rPr>
  </w:style>
  <w:style w:type="paragraph" w:styleId="af3">
    <w:name w:val="caption"/>
    <w:basedOn w:val="a3"/>
    <w:next w:val="a3"/>
    <w:qFormat/>
    <w:rsid w:val="00A00A61"/>
    <w:pPr>
      <w:widowControl/>
      <w:spacing w:before="120" w:after="120"/>
      <w:jc w:val="center"/>
    </w:pPr>
    <w:rPr>
      <w:b/>
      <w:bCs/>
      <w:kern w:val="0"/>
      <w:sz w:val="20"/>
      <w:szCs w:val="20"/>
    </w:rPr>
  </w:style>
  <w:style w:type="paragraph" w:styleId="af4">
    <w:name w:val="header"/>
    <w:basedOn w:val="a3"/>
    <w:link w:val="Char4"/>
    <w:rsid w:val="00A00A61"/>
    <w:pPr>
      <w:widowControl/>
      <w:pBdr>
        <w:bottom w:val="single" w:sz="6" w:space="1" w:color="auto"/>
      </w:pBdr>
      <w:tabs>
        <w:tab w:val="center" w:pos="4153"/>
        <w:tab w:val="right" w:pos="8306"/>
      </w:tabs>
      <w:snapToGrid w:val="0"/>
      <w:spacing w:after="120"/>
      <w:jc w:val="center"/>
    </w:pPr>
    <w:rPr>
      <w:kern w:val="0"/>
      <w:sz w:val="18"/>
      <w:szCs w:val="18"/>
    </w:rPr>
  </w:style>
  <w:style w:type="character" w:styleId="af5">
    <w:name w:val="FollowedHyperlink"/>
    <w:rsid w:val="00A00A61"/>
    <w:rPr>
      <w:color w:val="800080"/>
      <w:u w:val="single"/>
    </w:rPr>
  </w:style>
  <w:style w:type="paragraph" w:customStyle="1" w:styleId="21">
    <w:name w:val="2"/>
    <w:basedOn w:val="a3"/>
    <w:next w:val="a4"/>
    <w:rsid w:val="00BD4DB6"/>
    <w:pPr>
      <w:spacing w:afterLines="30" w:line="288" w:lineRule="auto"/>
      <w:ind w:firstLineChars="200" w:firstLine="200"/>
    </w:pPr>
    <w:rPr>
      <w:sz w:val="24"/>
    </w:rPr>
  </w:style>
  <w:style w:type="table" w:styleId="af6">
    <w:name w:val="Table Grid"/>
    <w:basedOn w:val="a6"/>
    <w:rsid w:val="00C3445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3"/>
    <w:link w:val="Char5"/>
    <w:semiHidden/>
    <w:rsid w:val="00DE0008"/>
    <w:pPr>
      <w:shd w:val="clear" w:color="auto" w:fill="000080"/>
    </w:pPr>
  </w:style>
  <w:style w:type="paragraph" w:customStyle="1" w:styleId="10202">
    <w:name w:val="样式 标题 1 + 段前: 0.2 行 段后: 0.2 行"/>
    <w:basedOn w:val="1"/>
    <w:rsid w:val="00370526"/>
    <w:pPr>
      <w:pageBreakBefore w:val="0"/>
      <w:ind w:left="431" w:hanging="431"/>
    </w:pPr>
    <w:rPr>
      <w:rFonts w:cs="宋体"/>
      <w:szCs w:val="20"/>
    </w:rPr>
  </w:style>
  <w:style w:type="paragraph" w:customStyle="1" w:styleId="102020202">
    <w:name w:val="样式 样式 标题 1 + 段前: 0.2 行 段后: 0.2 行 + 段前: 0.2 行 段后: 0.2 行"/>
    <w:basedOn w:val="10202"/>
    <w:rsid w:val="00370526"/>
    <w:pPr>
      <w:spacing w:beforeLines="50" w:afterLines="50"/>
      <w:ind w:left="432" w:hanging="432"/>
    </w:pPr>
  </w:style>
  <w:style w:type="table" w:styleId="af8">
    <w:name w:val="Table Elegant"/>
    <w:basedOn w:val="a6"/>
    <w:rsid w:val="003941DA"/>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9">
    <w:name w:val="table of figures"/>
    <w:basedOn w:val="a3"/>
    <w:next w:val="a3"/>
    <w:uiPriority w:val="99"/>
    <w:rsid w:val="00406BED"/>
    <w:pPr>
      <w:ind w:leftChars="200" w:left="200" w:hangingChars="200" w:hanging="200"/>
    </w:pPr>
  </w:style>
  <w:style w:type="paragraph" w:customStyle="1" w:styleId="TOC1">
    <w:name w:val="TOC 标题1"/>
    <w:basedOn w:val="1"/>
    <w:next w:val="a3"/>
    <w:uiPriority w:val="39"/>
    <w:qFormat/>
    <w:rsid w:val="00C869B6"/>
    <w:pPr>
      <w:pageBreakBefore w:val="0"/>
      <w:numPr>
        <w:numId w:val="0"/>
      </w:numPr>
      <w:spacing w:beforeLines="0" w:afterLines="0" w:line="276" w:lineRule="auto"/>
      <w:jc w:val="left"/>
      <w:outlineLvl w:val="9"/>
    </w:pPr>
    <w:rPr>
      <w:rFonts w:ascii="Cambria" w:hAnsi="Cambria"/>
      <w:color w:val="365F91"/>
      <w:kern w:val="0"/>
      <w:sz w:val="28"/>
      <w:szCs w:val="28"/>
    </w:rPr>
  </w:style>
  <w:style w:type="paragraph" w:styleId="HTML">
    <w:name w:val="HTML Preformatted"/>
    <w:basedOn w:val="a3"/>
    <w:link w:val="HTMLChar"/>
    <w:uiPriority w:val="99"/>
    <w:unhideWhenUsed/>
    <w:rsid w:val="004C7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character" w:customStyle="1" w:styleId="HTMLChar">
    <w:name w:val="HTML 预设格式 Char"/>
    <w:link w:val="HTML"/>
    <w:uiPriority w:val="99"/>
    <w:rsid w:val="004C7717"/>
    <w:rPr>
      <w:rFonts w:ascii="宋体" w:hAnsi="宋体" w:cs="宋体"/>
      <w:sz w:val="24"/>
      <w:szCs w:val="24"/>
    </w:rPr>
  </w:style>
  <w:style w:type="character" w:styleId="HTML0">
    <w:name w:val="HTML Code"/>
    <w:uiPriority w:val="99"/>
    <w:unhideWhenUsed/>
    <w:rsid w:val="004C7717"/>
    <w:rPr>
      <w:rFonts w:ascii="宋体" w:eastAsia="宋体" w:hAnsi="宋体" w:cs="宋体"/>
      <w:sz w:val="24"/>
      <w:szCs w:val="24"/>
    </w:rPr>
  </w:style>
  <w:style w:type="character" w:customStyle="1" w:styleId="1Char">
    <w:name w:val="标题 1 Char"/>
    <w:link w:val="1"/>
    <w:rsid w:val="0082353A"/>
    <w:rPr>
      <w:rFonts w:ascii="宋体"/>
      <w:b/>
      <w:bCs/>
      <w:kern w:val="44"/>
      <w:sz w:val="40"/>
      <w:szCs w:val="44"/>
    </w:rPr>
  </w:style>
  <w:style w:type="character" w:customStyle="1" w:styleId="2Char">
    <w:name w:val="标题 2 Char"/>
    <w:link w:val="2"/>
    <w:rsid w:val="0082353A"/>
    <w:rPr>
      <w:rFonts w:ascii="宋体" w:hAnsi="Arial"/>
      <w:b/>
      <w:bCs/>
      <w:kern w:val="2"/>
      <w:sz w:val="32"/>
      <w:szCs w:val="32"/>
    </w:rPr>
  </w:style>
  <w:style w:type="character" w:customStyle="1" w:styleId="3Char">
    <w:name w:val="标题 3 Char"/>
    <w:link w:val="30"/>
    <w:rsid w:val="00AC5EEC"/>
    <w:rPr>
      <w:rFonts w:ascii="宋体"/>
      <w:b/>
      <w:bCs/>
      <w:kern w:val="2"/>
      <w:sz w:val="28"/>
      <w:szCs w:val="32"/>
    </w:rPr>
  </w:style>
  <w:style w:type="character" w:customStyle="1" w:styleId="4Char">
    <w:name w:val="标题 4 Char"/>
    <w:link w:val="4"/>
    <w:rsid w:val="00CD21C4"/>
    <w:rPr>
      <w:rFonts w:ascii="宋体" w:hAnsi="Arial"/>
      <w:b/>
      <w:bCs/>
      <w:kern w:val="2"/>
      <w:sz w:val="28"/>
      <w:szCs w:val="28"/>
    </w:rPr>
  </w:style>
  <w:style w:type="character" w:customStyle="1" w:styleId="5Char">
    <w:name w:val="标题 5 Char"/>
    <w:link w:val="5"/>
    <w:rsid w:val="00CD21C4"/>
    <w:rPr>
      <w:rFonts w:ascii="宋体"/>
      <w:b/>
      <w:bCs/>
      <w:color w:val="333399"/>
      <w:kern w:val="2"/>
      <w:sz w:val="24"/>
      <w:szCs w:val="28"/>
    </w:rPr>
  </w:style>
  <w:style w:type="character" w:customStyle="1" w:styleId="6Char">
    <w:name w:val="标题 6 Char"/>
    <w:link w:val="6"/>
    <w:rsid w:val="00CD21C4"/>
    <w:rPr>
      <w:b/>
      <w:bCs/>
      <w:sz w:val="22"/>
      <w:szCs w:val="22"/>
    </w:rPr>
  </w:style>
  <w:style w:type="character" w:customStyle="1" w:styleId="7Char">
    <w:name w:val="标题 7 Char"/>
    <w:link w:val="7"/>
    <w:rsid w:val="00CD21C4"/>
    <w:rPr>
      <w:sz w:val="30"/>
      <w:szCs w:val="24"/>
    </w:rPr>
  </w:style>
  <w:style w:type="character" w:customStyle="1" w:styleId="8Char">
    <w:name w:val="标题 8 Char"/>
    <w:link w:val="8"/>
    <w:rsid w:val="00CD21C4"/>
    <w:rPr>
      <w:i/>
      <w:iCs/>
      <w:sz w:val="30"/>
      <w:szCs w:val="24"/>
    </w:rPr>
  </w:style>
  <w:style w:type="character" w:customStyle="1" w:styleId="9Char">
    <w:name w:val="标题 9 Char"/>
    <w:link w:val="9"/>
    <w:rsid w:val="00CD21C4"/>
    <w:rPr>
      <w:rFonts w:ascii="Arial" w:hAnsi="Arial" w:cs="Arial"/>
      <w:sz w:val="22"/>
      <w:szCs w:val="22"/>
    </w:rPr>
  </w:style>
  <w:style w:type="character" w:customStyle="1" w:styleId="Char4">
    <w:name w:val="页眉 Char"/>
    <w:link w:val="af4"/>
    <w:uiPriority w:val="99"/>
    <w:rsid w:val="00CD21C4"/>
    <w:rPr>
      <w:sz w:val="18"/>
      <w:szCs w:val="18"/>
    </w:rPr>
  </w:style>
  <w:style w:type="character" w:customStyle="1" w:styleId="Char1">
    <w:name w:val="页脚 Char"/>
    <w:link w:val="ae"/>
    <w:uiPriority w:val="99"/>
    <w:rsid w:val="00CD21C4"/>
    <w:rPr>
      <w:sz w:val="30"/>
      <w:szCs w:val="24"/>
    </w:rPr>
  </w:style>
  <w:style w:type="character" w:customStyle="1" w:styleId="Char0">
    <w:name w:val="正文文本 Char"/>
    <w:link w:val="ab"/>
    <w:rsid w:val="00CD21C4"/>
    <w:rPr>
      <w:kern w:val="2"/>
      <w:sz w:val="21"/>
      <w:szCs w:val="24"/>
    </w:rPr>
  </w:style>
  <w:style w:type="character" w:customStyle="1" w:styleId="Char2">
    <w:name w:val="标题 Char"/>
    <w:link w:val="af"/>
    <w:rsid w:val="00CD21C4"/>
    <w:rPr>
      <w:rFonts w:ascii="Arial" w:hAnsi="Arial" w:cs="Arial"/>
      <w:b/>
      <w:bCs/>
      <w:kern w:val="28"/>
      <w:sz w:val="32"/>
      <w:szCs w:val="32"/>
    </w:rPr>
  </w:style>
  <w:style w:type="character" w:customStyle="1" w:styleId="Char3">
    <w:name w:val="副标题 Char"/>
    <w:link w:val="af0"/>
    <w:rsid w:val="00CD21C4"/>
    <w:rPr>
      <w:rFonts w:ascii="Arial" w:hAnsi="Arial" w:cs="Arial"/>
      <w:sz w:val="30"/>
      <w:szCs w:val="24"/>
    </w:rPr>
  </w:style>
  <w:style w:type="character" w:customStyle="1" w:styleId="Char5">
    <w:name w:val="文档结构图 Char"/>
    <w:link w:val="af7"/>
    <w:semiHidden/>
    <w:rsid w:val="00CD21C4"/>
    <w:rPr>
      <w:kern w:val="2"/>
      <w:sz w:val="21"/>
      <w:szCs w:val="24"/>
      <w:shd w:val="clear" w:color="auto" w:fill="000080"/>
    </w:rPr>
  </w:style>
  <w:style w:type="character" w:customStyle="1" w:styleId="CharChar23">
    <w:name w:val="Char Char23"/>
    <w:rsid w:val="00CD21C4"/>
    <w:rPr>
      <w:rFonts w:ascii="宋体" w:eastAsia="宋体" w:hAnsi="Times New Roman" w:cs="Times New Roman"/>
      <w:b/>
      <w:bCs/>
      <w:color w:val="FF0000"/>
      <w:kern w:val="44"/>
      <w:sz w:val="40"/>
      <w:szCs w:val="44"/>
    </w:rPr>
  </w:style>
  <w:style w:type="character" w:customStyle="1" w:styleId="CharChar22">
    <w:name w:val="Char Char22"/>
    <w:rsid w:val="00CD21C4"/>
    <w:rPr>
      <w:rFonts w:ascii="宋体" w:eastAsia="宋体" w:hAnsi="Arial" w:cs="Times New Roman"/>
      <w:b/>
      <w:bCs/>
      <w:sz w:val="36"/>
      <w:szCs w:val="32"/>
    </w:rPr>
  </w:style>
  <w:style w:type="character" w:customStyle="1" w:styleId="CharChar21">
    <w:name w:val="Char Char21"/>
    <w:rsid w:val="00CD21C4"/>
    <w:rPr>
      <w:rFonts w:ascii="宋体" w:eastAsia="宋体" w:hAnsi="Times New Roman" w:cs="Times New Roman"/>
      <w:b/>
      <w:bCs/>
      <w:color w:val="0000FF"/>
      <w:sz w:val="32"/>
      <w:szCs w:val="32"/>
    </w:rPr>
  </w:style>
  <w:style w:type="character" w:customStyle="1" w:styleId="CharChar20">
    <w:name w:val="Char Char20"/>
    <w:rsid w:val="00CD21C4"/>
    <w:rPr>
      <w:rFonts w:ascii="宋体" w:hAnsi="Arial"/>
      <w:b/>
      <w:bCs/>
      <w:kern w:val="2"/>
      <w:sz w:val="28"/>
      <w:szCs w:val="28"/>
    </w:rPr>
  </w:style>
  <w:style w:type="character" w:customStyle="1" w:styleId="CharChar19">
    <w:name w:val="Char Char19"/>
    <w:rsid w:val="00CD21C4"/>
    <w:rPr>
      <w:rFonts w:ascii="宋体" w:eastAsia="宋体" w:hAnsi="Times New Roman" w:cs="Times New Roman"/>
      <w:b/>
      <w:bCs/>
      <w:color w:val="333399"/>
      <w:sz w:val="24"/>
      <w:szCs w:val="28"/>
    </w:rPr>
  </w:style>
  <w:style w:type="character" w:customStyle="1" w:styleId="CharChar18">
    <w:name w:val="Char Char18"/>
    <w:rsid w:val="00CD21C4"/>
    <w:rPr>
      <w:rFonts w:ascii="Times New Roman" w:eastAsia="宋体" w:hAnsi="Times New Roman" w:cs="Times New Roman"/>
      <w:b/>
      <w:bCs/>
      <w:kern w:val="0"/>
      <w:sz w:val="22"/>
    </w:rPr>
  </w:style>
  <w:style w:type="character" w:customStyle="1" w:styleId="CharChar17">
    <w:name w:val="Char Char17"/>
    <w:rsid w:val="00CD21C4"/>
    <w:rPr>
      <w:rFonts w:ascii="Times New Roman" w:eastAsia="宋体" w:hAnsi="Times New Roman" w:cs="Times New Roman"/>
      <w:kern w:val="0"/>
      <w:sz w:val="30"/>
      <w:szCs w:val="24"/>
    </w:rPr>
  </w:style>
  <w:style w:type="character" w:customStyle="1" w:styleId="CharChar16">
    <w:name w:val="Char Char16"/>
    <w:rsid w:val="00CD21C4"/>
    <w:rPr>
      <w:rFonts w:ascii="Times New Roman" w:eastAsia="宋体" w:hAnsi="Times New Roman" w:cs="Times New Roman"/>
      <w:i/>
      <w:iCs/>
      <w:kern w:val="0"/>
      <w:sz w:val="30"/>
      <w:szCs w:val="24"/>
    </w:rPr>
  </w:style>
  <w:style w:type="paragraph" w:styleId="afa">
    <w:name w:val="Plain Text"/>
    <w:basedOn w:val="a3"/>
    <w:link w:val="Char6"/>
    <w:unhideWhenUsed/>
    <w:rsid w:val="00CD21C4"/>
    <w:rPr>
      <w:rFonts w:ascii="宋体" w:hAnsi="Courier New"/>
      <w:szCs w:val="21"/>
    </w:rPr>
  </w:style>
  <w:style w:type="character" w:customStyle="1" w:styleId="Char6">
    <w:name w:val="纯文本 Char"/>
    <w:link w:val="afa"/>
    <w:rsid w:val="00CD21C4"/>
    <w:rPr>
      <w:rFonts w:ascii="宋体" w:hAnsi="Courier New" w:cs="Courier New"/>
      <w:kern w:val="2"/>
      <w:sz w:val="21"/>
      <w:szCs w:val="21"/>
    </w:rPr>
  </w:style>
  <w:style w:type="paragraph" w:styleId="afb">
    <w:name w:val="Normal (Web)"/>
    <w:basedOn w:val="a3"/>
    <w:rsid w:val="00CD21C4"/>
    <w:pPr>
      <w:widowControl/>
      <w:spacing w:before="100" w:beforeAutospacing="1" w:after="100" w:afterAutospacing="1"/>
      <w:jc w:val="left"/>
    </w:pPr>
    <w:rPr>
      <w:rFonts w:ascii="宋体" w:hAnsi="宋体"/>
      <w:color w:val="000000"/>
      <w:kern w:val="0"/>
      <w:sz w:val="24"/>
    </w:rPr>
  </w:style>
  <w:style w:type="paragraph" w:customStyle="1" w:styleId="CharChar">
    <w:name w:val="Char Char"/>
    <w:basedOn w:val="a3"/>
    <w:rsid w:val="00CD21C4"/>
    <w:pPr>
      <w:widowControl/>
      <w:spacing w:after="160" w:line="240" w:lineRule="exact"/>
      <w:jc w:val="left"/>
    </w:pPr>
    <w:rPr>
      <w:rFonts w:ascii="Tahoma" w:hAnsi="Tahoma"/>
      <w:kern w:val="0"/>
      <w:sz w:val="20"/>
      <w:szCs w:val="20"/>
      <w:lang w:eastAsia="en-US"/>
    </w:rPr>
  </w:style>
  <w:style w:type="paragraph" w:customStyle="1" w:styleId="Text">
    <w:name w:val="Text"/>
    <w:basedOn w:val="a3"/>
    <w:autoRedefine/>
    <w:rsid w:val="00CD21C4"/>
    <w:pPr>
      <w:widowControl/>
      <w:spacing w:before="120" w:after="120"/>
      <w:ind w:firstLineChars="200" w:firstLine="360"/>
      <w:jc w:val="center"/>
    </w:pPr>
    <w:rPr>
      <w:rFonts w:ascii="黑体" w:eastAsia="黑体"/>
      <w:kern w:val="0"/>
      <w:sz w:val="18"/>
      <w:szCs w:val="18"/>
    </w:rPr>
  </w:style>
  <w:style w:type="paragraph" w:styleId="afc">
    <w:name w:val="Balloon Text"/>
    <w:basedOn w:val="a3"/>
    <w:link w:val="Char7"/>
    <w:rsid w:val="00CD21C4"/>
    <w:rPr>
      <w:sz w:val="18"/>
      <w:szCs w:val="18"/>
    </w:rPr>
  </w:style>
  <w:style w:type="character" w:customStyle="1" w:styleId="Char7">
    <w:name w:val="批注框文本 Char"/>
    <w:link w:val="afc"/>
    <w:rsid w:val="00CD21C4"/>
    <w:rPr>
      <w:kern w:val="2"/>
      <w:sz w:val="18"/>
      <w:szCs w:val="18"/>
    </w:rPr>
  </w:style>
  <w:style w:type="paragraph" w:customStyle="1" w:styleId="1-22">
    <w:name w:val="中等深浅网格 1 - 强调文字颜色 22"/>
    <w:basedOn w:val="a3"/>
    <w:uiPriority w:val="34"/>
    <w:qFormat/>
    <w:rsid w:val="00CD21C4"/>
    <w:pPr>
      <w:ind w:firstLineChars="200" w:firstLine="420"/>
    </w:pPr>
    <w:rPr>
      <w:szCs w:val="20"/>
    </w:rPr>
  </w:style>
  <w:style w:type="paragraph" w:styleId="afd">
    <w:name w:val="endnote text"/>
    <w:basedOn w:val="a3"/>
    <w:link w:val="Char8"/>
    <w:rsid w:val="00CD21C4"/>
    <w:pPr>
      <w:snapToGrid w:val="0"/>
      <w:jc w:val="left"/>
    </w:pPr>
    <w:rPr>
      <w:szCs w:val="20"/>
    </w:rPr>
  </w:style>
  <w:style w:type="character" w:customStyle="1" w:styleId="Char8">
    <w:name w:val="尾注文本 Char"/>
    <w:link w:val="afd"/>
    <w:rsid w:val="00CD21C4"/>
    <w:rPr>
      <w:kern w:val="2"/>
      <w:sz w:val="21"/>
    </w:rPr>
  </w:style>
  <w:style w:type="character" w:styleId="afe">
    <w:name w:val="endnote reference"/>
    <w:rsid w:val="00CD21C4"/>
    <w:rPr>
      <w:vertAlign w:val="superscript"/>
    </w:rPr>
  </w:style>
  <w:style w:type="character" w:styleId="aff">
    <w:name w:val="annotation reference"/>
    <w:rsid w:val="00CD21C4"/>
    <w:rPr>
      <w:sz w:val="21"/>
      <w:szCs w:val="21"/>
    </w:rPr>
  </w:style>
  <w:style w:type="paragraph" w:styleId="aff0">
    <w:name w:val="annotation text"/>
    <w:basedOn w:val="a3"/>
    <w:link w:val="Char9"/>
    <w:rsid w:val="00CD21C4"/>
    <w:pPr>
      <w:jc w:val="left"/>
    </w:pPr>
    <w:rPr>
      <w:szCs w:val="20"/>
    </w:rPr>
  </w:style>
  <w:style w:type="character" w:customStyle="1" w:styleId="Char9">
    <w:name w:val="批注文字 Char"/>
    <w:link w:val="aff0"/>
    <w:rsid w:val="00CD21C4"/>
    <w:rPr>
      <w:kern w:val="2"/>
      <w:sz w:val="21"/>
    </w:rPr>
  </w:style>
  <w:style w:type="paragraph" w:styleId="aff1">
    <w:name w:val="annotation subject"/>
    <w:basedOn w:val="aff0"/>
    <w:next w:val="aff0"/>
    <w:link w:val="Chara"/>
    <w:rsid w:val="00CD21C4"/>
    <w:rPr>
      <w:b/>
      <w:bCs/>
    </w:rPr>
  </w:style>
  <w:style w:type="character" w:customStyle="1" w:styleId="Chara">
    <w:name w:val="批注主题 Char"/>
    <w:link w:val="aff1"/>
    <w:rsid w:val="00CD21C4"/>
    <w:rPr>
      <w:b/>
      <w:bCs/>
      <w:kern w:val="2"/>
      <w:sz w:val="21"/>
    </w:rPr>
  </w:style>
  <w:style w:type="paragraph" w:customStyle="1" w:styleId="TOC11">
    <w:name w:val="TOC 11"/>
    <w:next w:val="a3"/>
    <w:rsid w:val="00CD21C4"/>
    <w:pPr>
      <w:widowControl w:val="0"/>
      <w:autoSpaceDE w:val="0"/>
      <w:autoSpaceDN w:val="0"/>
      <w:adjustRightInd w:val="0"/>
    </w:pPr>
    <w:rPr>
      <w:b/>
      <w:bCs/>
      <w:color w:val="000000"/>
      <w:sz w:val="28"/>
      <w:szCs w:val="28"/>
      <w:shd w:val="clear" w:color="auto" w:fill="FFFFFF"/>
      <w:lang w:val="en-AU"/>
    </w:rPr>
  </w:style>
  <w:style w:type="paragraph" w:customStyle="1" w:styleId="TOC21">
    <w:name w:val="TOC 21"/>
    <w:next w:val="a3"/>
    <w:rsid w:val="00CD21C4"/>
    <w:pPr>
      <w:widowControl w:val="0"/>
      <w:autoSpaceDE w:val="0"/>
      <w:autoSpaceDN w:val="0"/>
      <w:adjustRightInd w:val="0"/>
      <w:ind w:left="180"/>
    </w:pPr>
    <w:rPr>
      <w:b/>
      <w:bCs/>
      <w:color w:val="000000"/>
      <w:sz w:val="24"/>
      <w:szCs w:val="24"/>
      <w:shd w:val="clear" w:color="auto" w:fill="FFFFFF"/>
      <w:lang w:val="en-AU"/>
    </w:rPr>
  </w:style>
  <w:style w:type="paragraph" w:customStyle="1" w:styleId="TOC31">
    <w:name w:val="TOC 31"/>
    <w:next w:val="a3"/>
    <w:rsid w:val="00CD21C4"/>
    <w:pPr>
      <w:widowControl w:val="0"/>
      <w:autoSpaceDE w:val="0"/>
      <w:autoSpaceDN w:val="0"/>
      <w:adjustRightInd w:val="0"/>
      <w:ind w:left="360"/>
    </w:pPr>
    <w:rPr>
      <w:color w:val="000000"/>
      <w:sz w:val="24"/>
      <w:szCs w:val="24"/>
      <w:shd w:val="clear" w:color="auto" w:fill="FFFFFF"/>
      <w:lang w:val="en-AU"/>
    </w:rPr>
  </w:style>
  <w:style w:type="paragraph" w:customStyle="1" w:styleId="TOC41">
    <w:name w:val="TOC 41"/>
    <w:next w:val="a3"/>
    <w:rsid w:val="00CD21C4"/>
    <w:pPr>
      <w:widowControl w:val="0"/>
      <w:autoSpaceDE w:val="0"/>
      <w:autoSpaceDN w:val="0"/>
      <w:adjustRightInd w:val="0"/>
      <w:ind w:left="540"/>
    </w:pPr>
    <w:rPr>
      <w:color w:val="000000"/>
      <w:sz w:val="24"/>
      <w:szCs w:val="24"/>
      <w:shd w:val="clear" w:color="auto" w:fill="FFFFFF"/>
      <w:lang w:val="en-AU"/>
    </w:rPr>
  </w:style>
  <w:style w:type="paragraph" w:customStyle="1" w:styleId="TOC51">
    <w:name w:val="TOC 51"/>
    <w:next w:val="a3"/>
    <w:rsid w:val="00CD21C4"/>
    <w:pPr>
      <w:widowControl w:val="0"/>
      <w:autoSpaceDE w:val="0"/>
      <w:autoSpaceDN w:val="0"/>
      <w:adjustRightInd w:val="0"/>
      <w:ind w:left="720"/>
    </w:pPr>
    <w:rPr>
      <w:color w:val="000000"/>
      <w:sz w:val="24"/>
      <w:szCs w:val="24"/>
      <w:shd w:val="clear" w:color="auto" w:fill="FFFFFF"/>
      <w:lang w:val="en-AU"/>
    </w:rPr>
  </w:style>
  <w:style w:type="paragraph" w:customStyle="1" w:styleId="TOC61">
    <w:name w:val="TOC 61"/>
    <w:next w:val="a3"/>
    <w:rsid w:val="00CD21C4"/>
    <w:pPr>
      <w:widowControl w:val="0"/>
      <w:autoSpaceDE w:val="0"/>
      <w:autoSpaceDN w:val="0"/>
      <w:adjustRightInd w:val="0"/>
      <w:ind w:left="900"/>
    </w:pPr>
    <w:rPr>
      <w:color w:val="000000"/>
      <w:sz w:val="24"/>
      <w:szCs w:val="24"/>
      <w:shd w:val="clear" w:color="auto" w:fill="FFFFFF"/>
      <w:lang w:val="en-AU"/>
    </w:rPr>
  </w:style>
  <w:style w:type="paragraph" w:customStyle="1" w:styleId="TOC71">
    <w:name w:val="TOC 71"/>
    <w:next w:val="a3"/>
    <w:rsid w:val="00CD21C4"/>
    <w:pPr>
      <w:widowControl w:val="0"/>
      <w:autoSpaceDE w:val="0"/>
      <w:autoSpaceDN w:val="0"/>
      <w:adjustRightInd w:val="0"/>
      <w:ind w:left="1080"/>
    </w:pPr>
    <w:rPr>
      <w:color w:val="000000"/>
      <w:sz w:val="24"/>
      <w:szCs w:val="24"/>
      <w:shd w:val="clear" w:color="auto" w:fill="FFFFFF"/>
      <w:lang w:val="en-AU"/>
    </w:rPr>
  </w:style>
  <w:style w:type="paragraph" w:customStyle="1" w:styleId="TOC81">
    <w:name w:val="TOC 81"/>
    <w:next w:val="a3"/>
    <w:rsid w:val="00CD21C4"/>
    <w:pPr>
      <w:widowControl w:val="0"/>
      <w:autoSpaceDE w:val="0"/>
      <w:autoSpaceDN w:val="0"/>
      <w:adjustRightInd w:val="0"/>
      <w:ind w:left="1260"/>
    </w:pPr>
    <w:rPr>
      <w:color w:val="000000"/>
      <w:sz w:val="24"/>
      <w:szCs w:val="24"/>
      <w:shd w:val="clear" w:color="auto" w:fill="FFFFFF"/>
      <w:lang w:val="en-AU"/>
    </w:rPr>
  </w:style>
  <w:style w:type="paragraph" w:customStyle="1" w:styleId="TOC91">
    <w:name w:val="TOC 91"/>
    <w:next w:val="a3"/>
    <w:rsid w:val="00CD21C4"/>
    <w:pPr>
      <w:widowControl w:val="0"/>
      <w:autoSpaceDE w:val="0"/>
      <w:autoSpaceDN w:val="0"/>
      <w:adjustRightInd w:val="0"/>
      <w:ind w:left="1440"/>
    </w:pPr>
    <w:rPr>
      <w:color w:val="000000"/>
      <w:sz w:val="24"/>
      <w:szCs w:val="24"/>
      <w:shd w:val="clear" w:color="auto" w:fill="FFFFFF"/>
      <w:lang w:val="en-AU"/>
    </w:rPr>
  </w:style>
  <w:style w:type="paragraph" w:customStyle="1" w:styleId="Heading11">
    <w:name w:val="Heading 11"/>
    <w:next w:val="a3"/>
    <w:rsid w:val="00CD21C4"/>
    <w:pPr>
      <w:widowControl w:val="0"/>
      <w:autoSpaceDE w:val="0"/>
      <w:autoSpaceDN w:val="0"/>
      <w:adjustRightInd w:val="0"/>
      <w:spacing w:before="240" w:after="60"/>
    </w:pPr>
    <w:rPr>
      <w:rFonts w:ascii="Arial" w:hAnsi="Arial" w:cs="Arial"/>
      <w:b/>
      <w:bCs/>
      <w:color w:val="004080"/>
      <w:sz w:val="32"/>
      <w:szCs w:val="32"/>
      <w:shd w:val="clear" w:color="auto" w:fill="FFFFFF"/>
      <w:lang w:val="en-AU"/>
    </w:rPr>
  </w:style>
  <w:style w:type="paragraph" w:customStyle="1" w:styleId="Heading21">
    <w:name w:val="Heading 21"/>
    <w:next w:val="a3"/>
    <w:rsid w:val="00CD21C4"/>
    <w:pPr>
      <w:widowControl w:val="0"/>
      <w:autoSpaceDE w:val="0"/>
      <w:autoSpaceDN w:val="0"/>
      <w:adjustRightInd w:val="0"/>
      <w:spacing w:before="240" w:after="60"/>
      <w:outlineLvl w:val="1"/>
    </w:pPr>
    <w:rPr>
      <w:rFonts w:ascii="Arial" w:hAnsi="Arial" w:cs="Arial"/>
      <w:b/>
      <w:bCs/>
      <w:color w:val="0000B0"/>
      <w:sz w:val="30"/>
      <w:szCs w:val="30"/>
      <w:shd w:val="clear" w:color="auto" w:fill="FFFFFF"/>
      <w:lang w:val="en-AU"/>
    </w:rPr>
  </w:style>
  <w:style w:type="paragraph" w:customStyle="1" w:styleId="Heading31">
    <w:name w:val="Heading 31"/>
    <w:next w:val="a3"/>
    <w:rsid w:val="00CD21C4"/>
    <w:pPr>
      <w:widowControl w:val="0"/>
      <w:autoSpaceDE w:val="0"/>
      <w:autoSpaceDN w:val="0"/>
      <w:adjustRightInd w:val="0"/>
      <w:spacing w:before="240" w:after="60"/>
      <w:outlineLvl w:val="2"/>
    </w:pPr>
    <w:rPr>
      <w:rFonts w:ascii="Arial" w:hAnsi="Arial" w:cs="Arial"/>
      <w:b/>
      <w:bCs/>
      <w:color w:val="0000D2"/>
      <w:sz w:val="28"/>
      <w:szCs w:val="28"/>
      <w:shd w:val="clear" w:color="auto" w:fill="FFFFFF"/>
      <w:lang w:val="en-AU"/>
    </w:rPr>
  </w:style>
  <w:style w:type="paragraph" w:customStyle="1" w:styleId="Heading41">
    <w:name w:val="Heading 41"/>
    <w:next w:val="a3"/>
    <w:rsid w:val="00CD21C4"/>
    <w:pPr>
      <w:widowControl w:val="0"/>
      <w:autoSpaceDE w:val="0"/>
      <w:autoSpaceDN w:val="0"/>
      <w:adjustRightInd w:val="0"/>
      <w:spacing w:before="240" w:after="60"/>
      <w:outlineLvl w:val="3"/>
    </w:pPr>
    <w:rPr>
      <w:rFonts w:ascii="Arial" w:hAnsi="Arial" w:cs="Arial"/>
      <w:b/>
      <w:bCs/>
      <w:color w:val="004080"/>
      <w:sz w:val="24"/>
      <w:szCs w:val="24"/>
      <w:shd w:val="clear" w:color="auto" w:fill="FFFFFF"/>
      <w:lang w:val="en-AU"/>
    </w:rPr>
  </w:style>
  <w:style w:type="paragraph" w:customStyle="1" w:styleId="Heading51">
    <w:name w:val="Heading 51"/>
    <w:next w:val="a3"/>
    <w:rsid w:val="00CD21C4"/>
    <w:pPr>
      <w:widowControl w:val="0"/>
      <w:autoSpaceDE w:val="0"/>
      <w:autoSpaceDN w:val="0"/>
      <w:adjustRightInd w:val="0"/>
      <w:spacing w:before="240" w:after="60"/>
      <w:outlineLvl w:val="4"/>
    </w:pPr>
    <w:rPr>
      <w:rFonts w:ascii="Arial" w:hAnsi="Arial" w:cs="Arial"/>
      <w:b/>
      <w:bCs/>
      <w:i/>
      <w:iCs/>
      <w:color w:val="004080"/>
      <w:sz w:val="24"/>
      <w:szCs w:val="24"/>
      <w:shd w:val="clear" w:color="auto" w:fill="FFFFFF"/>
      <w:lang w:val="en-AU"/>
    </w:rPr>
  </w:style>
  <w:style w:type="paragraph" w:customStyle="1" w:styleId="Heading61">
    <w:name w:val="Heading 61"/>
    <w:next w:val="a3"/>
    <w:rsid w:val="00CD21C4"/>
    <w:pPr>
      <w:widowControl w:val="0"/>
      <w:autoSpaceDE w:val="0"/>
      <w:autoSpaceDN w:val="0"/>
      <w:adjustRightInd w:val="0"/>
      <w:spacing w:before="240" w:after="60"/>
      <w:outlineLvl w:val="5"/>
    </w:pPr>
    <w:rPr>
      <w:rFonts w:ascii="Arial" w:hAnsi="Arial" w:cs="Arial"/>
      <w:b/>
      <w:bCs/>
      <w:color w:val="004080"/>
      <w:sz w:val="22"/>
      <w:szCs w:val="22"/>
      <w:shd w:val="clear" w:color="auto" w:fill="FFFFFF"/>
      <w:lang w:val="en-AU"/>
    </w:rPr>
  </w:style>
  <w:style w:type="paragraph" w:customStyle="1" w:styleId="Heading71">
    <w:name w:val="Heading 71"/>
    <w:next w:val="a3"/>
    <w:rsid w:val="00CD21C4"/>
    <w:pPr>
      <w:widowControl w:val="0"/>
      <w:autoSpaceDE w:val="0"/>
      <w:autoSpaceDN w:val="0"/>
      <w:adjustRightInd w:val="0"/>
      <w:spacing w:before="240" w:after="60"/>
      <w:outlineLvl w:val="6"/>
    </w:pPr>
    <w:rPr>
      <w:rFonts w:ascii="Arial" w:hAnsi="Arial" w:cs="Arial"/>
      <w:color w:val="004080"/>
      <w:sz w:val="22"/>
      <w:szCs w:val="22"/>
      <w:u w:val="single"/>
      <w:shd w:val="clear" w:color="auto" w:fill="FFFFFF"/>
      <w:lang w:val="en-AU"/>
    </w:rPr>
  </w:style>
  <w:style w:type="paragraph" w:customStyle="1" w:styleId="Heading81">
    <w:name w:val="Heading 81"/>
    <w:next w:val="a3"/>
    <w:rsid w:val="00CD21C4"/>
    <w:pPr>
      <w:widowControl w:val="0"/>
      <w:autoSpaceDE w:val="0"/>
      <w:autoSpaceDN w:val="0"/>
      <w:adjustRightInd w:val="0"/>
      <w:spacing w:before="240" w:after="60"/>
      <w:outlineLvl w:val="7"/>
    </w:pPr>
    <w:rPr>
      <w:rFonts w:ascii="Arial" w:hAnsi="Arial" w:cs="Arial"/>
      <w:i/>
      <w:iCs/>
      <w:color w:val="000000"/>
      <w:u w:val="single"/>
      <w:shd w:val="clear" w:color="auto" w:fill="FFFFFF"/>
      <w:lang w:val="en-AU"/>
    </w:rPr>
  </w:style>
  <w:style w:type="paragraph" w:customStyle="1" w:styleId="Heading91">
    <w:name w:val="Heading 91"/>
    <w:next w:val="a3"/>
    <w:rsid w:val="00CD21C4"/>
    <w:pPr>
      <w:widowControl w:val="0"/>
      <w:autoSpaceDE w:val="0"/>
      <w:autoSpaceDN w:val="0"/>
      <w:adjustRightInd w:val="0"/>
      <w:spacing w:before="240" w:after="60"/>
      <w:outlineLvl w:val="8"/>
    </w:pPr>
    <w:rPr>
      <w:rFonts w:ascii="Arial" w:hAnsi="Arial" w:cs="Arial"/>
      <w:color w:val="004080"/>
      <w:sz w:val="22"/>
      <w:szCs w:val="22"/>
      <w:shd w:val="clear" w:color="auto" w:fill="FFFFFF"/>
      <w:lang w:val="en-AU"/>
    </w:rPr>
  </w:style>
  <w:style w:type="paragraph" w:customStyle="1" w:styleId="NumberedList">
    <w:name w:val="Numbered List"/>
    <w:next w:val="a3"/>
    <w:rsid w:val="00CD21C4"/>
    <w:pPr>
      <w:widowControl w:val="0"/>
      <w:autoSpaceDE w:val="0"/>
      <w:autoSpaceDN w:val="0"/>
      <w:adjustRightInd w:val="0"/>
      <w:ind w:left="360" w:hanging="360"/>
    </w:pPr>
    <w:rPr>
      <w:color w:val="000000"/>
      <w:shd w:val="clear" w:color="auto" w:fill="FFFFFF"/>
      <w:lang w:val="en-AU"/>
    </w:rPr>
  </w:style>
  <w:style w:type="paragraph" w:customStyle="1" w:styleId="BulletedList">
    <w:name w:val="Bulleted List"/>
    <w:next w:val="a3"/>
    <w:rsid w:val="00CD21C4"/>
    <w:pPr>
      <w:widowControl w:val="0"/>
      <w:autoSpaceDE w:val="0"/>
      <w:autoSpaceDN w:val="0"/>
      <w:adjustRightInd w:val="0"/>
      <w:ind w:left="360" w:hanging="360"/>
    </w:pPr>
    <w:rPr>
      <w:color w:val="000000"/>
      <w:shd w:val="clear" w:color="auto" w:fill="FFFFFF"/>
      <w:lang w:val="en-AU"/>
    </w:rPr>
  </w:style>
  <w:style w:type="paragraph" w:styleId="22">
    <w:name w:val="Body Text 2"/>
    <w:basedOn w:val="a3"/>
    <w:next w:val="a3"/>
    <w:link w:val="2Char0"/>
    <w:rsid w:val="00CD21C4"/>
    <w:pPr>
      <w:autoSpaceDE w:val="0"/>
      <w:autoSpaceDN w:val="0"/>
      <w:adjustRightInd w:val="0"/>
      <w:spacing w:after="120" w:line="480" w:lineRule="auto"/>
      <w:jc w:val="left"/>
    </w:pPr>
    <w:rPr>
      <w:rFonts w:ascii="Calibri" w:hAnsi="Calibri"/>
      <w:color w:val="000000"/>
      <w:kern w:val="0"/>
      <w:sz w:val="18"/>
      <w:szCs w:val="18"/>
      <w:shd w:val="clear" w:color="auto" w:fill="FFFFFF"/>
      <w:lang w:val="en-AU"/>
    </w:rPr>
  </w:style>
  <w:style w:type="character" w:customStyle="1" w:styleId="2Char0">
    <w:name w:val="正文文本 2 Char"/>
    <w:link w:val="22"/>
    <w:rsid w:val="00CD21C4"/>
    <w:rPr>
      <w:rFonts w:ascii="Calibri" w:hAnsi="Calibri"/>
      <w:color w:val="000000"/>
      <w:sz w:val="18"/>
      <w:szCs w:val="18"/>
      <w:lang w:val="en-AU"/>
    </w:rPr>
  </w:style>
  <w:style w:type="paragraph" w:styleId="32">
    <w:name w:val="Body Text 3"/>
    <w:basedOn w:val="a3"/>
    <w:next w:val="a3"/>
    <w:link w:val="3Char0"/>
    <w:rsid w:val="00CD21C4"/>
    <w:pPr>
      <w:autoSpaceDE w:val="0"/>
      <w:autoSpaceDN w:val="0"/>
      <w:adjustRightInd w:val="0"/>
      <w:spacing w:after="120"/>
      <w:jc w:val="left"/>
    </w:pPr>
    <w:rPr>
      <w:rFonts w:ascii="Calibri" w:hAnsi="Calibri"/>
      <w:color w:val="000000"/>
      <w:kern w:val="0"/>
      <w:sz w:val="16"/>
      <w:szCs w:val="16"/>
      <w:shd w:val="clear" w:color="auto" w:fill="FFFFFF"/>
      <w:lang w:val="en-AU"/>
    </w:rPr>
  </w:style>
  <w:style w:type="character" w:customStyle="1" w:styleId="3Char0">
    <w:name w:val="正文文本 3 Char"/>
    <w:link w:val="32"/>
    <w:rsid w:val="00CD21C4"/>
    <w:rPr>
      <w:rFonts w:ascii="Calibri" w:hAnsi="Calibri"/>
      <w:color w:val="000000"/>
      <w:sz w:val="16"/>
      <w:szCs w:val="16"/>
      <w:lang w:val="en-AU"/>
    </w:rPr>
  </w:style>
  <w:style w:type="paragraph" w:styleId="aff2">
    <w:name w:val="Note Heading"/>
    <w:basedOn w:val="a3"/>
    <w:next w:val="a3"/>
    <w:link w:val="Charb"/>
    <w:rsid w:val="00CD21C4"/>
    <w:pPr>
      <w:autoSpaceDE w:val="0"/>
      <w:autoSpaceDN w:val="0"/>
      <w:adjustRightInd w:val="0"/>
      <w:jc w:val="left"/>
    </w:pPr>
    <w:rPr>
      <w:rFonts w:ascii="Calibri" w:hAnsi="Calibri"/>
      <w:color w:val="000000"/>
      <w:kern w:val="0"/>
      <w:sz w:val="20"/>
      <w:szCs w:val="20"/>
      <w:shd w:val="clear" w:color="auto" w:fill="FFFFFF"/>
      <w:lang w:val="en-AU"/>
    </w:rPr>
  </w:style>
  <w:style w:type="character" w:customStyle="1" w:styleId="Charb">
    <w:name w:val="注释标题 Char"/>
    <w:link w:val="aff2"/>
    <w:rsid w:val="00CD21C4"/>
    <w:rPr>
      <w:rFonts w:ascii="Calibri" w:hAnsi="Calibri"/>
      <w:color w:val="000000"/>
      <w:lang w:val="en-AU"/>
    </w:rPr>
  </w:style>
  <w:style w:type="paragraph" w:customStyle="1" w:styleId="Footer1">
    <w:name w:val="Footer1"/>
    <w:next w:val="a3"/>
    <w:rsid w:val="00CD21C4"/>
    <w:pPr>
      <w:widowControl w:val="0"/>
      <w:autoSpaceDE w:val="0"/>
      <w:autoSpaceDN w:val="0"/>
      <w:adjustRightInd w:val="0"/>
    </w:pPr>
    <w:rPr>
      <w:color w:val="000000"/>
      <w:shd w:val="clear" w:color="auto" w:fill="FFFFFF"/>
      <w:lang w:val="en-AU"/>
    </w:rPr>
  </w:style>
  <w:style w:type="paragraph" w:customStyle="1" w:styleId="Header1">
    <w:name w:val="Header1"/>
    <w:next w:val="a3"/>
    <w:rsid w:val="00CD21C4"/>
    <w:pPr>
      <w:widowControl w:val="0"/>
      <w:autoSpaceDE w:val="0"/>
      <w:autoSpaceDN w:val="0"/>
      <w:adjustRightInd w:val="0"/>
    </w:pPr>
    <w:rPr>
      <w:color w:val="000000"/>
      <w:shd w:val="clear" w:color="auto" w:fill="FFFFFF"/>
      <w:lang w:val="en-AU"/>
    </w:rPr>
  </w:style>
  <w:style w:type="paragraph" w:customStyle="1" w:styleId="Code">
    <w:name w:val="Code"/>
    <w:next w:val="a3"/>
    <w:rsid w:val="00CD21C4"/>
    <w:pPr>
      <w:widowControl w:val="0"/>
      <w:autoSpaceDE w:val="0"/>
      <w:autoSpaceDN w:val="0"/>
      <w:adjustRightInd w:val="0"/>
    </w:pPr>
    <w:rPr>
      <w:rFonts w:ascii="Courier New" w:hAnsi="Courier New" w:cs="Courier New"/>
      <w:color w:val="000000"/>
      <w:sz w:val="18"/>
      <w:szCs w:val="18"/>
      <w:shd w:val="clear" w:color="auto" w:fill="FFFFFF"/>
      <w:lang w:val="en-AU"/>
    </w:rPr>
  </w:style>
  <w:style w:type="character" w:customStyle="1" w:styleId="FieldLabel">
    <w:name w:val="Field Label"/>
    <w:rsid w:val="00CD21C4"/>
    <w:rPr>
      <w:rFonts w:ascii="Times New Roman" w:hAnsi="Times New Roman" w:cs="Times New Roman"/>
      <w:i/>
      <w:iCs/>
      <w:color w:val="004080"/>
      <w:sz w:val="20"/>
      <w:szCs w:val="20"/>
      <w:shd w:val="clear" w:color="auto" w:fill="FFFFFF"/>
    </w:rPr>
  </w:style>
  <w:style w:type="character" w:customStyle="1" w:styleId="TableHeading">
    <w:name w:val="Table Heading"/>
    <w:rsid w:val="00CD21C4"/>
    <w:rPr>
      <w:rFonts w:ascii="Times New Roman" w:hAnsi="Times New Roman" w:cs="Times New Roman"/>
      <w:b/>
      <w:bCs/>
      <w:color w:val="000000"/>
      <w:sz w:val="22"/>
      <w:szCs w:val="22"/>
      <w:shd w:val="clear" w:color="auto" w:fill="FFFFFF"/>
    </w:rPr>
  </w:style>
  <w:style w:type="character" w:customStyle="1" w:styleId="SSBookmark">
    <w:name w:val="SSBookmark"/>
    <w:rsid w:val="00CD21C4"/>
    <w:rPr>
      <w:rFonts w:ascii="Lucida Sans" w:hAnsi="Lucida Sans" w:cs="Lucida Sans"/>
      <w:b/>
      <w:bCs/>
      <w:color w:val="000000"/>
      <w:sz w:val="16"/>
      <w:szCs w:val="16"/>
      <w:shd w:val="clear" w:color="auto" w:fill="FFFF80"/>
    </w:rPr>
  </w:style>
  <w:style w:type="character" w:customStyle="1" w:styleId="Objecttype">
    <w:name w:val="Object type"/>
    <w:rsid w:val="00CD21C4"/>
    <w:rPr>
      <w:rFonts w:ascii="Times New Roman" w:hAnsi="Times New Roman" w:cs="Times New Roman"/>
      <w:b/>
      <w:bCs/>
      <w:color w:val="000000"/>
      <w:sz w:val="20"/>
      <w:szCs w:val="20"/>
      <w:u w:val="single"/>
      <w:shd w:val="clear" w:color="auto" w:fill="FFFFFF"/>
    </w:rPr>
  </w:style>
  <w:style w:type="paragraph" w:customStyle="1" w:styleId="ListHeader">
    <w:name w:val="List Header"/>
    <w:next w:val="a3"/>
    <w:rsid w:val="00CD21C4"/>
    <w:pPr>
      <w:widowControl w:val="0"/>
      <w:autoSpaceDE w:val="0"/>
      <w:autoSpaceDN w:val="0"/>
      <w:adjustRightInd w:val="0"/>
    </w:pPr>
    <w:rPr>
      <w:b/>
      <w:bCs/>
      <w:i/>
      <w:iCs/>
      <w:color w:val="0000A0"/>
      <w:shd w:val="clear" w:color="auto" w:fill="FFFFFF"/>
      <w:lang w:val="en-AU"/>
    </w:rPr>
  </w:style>
  <w:style w:type="character" w:customStyle="1" w:styleId="CharChar24">
    <w:name w:val="Char Char24"/>
    <w:rsid w:val="00CD21C4"/>
    <w:rPr>
      <w:rFonts w:ascii="宋体" w:eastAsia="宋体" w:hAnsi="Times New Roman" w:cs="Times New Roman"/>
      <w:b/>
      <w:bCs/>
      <w:color w:val="0000FF"/>
      <w:sz w:val="32"/>
      <w:szCs w:val="32"/>
    </w:rPr>
  </w:style>
  <w:style w:type="table" w:styleId="33">
    <w:name w:val="Table Simple 3"/>
    <w:basedOn w:val="a6"/>
    <w:rsid w:val="00E671E6"/>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styleId="aff3">
    <w:name w:val="Emphasis"/>
    <w:uiPriority w:val="20"/>
    <w:qFormat/>
    <w:rsid w:val="006A3703"/>
    <w:rPr>
      <w:i/>
      <w:iCs/>
    </w:rPr>
  </w:style>
  <w:style w:type="paragraph" w:styleId="3">
    <w:name w:val="List Number 3"/>
    <w:basedOn w:val="a3"/>
    <w:rsid w:val="00C0522D"/>
    <w:pPr>
      <w:numPr>
        <w:numId w:val="6"/>
      </w:numPr>
    </w:pPr>
    <w:rPr>
      <w:szCs w:val="20"/>
    </w:rPr>
  </w:style>
  <w:style w:type="paragraph" w:customStyle="1" w:styleId="MMTopic1">
    <w:name w:val="MM Topic 1"/>
    <w:basedOn w:val="1"/>
    <w:link w:val="MMTopic1Char"/>
    <w:rsid w:val="00C113E6"/>
    <w:pPr>
      <w:pageBreakBefore w:val="0"/>
      <w:widowControl w:val="0"/>
      <w:numPr>
        <w:numId w:val="7"/>
      </w:numPr>
      <w:spacing w:beforeLines="0" w:afterLines="0" w:line="578" w:lineRule="auto"/>
    </w:pPr>
    <w:rPr>
      <w:rFonts w:ascii="Calibri" w:hAnsi="Calibri"/>
      <w:sz w:val="44"/>
    </w:rPr>
  </w:style>
  <w:style w:type="paragraph" w:customStyle="1" w:styleId="MMTopic2">
    <w:name w:val="MM Topic 2"/>
    <w:basedOn w:val="2"/>
    <w:link w:val="MMTopic2Char"/>
    <w:rsid w:val="00C113E6"/>
    <w:pPr>
      <w:keepLines/>
      <w:widowControl w:val="0"/>
      <w:numPr>
        <w:ilvl w:val="1"/>
        <w:numId w:val="7"/>
      </w:numPr>
      <w:spacing w:beforeLines="0" w:afterLines="0" w:line="416" w:lineRule="auto"/>
    </w:pPr>
    <w:rPr>
      <w:rFonts w:ascii="Cambria" w:hAnsi="Cambria"/>
    </w:rPr>
  </w:style>
  <w:style w:type="character" w:customStyle="1" w:styleId="MMTopic2Char">
    <w:name w:val="MM Topic 2 Char"/>
    <w:link w:val="MMTopic2"/>
    <w:rsid w:val="00C113E6"/>
    <w:rPr>
      <w:rFonts w:ascii="Cambria" w:hAnsi="Cambria"/>
      <w:b/>
      <w:bCs/>
      <w:kern w:val="2"/>
      <w:sz w:val="32"/>
      <w:szCs w:val="32"/>
    </w:rPr>
  </w:style>
  <w:style w:type="paragraph" w:customStyle="1" w:styleId="MMTopic3">
    <w:name w:val="MM Topic 3"/>
    <w:basedOn w:val="30"/>
    <w:link w:val="MMTopic3Char"/>
    <w:rsid w:val="00C113E6"/>
    <w:pPr>
      <w:keepLines/>
      <w:widowControl w:val="0"/>
      <w:numPr>
        <w:numId w:val="7"/>
      </w:numPr>
      <w:spacing w:beforeLines="0" w:afterLines="0" w:line="416" w:lineRule="auto"/>
    </w:pPr>
    <w:rPr>
      <w:rFonts w:ascii="Calibri" w:hAnsi="Calibri"/>
    </w:rPr>
  </w:style>
  <w:style w:type="character" w:customStyle="1" w:styleId="MMTopic1Char">
    <w:name w:val="MM Topic 1 Char"/>
    <w:link w:val="MMTopic1"/>
    <w:rsid w:val="000C37FE"/>
    <w:rPr>
      <w:rFonts w:ascii="Calibri" w:hAnsi="Calibri"/>
      <w:b/>
      <w:bCs/>
      <w:kern w:val="44"/>
      <w:sz w:val="44"/>
      <w:szCs w:val="44"/>
    </w:rPr>
  </w:style>
  <w:style w:type="character" w:customStyle="1" w:styleId="MMTopic3Char">
    <w:name w:val="MM Topic 3 Char"/>
    <w:link w:val="MMTopic3"/>
    <w:rsid w:val="000C37FE"/>
    <w:rPr>
      <w:rFonts w:ascii="Calibri" w:hAnsi="Calibri"/>
      <w:b/>
      <w:bCs/>
      <w:kern w:val="2"/>
      <w:sz w:val="28"/>
      <w:szCs w:val="32"/>
    </w:rPr>
  </w:style>
  <w:style w:type="paragraph" w:customStyle="1" w:styleId="11">
    <w:name w:val="1"/>
    <w:basedOn w:val="a3"/>
    <w:next w:val="a4"/>
    <w:rsid w:val="00A21080"/>
    <w:pPr>
      <w:spacing w:afterLines="30" w:line="288" w:lineRule="auto"/>
      <w:ind w:firstLineChars="200" w:firstLine="200"/>
    </w:pPr>
    <w:rPr>
      <w:sz w:val="24"/>
    </w:rPr>
  </w:style>
  <w:style w:type="table" w:styleId="aff4">
    <w:name w:val="Table Professional"/>
    <w:basedOn w:val="a6"/>
    <w:rsid w:val="00B521D2"/>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srs">
    <w:name w:val="srs事件流"/>
    <w:basedOn w:val="a4"/>
    <w:link w:val="srsChar"/>
    <w:qFormat/>
    <w:rsid w:val="008271BF"/>
    <w:pPr>
      <w:numPr>
        <w:numId w:val="9"/>
      </w:numPr>
      <w:spacing w:after="72"/>
      <w:ind w:firstLineChars="0" w:firstLine="0"/>
    </w:pPr>
    <w:rPr>
      <w:sz w:val="21"/>
    </w:rPr>
  </w:style>
  <w:style w:type="paragraph" w:customStyle="1" w:styleId="2-22">
    <w:name w:val="中等深浅列表 2 - 强调文字颜色 22"/>
    <w:hidden/>
    <w:uiPriority w:val="99"/>
    <w:semiHidden/>
    <w:rsid w:val="001E693F"/>
    <w:rPr>
      <w:kern w:val="2"/>
      <w:sz w:val="21"/>
      <w:szCs w:val="24"/>
    </w:rPr>
  </w:style>
  <w:style w:type="character" w:customStyle="1" w:styleId="Char">
    <w:name w:val="正文缩进 Char"/>
    <w:link w:val="a4"/>
    <w:rsid w:val="008271BF"/>
    <w:rPr>
      <w:kern w:val="2"/>
      <w:sz w:val="24"/>
      <w:szCs w:val="24"/>
    </w:rPr>
  </w:style>
  <w:style w:type="character" w:customStyle="1" w:styleId="srsChar">
    <w:name w:val="srs事件流 Char"/>
    <w:link w:val="srs"/>
    <w:rsid w:val="008271BF"/>
    <w:rPr>
      <w:kern w:val="2"/>
      <w:sz w:val="21"/>
      <w:szCs w:val="24"/>
    </w:rPr>
  </w:style>
  <w:style w:type="paragraph" w:customStyle="1" w:styleId="ListParagraph1">
    <w:name w:val="List Paragraph1"/>
    <w:basedOn w:val="a3"/>
    <w:rsid w:val="0092746E"/>
    <w:pPr>
      <w:spacing w:beforeLines="50" w:afterLines="50"/>
      <w:ind w:firstLineChars="200" w:firstLine="420"/>
    </w:pPr>
    <w:rPr>
      <w:spacing w:val="10"/>
    </w:rPr>
  </w:style>
  <w:style w:type="paragraph" w:customStyle="1" w:styleId="-12">
    <w:name w:val="彩色列表 - 强调文字颜色 12"/>
    <w:basedOn w:val="a3"/>
    <w:uiPriority w:val="34"/>
    <w:qFormat/>
    <w:rsid w:val="00EC1DE2"/>
    <w:pPr>
      <w:widowControl/>
      <w:ind w:firstLineChars="200" w:firstLine="420"/>
      <w:jc w:val="left"/>
    </w:pPr>
    <w:rPr>
      <w:rFonts w:ascii="宋体" w:hAnsi="宋体" w:cs="宋体"/>
      <w:kern w:val="0"/>
      <w:sz w:val="24"/>
    </w:rPr>
  </w:style>
  <w:style w:type="paragraph" w:styleId="aff5">
    <w:name w:val="List Paragraph"/>
    <w:basedOn w:val="a3"/>
    <w:uiPriority w:val="34"/>
    <w:qFormat/>
    <w:rsid w:val="00C61C10"/>
    <w:pPr>
      <w:ind w:firstLineChars="200" w:firstLine="420"/>
    </w:pPr>
    <w:rPr>
      <w:szCs w:val="20"/>
    </w:rPr>
  </w:style>
  <w:style w:type="paragraph" w:styleId="TOC">
    <w:name w:val="TOC Heading"/>
    <w:basedOn w:val="1"/>
    <w:next w:val="a3"/>
    <w:uiPriority w:val="39"/>
    <w:qFormat/>
    <w:rsid w:val="00F251A9"/>
    <w:pPr>
      <w:pageBreakBefore w:val="0"/>
      <w:numPr>
        <w:numId w:val="0"/>
      </w:numPr>
      <w:spacing w:beforeLines="0" w:afterLines="0" w:line="276" w:lineRule="auto"/>
      <w:jc w:val="left"/>
      <w:outlineLvl w:val="9"/>
    </w:pPr>
    <w:rPr>
      <w:rFonts w:ascii="Cambria" w:hAnsi="Cambria"/>
      <w:color w:val="365F91"/>
      <w:kern w:val="0"/>
      <w:sz w:val="28"/>
      <w:szCs w:val="28"/>
    </w:rPr>
  </w:style>
  <w:style w:type="paragraph" w:customStyle="1" w:styleId="110">
    <w:name w:val="目录 11"/>
    <w:next w:val="a3"/>
    <w:rsid w:val="00F251A9"/>
    <w:pPr>
      <w:widowControl w:val="0"/>
      <w:autoSpaceDE w:val="0"/>
      <w:autoSpaceDN w:val="0"/>
      <w:adjustRightInd w:val="0"/>
    </w:pPr>
    <w:rPr>
      <w:b/>
      <w:bCs/>
      <w:color w:val="000000"/>
      <w:sz w:val="28"/>
      <w:szCs w:val="28"/>
      <w:shd w:val="clear" w:color="auto" w:fill="FFFFFF"/>
      <w:lang w:val="en-AU"/>
    </w:rPr>
  </w:style>
  <w:style w:type="paragraph" w:customStyle="1" w:styleId="210">
    <w:name w:val="目录 21"/>
    <w:next w:val="a3"/>
    <w:rsid w:val="00F251A9"/>
    <w:pPr>
      <w:widowControl w:val="0"/>
      <w:autoSpaceDE w:val="0"/>
      <w:autoSpaceDN w:val="0"/>
      <w:adjustRightInd w:val="0"/>
      <w:ind w:left="180"/>
    </w:pPr>
    <w:rPr>
      <w:b/>
      <w:bCs/>
      <w:color w:val="000000"/>
      <w:sz w:val="24"/>
      <w:szCs w:val="24"/>
      <w:shd w:val="clear" w:color="auto" w:fill="FFFFFF"/>
      <w:lang w:val="en-AU"/>
    </w:rPr>
  </w:style>
  <w:style w:type="paragraph" w:customStyle="1" w:styleId="310">
    <w:name w:val="目录 31"/>
    <w:next w:val="a3"/>
    <w:rsid w:val="00F251A9"/>
    <w:pPr>
      <w:widowControl w:val="0"/>
      <w:autoSpaceDE w:val="0"/>
      <w:autoSpaceDN w:val="0"/>
      <w:adjustRightInd w:val="0"/>
      <w:ind w:left="360"/>
    </w:pPr>
    <w:rPr>
      <w:color w:val="000000"/>
      <w:sz w:val="24"/>
      <w:szCs w:val="24"/>
      <w:shd w:val="clear" w:color="auto" w:fill="FFFFFF"/>
      <w:lang w:val="en-AU"/>
    </w:rPr>
  </w:style>
  <w:style w:type="paragraph" w:customStyle="1" w:styleId="41">
    <w:name w:val="目录 41"/>
    <w:next w:val="a3"/>
    <w:rsid w:val="00F251A9"/>
    <w:pPr>
      <w:widowControl w:val="0"/>
      <w:autoSpaceDE w:val="0"/>
      <w:autoSpaceDN w:val="0"/>
      <w:adjustRightInd w:val="0"/>
      <w:ind w:left="540"/>
    </w:pPr>
    <w:rPr>
      <w:color w:val="000000"/>
      <w:sz w:val="24"/>
      <w:szCs w:val="24"/>
      <w:shd w:val="clear" w:color="auto" w:fill="FFFFFF"/>
      <w:lang w:val="en-AU"/>
    </w:rPr>
  </w:style>
  <w:style w:type="paragraph" w:customStyle="1" w:styleId="51">
    <w:name w:val="目录 51"/>
    <w:next w:val="a3"/>
    <w:rsid w:val="00F251A9"/>
    <w:pPr>
      <w:widowControl w:val="0"/>
      <w:autoSpaceDE w:val="0"/>
      <w:autoSpaceDN w:val="0"/>
      <w:adjustRightInd w:val="0"/>
      <w:ind w:left="720"/>
    </w:pPr>
    <w:rPr>
      <w:color w:val="000000"/>
      <w:sz w:val="24"/>
      <w:szCs w:val="24"/>
      <w:shd w:val="clear" w:color="auto" w:fill="FFFFFF"/>
      <w:lang w:val="en-AU"/>
    </w:rPr>
  </w:style>
  <w:style w:type="paragraph" w:customStyle="1" w:styleId="61">
    <w:name w:val="目录 61"/>
    <w:next w:val="a3"/>
    <w:rsid w:val="00F251A9"/>
    <w:pPr>
      <w:widowControl w:val="0"/>
      <w:autoSpaceDE w:val="0"/>
      <w:autoSpaceDN w:val="0"/>
      <w:adjustRightInd w:val="0"/>
      <w:ind w:left="900"/>
    </w:pPr>
    <w:rPr>
      <w:color w:val="000000"/>
      <w:sz w:val="24"/>
      <w:szCs w:val="24"/>
      <w:shd w:val="clear" w:color="auto" w:fill="FFFFFF"/>
      <w:lang w:val="en-AU"/>
    </w:rPr>
  </w:style>
  <w:style w:type="paragraph" w:customStyle="1" w:styleId="71">
    <w:name w:val="目录 71"/>
    <w:next w:val="a3"/>
    <w:rsid w:val="00F251A9"/>
    <w:pPr>
      <w:widowControl w:val="0"/>
      <w:autoSpaceDE w:val="0"/>
      <w:autoSpaceDN w:val="0"/>
      <w:adjustRightInd w:val="0"/>
      <w:ind w:left="1080"/>
    </w:pPr>
    <w:rPr>
      <w:color w:val="000000"/>
      <w:sz w:val="24"/>
      <w:szCs w:val="24"/>
      <w:shd w:val="clear" w:color="auto" w:fill="FFFFFF"/>
      <w:lang w:val="en-AU"/>
    </w:rPr>
  </w:style>
  <w:style w:type="paragraph" w:customStyle="1" w:styleId="81">
    <w:name w:val="目录 81"/>
    <w:next w:val="a3"/>
    <w:rsid w:val="00F251A9"/>
    <w:pPr>
      <w:widowControl w:val="0"/>
      <w:autoSpaceDE w:val="0"/>
      <w:autoSpaceDN w:val="0"/>
      <w:adjustRightInd w:val="0"/>
      <w:ind w:left="1260"/>
    </w:pPr>
    <w:rPr>
      <w:color w:val="000000"/>
      <w:sz w:val="24"/>
      <w:szCs w:val="24"/>
      <w:shd w:val="clear" w:color="auto" w:fill="FFFFFF"/>
      <w:lang w:val="en-AU"/>
    </w:rPr>
  </w:style>
  <w:style w:type="paragraph" w:customStyle="1" w:styleId="91">
    <w:name w:val="目录 91"/>
    <w:next w:val="a3"/>
    <w:rsid w:val="00F251A9"/>
    <w:pPr>
      <w:widowControl w:val="0"/>
      <w:autoSpaceDE w:val="0"/>
      <w:autoSpaceDN w:val="0"/>
      <w:adjustRightInd w:val="0"/>
      <w:ind w:left="1440"/>
    </w:pPr>
    <w:rPr>
      <w:color w:val="000000"/>
      <w:sz w:val="24"/>
      <w:szCs w:val="24"/>
      <w:shd w:val="clear" w:color="auto" w:fill="FFFFFF"/>
      <w:lang w:val="en-AU"/>
    </w:rPr>
  </w:style>
  <w:style w:type="paragraph" w:customStyle="1" w:styleId="111">
    <w:name w:val="标题 11"/>
    <w:next w:val="a3"/>
    <w:rsid w:val="00F251A9"/>
    <w:pPr>
      <w:widowControl w:val="0"/>
      <w:autoSpaceDE w:val="0"/>
      <w:autoSpaceDN w:val="0"/>
      <w:adjustRightInd w:val="0"/>
      <w:spacing w:before="240" w:after="60"/>
    </w:pPr>
    <w:rPr>
      <w:rFonts w:ascii="Arial" w:hAnsi="Arial" w:cs="Arial"/>
      <w:b/>
      <w:bCs/>
      <w:color w:val="004080"/>
      <w:sz w:val="32"/>
      <w:szCs w:val="32"/>
      <w:shd w:val="clear" w:color="auto" w:fill="FFFFFF"/>
      <w:lang w:val="en-AU"/>
    </w:rPr>
  </w:style>
  <w:style w:type="paragraph" w:customStyle="1" w:styleId="211">
    <w:name w:val="标题 21"/>
    <w:next w:val="a3"/>
    <w:rsid w:val="00F251A9"/>
    <w:pPr>
      <w:widowControl w:val="0"/>
      <w:autoSpaceDE w:val="0"/>
      <w:autoSpaceDN w:val="0"/>
      <w:adjustRightInd w:val="0"/>
      <w:spacing w:before="240" w:after="60"/>
      <w:outlineLvl w:val="1"/>
    </w:pPr>
    <w:rPr>
      <w:rFonts w:ascii="Arial" w:hAnsi="Arial" w:cs="Arial"/>
      <w:b/>
      <w:bCs/>
      <w:color w:val="0000B0"/>
      <w:sz w:val="30"/>
      <w:szCs w:val="30"/>
      <w:shd w:val="clear" w:color="auto" w:fill="FFFFFF"/>
      <w:lang w:val="en-AU"/>
    </w:rPr>
  </w:style>
  <w:style w:type="paragraph" w:customStyle="1" w:styleId="311">
    <w:name w:val="标题 31"/>
    <w:next w:val="a3"/>
    <w:rsid w:val="00F251A9"/>
    <w:pPr>
      <w:widowControl w:val="0"/>
      <w:autoSpaceDE w:val="0"/>
      <w:autoSpaceDN w:val="0"/>
      <w:adjustRightInd w:val="0"/>
      <w:spacing w:before="240" w:after="60"/>
      <w:outlineLvl w:val="2"/>
    </w:pPr>
    <w:rPr>
      <w:rFonts w:ascii="Arial" w:hAnsi="Arial" w:cs="Arial"/>
      <w:b/>
      <w:bCs/>
      <w:color w:val="0000D2"/>
      <w:sz w:val="28"/>
      <w:szCs w:val="28"/>
      <w:shd w:val="clear" w:color="auto" w:fill="FFFFFF"/>
      <w:lang w:val="en-AU"/>
    </w:rPr>
  </w:style>
  <w:style w:type="paragraph" w:customStyle="1" w:styleId="410">
    <w:name w:val="标题 41"/>
    <w:next w:val="a3"/>
    <w:rsid w:val="00F251A9"/>
    <w:pPr>
      <w:widowControl w:val="0"/>
      <w:autoSpaceDE w:val="0"/>
      <w:autoSpaceDN w:val="0"/>
      <w:adjustRightInd w:val="0"/>
      <w:spacing w:before="240" w:after="60"/>
      <w:outlineLvl w:val="3"/>
    </w:pPr>
    <w:rPr>
      <w:rFonts w:ascii="Arial" w:hAnsi="Arial" w:cs="Arial"/>
      <w:b/>
      <w:bCs/>
      <w:color w:val="004080"/>
      <w:sz w:val="24"/>
      <w:szCs w:val="24"/>
      <w:shd w:val="clear" w:color="auto" w:fill="FFFFFF"/>
      <w:lang w:val="en-AU"/>
    </w:rPr>
  </w:style>
  <w:style w:type="paragraph" w:customStyle="1" w:styleId="510">
    <w:name w:val="标题 51"/>
    <w:next w:val="a3"/>
    <w:rsid w:val="00F251A9"/>
    <w:pPr>
      <w:widowControl w:val="0"/>
      <w:autoSpaceDE w:val="0"/>
      <w:autoSpaceDN w:val="0"/>
      <w:adjustRightInd w:val="0"/>
      <w:spacing w:before="240" w:after="60"/>
      <w:outlineLvl w:val="4"/>
    </w:pPr>
    <w:rPr>
      <w:rFonts w:ascii="Arial" w:hAnsi="Arial" w:cs="Arial"/>
      <w:b/>
      <w:bCs/>
      <w:i/>
      <w:iCs/>
      <w:color w:val="004080"/>
      <w:sz w:val="24"/>
      <w:szCs w:val="24"/>
      <w:shd w:val="clear" w:color="auto" w:fill="FFFFFF"/>
      <w:lang w:val="en-AU"/>
    </w:rPr>
  </w:style>
  <w:style w:type="paragraph" w:customStyle="1" w:styleId="610">
    <w:name w:val="标题 61"/>
    <w:next w:val="a3"/>
    <w:rsid w:val="00F251A9"/>
    <w:pPr>
      <w:widowControl w:val="0"/>
      <w:autoSpaceDE w:val="0"/>
      <w:autoSpaceDN w:val="0"/>
      <w:adjustRightInd w:val="0"/>
      <w:spacing w:before="240" w:after="60"/>
      <w:outlineLvl w:val="5"/>
    </w:pPr>
    <w:rPr>
      <w:rFonts w:ascii="Arial" w:hAnsi="Arial" w:cs="Arial"/>
      <w:b/>
      <w:bCs/>
      <w:color w:val="004080"/>
      <w:sz w:val="22"/>
      <w:szCs w:val="22"/>
      <w:shd w:val="clear" w:color="auto" w:fill="FFFFFF"/>
      <w:lang w:val="en-AU"/>
    </w:rPr>
  </w:style>
  <w:style w:type="paragraph" w:customStyle="1" w:styleId="710">
    <w:name w:val="标题 71"/>
    <w:next w:val="a3"/>
    <w:rsid w:val="00F251A9"/>
    <w:pPr>
      <w:widowControl w:val="0"/>
      <w:autoSpaceDE w:val="0"/>
      <w:autoSpaceDN w:val="0"/>
      <w:adjustRightInd w:val="0"/>
      <w:spacing w:before="240" w:after="60"/>
      <w:outlineLvl w:val="6"/>
    </w:pPr>
    <w:rPr>
      <w:rFonts w:ascii="Arial" w:hAnsi="Arial" w:cs="Arial"/>
      <w:color w:val="004080"/>
      <w:sz w:val="22"/>
      <w:szCs w:val="22"/>
      <w:u w:val="single"/>
      <w:shd w:val="clear" w:color="auto" w:fill="FFFFFF"/>
      <w:lang w:val="en-AU"/>
    </w:rPr>
  </w:style>
  <w:style w:type="paragraph" w:customStyle="1" w:styleId="810">
    <w:name w:val="标题 81"/>
    <w:next w:val="a3"/>
    <w:rsid w:val="00F251A9"/>
    <w:pPr>
      <w:widowControl w:val="0"/>
      <w:autoSpaceDE w:val="0"/>
      <w:autoSpaceDN w:val="0"/>
      <w:adjustRightInd w:val="0"/>
      <w:spacing w:before="240" w:after="60"/>
      <w:outlineLvl w:val="7"/>
    </w:pPr>
    <w:rPr>
      <w:rFonts w:ascii="Arial" w:hAnsi="Arial" w:cs="Arial"/>
      <w:i/>
      <w:iCs/>
      <w:color w:val="000000"/>
      <w:u w:val="single"/>
      <w:shd w:val="clear" w:color="auto" w:fill="FFFFFF"/>
      <w:lang w:val="en-AU"/>
    </w:rPr>
  </w:style>
  <w:style w:type="paragraph" w:customStyle="1" w:styleId="910">
    <w:name w:val="标题 91"/>
    <w:next w:val="a3"/>
    <w:rsid w:val="00F251A9"/>
    <w:pPr>
      <w:widowControl w:val="0"/>
      <w:autoSpaceDE w:val="0"/>
      <w:autoSpaceDN w:val="0"/>
      <w:adjustRightInd w:val="0"/>
      <w:spacing w:before="240" w:after="60"/>
      <w:outlineLvl w:val="8"/>
    </w:pPr>
    <w:rPr>
      <w:rFonts w:ascii="Arial" w:hAnsi="Arial" w:cs="Arial"/>
      <w:color w:val="004080"/>
      <w:sz w:val="22"/>
      <w:szCs w:val="22"/>
      <w:shd w:val="clear" w:color="auto" w:fill="FFFFFF"/>
      <w:lang w:val="en-AU"/>
    </w:rPr>
  </w:style>
  <w:style w:type="paragraph" w:customStyle="1" w:styleId="12">
    <w:name w:val="页脚1"/>
    <w:next w:val="a3"/>
    <w:rsid w:val="00F251A9"/>
    <w:pPr>
      <w:widowControl w:val="0"/>
      <w:autoSpaceDE w:val="0"/>
      <w:autoSpaceDN w:val="0"/>
      <w:adjustRightInd w:val="0"/>
    </w:pPr>
    <w:rPr>
      <w:color w:val="000000"/>
      <w:shd w:val="clear" w:color="auto" w:fill="FFFFFF"/>
      <w:lang w:val="en-AU"/>
    </w:rPr>
  </w:style>
  <w:style w:type="paragraph" w:customStyle="1" w:styleId="13">
    <w:name w:val="页眉1"/>
    <w:next w:val="a3"/>
    <w:rsid w:val="00F251A9"/>
    <w:pPr>
      <w:widowControl w:val="0"/>
      <w:autoSpaceDE w:val="0"/>
      <w:autoSpaceDN w:val="0"/>
      <w:adjustRightInd w:val="0"/>
    </w:pPr>
    <w:rPr>
      <w:color w:val="000000"/>
      <w:shd w:val="clear" w:color="auto" w:fill="FFFFFF"/>
      <w:lang w:val="en-AU"/>
    </w:rPr>
  </w:style>
  <w:style w:type="paragraph" w:styleId="aff6">
    <w:name w:val="Revision"/>
    <w:hidden/>
    <w:uiPriority w:val="99"/>
    <w:semiHidden/>
    <w:rsid w:val="00F251A9"/>
    <w:rPr>
      <w:kern w:val="2"/>
      <w:sz w:val="21"/>
      <w:szCs w:val="24"/>
    </w:rPr>
  </w:style>
  <w:style w:type="paragraph" w:customStyle="1" w:styleId="14">
    <w:name w:val="列出段落1"/>
    <w:basedOn w:val="a3"/>
    <w:rsid w:val="00F251A9"/>
    <w:pPr>
      <w:spacing w:beforeLines="50" w:afterLines="50"/>
      <w:ind w:firstLineChars="200" w:firstLine="420"/>
    </w:pPr>
    <w:rPr>
      <w:spacing w:val="10"/>
    </w:rPr>
  </w:style>
  <w:style w:type="paragraph" w:customStyle="1" w:styleId="TOC110">
    <w:name w:val="TOC 标题11"/>
    <w:basedOn w:val="1"/>
    <w:next w:val="a3"/>
    <w:uiPriority w:val="39"/>
    <w:qFormat/>
    <w:rsid w:val="00887083"/>
    <w:pPr>
      <w:pageBreakBefore w:val="0"/>
      <w:numPr>
        <w:numId w:val="0"/>
      </w:numPr>
      <w:spacing w:beforeLines="0" w:afterLines="0" w:line="276" w:lineRule="auto"/>
      <w:jc w:val="left"/>
      <w:outlineLvl w:val="9"/>
    </w:pPr>
    <w:rPr>
      <w:rFonts w:ascii="Cambria" w:hAnsi="Cambria"/>
      <w:color w:val="365F91"/>
      <w:kern w:val="0"/>
      <w:sz w:val="28"/>
      <w:szCs w:val="28"/>
    </w:rPr>
  </w:style>
  <w:style w:type="paragraph" w:customStyle="1" w:styleId="1-21">
    <w:name w:val="中等深浅网格 1 - 强调文字颜色 21"/>
    <w:basedOn w:val="a3"/>
    <w:uiPriority w:val="34"/>
    <w:qFormat/>
    <w:rsid w:val="00887083"/>
    <w:pPr>
      <w:ind w:firstLineChars="200" w:firstLine="420"/>
    </w:pPr>
    <w:rPr>
      <w:szCs w:val="20"/>
    </w:rPr>
  </w:style>
  <w:style w:type="paragraph" w:customStyle="1" w:styleId="2-21">
    <w:name w:val="中等深浅列表 2 - 强调文字颜色 21"/>
    <w:hidden/>
    <w:uiPriority w:val="99"/>
    <w:semiHidden/>
    <w:rsid w:val="00887083"/>
    <w:rPr>
      <w:kern w:val="2"/>
      <w:sz w:val="21"/>
      <w:szCs w:val="24"/>
    </w:rPr>
  </w:style>
  <w:style w:type="paragraph" w:customStyle="1" w:styleId="-11">
    <w:name w:val="彩色列表 - 强调文字颜色 11"/>
    <w:basedOn w:val="a3"/>
    <w:uiPriority w:val="34"/>
    <w:qFormat/>
    <w:rsid w:val="00887083"/>
    <w:pPr>
      <w:widowControl/>
      <w:ind w:firstLineChars="200" w:firstLine="420"/>
      <w:jc w:val="left"/>
    </w:pPr>
    <w:rPr>
      <w:rFonts w:ascii="宋体" w:hAnsi="宋体" w:cs="宋体"/>
      <w:kern w:val="0"/>
      <w:sz w:val="24"/>
    </w:rPr>
  </w:style>
  <w:style w:type="paragraph" w:customStyle="1" w:styleId="112">
    <w:name w:val="列出段落11"/>
    <w:basedOn w:val="a3"/>
    <w:rsid w:val="00887083"/>
    <w:pPr>
      <w:spacing w:beforeLines="50" w:afterLines="50"/>
      <w:ind w:firstLineChars="200" w:firstLine="420"/>
    </w:pPr>
    <w:rPr>
      <w:spacing w:val="10"/>
    </w:rPr>
  </w:style>
  <w:style w:type="table" w:customStyle="1" w:styleId="-120">
    <w:name w:val="浅色列表 - 强调文字颜色 12"/>
    <w:basedOn w:val="a6"/>
    <w:uiPriority w:val="61"/>
    <w:rsid w:val="00565FA1"/>
    <w:rPr>
      <w:rFonts w:ascii="Calibri" w:hAnsi="Calibri"/>
      <w:kern w:val="2"/>
      <w:sz w:val="21"/>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4">
    <w:name w:val="Light List Accent 4"/>
    <w:basedOn w:val="a6"/>
    <w:uiPriority w:val="61"/>
    <w:rsid w:val="00124F33"/>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1-4">
    <w:name w:val="Medium List 1 Accent 4"/>
    <w:basedOn w:val="a6"/>
    <w:uiPriority w:val="65"/>
    <w:rsid w:val="00C7006B"/>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宋体"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1-40">
    <w:name w:val="Medium Shading 1 Accent 4"/>
    <w:basedOn w:val="a6"/>
    <w:uiPriority w:val="63"/>
    <w:rsid w:val="00C7006B"/>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5">
    <w:name w:val="Light Grid Accent 5"/>
    <w:aliases w:val="1111"/>
    <w:basedOn w:val="a6"/>
    <w:uiPriority w:val="62"/>
    <w:rsid w:val="00DF1BE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宋体"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110">
    <w:name w:val="浅色列表 - 着色 11"/>
    <w:basedOn w:val="a6"/>
    <w:uiPriority w:val="61"/>
    <w:rsid w:val="00DF1BE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2-3">
    <w:name w:val="Medium Grid 2 Accent 3"/>
    <w:basedOn w:val="a6"/>
    <w:uiPriority w:val="68"/>
    <w:rsid w:val="00DF1BE0"/>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40">
    <w:name w:val="Colorful List Accent 4"/>
    <w:basedOn w:val="a6"/>
    <w:uiPriority w:val="72"/>
    <w:rsid w:val="00DF1BE0"/>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
    <w:name w:val="Colorful Grid Accent 1"/>
    <w:basedOn w:val="a6"/>
    <w:uiPriority w:val="73"/>
    <w:rsid w:val="00DF1BE0"/>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3-1">
    <w:name w:val="Medium Grid 3 Accent 1"/>
    <w:basedOn w:val="a6"/>
    <w:uiPriority w:val="69"/>
    <w:rsid w:val="00DF1BE0"/>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1-1">
    <w:name w:val="Medium Grid 1 Accent 1"/>
    <w:basedOn w:val="a6"/>
    <w:uiPriority w:val="67"/>
    <w:rsid w:val="00DF1BE0"/>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15">
    <w:name w:val="样式1"/>
    <w:basedOn w:val="a6"/>
    <w:uiPriority w:val="99"/>
    <w:qFormat/>
    <w:rsid w:val="00DF1BE0"/>
    <w:tblPr>
      <w:tblInd w:w="0" w:type="dxa"/>
      <w:tblCellMar>
        <w:top w:w="0" w:type="dxa"/>
        <w:left w:w="108" w:type="dxa"/>
        <w:bottom w:w="0" w:type="dxa"/>
        <w:right w:w="108" w:type="dxa"/>
      </w:tblCellMar>
    </w:tblPr>
  </w:style>
  <w:style w:type="paragraph" w:styleId="aff7">
    <w:name w:val="footnote text"/>
    <w:basedOn w:val="a3"/>
    <w:link w:val="Charc"/>
    <w:rsid w:val="00F957DC"/>
    <w:pPr>
      <w:snapToGrid w:val="0"/>
      <w:jc w:val="left"/>
    </w:pPr>
    <w:rPr>
      <w:sz w:val="18"/>
      <w:szCs w:val="18"/>
    </w:rPr>
  </w:style>
  <w:style w:type="character" w:customStyle="1" w:styleId="Charc">
    <w:name w:val="脚注文本 Char"/>
    <w:basedOn w:val="a5"/>
    <w:link w:val="aff7"/>
    <w:rsid w:val="00F957DC"/>
    <w:rPr>
      <w:kern w:val="2"/>
      <w:sz w:val="18"/>
      <w:szCs w:val="18"/>
    </w:rPr>
  </w:style>
  <w:style w:type="character" w:styleId="aff8">
    <w:name w:val="footnote reference"/>
    <w:basedOn w:val="a5"/>
    <w:rsid w:val="00F957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513">
      <w:bodyDiv w:val="1"/>
      <w:marLeft w:val="0"/>
      <w:marRight w:val="0"/>
      <w:marTop w:val="0"/>
      <w:marBottom w:val="0"/>
      <w:divBdr>
        <w:top w:val="none" w:sz="0" w:space="0" w:color="auto"/>
        <w:left w:val="none" w:sz="0" w:space="0" w:color="auto"/>
        <w:bottom w:val="none" w:sz="0" w:space="0" w:color="auto"/>
        <w:right w:val="none" w:sz="0" w:space="0" w:color="auto"/>
      </w:divBdr>
    </w:div>
    <w:div w:id="3094792">
      <w:bodyDiv w:val="1"/>
      <w:marLeft w:val="0"/>
      <w:marRight w:val="0"/>
      <w:marTop w:val="0"/>
      <w:marBottom w:val="0"/>
      <w:divBdr>
        <w:top w:val="none" w:sz="0" w:space="0" w:color="auto"/>
        <w:left w:val="none" w:sz="0" w:space="0" w:color="auto"/>
        <w:bottom w:val="none" w:sz="0" w:space="0" w:color="auto"/>
        <w:right w:val="none" w:sz="0" w:space="0" w:color="auto"/>
      </w:divBdr>
    </w:div>
    <w:div w:id="17581535">
      <w:bodyDiv w:val="1"/>
      <w:marLeft w:val="0"/>
      <w:marRight w:val="0"/>
      <w:marTop w:val="0"/>
      <w:marBottom w:val="0"/>
      <w:divBdr>
        <w:top w:val="none" w:sz="0" w:space="0" w:color="auto"/>
        <w:left w:val="none" w:sz="0" w:space="0" w:color="auto"/>
        <w:bottom w:val="none" w:sz="0" w:space="0" w:color="auto"/>
        <w:right w:val="none" w:sz="0" w:space="0" w:color="auto"/>
      </w:divBdr>
    </w:div>
    <w:div w:id="22176694">
      <w:bodyDiv w:val="1"/>
      <w:marLeft w:val="0"/>
      <w:marRight w:val="0"/>
      <w:marTop w:val="0"/>
      <w:marBottom w:val="0"/>
      <w:divBdr>
        <w:top w:val="none" w:sz="0" w:space="0" w:color="auto"/>
        <w:left w:val="none" w:sz="0" w:space="0" w:color="auto"/>
        <w:bottom w:val="none" w:sz="0" w:space="0" w:color="auto"/>
        <w:right w:val="none" w:sz="0" w:space="0" w:color="auto"/>
      </w:divBdr>
      <w:divsChild>
        <w:div w:id="710691228">
          <w:marLeft w:val="0"/>
          <w:marRight w:val="0"/>
          <w:marTop w:val="0"/>
          <w:marBottom w:val="0"/>
          <w:divBdr>
            <w:top w:val="none" w:sz="0" w:space="0" w:color="auto"/>
            <w:left w:val="none" w:sz="0" w:space="0" w:color="auto"/>
            <w:bottom w:val="none" w:sz="0" w:space="0" w:color="auto"/>
            <w:right w:val="none" w:sz="0" w:space="0" w:color="auto"/>
          </w:divBdr>
        </w:div>
      </w:divsChild>
    </w:div>
    <w:div w:id="42877361">
      <w:bodyDiv w:val="1"/>
      <w:marLeft w:val="0"/>
      <w:marRight w:val="0"/>
      <w:marTop w:val="0"/>
      <w:marBottom w:val="0"/>
      <w:divBdr>
        <w:top w:val="none" w:sz="0" w:space="0" w:color="auto"/>
        <w:left w:val="none" w:sz="0" w:space="0" w:color="auto"/>
        <w:bottom w:val="none" w:sz="0" w:space="0" w:color="auto"/>
        <w:right w:val="none" w:sz="0" w:space="0" w:color="auto"/>
      </w:divBdr>
      <w:divsChild>
        <w:div w:id="1705326075">
          <w:marLeft w:val="0"/>
          <w:marRight w:val="0"/>
          <w:marTop w:val="0"/>
          <w:marBottom w:val="0"/>
          <w:divBdr>
            <w:top w:val="none" w:sz="0" w:space="0" w:color="auto"/>
            <w:left w:val="none" w:sz="0" w:space="0" w:color="auto"/>
            <w:bottom w:val="none" w:sz="0" w:space="0" w:color="auto"/>
            <w:right w:val="none" w:sz="0" w:space="0" w:color="auto"/>
          </w:divBdr>
        </w:div>
      </w:divsChild>
    </w:div>
    <w:div w:id="59600680">
      <w:bodyDiv w:val="1"/>
      <w:marLeft w:val="0"/>
      <w:marRight w:val="0"/>
      <w:marTop w:val="0"/>
      <w:marBottom w:val="0"/>
      <w:divBdr>
        <w:top w:val="none" w:sz="0" w:space="0" w:color="auto"/>
        <w:left w:val="none" w:sz="0" w:space="0" w:color="auto"/>
        <w:bottom w:val="none" w:sz="0" w:space="0" w:color="auto"/>
        <w:right w:val="none" w:sz="0" w:space="0" w:color="auto"/>
      </w:divBdr>
      <w:divsChild>
        <w:div w:id="2002345540">
          <w:marLeft w:val="0"/>
          <w:marRight w:val="0"/>
          <w:marTop w:val="0"/>
          <w:marBottom w:val="0"/>
          <w:divBdr>
            <w:top w:val="none" w:sz="0" w:space="0" w:color="auto"/>
            <w:left w:val="none" w:sz="0" w:space="0" w:color="auto"/>
            <w:bottom w:val="none" w:sz="0" w:space="0" w:color="auto"/>
            <w:right w:val="none" w:sz="0" w:space="0" w:color="auto"/>
          </w:divBdr>
        </w:div>
      </w:divsChild>
    </w:div>
    <w:div w:id="62677769">
      <w:bodyDiv w:val="1"/>
      <w:marLeft w:val="0"/>
      <w:marRight w:val="0"/>
      <w:marTop w:val="0"/>
      <w:marBottom w:val="0"/>
      <w:divBdr>
        <w:top w:val="none" w:sz="0" w:space="0" w:color="auto"/>
        <w:left w:val="none" w:sz="0" w:space="0" w:color="auto"/>
        <w:bottom w:val="none" w:sz="0" w:space="0" w:color="auto"/>
        <w:right w:val="none" w:sz="0" w:space="0" w:color="auto"/>
      </w:divBdr>
      <w:divsChild>
        <w:div w:id="1497185644">
          <w:marLeft w:val="0"/>
          <w:marRight w:val="0"/>
          <w:marTop w:val="0"/>
          <w:marBottom w:val="0"/>
          <w:divBdr>
            <w:top w:val="none" w:sz="0" w:space="0" w:color="auto"/>
            <w:left w:val="none" w:sz="0" w:space="0" w:color="auto"/>
            <w:bottom w:val="none" w:sz="0" w:space="0" w:color="auto"/>
            <w:right w:val="none" w:sz="0" w:space="0" w:color="auto"/>
          </w:divBdr>
        </w:div>
      </w:divsChild>
    </w:div>
    <w:div w:id="120198720">
      <w:bodyDiv w:val="1"/>
      <w:marLeft w:val="0"/>
      <w:marRight w:val="0"/>
      <w:marTop w:val="0"/>
      <w:marBottom w:val="0"/>
      <w:divBdr>
        <w:top w:val="none" w:sz="0" w:space="0" w:color="auto"/>
        <w:left w:val="none" w:sz="0" w:space="0" w:color="auto"/>
        <w:bottom w:val="none" w:sz="0" w:space="0" w:color="auto"/>
        <w:right w:val="none" w:sz="0" w:space="0" w:color="auto"/>
      </w:divBdr>
    </w:div>
    <w:div w:id="134612348">
      <w:bodyDiv w:val="1"/>
      <w:marLeft w:val="0"/>
      <w:marRight w:val="0"/>
      <w:marTop w:val="0"/>
      <w:marBottom w:val="0"/>
      <w:divBdr>
        <w:top w:val="none" w:sz="0" w:space="0" w:color="auto"/>
        <w:left w:val="none" w:sz="0" w:space="0" w:color="auto"/>
        <w:bottom w:val="none" w:sz="0" w:space="0" w:color="auto"/>
        <w:right w:val="none" w:sz="0" w:space="0" w:color="auto"/>
      </w:divBdr>
      <w:divsChild>
        <w:div w:id="222449056">
          <w:marLeft w:val="0"/>
          <w:marRight w:val="0"/>
          <w:marTop w:val="0"/>
          <w:marBottom w:val="0"/>
          <w:divBdr>
            <w:top w:val="none" w:sz="0" w:space="0" w:color="auto"/>
            <w:left w:val="none" w:sz="0" w:space="0" w:color="auto"/>
            <w:bottom w:val="none" w:sz="0" w:space="0" w:color="auto"/>
            <w:right w:val="none" w:sz="0" w:space="0" w:color="auto"/>
          </w:divBdr>
        </w:div>
      </w:divsChild>
    </w:div>
    <w:div w:id="154878325">
      <w:bodyDiv w:val="1"/>
      <w:marLeft w:val="0"/>
      <w:marRight w:val="0"/>
      <w:marTop w:val="0"/>
      <w:marBottom w:val="0"/>
      <w:divBdr>
        <w:top w:val="none" w:sz="0" w:space="0" w:color="auto"/>
        <w:left w:val="none" w:sz="0" w:space="0" w:color="auto"/>
        <w:bottom w:val="none" w:sz="0" w:space="0" w:color="auto"/>
        <w:right w:val="none" w:sz="0" w:space="0" w:color="auto"/>
      </w:divBdr>
      <w:divsChild>
        <w:div w:id="804850952">
          <w:marLeft w:val="0"/>
          <w:marRight w:val="0"/>
          <w:marTop w:val="0"/>
          <w:marBottom w:val="0"/>
          <w:divBdr>
            <w:top w:val="none" w:sz="0" w:space="0" w:color="auto"/>
            <w:left w:val="none" w:sz="0" w:space="0" w:color="auto"/>
            <w:bottom w:val="none" w:sz="0" w:space="0" w:color="auto"/>
            <w:right w:val="none" w:sz="0" w:space="0" w:color="auto"/>
          </w:divBdr>
        </w:div>
      </w:divsChild>
    </w:div>
    <w:div w:id="161701242">
      <w:bodyDiv w:val="1"/>
      <w:marLeft w:val="0"/>
      <w:marRight w:val="0"/>
      <w:marTop w:val="0"/>
      <w:marBottom w:val="0"/>
      <w:divBdr>
        <w:top w:val="none" w:sz="0" w:space="0" w:color="auto"/>
        <w:left w:val="none" w:sz="0" w:space="0" w:color="auto"/>
        <w:bottom w:val="none" w:sz="0" w:space="0" w:color="auto"/>
        <w:right w:val="none" w:sz="0" w:space="0" w:color="auto"/>
      </w:divBdr>
      <w:divsChild>
        <w:div w:id="121506084">
          <w:marLeft w:val="0"/>
          <w:marRight w:val="0"/>
          <w:marTop w:val="0"/>
          <w:marBottom w:val="0"/>
          <w:divBdr>
            <w:top w:val="none" w:sz="0" w:space="0" w:color="auto"/>
            <w:left w:val="none" w:sz="0" w:space="0" w:color="auto"/>
            <w:bottom w:val="none" w:sz="0" w:space="0" w:color="auto"/>
            <w:right w:val="none" w:sz="0" w:space="0" w:color="auto"/>
          </w:divBdr>
        </w:div>
        <w:div w:id="1175222372">
          <w:marLeft w:val="0"/>
          <w:marRight w:val="0"/>
          <w:marTop w:val="0"/>
          <w:marBottom w:val="0"/>
          <w:divBdr>
            <w:top w:val="none" w:sz="0" w:space="0" w:color="auto"/>
            <w:left w:val="none" w:sz="0" w:space="0" w:color="auto"/>
            <w:bottom w:val="none" w:sz="0" w:space="0" w:color="auto"/>
            <w:right w:val="none" w:sz="0" w:space="0" w:color="auto"/>
          </w:divBdr>
        </w:div>
        <w:div w:id="1232542885">
          <w:marLeft w:val="0"/>
          <w:marRight w:val="0"/>
          <w:marTop w:val="0"/>
          <w:marBottom w:val="0"/>
          <w:divBdr>
            <w:top w:val="none" w:sz="0" w:space="0" w:color="auto"/>
            <w:left w:val="none" w:sz="0" w:space="0" w:color="auto"/>
            <w:bottom w:val="none" w:sz="0" w:space="0" w:color="auto"/>
            <w:right w:val="none" w:sz="0" w:space="0" w:color="auto"/>
          </w:divBdr>
        </w:div>
        <w:div w:id="1385450458">
          <w:marLeft w:val="0"/>
          <w:marRight w:val="0"/>
          <w:marTop w:val="0"/>
          <w:marBottom w:val="0"/>
          <w:divBdr>
            <w:top w:val="none" w:sz="0" w:space="0" w:color="auto"/>
            <w:left w:val="none" w:sz="0" w:space="0" w:color="auto"/>
            <w:bottom w:val="none" w:sz="0" w:space="0" w:color="auto"/>
            <w:right w:val="none" w:sz="0" w:space="0" w:color="auto"/>
          </w:divBdr>
        </w:div>
        <w:div w:id="1691956039">
          <w:marLeft w:val="0"/>
          <w:marRight w:val="0"/>
          <w:marTop w:val="0"/>
          <w:marBottom w:val="0"/>
          <w:divBdr>
            <w:top w:val="none" w:sz="0" w:space="0" w:color="auto"/>
            <w:left w:val="none" w:sz="0" w:space="0" w:color="auto"/>
            <w:bottom w:val="none" w:sz="0" w:space="0" w:color="auto"/>
            <w:right w:val="none" w:sz="0" w:space="0" w:color="auto"/>
          </w:divBdr>
        </w:div>
        <w:div w:id="1935900608">
          <w:marLeft w:val="0"/>
          <w:marRight w:val="0"/>
          <w:marTop w:val="0"/>
          <w:marBottom w:val="0"/>
          <w:divBdr>
            <w:top w:val="none" w:sz="0" w:space="0" w:color="auto"/>
            <w:left w:val="none" w:sz="0" w:space="0" w:color="auto"/>
            <w:bottom w:val="none" w:sz="0" w:space="0" w:color="auto"/>
            <w:right w:val="none" w:sz="0" w:space="0" w:color="auto"/>
          </w:divBdr>
        </w:div>
      </w:divsChild>
    </w:div>
    <w:div w:id="207642666">
      <w:bodyDiv w:val="1"/>
      <w:marLeft w:val="0"/>
      <w:marRight w:val="0"/>
      <w:marTop w:val="0"/>
      <w:marBottom w:val="0"/>
      <w:divBdr>
        <w:top w:val="none" w:sz="0" w:space="0" w:color="auto"/>
        <w:left w:val="none" w:sz="0" w:space="0" w:color="auto"/>
        <w:bottom w:val="none" w:sz="0" w:space="0" w:color="auto"/>
        <w:right w:val="none" w:sz="0" w:space="0" w:color="auto"/>
      </w:divBdr>
      <w:divsChild>
        <w:div w:id="1766730238">
          <w:marLeft w:val="0"/>
          <w:marRight w:val="0"/>
          <w:marTop w:val="0"/>
          <w:marBottom w:val="0"/>
          <w:divBdr>
            <w:top w:val="none" w:sz="0" w:space="0" w:color="auto"/>
            <w:left w:val="none" w:sz="0" w:space="0" w:color="auto"/>
            <w:bottom w:val="none" w:sz="0" w:space="0" w:color="auto"/>
            <w:right w:val="none" w:sz="0" w:space="0" w:color="auto"/>
          </w:divBdr>
        </w:div>
      </w:divsChild>
    </w:div>
    <w:div w:id="231742974">
      <w:bodyDiv w:val="1"/>
      <w:marLeft w:val="0"/>
      <w:marRight w:val="0"/>
      <w:marTop w:val="0"/>
      <w:marBottom w:val="0"/>
      <w:divBdr>
        <w:top w:val="none" w:sz="0" w:space="0" w:color="auto"/>
        <w:left w:val="none" w:sz="0" w:space="0" w:color="auto"/>
        <w:bottom w:val="none" w:sz="0" w:space="0" w:color="auto"/>
        <w:right w:val="none" w:sz="0" w:space="0" w:color="auto"/>
      </w:divBdr>
    </w:div>
    <w:div w:id="248780342">
      <w:bodyDiv w:val="1"/>
      <w:marLeft w:val="0"/>
      <w:marRight w:val="0"/>
      <w:marTop w:val="0"/>
      <w:marBottom w:val="0"/>
      <w:divBdr>
        <w:top w:val="none" w:sz="0" w:space="0" w:color="auto"/>
        <w:left w:val="none" w:sz="0" w:space="0" w:color="auto"/>
        <w:bottom w:val="none" w:sz="0" w:space="0" w:color="auto"/>
        <w:right w:val="none" w:sz="0" w:space="0" w:color="auto"/>
      </w:divBdr>
    </w:div>
    <w:div w:id="276763076">
      <w:bodyDiv w:val="1"/>
      <w:marLeft w:val="0"/>
      <w:marRight w:val="0"/>
      <w:marTop w:val="0"/>
      <w:marBottom w:val="0"/>
      <w:divBdr>
        <w:top w:val="none" w:sz="0" w:space="0" w:color="auto"/>
        <w:left w:val="none" w:sz="0" w:space="0" w:color="auto"/>
        <w:bottom w:val="none" w:sz="0" w:space="0" w:color="auto"/>
        <w:right w:val="none" w:sz="0" w:space="0" w:color="auto"/>
      </w:divBdr>
    </w:div>
    <w:div w:id="335035792">
      <w:bodyDiv w:val="1"/>
      <w:marLeft w:val="0"/>
      <w:marRight w:val="0"/>
      <w:marTop w:val="0"/>
      <w:marBottom w:val="0"/>
      <w:divBdr>
        <w:top w:val="none" w:sz="0" w:space="0" w:color="auto"/>
        <w:left w:val="none" w:sz="0" w:space="0" w:color="auto"/>
        <w:bottom w:val="none" w:sz="0" w:space="0" w:color="auto"/>
        <w:right w:val="none" w:sz="0" w:space="0" w:color="auto"/>
      </w:divBdr>
    </w:div>
    <w:div w:id="338312687">
      <w:bodyDiv w:val="1"/>
      <w:marLeft w:val="0"/>
      <w:marRight w:val="0"/>
      <w:marTop w:val="0"/>
      <w:marBottom w:val="0"/>
      <w:divBdr>
        <w:top w:val="none" w:sz="0" w:space="0" w:color="auto"/>
        <w:left w:val="none" w:sz="0" w:space="0" w:color="auto"/>
        <w:bottom w:val="none" w:sz="0" w:space="0" w:color="auto"/>
        <w:right w:val="none" w:sz="0" w:space="0" w:color="auto"/>
      </w:divBdr>
      <w:divsChild>
        <w:div w:id="668144825">
          <w:marLeft w:val="0"/>
          <w:marRight w:val="0"/>
          <w:marTop w:val="0"/>
          <w:marBottom w:val="0"/>
          <w:divBdr>
            <w:top w:val="none" w:sz="0" w:space="0" w:color="auto"/>
            <w:left w:val="none" w:sz="0" w:space="0" w:color="auto"/>
            <w:bottom w:val="none" w:sz="0" w:space="0" w:color="auto"/>
            <w:right w:val="none" w:sz="0" w:space="0" w:color="auto"/>
          </w:divBdr>
        </w:div>
      </w:divsChild>
    </w:div>
    <w:div w:id="340013517">
      <w:bodyDiv w:val="1"/>
      <w:marLeft w:val="0"/>
      <w:marRight w:val="0"/>
      <w:marTop w:val="0"/>
      <w:marBottom w:val="0"/>
      <w:divBdr>
        <w:top w:val="none" w:sz="0" w:space="0" w:color="auto"/>
        <w:left w:val="none" w:sz="0" w:space="0" w:color="auto"/>
        <w:bottom w:val="none" w:sz="0" w:space="0" w:color="auto"/>
        <w:right w:val="none" w:sz="0" w:space="0" w:color="auto"/>
      </w:divBdr>
    </w:div>
    <w:div w:id="357662249">
      <w:bodyDiv w:val="1"/>
      <w:marLeft w:val="0"/>
      <w:marRight w:val="0"/>
      <w:marTop w:val="0"/>
      <w:marBottom w:val="0"/>
      <w:divBdr>
        <w:top w:val="none" w:sz="0" w:space="0" w:color="auto"/>
        <w:left w:val="none" w:sz="0" w:space="0" w:color="auto"/>
        <w:bottom w:val="none" w:sz="0" w:space="0" w:color="auto"/>
        <w:right w:val="none" w:sz="0" w:space="0" w:color="auto"/>
      </w:divBdr>
    </w:div>
    <w:div w:id="360206630">
      <w:bodyDiv w:val="1"/>
      <w:marLeft w:val="0"/>
      <w:marRight w:val="0"/>
      <w:marTop w:val="0"/>
      <w:marBottom w:val="0"/>
      <w:divBdr>
        <w:top w:val="none" w:sz="0" w:space="0" w:color="auto"/>
        <w:left w:val="none" w:sz="0" w:space="0" w:color="auto"/>
        <w:bottom w:val="none" w:sz="0" w:space="0" w:color="auto"/>
        <w:right w:val="none" w:sz="0" w:space="0" w:color="auto"/>
      </w:divBdr>
      <w:divsChild>
        <w:div w:id="1753500284">
          <w:marLeft w:val="0"/>
          <w:marRight w:val="0"/>
          <w:marTop w:val="0"/>
          <w:marBottom w:val="0"/>
          <w:divBdr>
            <w:top w:val="none" w:sz="0" w:space="0" w:color="auto"/>
            <w:left w:val="none" w:sz="0" w:space="0" w:color="auto"/>
            <w:bottom w:val="none" w:sz="0" w:space="0" w:color="auto"/>
            <w:right w:val="none" w:sz="0" w:space="0" w:color="auto"/>
          </w:divBdr>
        </w:div>
      </w:divsChild>
    </w:div>
    <w:div w:id="368335940">
      <w:bodyDiv w:val="1"/>
      <w:marLeft w:val="0"/>
      <w:marRight w:val="0"/>
      <w:marTop w:val="0"/>
      <w:marBottom w:val="0"/>
      <w:divBdr>
        <w:top w:val="none" w:sz="0" w:space="0" w:color="auto"/>
        <w:left w:val="none" w:sz="0" w:space="0" w:color="auto"/>
        <w:bottom w:val="none" w:sz="0" w:space="0" w:color="auto"/>
        <w:right w:val="none" w:sz="0" w:space="0" w:color="auto"/>
      </w:divBdr>
      <w:divsChild>
        <w:div w:id="2089962502">
          <w:marLeft w:val="0"/>
          <w:marRight w:val="0"/>
          <w:marTop w:val="0"/>
          <w:marBottom w:val="0"/>
          <w:divBdr>
            <w:top w:val="none" w:sz="0" w:space="0" w:color="auto"/>
            <w:left w:val="none" w:sz="0" w:space="0" w:color="auto"/>
            <w:bottom w:val="none" w:sz="0" w:space="0" w:color="auto"/>
            <w:right w:val="none" w:sz="0" w:space="0" w:color="auto"/>
          </w:divBdr>
        </w:div>
      </w:divsChild>
    </w:div>
    <w:div w:id="435373656">
      <w:bodyDiv w:val="1"/>
      <w:marLeft w:val="0"/>
      <w:marRight w:val="0"/>
      <w:marTop w:val="0"/>
      <w:marBottom w:val="0"/>
      <w:divBdr>
        <w:top w:val="none" w:sz="0" w:space="0" w:color="auto"/>
        <w:left w:val="none" w:sz="0" w:space="0" w:color="auto"/>
        <w:bottom w:val="none" w:sz="0" w:space="0" w:color="auto"/>
        <w:right w:val="none" w:sz="0" w:space="0" w:color="auto"/>
      </w:divBdr>
    </w:div>
    <w:div w:id="458501058">
      <w:bodyDiv w:val="1"/>
      <w:marLeft w:val="0"/>
      <w:marRight w:val="0"/>
      <w:marTop w:val="0"/>
      <w:marBottom w:val="0"/>
      <w:divBdr>
        <w:top w:val="none" w:sz="0" w:space="0" w:color="auto"/>
        <w:left w:val="none" w:sz="0" w:space="0" w:color="auto"/>
        <w:bottom w:val="none" w:sz="0" w:space="0" w:color="auto"/>
        <w:right w:val="none" w:sz="0" w:space="0" w:color="auto"/>
      </w:divBdr>
      <w:divsChild>
        <w:div w:id="12729893">
          <w:marLeft w:val="0"/>
          <w:marRight w:val="0"/>
          <w:marTop w:val="0"/>
          <w:marBottom w:val="0"/>
          <w:divBdr>
            <w:top w:val="none" w:sz="0" w:space="0" w:color="auto"/>
            <w:left w:val="none" w:sz="0" w:space="0" w:color="auto"/>
            <w:bottom w:val="none" w:sz="0" w:space="0" w:color="auto"/>
            <w:right w:val="none" w:sz="0" w:space="0" w:color="auto"/>
          </w:divBdr>
        </w:div>
      </w:divsChild>
    </w:div>
    <w:div w:id="460000711">
      <w:bodyDiv w:val="1"/>
      <w:marLeft w:val="0"/>
      <w:marRight w:val="0"/>
      <w:marTop w:val="0"/>
      <w:marBottom w:val="0"/>
      <w:divBdr>
        <w:top w:val="none" w:sz="0" w:space="0" w:color="auto"/>
        <w:left w:val="none" w:sz="0" w:space="0" w:color="auto"/>
        <w:bottom w:val="none" w:sz="0" w:space="0" w:color="auto"/>
        <w:right w:val="none" w:sz="0" w:space="0" w:color="auto"/>
      </w:divBdr>
    </w:div>
    <w:div w:id="471868617">
      <w:bodyDiv w:val="1"/>
      <w:marLeft w:val="0"/>
      <w:marRight w:val="0"/>
      <w:marTop w:val="0"/>
      <w:marBottom w:val="0"/>
      <w:divBdr>
        <w:top w:val="none" w:sz="0" w:space="0" w:color="auto"/>
        <w:left w:val="none" w:sz="0" w:space="0" w:color="auto"/>
        <w:bottom w:val="none" w:sz="0" w:space="0" w:color="auto"/>
        <w:right w:val="none" w:sz="0" w:space="0" w:color="auto"/>
      </w:divBdr>
    </w:div>
    <w:div w:id="505753347">
      <w:bodyDiv w:val="1"/>
      <w:marLeft w:val="0"/>
      <w:marRight w:val="0"/>
      <w:marTop w:val="0"/>
      <w:marBottom w:val="0"/>
      <w:divBdr>
        <w:top w:val="none" w:sz="0" w:space="0" w:color="auto"/>
        <w:left w:val="none" w:sz="0" w:space="0" w:color="auto"/>
        <w:bottom w:val="none" w:sz="0" w:space="0" w:color="auto"/>
        <w:right w:val="none" w:sz="0" w:space="0" w:color="auto"/>
      </w:divBdr>
    </w:div>
    <w:div w:id="519972230">
      <w:bodyDiv w:val="1"/>
      <w:marLeft w:val="0"/>
      <w:marRight w:val="0"/>
      <w:marTop w:val="0"/>
      <w:marBottom w:val="0"/>
      <w:divBdr>
        <w:top w:val="none" w:sz="0" w:space="0" w:color="auto"/>
        <w:left w:val="none" w:sz="0" w:space="0" w:color="auto"/>
        <w:bottom w:val="none" w:sz="0" w:space="0" w:color="auto"/>
        <w:right w:val="none" w:sz="0" w:space="0" w:color="auto"/>
      </w:divBdr>
      <w:divsChild>
        <w:div w:id="1044787711">
          <w:marLeft w:val="0"/>
          <w:marRight w:val="0"/>
          <w:marTop w:val="0"/>
          <w:marBottom w:val="0"/>
          <w:divBdr>
            <w:top w:val="none" w:sz="0" w:space="0" w:color="auto"/>
            <w:left w:val="none" w:sz="0" w:space="0" w:color="auto"/>
            <w:bottom w:val="none" w:sz="0" w:space="0" w:color="auto"/>
            <w:right w:val="none" w:sz="0" w:space="0" w:color="auto"/>
          </w:divBdr>
        </w:div>
      </w:divsChild>
    </w:div>
    <w:div w:id="547954556">
      <w:bodyDiv w:val="1"/>
      <w:marLeft w:val="0"/>
      <w:marRight w:val="0"/>
      <w:marTop w:val="0"/>
      <w:marBottom w:val="0"/>
      <w:divBdr>
        <w:top w:val="none" w:sz="0" w:space="0" w:color="auto"/>
        <w:left w:val="none" w:sz="0" w:space="0" w:color="auto"/>
        <w:bottom w:val="none" w:sz="0" w:space="0" w:color="auto"/>
        <w:right w:val="none" w:sz="0" w:space="0" w:color="auto"/>
      </w:divBdr>
      <w:divsChild>
        <w:div w:id="297298652">
          <w:marLeft w:val="0"/>
          <w:marRight w:val="0"/>
          <w:marTop w:val="0"/>
          <w:marBottom w:val="0"/>
          <w:divBdr>
            <w:top w:val="none" w:sz="0" w:space="0" w:color="auto"/>
            <w:left w:val="none" w:sz="0" w:space="0" w:color="auto"/>
            <w:bottom w:val="none" w:sz="0" w:space="0" w:color="auto"/>
            <w:right w:val="none" w:sz="0" w:space="0" w:color="auto"/>
          </w:divBdr>
        </w:div>
      </w:divsChild>
    </w:div>
    <w:div w:id="554126866">
      <w:bodyDiv w:val="1"/>
      <w:marLeft w:val="0"/>
      <w:marRight w:val="0"/>
      <w:marTop w:val="0"/>
      <w:marBottom w:val="0"/>
      <w:divBdr>
        <w:top w:val="none" w:sz="0" w:space="0" w:color="auto"/>
        <w:left w:val="none" w:sz="0" w:space="0" w:color="auto"/>
        <w:bottom w:val="none" w:sz="0" w:space="0" w:color="auto"/>
        <w:right w:val="none" w:sz="0" w:space="0" w:color="auto"/>
      </w:divBdr>
      <w:divsChild>
        <w:div w:id="428624608">
          <w:marLeft w:val="0"/>
          <w:marRight w:val="0"/>
          <w:marTop w:val="0"/>
          <w:marBottom w:val="0"/>
          <w:divBdr>
            <w:top w:val="none" w:sz="0" w:space="0" w:color="auto"/>
            <w:left w:val="none" w:sz="0" w:space="0" w:color="auto"/>
            <w:bottom w:val="none" w:sz="0" w:space="0" w:color="auto"/>
            <w:right w:val="none" w:sz="0" w:space="0" w:color="auto"/>
          </w:divBdr>
        </w:div>
      </w:divsChild>
    </w:div>
    <w:div w:id="563878915">
      <w:bodyDiv w:val="1"/>
      <w:marLeft w:val="0"/>
      <w:marRight w:val="0"/>
      <w:marTop w:val="0"/>
      <w:marBottom w:val="0"/>
      <w:divBdr>
        <w:top w:val="none" w:sz="0" w:space="0" w:color="auto"/>
        <w:left w:val="none" w:sz="0" w:space="0" w:color="auto"/>
        <w:bottom w:val="none" w:sz="0" w:space="0" w:color="auto"/>
        <w:right w:val="none" w:sz="0" w:space="0" w:color="auto"/>
      </w:divBdr>
    </w:div>
    <w:div w:id="565074202">
      <w:bodyDiv w:val="1"/>
      <w:marLeft w:val="0"/>
      <w:marRight w:val="0"/>
      <w:marTop w:val="0"/>
      <w:marBottom w:val="0"/>
      <w:divBdr>
        <w:top w:val="none" w:sz="0" w:space="0" w:color="auto"/>
        <w:left w:val="none" w:sz="0" w:space="0" w:color="auto"/>
        <w:bottom w:val="none" w:sz="0" w:space="0" w:color="auto"/>
        <w:right w:val="none" w:sz="0" w:space="0" w:color="auto"/>
      </w:divBdr>
    </w:div>
    <w:div w:id="571701090">
      <w:bodyDiv w:val="1"/>
      <w:marLeft w:val="0"/>
      <w:marRight w:val="0"/>
      <w:marTop w:val="0"/>
      <w:marBottom w:val="0"/>
      <w:divBdr>
        <w:top w:val="none" w:sz="0" w:space="0" w:color="auto"/>
        <w:left w:val="none" w:sz="0" w:space="0" w:color="auto"/>
        <w:bottom w:val="none" w:sz="0" w:space="0" w:color="auto"/>
        <w:right w:val="none" w:sz="0" w:space="0" w:color="auto"/>
      </w:divBdr>
    </w:div>
    <w:div w:id="574974875">
      <w:bodyDiv w:val="1"/>
      <w:marLeft w:val="0"/>
      <w:marRight w:val="0"/>
      <w:marTop w:val="0"/>
      <w:marBottom w:val="0"/>
      <w:divBdr>
        <w:top w:val="none" w:sz="0" w:space="0" w:color="auto"/>
        <w:left w:val="none" w:sz="0" w:space="0" w:color="auto"/>
        <w:bottom w:val="none" w:sz="0" w:space="0" w:color="auto"/>
        <w:right w:val="none" w:sz="0" w:space="0" w:color="auto"/>
      </w:divBdr>
    </w:div>
    <w:div w:id="614673570">
      <w:bodyDiv w:val="1"/>
      <w:marLeft w:val="0"/>
      <w:marRight w:val="0"/>
      <w:marTop w:val="0"/>
      <w:marBottom w:val="0"/>
      <w:divBdr>
        <w:top w:val="none" w:sz="0" w:space="0" w:color="auto"/>
        <w:left w:val="none" w:sz="0" w:space="0" w:color="auto"/>
        <w:bottom w:val="none" w:sz="0" w:space="0" w:color="auto"/>
        <w:right w:val="none" w:sz="0" w:space="0" w:color="auto"/>
      </w:divBdr>
    </w:div>
    <w:div w:id="636187862">
      <w:bodyDiv w:val="1"/>
      <w:marLeft w:val="0"/>
      <w:marRight w:val="0"/>
      <w:marTop w:val="0"/>
      <w:marBottom w:val="0"/>
      <w:divBdr>
        <w:top w:val="none" w:sz="0" w:space="0" w:color="auto"/>
        <w:left w:val="none" w:sz="0" w:space="0" w:color="auto"/>
        <w:bottom w:val="none" w:sz="0" w:space="0" w:color="auto"/>
        <w:right w:val="none" w:sz="0" w:space="0" w:color="auto"/>
      </w:divBdr>
      <w:divsChild>
        <w:div w:id="921256182">
          <w:marLeft w:val="0"/>
          <w:marRight w:val="0"/>
          <w:marTop w:val="0"/>
          <w:marBottom w:val="0"/>
          <w:divBdr>
            <w:top w:val="none" w:sz="0" w:space="0" w:color="auto"/>
            <w:left w:val="none" w:sz="0" w:space="0" w:color="auto"/>
            <w:bottom w:val="none" w:sz="0" w:space="0" w:color="auto"/>
            <w:right w:val="none" w:sz="0" w:space="0" w:color="auto"/>
          </w:divBdr>
        </w:div>
      </w:divsChild>
    </w:div>
    <w:div w:id="638459912">
      <w:bodyDiv w:val="1"/>
      <w:marLeft w:val="0"/>
      <w:marRight w:val="0"/>
      <w:marTop w:val="0"/>
      <w:marBottom w:val="0"/>
      <w:divBdr>
        <w:top w:val="none" w:sz="0" w:space="0" w:color="auto"/>
        <w:left w:val="none" w:sz="0" w:space="0" w:color="auto"/>
        <w:bottom w:val="none" w:sz="0" w:space="0" w:color="auto"/>
        <w:right w:val="none" w:sz="0" w:space="0" w:color="auto"/>
      </w:divBdr>
      <w:divsChild>
        <w:div w:id="1854176846">
          <w:marLeft w:val="0"/>
          <w:marRight w:val="0"/>
          <w:marTop w:val="0"/>
          <w:marBottom w:val="0"/>
          <w:divBdr>
            <w:top w:val="none" w:sz="0" w:space="0" w:color="auto"/>
            <w:left w:val="none" w:sz="0" w:space="0" w:color="auto"/>
            <w:bottom w:val="none" w:sz="0" w:space="0" w:color="auto"/>
            <w:right w:val="none" w:sz="0" w:space="0" w:color="auto"/>
          </w:divBdr>
        </w:div>
      </w:divsChild>
    </w:div>
    <w:div w:id="659507049">
      <w:bodyDiv w:val="1"/>
      <w:marLeft w:val="0"/>
      <w:marRight w:val="0"/>
      <w:marTop w:val="0"/>
      <w:marBottom w:val="0"/>
      <w:divBdr>
        <w:top w:val="none" w:sz="0" w:space="0" w:color="auto"/>
        <w:left w:val="none" w:sz="0" w:space="0" w:color="auto"/>
        <w:bottom w:val="none" w:sz="0" w:space="0" w:color="auto"/>
        <w:right w:val="none" w:sz="0" w:space="0" w:color="auto"/>
      </w:divBdr>
      <w:divsChild>
        <w:div w:id="950014915">
          <w:marLeft w:val="0"/>
          <w:marRight w:val="0"/>
          <w:marTop w:val="0"/>
          <w:marBottom w:val="0"/>
          <w:divBdr>
            <w:top w:val="none" w:sz="0" w:space="0" w:color="auto"/>
            <w:left w:val="none" w:sz="0" w:space="0" w:color="auto"/>
            <w:bottom w:val="none" w:sz="0" w:space="0" w:color="auto"/>
            <w:right w:val="none" w:sz="0" w:space="0" w:color="auto"/>
          </w:divBdr>
        </w:div>
      </w:divsChild>
    </w:div>
    <w:div w:id="671227653">
      <w:bodyDiv w:val="1"/>
      <w:marLeft w:val="0"/>
      <w:marRight w:val="0"/>
      <w:marTop w:val="0"/>
      <w:marBottom w:val="0"/>
      <w:divBdr>
        <w:top w:val="none" w:sz="0" w:space="0" w:color="auto"/>
        <w:left w:val="none" w:sz="0" w:space="0" w:color="auto"/>
        <w:bottom w:val="none" w:sz="0" w:space="0" w:color="auto"/>
        <w:right w:val="none" w:sz="0" w:space="0" w:color="auto"/>
      </w:divBdr>
      <w:divsChild>
        <w:div w:id="413017245">
          <w:marLeft w:val="0"/>
          <w:marRight w:val="0"/>
          <w:marTop w:val="0"/>
          <w:marBottom w:val="0"/>
          <w:divBdr>
            <w:top w:val="none" w:sz="0" w:space="0" w:color="auto"/>
            <w:left w:val="none" w:sz="0" w:space="0" w:color="auto"/>
            <w:bottom w:val="none" w:sz="0" w:space="0" w:color="auto"/>
            <w:right w:val="none" w:sz="0" w:space="0" w:color="auto"/>
          </w:divBdr>
        </w:div>
      </w:divsChild>
    </w:div>
    <w:div w:id="714308690">
      <w:bodyDiv w:val="1"/>
      <w:marLeft w:val="0"/>
      <w:marRight w:val="0"/>
      <w:marTop w:val="0"/>
      <w:marBottom w:val="0"/>
      <w:divBdr>
        <w:top w:val="none" w:sz="0" w:space="0" w:color="auto"/>
        <w:left w:val="none" w:sz="0" w:space="0" w:color="auto"/>
        <w:bottom w:val="none" w:sz="0" w:space="0" w:color="auto"/>
        <w:right w:val="none" w:sz="0" w:space="0" w:color="auto"/>
      </w:divBdr>
    </w:div>
    <w:div w:id="718407190">
      <w:bodyDiv w:val="1"/>
      <w:marLeft w:val="0"/>
      <w:marRight w:val="0"/>
      <w:marTop w:val="0"/>
      <w:marBottom w:val="0"/>
      <w:divBdr>
        <w:top w:val="none" w:sz="0" w:space="0" w:color="auto"/>
        <w:left w:val="none" w:sz="0" w:space="0" w:color="auto"/>
        <w:bottom w:val="none" w:sz="0" w:space="0" w:color="auto"/>
        <w:right w:val="none" w:sz="0" w:space="0" w:color="auto"/>
      </w:divBdr>
    </w:div>
    <w:div w:id="744883182">
      <w:bodyDiv w:val="1"/>
      <w:marLeft w:val="0"/>
      <w:marRight w:val="0"/>
      <w:marTop w:val="0"/>
      <w:marBottom w:val="0"/>
      <w:divBdr>
        <w:top w:val="none" w:sz="0" w:space="0" w:color="auto"/>
        <w:left w:val="none" w:sz="0" w:space="0" w:color="auto"/>
        <w:bottom w:val="none" w:sz="0" w:space="0" w:color="auto"/>
        <w:right w:val="none" w:sz="0" w:space="0" w:color="auto"/>
      </w:divBdr>
      <w:divsChild>
        <w:div w:id="721366631">
          <w:marLeft w:val="0"/>
          <w:marRight w:val="0"/>
          <w:marTop w:val="0"/>
          <w:marBottom w:val="0"/>
          <w:divBdr>
            <w:top w:val="none" w:sz="0" w:space="0" w:color="auto"/>
            <w:left w:val="none" w:sz="0" w:space="0" w:color="auto"/>
            <w:bottom w:val="none" w:sz="0" w:space="0" w:color="auto"/>
            <w:right w:val="none" w:sz="0" w:space="0" w:color="auto"/>
          </w:divBdr>
        </w:div>
      </w:divsChild>
    </w:div>
    <w:div w:id="745537932">
      <w:bodyDiv w:val="1"/>
      <w:marLeft w:val="0"/>
      <w:marRight w:val="0"/>
      <w:marTop w:val="0"/>
      <w:marBottom w:val="0"/>
      <w:divBdr>
        <w:top w:val="none" w:sz="0" w:space="0" w:color="auto"/>
        <w:left w:val="none" w:sz="0" w:space="0" w:color="auto"/>
        <w:bottom w:val="none" w:sz="0" w:space="0" w:color="auto"/>
        <w:right w:val="none" w:sz="0" w:space="0" w:color="auto"/>
      </w:divBdr>
    </w:div>
    <w:div w:id="772045440">
      <w:bodyDiv w:val="1"/>
      <w:marLeft w:val="0"/>
      <w:marRight w:val="0"/>
      <w:marTop w:val="0"/>
      <w:marBottom w:val="0"/>
      <w:divBdr>
        <w:top w:val="none" w:sz="0" w:space="0" w:color="auto"/>
        <w:left w:val="none" w:sz="0" w:space="0" w:color="auto"/>
        <w:bottom w:val="none" w:sz="0" w:space="0" w:color="auto"/>
        <w:right w:val="none" w:sz="0" w:space="0" w:color="auto"/>
      </w:divBdr>
    </w:div>
    <w:div w:id="773280719">
      <w:bodyDiv w:val="1"/>
      <w:marLeft w:val="0"/>
      <w:marRight w:val="0"/>
      <w:marTop w:val="0"/>
      <w:marBottom w:val="0"/>
      <w:divBdr>
        <w:top w:val="none" w:sz="0" w:space="0" w:color="auto"/>
        <w:left w:val="none" w:sz="0" w:space="0" w:color="auto"/>
        <w:bottom w:val="none" w:sz="0" w:space="0" w:color="auto"/>
        <w:right w:val="none" w:sz="0" w:space="0" w:color="auto"/>
      </w:divBdr>
    </w:div>
    <w:div w:id="793712764">
      <w:bodyDiv w:val="1"/>
      <w:marLeft w:val="0"/>
      <w:marRight w:val="0"/>
      <w:marTop w:val="0"/>
      <w:marBottom w:val="0"/>
      <w:divBdr>
        <w:top w:val="none" w:sz="0" w:space="0" w:color="auto"/>
        <w:left w:val="none" w:sz="0" w:space="0" w:color="auto"/>
        <w:bottom w:val="none" w:sz="0" w:space="0" w:color="auto"/>
        <w:right w:val="none" w:sz="0" w:space="0" w:color="auto"/>
      </w:divBdr>
    </w:div>
    <w:div w:id="795176852">
      <w:bodyDiv w:val="1"/>
      <w:marLeft w:val="0"/>
      <w:marRight w:val="0"/>
      <w:marTop w:val="0"/>
      <w:marBottom w:val="0"/>
      <w:divBdr>
        <w:top w:val="none" w:sz="0" w:space="0" w:color="auto"/>
        <w:left w:val="none" w:sz="0" w:space="0" w:color="auto"/>
        <w:bottom w:val="none" w:sz="0" w:space="0" w:color="auto"/>
        <w:right w:val="none" w:sz="0" w:space="0" w:color="auto"/>
      </w:divBdr>
      <w:divsChild>
        <w:div w:id="592326554">
          <w:marLeft w:val="0"/>
          <w:marRight w:val="0"/>
          <w:marTop w:val="0"/>
          <w:marBottom w:val="0"/>
          <w:divBdr>
            <w:top w:val="none" w:sz="0" w:space="0" w:color="auto"/>
            <w:left w:val="none" w:sz="0" w:space="0" w:color="auto"/>
            <w:bottom w:val="none" w:sz="0" w:space="0" w:color="auto"/>
            <w:right w:val="none" w:sz="0" w:space="0" w:color="auto"/>
          </w:divBdr>
        </w:div>
      </w:divsChild>
    </w:div>
    <w:div w:id="820119109">
      <w:bodyDiv w:val="1"/>
      <w:marLeft w:val="0"/>
      <w:marRight w:val="0"/>
      <w:marTop w:val="0"/>
      <w:marBottom w:val="0"/>
      <w:divBdr>
        <w:top w:val="none" w:sz="0" w:space="0" w:color="auto"/>
        <w:left w:val="none" w:sz="0" w:space="0" w:color="auto"/>
        <w:bottom w:val="none" w:sz="0" w:space="0" w:color="auto"/>
        <w:right w:val="none" w:sz="0" w:space="0" w:color="auto"/>
      </w:divBdr>
      <w:divsChild>
        <w:div w:id="157497966">
          <w:marLeft w:val="0"/>
          <w:marRight w:val="0"/>
          <w:marTop w:val="0"/>
          <w:marBottom w:val="0"/>
          <w:divBdr>
            <w:top w:val="none" w:sz="0" w:space="0" w:color="auto"/>
            <w:left w:val="none" w:sz="0" w:space="0" w:color="auto"/>
            <w:bottom w:val="none" w:sz="0" w:space="0" w:color="auto"/>
            <w:right w:val="none" w:sz="0" w:space="0" w:color="auto"/>
          </w:divBdr>
        </w:div>
      </w:divsChild>
    </w:div>
    <w:div w:id="837618599">
      <w:bodyDiv w:val="1"/>
      <w:marLeft w:val="0"/>
      <w:marRight w:val="0"/>
      <w:marTop w:val="0"/>
      <w:marBottom w:val="0"/>
      <w:divBdr>
        <w:top w:val="none" w:sz="0" w:space="0" w:color="auto"/>
        <w:left w:val="none" w:sz="0" w:space="0" w:color="auto"/>
        <w:bottom w:val="none" w:sz="0" w:space="0" w:color="auto"/>
        <w:right w:val="none" w:sz="0" w:space="0" w:color="auto"/>
      </w:divBdr>
    </w:div>
    <w:div w:id="838085973">
      <w:bodyDiv w:val="1"/>
      <w:marLeft w:val="0"/>
      <w:marRight w:val="0"/>
      <w:marTop w:val="0"/>
      <w:marBottom w:val="0"/>
      <w:divBdr>
        <w:top w:val="none" w:sz="0" w:space="0" w:color="auto"/>
        <w:left w:val="none" w:sz="0" w:space="0" w:color="auto"/>
        <w:bottom w:val="none" w:sz="0" w:space="0" w:color="auto"/>
        <w:right w:val="none" w:sz="0" w:space="0" w:color="auto"/>
      </w:divBdr>
      <w:divsChild>
        <w:div w:id="1663697378">
          <w:marLeft w:val="0"/>
          <w:marRight w:val="0"/>
          <w:marTop w:val="0"/>
          <w:marBottom w:val="0"/>
          <w:divBdr>
            <w:top w:val="none" w:sz="0" w:space="0" w:color="auto"/>
            <w:left w:val="none" w:sz="0" w:space="0" w:color="auto"/>
            <w:bottom w:val="none" w:sz="0" w:space="0" w:color="auto"/>
            <w:right w:val="none" w:sz="0" w:space="0" w:color="auto"/>
          </w:divBdr>
        </w:div>
      </w:divsChild>
    </w:div>
    <w:div w:id="848983863">
      <w:bodyDiv w:val="1"/>
      <w:marLeft w:val="0"/>
      <w:marRight w:val="0"/>
      <w:marTop w:val="0"/>
      <w:marBottom w:val="0"/>
      <w:divBdr>
        <w:top w:val="none" w:sz="0" w:space="0" w:color="auto"/>
        <w:left w:val="none" w:sz="0" w:space="0" w:color="auto"/>
        <w:bottom w:val="none" w:sz="0" w:space="0" w:color="auto"/>
        <w:right w:val="none" w:sz="0" w:space="0" w:color="auto"/>
      </w:divBdr>
      <w:divsChild>
        <w:div w:id="1513832394">
          <w:marLeft w:val="0"/>
          <w:marRight w:val="0"/>
          <w:marTop w:val="0"/>
          <w:marBottom w:val="0"/>
          <w:divBdr>
            <w:top w:val="none" w:sz="0" w:space="0" w:color="auto"/>
            <w:left w:val="none" w:sz="0" w:space="0" w:color="auto"/>
            <w:bottom w:val="none" w:sz="0" w:space="0" w:color="auto"/>
            <w:right w:val="none" w:sz="0" w:space="0" w:color="auto"/>
          </w:divBdr>
        </w:div>
      </w:divsChild>
    </w:div>
    <w:div w:id="857351232">
      <w:bodyDiv w:val="1"/>
      <w:marLeft w:val="0"/>
      <w:marRight w:val="0"/>
      <w:marTop w:val="0"/>
      <w:marBottom w:val="0"/>
      <w:divBdr>
        <w:top w:val="none" w:sz="0" w:space="0" w:color="auto"/>
        <w:left w:val="none" w:sz="0" w:space="0" w:color="auto"/>
        <w:bottom w:val="none" w:sz="0" w:space="0" w:color="auto"/>
        <w:right w:val="none" w:sz="0" w:space="0" w:color="auto"/>
      </w:divBdr>
    </w:div>
    <w:div w:id="866677544">
      <w:bodyDiv w:val="1"/>
      <w:marLeft w:val="0"/>
      <w:marRight w:val="0"/>
      <w:marTop w:val="0"/>
      <w:marBottom w:val="0"/>
      <w:divBdr>
        <w:top w:val="none" w:sz="0" w:space="0" w:color="auto"/>
        <w:left w:val="none" w:sz="0" w:space="0" w:color="auto"/>
        <w:bottom w:val="none" w:sz="0" w:space="0" w:color="auto"/>
        <w:right w:val="none" w:sz="0" w:space="0" w:color="auto"/>
      </w:divBdr>
    </w:div>
    <w:div w:id="895823185">
      <w:bodyDiv w:val="1"/>
      <w:marLeft w:val="0"/>
      <w:marRight w:val="0"/>
      <w:marTop w:val="0"/>
      <w:marBottom w:val="0"/>
      <w:divBdr>
        <w:top w:val="none" w:sz="0" w:space="0" w:color="auto"/>
        <w:left w:val="none" w:sz="0" w:space="0" w:color="auto"/>
        <w:bottom w:val="none" w:sz="0" w:space="0" w:color="auto"/>
        <w:right w:val="none" w:sz="0" w:space="0" w:color="auto"/>
      </w:divBdr>
      <w:divsChild>
        <w:div w:id="437650964">
          <w:marLeft w:val="0"/>
          <w:marRight w:val="0"/>
          <w:marTop w:val="0"/>
          <w:marBottom w:val="0"/>
          <w:divBdr>
            <w:top w:val="none" w:sz="0" w:space="0" w:color="auto"/>
            <w:left w:val="none" w:sz="0" w:space="0" w:color="auto"/>
            <w:bottom w:val="none" w:sz="0" w:space="0" w:color="auto"/>
            <w:right w:val="none" w:sz="0" w:space="0" w:color="auto"/>
          </w:divBdr>
        </w:div>
      </w:divsChild>
    </w:div>
    <w:div w:id="925654032">
      <w:bodyDiv w:val="1"/>
      <w:marLeft w:val="0"/>
      <w:marRight w:val="0"/>
      <w:marTop w:val="0"/>
      <w:marBottom w:val="0"/>
      <w:divBdr>
        <w:top w:val="none" w:sz="0" w:space="0" w:color="auto"/>
        <w:left w:val="none" w:sz="0" w:space="0" w:color="auto"/>
        <w:bottom w:val="none" w:sz="0" w:space="0" w:color="auto"/>
        <w:right w:val="none" w:sz="0" w:space="0" w:color="auto"/>
      </w:divBdr>
    </w:div>
    <w:div w:id="942416337">
      <w:bodyDiv w:val="1"/>
      <w:marLeft w:val="0"/>
      <w:marRight w:val="0"/>
      <w:marTop w:val="0"/>
      <w:marBottom w:val="0"/>
      <w:divBdr>
        <w:top w:val="none" w:sz="0" w:space="0" w:color="auto"/>
        <w:left w:val="none" w:sz="0" w:space="0" w:color="auto"/>
        <w:bottom w:val="none" w:sz="0" w:space="0" w:color="auto"/>
        <w:right w:val="none" w:sz="0" w:space="0" w:color="auto"/>
      </w:divBdr>
    </w:div>
    <w:div w:id="1003434615">
      <w:bodyDiv w:val="1"/>
      <w:marLeft w:val="0"/>
      <w:marRight w:val="0"/>
      <w:marTop w:val="0"/>
      <w:marBottom w:val="0"/>
      <w:divBdr>
        <w:top w:val="none" w:sz="0" w:space="0" w:color="auto"/>
        <w:left w:val="none" w:sz="0" w:space="0" w:color="auto"/>
        <w:bottom w:val="none" w:sz="0" w:space="0" w:color="auto"/>
        <w:right w:val="none" w:sz="0" w:space="0" w:color="auto"/>
      </w:divBdr>
    </w:div>
    <w:div w:id="1012297025">
      <w:bodyDiv w:val="1"/>
      <w:marLeft w:val="0"/>
      <w:marRight w:val="0"/>
      <w:marTop w:val="0"/>
      <w:marBottom w:val="0"/>
      <w:divBdr>
        <w:top w:val="none" w:sz="0" w:space="0" w:color="auto"/>
        <w:left w:val="none" w:sz="0" w:space="0" w:color="auto"/>
        <w:bottom w:val="none" w:sz="0" w:space="0" w:color="auto"/>
        <w:right w:val="none" w:sz="0" w:space="0" w:color="auto"/>
      </w:divBdr>
      <w:divsChild>
        <w:div w:id="908350628">
          <w:marLeft w:val="0"/>
          <w:marRight w:val="0"/>
          <w:marTop w:val="0"/>
          <w:marBottom w:val="0"/>
          <w:divBdr>
            <w:top w:val="none" w:sz="0" w:space="0" w:color="auto"/>
            <w:left w:val="none" w:sz="0" w:space="0" w:color="auto"/>
            <w:bottom w:val="none" w:sz="0" w:space="0" w:color="auto"/>
            <w:right w:val="none" w:sz="0" w:space="0" w:color="auto"/>
          </w:divBdr>
        </w:div>
      </w:divsChild>
    </w:div>
    <w:div w:id="1021198691">
      <w:bodyDiv w:val="1"/>
      <w:marLeft w:val="0"/>
      <w:marRight w:val="0"/>
      <w:marTop w:val="0"/>
      <w:marBottom w:val="0"/>
      <w:divBdr>
        <w:top w:val="none" w:sz="0" w:space="0" w:color="auto"/>
        <w:left w:val="none" w:sz="0" w:space="0" w:color="auto"/>
        <w:bottom w:val="none" w:sz="0" w:space="0" w:color="auto"/>
        <w:right w:val="none" w:sz="0" w:space="0" w:color="auto"/>
      </w:divBdr>
    </w:div>
    <w:div w:id="1043990732">
      <w:bodyDiv w:val="1"/>
      <w:marLeft w:val="0"/>
      <w:marRight w:val="0"/>
      <w:marTop w:val="0"/>
      <w:marBottom w:val="0"/>
      <w:divBdr>
        <w:top w:val="none" w:sz="0" w:space="0" w:color="auto"/>
        <w:left w:val="none" w:sz="0" w:space="0" w:color="auto"/>
        <w:bottom w:val="none" w:sz="0" w:space="0" w:color="auto"/>
        <w:right w:val="none" w:sz="0" w:space="0" w:color="auto"/>
      </w:divBdr>
    </w:div>
    <w:div w:id="1071611844">
      <w:bodyDiv w:val="1"/>
      <w:marLeft w:val="0"/>
      <w:marRight w:val="0"/>
      <w:marTop w:val="0"/>
      <w:marBottom w:val="0"/>
      <w:divBdr>
        <w:top w:val="none" w:sz="0" w:space="0" w:color="auto"/>
        <w:left w:val="none" w:sz="0" w:space="0" w:color="auto"/>
        <w:bottom w:val="none" w:sz="0" w:space="0" w:color="auto"/>
        <w:right w:val="none" w:sz="0" w:space="0" w:color="auto"/>
      </w:divBdr>
    </w:div>
    <w:div w:id="1073166814">
      <w:bodyDiv w:val="1"/>
      <w:marLeft w:val="0"/>
      <w:marRight w:val="0"/>
      <w:marTop w:val="0"/>
      <w:marBottom w:val="0"/>
      <w:divBdr>
        <w:top w:val="none" w:sz="0" w:space="0" w:color="auto"/>
        <w:left w:val="none" w:sz="0" w:space="0" w:color="auto"/>
        <w:bottom w:val="none" w:sz="0" w:space="0" w:color="auto"/>
        <w:right w:val="none" w:sz="0" w:space="0" w:color="auto"/>
      </w:divBdr>
      <w:divsChild>
        <w:div w:id="643970584">
          <w:marLeft w:val="0"/>
          <w:marRight w:val="0"/>
          <w:marTop w:val="0"/>
          <w:marBottom w:val="0"/>
          <w:divBdr>
            <w:top w:val="none" w:sz="0" w:space="0" w:color="auto"/>
            <w:left w:val="none" w:sz="0" w:space="0" w:color="auto"/>
            <w:bottom w:val="none" w:sz="0" w:space="0" w:color="auto"/>
            <w:right w:val="none" w:sz="0" w:space="0" w:color="auto"/>
          </w:divBdr>
        </w:div>
      </w:divsChild>
    </w:div>
    <w:div w:id="1084568191">
      <w:bodyDiv w:val="1"/>
      <w:marLeft w:val="0"/>
      <w:marRight w:val="0"/>
      <w:marTop w:val="0"/>
      <w:marBottom w:val="0"/>
      <w:divBdr>
        <w:top w:val="none" w:sz="0" w:space="0" w:color="auto"/>
        <w:left w:val="none" w:sz="0" w:space="0" w:color="auto"/>
        <w:bottom w:val="none" w:sz="0" w:space="0" w:color="auto"/>
        <w:right w:val="none" w:sz="0" w:space="0" w:color="auto"/>
      </w:divBdr>
      <w:divsChild>
        <w:div w:id="171573298">
          <w:marLeft w:val="0"/>
          <w:marRight w:val="0"/>
          <w:marTop w:val="0"/>
          <w:marBottom w:val="0"/>
          <w:divBdr>
            <w:top w:val="none" w:sz="0" w:space="0" w:color="auto"/>
            <w:left w:val="none" w:sz="0" w:space="0" w:color="auto"/>
            <w:bottom w:val="none" w:sz="0" w:space="0" w:color="auto"/>
            <w:right w:val="none" w:sz="0" w:space="0" w:color="auto"/>
          </w:divBdr>
        </w:div>
        <w:div w:id="343287479">
          <w:marLeft w:val="0"/>
          <w:marRight w:val="0"/>
          <w:marTop w:val="0"/>
          <w:marBottom w:val="0"/>
          <w:divBdr>
            <w:top w:val="none" w:sz="0" w:space="0" w:color="auto"/>
            <w:left w:val="none" w:sz="0" w:space="0" w:color="auto"/>
            <w:bottom w:val="none" w:sz="0" w:space="0" w:color="auto"/>
            <w:right w:val="none" w:sz="0" w:space="0" w:color="auto"/>
          </w:divBdr>
        </w:div>
        <w:div w:id="443118046">
          <w:marLeft w:val="0"/>
          <w:marRight w:val="0"/>
          <w:marTop w:val="0"/>
          <w:marBottom w:val="0"/>
          <w:divBdr>
            <w:top w:val="none" w:sz="0" w:space="0" w:color="auto"/>
            <w:left w:val="none" w:sz="0" w:space="0" w:color="auto"/>
            <w:bottom w:val="none" w:sz="0" w:space="0" w:color="auto"/>
            <w:right w:val="none" w:sz="0" w:space="0" w:color="auto"/>
          </w:divBdr>
        </w:div>
        <w:div w:id="484202671">
          <w:marLeft w:val="0"/>
          <w:marRight w:val="0"/>
          <w:marTop w:val="0"/>
          <w:marBottom w:val="0"/>
          <w:divBdr>
            <w:top w:val="none" w:sz="0" w:space="0" w:color="auto"/>
            <w:left w:val="none" w:sz="0" w:space="0" w:color="auto"/>
            <w:bottom w:val="none" w:sz="0" w:space="0" w:color="auto"/>
            <w:right w:val="none" w:sz="0" w:space="0" w:color="auto"/>
          </w:divBdr>
        </w:div>
        <w:div w:id="658190872">
          <w:marLeft w:val="0"/>
          <w:marRight w:val="0"/>
          <w:marTop w:val="0"/>
          <w:marBottom w:val="0"/>
          <w:divBdr>
            <w:top w:val="none" w:sz="0" w:space="0" w:color="auto"/>
            <w:left w:val="none" w:sz="0" w:space="0" w:color="auto"/>
            <w:bottom w:val="none" w:sz="0" w:space="0" w:color="auto"/>
            <w:right w:val="none" w:sz="0" w:space="0" w:color="auto"/>
          </w:divBdr>
        </w:div>
        <w:div w:id="1081870841">
          <w:marLeft w:val="0"/>
          <w:marRight w:val="0"/>
          <w:marTop w:val="0"/>
          <w:marBottom w:val="0"/>
          <w:divBdr>
            <w:top w:val="none" w:sz="0" w:space="0" w:color="auto"/>
            <w:left w:val="none" w:sz="0" w:space="0" w:color="auto"/>
            <w:bottom w:val="none" w:sz="0" w:space="0" w:color="auto"/>
            <w:right w:val="none" w:sz="0" w:space="0" w:color="auto"/>
          </w:divBdr>
        </w:div>
        <w:div w:id="1167020246">
          <w:marLeft w:val="0"/>
          <w:marRight w:val="0"/>
          <w:marTop w:val="0"/>
          <w:marBottom w:val="0"/>
          <w:divBdr>
            <w:top w:val="none" w:sz="0" w:space="0" w:color="auto"/>
            <w:left w:val="none" w:sz="0" w:space="0" w:color="auto"/>
            <w:bottom w:val="none" w:sz="0" w:space="0" w:color="auto"/>
            <w:right w:val="none" w:sz="0" w:space="0" w:color="auto"/>
          </w:divBdr>
        </w:div>
        <w:div w:id="1215198293">
          <w:marLeft w:val="0"/>
          <w:marRight w:val="0"/>
          <w:marTop w:val="0"/>
          <w:marBottom w:val="0"/>
          <w:divBdr>
            <w:top w:val="none" w:sz="0" w:space="0" w:color="auto"/>
            <w:left w:val="none" w:sz="0" w:space="0" w:color="auto"/>
            <w:bottom w:val="none" w:sz="0" w:space="0" w:color="auto"/>
            <w:right w:val="none" w:sz="0" w:space="0" w:color="auto"/>
          </w:divBdr>
        </w:div>
        <w:div w:id="1547569586">
          <w:marLeft w:val="0"/>
          <w:marRight w:val="0"/>
          <w:marTop w:val="0"/>
          <w:marBottom w:val="0"/>
          <w:divBdr>
            <w:top w:val="none" w:sz="0" w:space="0" w:color="auto"/>
            <w:left w:val="none" w:sz="0" w:space="0" w:color="auto"/>
            <w:bottom w:val="none" w:sz="0" w:space="0" w:color="auto"/>
            <w:right w:val="none" w:sz="0" w:space="0" w:color="auto"/>
          </w:divBdr>
        </w:div>
        <w:div w:id="1604996741">
          <w:marLeft w:val="0"/>
          <w:marRight w:val="0"/>
          <w:marTop w:val="0"/>
          <w:marBottom w:val="0"/>
          <w:divBdr>
            <w:top w:val="none" w:sz="0" w:space="0" w:color="auto"/>
            <w:left w:val="none" w:sz="0" w:space="0" w:color="auto"/>
            <w:bottom w:val="none" w:sz="0" w:space="0" w:color="auto"/>
            <w:right w:val="none" w:sz="0" w:space="0" w:color="auto"/>
          </w:divBdr>
        </w:div>
        <w:div w:id="1682244826">
          <w:marLeft w:val="0"/>
          <w:marRight w:val="0"/>
          <w:marTop w:val="0"/>
          <w:marBottom w:val="0"/>
          <w:divBdr>
            <w:top w:val="none" w:sz="0" w:space="0" w:color="auto"/>
            <w:left w:val="none" w:sz="0" w:space="0" w:color="auto"/>
            <w:bottom w:val="none" w:sz="0" w:space="0" w:color="auto"/>
            <w:right w:val="none" w:sz="0" w:space="0" w:color="auto"/>
          </w:divBdr>
        </w:div>
        <w:div w:id="2044867726">
          <w:marLeft w:val="0"/>
          <w:marRight w:val="0"/>
          <w:marTop w:val="0"/>
          <w:marBottom w:val="0"/>
          <w:divBdr>
            <w:top w:val="none" w:sz="0" w:space="0" w:color="auto"/>
            <w:left w:val="none" w:sz="0" w:space="0" w:color="auto"/>
            <w:bottom w:val="none" w:sz="0" w:space="0" w:color="auto"/>
            <w:right w:val="none" w:sz="0" w:space="0" w:color="auto"/>
          </w:divBdr>
        </w:div>
      </w:divsChild>
    </w:div>
    <w:div w:id="1090271749">
      <w:bodyDiv w:val="1"/>
      <w:marLeft w:val="0"/>
      <w:marRight w:val="0"/>
      <w:marTop w:val="0"/>
      <w:marBottom w:val="0"/>
      <w:divBdr>
        <w:top w:val="none" w:sz="0" w:space="0" w:color="auto"/>
        <w:left w:val="none" w:sz="0" w:space="0" w:color="auto"/>
        <w:bottom w:val="none" w:sz="0" w:space="0" w:color="auto"/>
        <w:right w:val="none" w:sz="0" w:space="0" w:color="auto"/>
      </w:divBdr>
    </w:div>
    <w:div w:id="1097679083">
      <w:bodyDiv w:val="1"/>
      <w:marLeft w:val="0"/>
      <w:marRight w:val="0"/>
      <w:marTop w:val="0"/>
      <w:marBottom w:val="0"/>
      <w:divBdr>
        <w:top w:val="none" w:sz="0" w:space="0" w:color="auto"/>
        <w:left w:val="none" w:sz="0" w:space="0" w:color="auto"/>
        <w:bottom w:val="none" w:sz="0" w:space="0" w:color="auto"/>
        <w:right w:val="none" w:sz="0" w:space="0" w:color="auto"/>
      </w:divBdr>
    </w:div>
    <w:div w:id="1153520213">
      <w:bodyDiv w:val="1"/>
      <w:marLeft w:val="0"/>
      <w:marRight w:val="0"/>
      <w:marTop w:val="0"/>
      <w:marBottom w:val="0"/>
      <w:divBdr>
        <w:top w:val="none" w:sz="0" w:space="0" w:color="auto"/>
        <w:left w:val="none" w:sz="0" w:space="0" w:color="auto"/>
        <w:bottom w:val="none" w:sz="0" w:space="0" w:color="auto"/>
        <w:right w:val="none" w:sz="0" w:space="0" w:color="auto"/>
      </w:divBdr>
      <w:divsChild>
        <w:div w:id="974530297">
          <w:marLeft w:val="0"/>
          <w:marRight w:val="0"/>
          <w:marTop w:val="0"/>
          <w:marBottom w:val="0"/>
          <w:divBdr>
            <w:top w:val="none" w:sz="0" w:space="0" w:color="auto"/>
            <w:left w:val="none" w:sz="0" w:space="0" w:color="auto"/>
            <w:bottom w:val="none" w:sz="0" w:space="0" w:color="auto"/>
            <w:right w:val="none" w:sz="0" w:space="0" w:color="auto"/>
          </w:divBdr>
        </w:div>
      </w:divsChild>
    </w:div>
    <w:div w:id="1168860192">
      <w:bodyDiv w:val="1"/>
      <w:marLeft w:val="0"/>
      <w:marRight w:val="0"/>
      <w:marTop w:val="0"/>
      <w:marBottom w:val="0"/>
      <w:divBdr>
        <w:top w:val="none" w:sz="0" w:space="0" w:color="auto"/>
        <w:left w:val="none" w:sz="0" w:space="0" w:color="auto"/>
        <w:bottom w:val="none" w:sz="0" w:space="0" w:color="auto"/>
        <w:right w:val="none" w:sz="0" w:space="0" w:color="auto"/>
      </w:divBdr>
    </w:div>
    <w:div w:id="1185095528">
      <w:bodyDiv w:val="1"/>
      <w:marLeft w:val="0"/>
      <w:marRight w:val="0"/>
      <w:marTop w:val="0"/>
      <w:marBottom w:val="0"/>
      <w:divBdr>
        <w:top w:val="none" w:sz="0" w:space="0" w:color="auto"/>
        <w:left w:val="none" w:sz="0" w:space="0" w:color="auto"/>
        <w:bottom w:val="none" w:sz="0" w:space="0" w:color="auto"/>
        <w:right w:val="none" w:sz="0" w:space="0" w:color="auto"/>
      </w:divBdr>
      <w:divsChild>
        <w:div w:id="62023302">
          <w:marLeft w:val="0"/>
          <w:marRight w:val="0"/>
          <w:marTop w:val="0"/>
          <w:marBottom w:val="0"/>
          <w:divBdr>
            <w:top w:val="none" w:sz="0" w:space="0" w:color="auto"/>
            <w:left w:val="none" w:sz="0" w:space="0" w:color="auto"/>
            <w:bottom w:val="none" w:sz="0" w:space="0" w:color="auto"/>
            <w:right w:val="none" w:sz="0" w:space="0" w:color="auto"/>
          </w:divBdr>
        </w:div>
      </w:divsChild>
    </w:div>
    <w:div w:id="1193687887">
      <w:bodyDiv w:val="1"/>
      <w:marLeft w:val="0"/>
      <w:marRight w:val="0"/>
      <w:marTop w:val="0"/>
      <w:marBottom w:val="0"/>
      <w:divBdr>
        <w:top w:val="none" w:sz="0" w:space="0" w:color="auto"/>
        <w:left w:val="none" w:sz="0" w:space="0" w:color="auto"/>
        <w:bottom w:val="none" w:sz="0" w:space="0" w:color="auto"/>
        <w:right w:val="none" w:sz="0" w:space="0" w:color="auto"/>
      </w:divBdr>
      <w:divsChild>
        <w:div w:id="1266228898">
          <w:marLeft w:val="0"/>
          <w:marRight w:val="0"/>
          <w:marTop w:val="0"/>
          <w:marBottom w:val="0"/>
          <w:divBdr>
            <w:top w:val="none" w:sz="0" w:space="0" w:color="auto"/>
            <w:left w:val="none" w:sz="0" w:space="0" w:color="auto"/>
            <w:bottom w:val="none" w:sz="0" w:space="0" w:color="auto"/>
            <w:right w:val="none" w:sz="0" w:space="0" w:color="auto"/>
          </w:divBdr>
        </w:div>
      </w:divsChild>
    </w:div>
    <w:div w:id="1193956299">
      <w:bodyDiv w:val="1"/>
      <w:marLeft w:val="0"/>
      <w:marRight w:val="0"/>
      <w:marTop w:val="0"/>
      <w:marBottom w:val="0"/>
      <w:divBdr>
        <w:top w:val="none" w:sz="0" w:space="0" w:color="auto"/>
        <w:left w:val="none" w:sz="0" w:space="0" w:color="auto"/>
        <w:bottom w:val="none" w:sz="0" w:space="0" w:color="auto"/>
        <w:right w:val="none" w:sz="0" w:space="0" w:color="auto"/>
      </w:divBdr>
    </w:div>
    <w:div w:id="1204518374">
      <w:bodyDiv w:val="1"/>
      <w:marLeft w:val="0"/>
      <w:marRight w:val="0"/>
      <w:marTop w:val="0"/>
      <w:marBottom w:val="0"/>
      <w:divBdr>
        <w:top w:val="none" w:sz="0" w:space="0" w:color="auto"/>
        <w:left w:val="none" w:sz="0" w:space="0" w:color="auto"/>
        <w:bottom w:val="none" w:sz="0" w:space="0" w:color="auto"/>
        <w:right w:val="none" w:sz="0" w:space="0" w:color="auto"/>
      </w:divBdr>
      <w:divsChild>
        <w:div w:id="1554848621">
          <w:marLeft w:val="0"/>
          <w:marRight w:val="0"/>
          <w:marTop w:val="0"/>
          <w:marBottom w:val="0"/>
          <w:divBdr>
            <w:top w:val="none" w:sz="0" w:space="0" w:color="auto"/>
            <w:left w:val="none" w:sz="0" w:space="0" w:color="auto"/>
            <w:bottom w:val="none" w:sz="0" w:space="0" w:color="auto"/>
            <w:right w:val="none" w:sz="0" w:space="0" w:color="auto"/>
          </w:divBdr>
        </w:div>
      </w:divsChild>
    </w:div>
    <w:div w:id="1222601224">
      <w:bodyDiv w:val="1"/>
      <w:marLeft w:val="0"/>
      <w:marRight w:val="0"/>
      <w:marTop w:val="0"/>
      <w:marBottom w:val="0"/>
      <w:divBdr>
        <w:top w:val="none" w:sz="0" w:space="0" w:color="auto"/>
        <w:left w:val="none" w:sz="0" w:space="0" w:color="auto"/>
        <w:bottom w:val="none" w:sz="0" w:space="0" w:color="auto"/>
        <w:right w:val="none" w:sz="0" w:space="0" w:color="auto"/>
      </w:divBdr>
      <w:divsChild>
        <w:div w:id="1376156002">
          <w:marLeft w:val="0"/>
          <w:marRight w:val="0"/>
          <w:marTop w:val="0"/>
          <w:marBottom w:val="0"/>
          <w:divBdr>
            <w:top w:val="none" w:sz="0" w:space="0" w:color="auto"/>
            <w:left w:val="none" w:sz="0" w:space="0" w:color="auto"/>
            <w:bottom w:val="none" w:sz="0" w:space="0" w:color="auto"/>
            <w:right w:val="none" w:sz="0" w:space="0" w:color="auto"/>
          </w:divBdr>
        </w:div>
      </w:divsChild>
    </w:div>
    <w:div w:id="1253396593">
      <w:bodyDiv w:val="1"/>
      <w:marLeft w:val="0"/>
      <w:marRight w:val="0"/>
      <w:marTop w:val="0"/>
      <w:marBottom w:val="0"/>
      <w:divBdr>
        <w:top w:val="none" w:sz="0" w:space="0" w:color="auto"/>
        <w:left w:val="none" w:sz="0" w:space="0" w:color="auto"/>
        <w:bottom w:val="none" w:sz="0" w:space="0" w:color="auto"/>
        <w:right w:val="none" w:sz="0" w:space="0" w:color="auto"/>
      </w:divBdr>
      <w:divsChild>
        <w:div w:id="1029262777">
          <w:marLeft w:val="0"/>
          <w:marRight w:val="0"/>
          <w:marTop w:val="0"/>
          <w:marBottom w:val="0"/>
          <w:divBdr>
            <w:top w:val="none" w:sz="0" w:space="0" w:color="auto"/>
            <w:left w:val="none" w:sz="0" w:space="0" w:color="auto"/>
            <w:bottom w:val="none" w:sz="0" w:space="0" w:color="auto"/>
            <w:right w:val="none" w:sz="0" w:space="0" w:color="auto"/>
          </w:divBdr>
        </w:div>
      </w:divsChild>
    </w:div>
    <w:div w:id="1265000415">
      <w:bodyDiv w:val="1"/>
      <w:marLeft w:val="0"/>
      <w:marRight w:val="0"/>
      <w:marTop w:val="0"/>
      <w:marBottom w:val="0"/>
      <w:divBdr>
        <w:top w:val="none" w:sz="0" w:space="0" w:color="auto"/>
        <w:left w:val="none" w:sz="0" w:space="0" w:color="auto"/>
        <w:bottom w:val="none" w:sz="0" w:space="0" w:color="auto"/>
        <w:right w:val="none" w:sz="0" w:space="0" w:color="auto"/>
      </w:divBdr>
      <w:divsChild>
        <w:div w:id="1242058416">
          <w:marLeft w:val="0"/>
          <w:marRight w:val="0"/>
          <w:marTop w:val="0"/>
          <w:marBottom w:val="0"/>
          <w:divBdr>
            <w:top w:val="none" w:sz="0" w:space="0" w:color="auto"/>
            <w:left w:val="none" w:sz="0" w:space="0" w:color="auto"/>
            <w:bottom w:val="none" w:sz="0" w:space="0" w:color="auto"/>
            <w:right w:val="none" w:sz="0" w:space="0" w:color="auto"/>
          </w:divBdr>
        </w:div>
      </w:divsChild>
    </w:div>
    <w:div w:id="1278491514">
      <w:bodyDiv w:val="1"/>
      <w:marLeft w:val="0"/>
      <w:marRight w:val="0"/>
      <w:marTop w:val="0"/>
      <w:marBottom w:val="0"/>
      <w:divBdr>
        <w:top w:val="none" w:sz="0" w:space="0" w:color="auto"/>
        <w:left w:val="none" w:sz="0" w:space="0" w:color="auto"/>
        <w:bottom w:val="none" w:sz="0" w:space="0" w:color="auto"/>
        <w:right w:val="none" w:sz="0" w:space="0" w:color="auto"/>
      </w:divBdr>
      <w:divsChild>
        <w:div w:id="785392888">
          <w:marLeft w:val="0"/>
          <w:marRight w:val="0"/>
          <w:marTop w:val="0"/>
          <w:marBottom w:val="0"/>
          <w:divBdr>
            <w:top w:val="none" w:sz="0" w:space="0" w:color="auto"/>
            <w:left w:val="none" w:sz="0" w:space="0" w:color="auto"/>
            <w:bottom w:val="none" w:sz="0" w:space="0" w:color="auto"/>
            <w:right w:val="none" w:sz="0" w:space="0" w:color="auto"/>
          </w:divBdr>
        </w:div>
      </w:divsChild>
    </w:div>
    <w:div w:id="1279214122">
      <w:bodyDiv w:val="1"/>
      <w:marLeft w:val="0"/>
      <w:marRight w:val="0"/>
      <w:marTop w:val="0"/>
      <w:marBottom w:val="0"/>
      <w:divBdr>
        <w:top w:val="none" w:sz="0" w:space="0" w:color="auto"/>
        <w:left w:val="none" w:sz="0" w:space="0" w:color="auto"/>
        <w:bottom w:val="none" w:sz="0" w:space="0" w:color="auto"/>
        <w:right w:val="none" w:sz="0" w:space="0" w:color="auto"/>
      </w:divBdr>
      <w:divsChild>
        <w:div w:id="2004891020">
          <w:marLeft w:val="0"/>
          <w:marRight w:val="0"/>
          <w:marTop w:val="0"/>
          <w:marBottom w:val="0"/>
          <w:divBdr>
            <w:top w:val="none" w:sz="0" w:space="0" w:color="auto"/>
            <w:left w:val="none" w:sz="0" w:space="0" w:color="auto"/>
            <w:bottom w:val="none" w:sz="0" w:space="0" w:color="auto"/>
            <w:right w:val="none" w:sz="0" w:space="0" w:color="auto"/>
          </w:divBdr>
        </w:div>
      </w:divsChild>
    </w:div>
    <w:div w:id="1300112879">
      <w:bodyDiv w:val="1"/>
      <w:marLeft w:val="0"/>
      <w:marRight w:val="0"/>
      <w:marTop w:val="0"/>
      <w:marBottom w:val="0"/>
      <w:divBdr>
        <w:top w:val="none" w:sz="0" w:space="0" w:color="auto"/>
        <w:left w:val="none" w:sz="0" w:space="0" w:color="auto"/>
        <w:bottom w:val="none" w:sz="0" w:space="0" w:color="auto"/>
        <w:right w:val="none" w:sz="0" w:space="0" w:color="auto"/>
      </w:divBdr>
      <w:divsChild>
        <w:div w:id="906691022">
          <w:marLeft w:val="0"/>
          <w:marRight w:val="0"/>
          <w:marTop w:val="0"/>
          <w:marBottom w:val="0"/>
          <w:divBdr>
            <w:top w:val="none" w:sz="0" w:space="0" w:color="auto"/>
            <w:left w:val="none" w:sz="0" w:space="0" w:color="auto"/>
            <w:bottom w:val="none" w:sz="0" w:space="0" w:color="auto"/>
            <w:right w:val="none" w:sz="0" w:space="0" w:color="auto"/>
          </w:divBdr>
        </w:div>
      </w:divsChild>
    </w:div>
    <w:div w:id="1332874193">
      <w:bodyDiv w:val="1"/>
      <w:marLeft w:val="0"/>
      <w:marRight w:val="0"/>
      <w:marTop w:val="0"/>
      <w:marBottom w:val="0"/>
      <w:divBdr>
        <w:top w:val="none" w:sz="0" w:space="0" w:color="auto"/>
        <w:left w:val="none" w:sz="0" w:space="0" w:color="auto"/>
        <w:bottom w:val="none" w:sz="0" w:space="0" w:color="auto"/>
        <w:right w:val="none" w:sz="0" w:space="0" w:color="auto"/>
      </w:divBdr>
      <w:divsChild>
        <w:div w:id="1896894785">
          <w:marLeft w:val="0"/>
          <w:marRight w:val="0"/>
          <w:marTop w:val="0"/>
          <w:marBottom w:val="0"/>
          <w:divBdr>
            <w:top w:val="none" w:sz="0" w:space="0" w:color="auto"/>
            <w:left w:val="none" w:sz="0" w:space="0" w:color="auto"/>
            <w:bottom w:val="none" w:sz="0" w:space="0" w:color="auto"/>
            <w:right w:val="none" w:sz="0" w:space="0" w:color="auto"/>
          </w:divBdr>
        </w:div>
      </w:divsChild>
    </w:div>
    <w:div w:id="1340622361">
      <w:bodyDiv w:val="1"/>
      <w:marLeft w:val="0"/>
      <w:marRight w:val="0"/>
      <w:marTop w:val="0"/>
      <w:marBottom w:val="0"/>
      <w:divBdr>
        <w:top w:val="none" w:sz="0" w:space="0" w:color="auto"/>
        <w:left w:val="none" w:sz="0" w:space="0" w:color="auto"/>
        <w:bottom w:val="none" w:sz="0" w:space="0" w:color="auto"/>
        <w:right w:val="none" w:sz="0" w:space="0" w:color="auto"/>
      </w:divBdr>
    </w:div>
    <w:div w:id="1353340257">
      <w:bodyDiv w:val="1"/>
      <w:marLeft w:val="0"/>
      <w:marRight w:val="0"/>
      <w:marTop w:val="0"/>
      <w:marBottom w:val="0"/>
      <w:divBdr>
        <w:top w:val="none" w:sz="0" w:space="0" w:color="auto"/>
        <w:left w:val="none" w:sz="0" w:space="0" w:color="auto"/>
        <w:bottom w:val="none" w:sz="0" w:space="0" w:color="auto"/>
        <w:right w:val="none" w:sz="0" w:space="0" w:color="auto"/>
      </w:divBdr>
      <w:divsChild>
        <w:div w:id="1968851698">
          <w:marLeft w:val="0"/>
          <w:marRight w:val="0"/>
          <w:marTop w:val="0"/>
          <w:marBottom w:val="0"/>
          <w:divBdr>
            <w:top w:val="none" w:sz="0" w:space="0" w:color="auto"/>
            <w:left w:val="none" w:sz="0" w:space="0" w:color="auto"/>
            <w:bottom w:val="none" w:sz="0" w:space="0" w:color="auto"/>
            <w:right w:val="none" w:sz="0" w:space="0" w:color="auto"/>
          </w:divBdr>
        </w:div>
      </w:divsChild>
    </w:div>
    <w:div w:id="1382754042">
      <w:bodyDiv w:val="1"/>
      <w:marLeft w:val="0"/>
      <w:marRight w:val="0"/>
      <w:marTop w:val="0"/>
      <w:marBottom w:val="0"/>
      <w:divBdr>
        <w:top w:val="none" w:sz="0" w:space="0" w:color="auto"/>
        <w:left w:val="none" w:sz="0" w:space="0" w:color="auto"/>
        <w:bottom w:val="none" w:sz="0" w:space="0" w:color="auto"/>
        <w:right w:val="none" w:sz="0" w:space="0" w:color="auto"/>
      </w:divBdr>
      <w:divsChild>
        <w:div w:id="1260987343">
          <w:marLeft w:val="0"/>
          <w:marRight w:val="0"/>
          <w:marTop w:val="0"/>
          <w:marBottom w:val="0"/>
          <w:divBdr>
            <w:top w:val="none" w:sz="0" w:space="0" w:color="auto"/>
            <w:left w:val="none" w:sz="0" w:space="0" w:color="auto"/>
            <w:bottom w:val="none" w:sz="0" w:space="0" w:color="auto"/>
            <w:right w:val="none" w:sz="0" w:space="0" w:color="auto"/>
          </w:divBdr>
        </w:div>
      </w:divsChild>
    </w:div>
    <w:div w:id="1402560066">
      <w:bodyDiv w:val="1"/>
      <w:marLeft w:val="0"/>
      <w:marRight w:val="0"/>
      <w:marTop w:val="0"/>
      <w:marBottom w:val="0"/>
      <w:divBdr>
        <w:top w:val="none" w:sz="0" w:space="0" w:color="auto"/>
        <w:left w:val="none" w:sz="0" w:space="0" w:color="auto"/>
        <w:bottom w:val="none" w:sz="0" w:space="0" w:color="auto"/>
        <w:right w:val="none" w:sz="0" w:space="0" w:color="auto"/>
      </w:divBdr>
      <w:divsChild>
        <w:div w:id="1827281457">
          <w:marLeft w:val="0"/>
          <w:marRight w:val="0"/>
          <w:marTop w:val="0"/>
          <w:marBottom w:val="0"/>
          <w:divBdr>
            <w:top w:val="none" w:sz="0" w:space="0" w:color="auto"/>
            <w:left w:val="none" w:sz="0" w:space="0" w:color="auto"/>
            <w:bottom w:val="none" w:sz="0" w:space="0" w:color="auto"/>
            <w:right w:val="none" w:sz="0" w:space="0" w:color="auto"/>
          </w:divBdr>
        </w:div>
      </w:divsChild>
    </w:div>
    <w:div w:id="1443112641">
      <w:bodyDiv w:val="1"/>
      <w:marLeft w:val="0"/>
      <w:marRight w:val="0"/>
      <w:marTop w:val="0"/>
      <w:marBottom w:val="0"/>
      <w:divBdr>
        <w:top w:val="none" w:sz="0" w:space="0" w:color="auto"/>
        <w:left w:val="none" w:sz="0" w:space="0" w:color="auto"/>
        <w:bottom w:val="none" w:sz="0" w:space="0" w:color="auto"/>
        <w:right w:val="none" w:sz="0" w:space="0" w:color="auto"/>
      </w:divBdr>
      <w:divsChild>
        <w:div w:id="1487820051">
          <w:marLeft w:val="0"/>
          <w:marRight w:val="0"/>
          <w:marTop w:val="0"/>
          <w:marBottom w:val="0"/>
          <w:divBdr>
            <w:top w:val="none" w:sz="0" w:space="0" w:color="auto"/>
            <w:left w:val="none" w:sz="0" w:space="0" w:color="auto"/>
            <w:bottom w:val="none" w:sz="0" w:space="0" w:color="auto"/>
            <w:right w:val="none" w:sz="0" w:space="0" w:color="auto"/>
          </w:divBdr>
        </w:div>
      </w:divsChild>
    </w:div>
    <w:div w:id="1445155867">
      <w:bodyDiv w:val="1"/>
      <w:marLeft w:val="0"/>
      <w:marRight w:val="0"/>
      <w:marTop w:val="0"/>
      <w:marBottom w:val="0"/>
      <w:divBdr>
        <w:top w:val="none" w:sz="0" w:space="0" w:color="auto"/>
        <w:left w:val="none" w:sz="0" w:space="0" w:color="auto"/>
        <w:bottom w:val="none" w:sz="0" w:space="0" w:color="auto"/>
        <w:right w:val="none" w:sz="0" w:space="0" w:color="auto"/>
      </w:divBdr>
      <w:divsChild>
        <w:div w:id="2118795311">
          <w:marLeft w:val="0"/>
          <w:marRight w:val="0"/>
          <w:marTop w:val="0"/>
          <w:marBottom w:val="0"/>
          <w:divBdr>
            <w:top w:val="none" w:sz="0" w:space="0" w:color="auto"/>
            <w:left w:val="none" w:sz="0" w:space="0" w:color="auto"/>
            <w:bottom w:val="none" w:sz="0" w:space="0" w:color="auto"/>
            <w:right w:val="none" w:sz="0" w:space="0" w:color="auto"/>
          </w:divBdr>
        </w:div>
      </w:divsChild>
    </w:div>
    <w:div w:id="1514879218">
      <w:bodyDiv w:val="1"/>
      <w:marLeft w:val="0"/>
      <w:marRight w:val="0"/>
      <w:marTop w:val="0"/>
      <w:marBottom w:val="0"/>
      <w:divBdr>
        <w:top w:val="none" w:sz="0" w:space="0" w:color="auto"/>
        <w:left w:val="none" w:sz="0" w:space="0" w:color="auto"/>
        <w:bottom w:val="none" w:sz="0" w:space="0" w:color="auto"/>
        <w:right w:val="none" w:sz="0" w:space="0" w:color="auto"/>
      </w:divBdr>
    </w:div>
    <w:div w:id="1520776388">
      <w:bodyDiv w:val="1"/>
      <w:marLeft w:val="0"/>
      <w:marRight w:val="0"/>
      <w:marTop w:val="0"/>
      <w:marBottom w:val="0"/>
      <w:divBdr>
        <w:top w:val="none" w:sz="0" w:space="0" w:color="auto"/>
        <w:left w:val="none" w:sz="0" w:space="0" w:color="auto"/>
        <w:bottom w:val="none" w:sz="0" w:space="0" w:color="auto"/>
        <w:right w:val="none" w:sz="0" w:space="0" w:color="auto"/>
      </w:divBdr>
      <w:divsChild>
        <w:div w:id="1403017334">
          <w:marLeft w:val="0"/>
          <w:marRight w:val="0"/>
          <w:marTop w:val="0"/>
          <w:marBottom w:val="0"/>
          <w:divBdr>
            <w:top w:val="none" w:sz="0" w:space="0" w:color="auto"/>
            <w:left w:val="none" w:sz="0" w:space="0" w:color="auto"/>
            <w:bottom w:val="none" w:sz="0" w:space="0" w:color="auto"/>
            <w:right w:val="none" w:sz="0" w:space="0" w:color="auto"/>
          </w:divBdr>
        </w:div>
      </w:divsChild>
    </w:div>
    <w:div w:id="1521625928">
      <w:bodyDiv w:val="1"/>
      <w:marLeft w:val="0"/>
      <w:marRight w:val="0"/>
      <w:marTop w:val="0"/>
      <w:marBottom w:val="0"/>
      <w:divBdr>
        <w:top w:val="none" w:sz="0" w:space="0" w:color="auto"/>
        <w:left w:val="none" w:sz="0" w:space="0" w:color="auto"/>
        <w:bottom w:val="none" w:sz="0" w:space="0" w:color="auto"/>
        <w:right w:val="none" w:sz="0" w:space="0" w:color="auto"/>
      </w:divBdr>
    </w:div>
    <w:div w:id="1528637375">
      <w:bodyDiv w:val="1"/>
      <w:marLeft w:val="0"/>
      <w:marRight w:val="0"/>
      <w:marTop w:val="0"/>
      <w:marBottom w:val="0"/>
      <w:divBdr>
        <w:top w:val="none" w:sz="0" w:space="0" w:color="auto"/>
        <w:left w:val="none" w:sz="0" w:space="0" w:color="auto"/>
        <w:bottom w:val="none" w:sz="0" w:space="0" w:color="auto"/>
        <w:right w:val="none" w:sz="0" w:space="0" w:color="auto"/>
      </w:divBdr>
      <w:divsChild>
        <w:div w:id="450514124">
          <w:marLeft w:val="0"/>
          <w:marRight w:val="0"/>
          <w:marTop w:val="0"/>
          <w:marBottom w:val="0"/>
          <w:divBdr>
            <w:top w:val="none" w:sz="0" w:space="0" w:color="auto"/>
            <w:left w:val="none" w:sz="0" w:space="0" w:color="auto"/>
            <w:bottom w:val="none" w:sz="0" w:space="0" w:color="auto"/>
            <w:right w:val="none" w:sz="0" w:space="0" w:color="auto"/>
          </w:divBdr>
        </w:div>
      </w:divsChild>
    </w:div>
    <w:div w:id="1530025123">
      <w:bodyDiv w:val="1"/>
      <w:marLeft w:val="0"/>
      <w:marRight w:val="0"/>
      <w:marTop w:val="0"/>
      <w:marBottom w:val="0"/>
      <w:divBdr>
        <w:top w:val="none" w:sz="0" w:space="0" w:color="auto"/>
        <w:left w:val="none" w:sz="0" w:space="0" w:color="auto"/>
        <w:bottom w:val="none" w:sz="0" w:space="0" w:color="auto"/>
        <w:right w:val="none" w:sz="0" w:space="0" w:color="auto"/>
      </w:divBdr>
    </w:div>
    <w:div w:id="1549103338">
      <w:bodyDiv w:val="1"/>
      <w:marLeft w:val="0"/>
      <w:marRight w:val="0"/>
      <w:marTop w:val="0"/>
      <w:marBottom w:val="0"/>
      <w:divBdr>
        <w:top w:val="none" w:sz="0" w:space="0" w:color="auto"/>
        <w:left w:val="none" w:sz="0" w:space="0" w:color="auto"/>
        <w:bottom w:val="none" w:sz="0" w:space="0" w:color="auto"/>
        <w:right w:val="none" w:sz="0" w:space="0" w:color="auto"/>
      </w:divBdr>
    </w:div>
    <w:div w:id="1582715038">
      <w:bodyDiv w:val="1"/>
      <w:marLeft w:val="0"/>
      <w:marRight w:val="0"/>
      <w:marTop w:val="0"/>
      <w:marBottom w:val="0"/>
      <w:divBdr>
        <w:top w:val="none" w:sz="0" w:space="0" w:color="auto"/>
        <w:left w:val="none" w:sz="0" w:space="0" w:color="auto"/>
        <w:bottom w:val="none" w:sz="0" w:space="0" w:color="auto"/>
        <w:right w:val="none" w:sz="0" w:space="0" w:color="auto"/>
      </w:divBdr>
    </w:div>
    <w:div w:id="1623923597">
      <w:bodyDiv w:val="1"/>
      <w:marLeft w:val="0"/>
      <w:marRight w:val="0"/>
      <w:marTop w:val="0"/>
      <w:marBottom w:val="0"/>
      <w:divBdr>
        <w:top w:val="none" w:sz="0" w:space="0" w:color="auto"/>
        <w:left w:val="none" w:sz="0" w:space="0" w:color="auto"/>
        <w:bottom w:val="none" w:sz="0" w:space="0" w:color="auto"/>
        <w:right w:val="none" w:sz="0" w:space="0" w:color="auto"/>
      </w:divBdr>
    </w:div>
    <w:div w:id="1658682217">
      <w:bodyDiv w:val="1"/>
      <w:marLeft w:val="0"/>
      <w:marRight w:val="0"/>
      <w:marTop w:val="0"/>
      <w:marBottom w:val="0"/>
      <w:divBdr>
        <w:top w:val="none" w:sz="0" w:space="0" w:color="auto"/>
        <w:left w:val="none" w:sz="0" w:space="0" w:color="auto"/>
        <w:bottom w:val="none" w:sz="0" w:space="0" w:color="auto"/>
        <w:right w:val="none" w:sz="0" w:space="0" w:color="auto"/>
      </w:divBdr>
      <w:divsChild>
        <w:div w:id="1982540939">
          <w:marLeft w:val="0"/>
          <w:marRight w:val="0"/>
          <w:marTop w:val="0"/>
          <w:marBottom w:val="0"/>
          <w:divBdr>
            <w:top w:val="none" w:sz="0" w:space="0" w:color="auto"/>
            <w:left w:val="none" w:sz="0" w:space="0" w:color="auto"/>
            <w:bottom w:val="none" w:sz="0" w:space="0" w:color="auto"/>
            <w:right w:val="none" w:sz="0" w:space="0" w:color="auto"/>
          </w:divBdr>
        </w:div>
      </w:divsChild>
    </w:div>
    <w:div w:id="1670476520">
      <w:bodyDiv w:val="1"/>
      <w:marLeft w:val="0"/>
      <w:marRight w:val="0"/>
      <w:marTop w:val="0"/>
      <w:marBottom w:val="0"/>
      <w:divBdr>
        <w:top w:val="none" w:sz="0" w:space="0" w:color="auto"/>
        <w:left w:val="none" w:sz="0" w:space="0" w:color="auto"/>
        <w:bottom w:val="none" w:sz="0" w:space="0" w:color="auto"/>
        <w:right w:val="none" w:sz="0" w:space="0" w:color="auto"/>
      </w:divBdr>
      <w:divsChild>
        <w:div w:id="91708568">
          <w:marLeft w:val="0"/>
          <w:marRight w:val="0"/>
          <w:marTop w:val="0"/>
          <w:marBottom w:val="0"/>
          <w:divBdr>
            <w:top w:val="none" w:sz="0" w:space="0" w:color="auto"/>
            <w:left w:val="none" w:sz="0" w:space="0" w:color="auto"/>
            <w:bottom w:val="none" w:sz="0" w:space="0" w:color="auto"/>
            <w:right w:val="none" w:sz="0" w:space="0" w:color="auto"/>
          </w:divBdr>
        </w:div>
      </w:divsChild>
    </w:div>
    <w:div w:id="1687635295">
      <w:bodyDiv w:val="1"/>
      <w:marLeft w:val="0"/>
      <w:marRight w:val="0"/>
      <w:marTop w:val="0"/>
      <w:marBottom w:val="0"/>
      <w:divBdr>
        <w:top w:val="none" w:sz="0" w:space="0" w:color="auto"/>
        <w:left w:val="none" w:sz="0" w:space="0" w:color="auto"/>
        <w:bottom w:val="none" w:sz="0" w:space="0" w:color="auto"/>
        <w:right w:val="none" w:sz="0" w:space="0" w:color="auto"/>
      </w:divBdr>
      <w:divsChild>
        <w:div w:id="736323897">
          <w:marLeft w:val="0"/>
          <w:marRight w:val="0"/>
          <w:marTop w:val="0"/>
          <w:marBottom w:val="0"/>
          <w:divBdr>
            <w:top w:val="none" w:sz="0" w:space="0" w:color="auto"/>
            <w:left w:val="none" w:sz="0" w:space="0" w:color="auto"/>
            <w:bottom w:val="none" w:sz="0" w:space="0" w:color="auto"/>
            <w:right w:val="none" w:sz="0" w:space="0" w:color="auto"/>
          </w:divBdr>
        </w:div>
      </w:divsChild>
    </w:div>
    <w:div w:id="1698653816">
      <w:bodyDiv w:val="1"/>
      <w:marLeft w:val="0"/>
      <w:marRight w:val="0"/>
      <w:marTop w:val="0"/>
      <w:marBottom w:val="0"/>
      <w:divBdr>
        <w:top w:val="none" w:sz="0" w:space="0" w:color="auto"/>
        <w:left w:val="none" w:sz="0" w:space="0" w:color="auto"/>
        <w:bottom w:val="none" w:sz="0" w:space="0" w:color="auto"/>
        <w:right w:val="none" w:sz="0" w:space="0" w:color="auto"/>
      </w:divBdr>
    </w:div>
    <w:div w:id="1711296229">
      <w:bodyDiv w:val="1"/>
      <w:marLeft w:val="0"/>
      <w:marRight w:val="0"/>
      <w:marTop w:val="0"/>
      <w:marBottom w:val="0"/>
      <w:divBdr>
        <w:top w:val="none" w:sz="0" w:space="0" w:color="auto"/>
        <w:left w:val="none" w:sz="0" w:space="0" w:color="auto"/>
        <w:bottom w:val="none" w:sz="0" w:space="0" w:color="auto"/>
        <w:right w:val="none" w:sz="0" w:space="0" w:color="auto"/>
      </w:divBdr>
      <w:divsChild>
        <w:div w:id="1358504248">
          <w:marLeft w:val="0"/>
          <w:marRight w:val="0"/>
          <w:marTop w:val="0"/>
          <w:marBottom w:val="0"/>
          <w:divBdr>
            <w:top w:val="none" w:sz="0" w:space="0" w:color="auto"/>
            <w:left w:val="none" w:sz="0" w:space="0" w:color="auto"/>
            <w:bottom w:val="none" w:sz="0" w:space="0" w:color="auto"/>
            <w:right w:val="none" w:sz="0" w:space="0" w:color="auto"/>
          </w:divBdr>
        </w:div>
      </w:divsChild>
    </w:div>
    <w:div w:id="1718623274">
      <w:bodyDiv w:val="1"/>
      <w:marLeft w:val="0"/>
      <w:marRight w:val="0"/>
      <w:marTop w:val="0"/>
      <w:marBottom w:val="0"/>
      <w:divBdr>
        <w:top w:val="none" w:sz="0" w:space="0" w:color="auto"/>
        <w:left w:val="none" w:sz="0" w:space="0" w:color="auto"/>
        <w:bottom w:val="none" w:sz="0" w:space="0" w:color="auto"/>
        <w:right w:val="none" w:sz="0" w:space="0" w:color="auto"/>
      </w:divBdr>
      <w:divsChild>
        <w:div w:id="566574881">
          <w:marLeft w:val="0"/>
          <w:marRight w:val="0"/>
          <w:marTop w:val="0"/>
          <w:marBottom w:val="0"/>
          <w:divBdr>
            <w:top w:val="none" w:sz="0" w:space="0" w:color="auto"/>
            <w:left w:val="none" w:sz="0" w:space="0" w:color="auto"/>
            <w:bottom w:val="none" w:sz="0" w:space="0" w:color="auto"/>
            <w:right w:val="none" w:sz="0" w:space="0" w:color="auto"/>
          </w:divBdr>
        </w:div>
      </w:divsChild>
    </w:div>
    <w:div w:id="1722095216">
      <w:bodyDiv w:val="1"/>
      <w:marLeft w:val="0"/>
      <w:marRight w:val="0"/>
      <w:marTop w:val="0"/>
      <w:marBottom w:val="0"/>
      <w:divBdr>
        <w:top w:val="none" w:sz="0" w:space="0" w:color="auto"/>
        <w:left w:val="none" w:sz="0" w:space="0" w:color="auto"/>
        <w:bottom w:val="none" w:sz="0" w:space="0" w:color="auto"/>
        <w:right w:val="none" w:sz="0" w:space="0" w:color="auto"/>
      </w:divBdr>
      <w:divsChild>
        <w:div w:id="816722643">
          <w:marLeft w:val="0"/>
          <w:marRight w:val="0"/>
          <w:marTop w:val="0"/>
          <w:marBottom w:val="0"/>
          <w:divBdr>
            <w:top w:val="none" w:sz="0" w:space="0" w:color="auto"/>
            <w:left w:val="none" w:sz="0" w:space="0" w:color="auto"/>
            <w:bottom w:val="none" w:sz="0" w:space="0" w:color="auto"/>
            <w:right w:val="none" w:sz="0" w:space="0" w:color="auto"/>
          </w:divBdr>
        </w:div>
      </w:divsChild>
    </w:div>
    <w:div w:id="1759786674">
      <w:bodyDiv w:val="1"/>
      <w:marLeft w:val="0"/>
      <w:marRight w:val="0"/>
      <w:marTop w:val="0"/>
      <w:marBottom w:val="0"/>
      <w:divBdr>
        <w:top w:val="none" w:sz="0" w:space="0" w:color="auto"/>
        <w:left w:val="none" w:sz="0" w:space="0" w:color="auto"/>
        <w:bottom w:val="none" w:sz="0" w:space="0" w:color="auto"/>
        <w:right w:val="none" w:sz="0" w:space="0" w:color="auto"/>
      </w:divBdr>
      <w:divsChild>
        <w:div w:id="1024942256">
          <w:marLeft w:val="0"/>
          <w:marRight w:val="0"/>
          <w:marTop w:val="0"/>
          <w:marBottom w:val="0"/>
          <w:divBdr>
            <w:top w:val="none" w:sz="0" w:space="0" w:color="auto"/>
            <w:left w:val="none" w:sz="0" w:space="0" w:color="auto"/>
            <w:bottom w:val="none" w:sz="0" w:space="0" w:color="auto"/>
            <w:right w:val="none" w:sz="0" w:space="0" w:color="auto"/>
          </w:divBdr>
        </w:div>
      </w:divsChild>
    </w:div>
    <w:div w:id="1774351934">
      <w:bodyDiv w:val="1"/>
      <w:marLeft w:val="0"/>
      <w:marRight w:val="0"/>
      <w:marTop w:val="0"/>
      <w:marBottom w:val="0"/>
      <w:divBdr>
        <w:top w:val="none" w:sz="0" w:space="0" w:color="auto"/>
        <w:left w:val="none" w:sz="0" w:space="0" w:color="auto"/>
        <w:bottom w:val="none" w:sz="0" w:space="0" w:color="auto"/>
        <w:right w:val="none" w:sz="0" w:space="0" w:color="auto"/>
      </w:divBdr>
    </w:div>
    <w:div w:id="1776290022">
      <w:bodyDiv w:val="1"/>
      <w:marLeft w:val="0"/>
      <w:marRight w:val="0"/>
      <w:marTop w:val="0"/>
      <w:marBottom w:val="0"/>
      <w:divBdr>
        <w:top w:val="none" w:sz="0" w:space="0" w:color="auto"/>
        <w:left w:val="none" w:sz="0" w:space="0" w:color="auto"/>
        <w:bottom w:val="none" w:sz="0" w:space="0" w:color="auto"/>
        <w:right w:val="none" w:sz="0" w:space="0" w:color="auto"/>
      </w:divBdr>
    </w:div>
    <w:div w:id="1782607341">
      <w:bodyDiv w:val="1"/>
      <w:marLeft w:val="0"/>
      <w:marRight w:val="0"/>
      <w:marTop w:val="0"/>
      <w:marBottom w:val="0"/>
      <w:divBdr>
        <w:top w:val="none" w:sz="0" w:space="0" w:color="auto"/>
        <w:left w:val="none" w:sz="0" w:space="0" w:color="auto"/>
        <w:bottom w:val="none" w:sz="0" w:space="0" w:color="auto"/>
        <w:right w:val="none" w:sz="0" w:space="0" w:color="auto"/>
      </w:divBdr>
    </w:div>
    <w:div w:id="1874339237">
      <w:bodyDiv w:val="1"/>
      <w:marLeft w:val="0"/>
      <w:marRight w:val="0"/>
      <w:marTop w:val="0"/>
      <w:marBottom w:val="0"/>
      <w:divBdr>
        <w:top w:val="none" w:sz="0" w:space="0" w:color="auto"/>
        <w:left w:val="none" w:sz="0" w:space="0" w:color="auto"/>
        <w:bottom w:val="none" w:sz="0" w:space="0" w:color="auto"/>
        <w:right w:val="none" w:sz="0" w:space="0" w:color="auto"/>
      </w:divBdr>
    </w:div>
    <w:div w:id="1879776414">
      <w:bodyDiv w:val="1"/>
      <w:marLeft w:val="0"/>
      <w:marRight w:val="0"/>
      <w:marTop w:val="0"/>
      <w:marBottom w:val="0"/>
      <w:divBdr>
        <w:top w:val="none" w:sz="0" w:space="0" w:color="auto"/>
        <w:left w:val="none" w:sz="0" w:space="0" w:color="auto"/>
        <w:bottom w:val="none" w:sz="0" w:space="0" w:color="auto"/>
        <w:right w:val="none" w:sz="0" w:space="0" w:color="auto"/>
      </w:divBdr>
    </w:div>
    <w:div w:id="1905412397">
      <w:bodyDiv w:val="1"/>
      <w:marLeft w:val="0"/>
      <w:marRight w:val="0"/>
      <w:marTop w:val="0"/>
      <w:marBottom w:val="0"/>
      <w:divBdr>
        <w:top w:val="none" w:sz="0" w:space="0" w:color="auto"/>
        <w:left w:val="none" w:sz="0" w:space="0" w:color="auto"/>
        <w:bottom w:val="none" w:sz="0" w:space="0" w:color="auto"/>
        <w:right w:val="none" w:sz="0" w:space="0" w:color="auto"/>
      </w:divBdr>
    </w:div>
    <w:div w:id="1917932702">
      <w:bodyDiv w:val="1"/>
      <w:marLeft w:val="0"/>
      <w:marRight w:val="0"/>
      <w:marTop w:val="0"/>
      <w:marBottom w:val="0"/>
      <w:divBdr>
        <w:top w:val="none" w:sz="0" w:space="0" w:color="auto"/>
        <w:left w:val="none" w:sz="0" w:space="0" w:color="auto"/>
        <w:bottom w:val="none" w:sz="0" w:space="0" w:color="auto"/>
        <w:right w:val="none" w:sz="0" w:space="0" w:color="auto"/>
      </w:divBdr>
    </w:div>
    <w:div w:id="1928348143">
      <w:bodyDiv w:val="1"/>
      <w:marLeft w:val="0"/>
      <w:marRight w:val="0"/>
      <w:marTop w:val="0"/>
      <w:marBottom w:val="0"/>
      <w:divBdr>
        <w:top w:val="none" w:sz="0" w:space="0" w:color="auto"/>
        <w:left w:val="none" w:sz="0" w:space="0" w:color="auto"/>
        <w:bottom w:val="none" w:sz="0" w:space="0" w:color="auto"/>
        <w:right w:val="none" w:sz="0" w:space="0" w:color="auto"/>
      </w:divBdr>
      <w:divsChild>
        <w:div w:id="1277056769">
          <w:marLeft w:val="0"/>
          <w:marRight w:val="0"/>
          <w:marTop w:val="0"/>
          <w:marBottom w:val="0"/>
          <w:divBdr>
            <w:top w:val="none" w:sz="0" w:space="0" w:color="auto"/>
            <w:left w:val="none" w:sz="0" w:space="0" w:color="auto"/>
            <w:bottom w:val="none" w:sz="0" w:space="0" w:color="auto"/>
            <w:right w:val="none" w:sz="0" w:space="0" w:color="auto"/>
          </w:divBdr>
        </w:div>
      </w:divsChild>
    </w:div>
    <w:div w:id="1934050187">
      <w:bodyDiv w:val="1"/>
      <w:marLeft w:val="0"/>
      <w:marRight w:val="0"/>
      <w:marTop w:val="0"/>
      <w:marBottom w:val="0"/>
      <w:divBdr>
        <w:top w:val="none" w:sz="0" w:space="0" w:color="auto"/>
        <w:left w:val="none" w:sz="0" w:space="0" w:color="auto"/>
        <w:bottom w:val="none" w:sz="0" w:space="0" w:color="auto"/>
        <w:right w:val="none" w:sz="0" w:space="0" w:color="auto"/>
      </w:divBdr>
      <w:divsChild>
        <w:div w:id="1878394787">
          <w:marLeft w:val="0"/>
          <w:marRight w:val="0"/>
          <w:marTop w:val="0"/>
          <w:marBottom w:val="0"/>
          <w:divBdr>
            <w:top w:val="none" w:sz="0" w:space="0" w:color="auto"/>
            <w:left w:val="none" w:sz="0" w:space="0" w:color="auto"/>
            <w:bottom w:val="none" w:sz="0" w:space="0" w:color="auto"/>
            <w:right w:val="none" w:sz="0" w:space="0" w:color="auto"/>
          </w:divBdr>
        </w:div>
      </w:divsChild>
    </w:div>
    <w:div w:id="1939407060">
      <w:bodyDiv w:val="1"/>
      <w:marLeft w:val="0"/>
      <w:marRight w:val="0"/>
      <w:marTop w:val="0"/>
      <w:marBottom w:val="0"/>
      <w:divBdr>
        <w:top w:val="none" w:sz="0" w:space="0" w:color="auto"/>
        <w:left w:val="none" w:sz="0" w:space="0" w:color="auto"/>
        <w:bottom w:val="none" w:sz="0" w:space="0" w:color="auto"/>
        <w:right w:val="none" w:sz="0" w:space="0" w:color="auto"/>
      </w:divBdr>
      <w:divsChild>
        <w:div w:id="695889414">
          <w:marLeft w:val="0"/>
          <w:marRight w:val="0"/>
          <w:marTop w:val="0"/>
          <w:marBottom w:val="0"/>
          <w:divBdr>
            <w:top w:val="none" w:sz="0" w:space="0" w:color="auto"/>
            <w:left w:val="none" w:sz="0" w:space="0" w:color="auto"/>
            <w:bottom w:val="none" w:sz="0" w:space="0" w:color="auto"/>
            <w:right w:val="none" w:sz="0" w:space="0" w:color="auto"/>
          </w:divBdr>
        </w:div>
      </w:divsChild>
    </w:div>
    <w:div w:id="1957365404">
      <w:bodyDiv w:val="1"/>
      <w:marLeft w:val="0"/>
      <w:marRight w:val="0"/>
      <w:marTop w:val="0"/>
      <w:marBottom w:val="0"/>
      <w:divBdr>
        <w:top w:val="none" w:sz="0" w:space="0" w:color="auto"/>
        <w:left w:val="none" w:sz="0" w:space="0" w:color="auto"/>
        <w:bottom w:val="none" w:sz="0" w:space="0" w:color="auto"/>
        <w:right w:val="none" w:sz="0" w:space="0" w:color="auto"/>
      </w:divBdr>
    </w:div>
    <w:div w:id="1999115354">
      <w:bodyDiv w:val="1"/>
      <w:marLeft w:val="0"/>
      <w:marRight w:val="0"/>
      <w:marTop w:val="0"/>
      <w:marBottom w:val="0"/>
      <w:divBdr>
        <w:top w:val="none" w:sz="0" w:space="0" w:color="auto"/>
        <w:left w:val="none" w:sz="0" w:space="0" w:color="auto"/>
        <w:bottom w:val="none" w:sz="0" w:space="0" w:color="auto"/>
        <w:right w:val="none" w:sz="0" w:space="0" w:color="auto"/>
      </w:divBdr>
      <w:divsChild>
        <w:div w:id="1901744987">
          <w:marLeft w:val="0"/>
          <w:marRight w:val="0"/>
          <w:marTop w:val="0"/>
          <w:marBottom w:val="0"/>
          <w:divBdr>
            <w:top w:val="none" w:sz="0" w:space="0" w:color="auto"/>
            <w:left w:val="none" w:sz="0" w:space="0" w:color="auto"/>
            <w:bottom w:val="none" w:sz="0" w:space="0" w:color="auto"/>
            <w:right w:val="none" w:sz="0" w:space="0" w:color="auto"/>
          </w:divBdr>
        </w:div>
      </w:divsChild>
    </w:div>
    <w:div w:id="2004577949">
      <w:bodyDiv w:val="1"/>
      <w:marLeft w:val="0"/>
      <w:marRight w:val="0"/>
      <w:marTop w:val="0"/>
      <w:marBottom w:val="0"/>
      <w:divBdr>
        <w:top w:val="none" w:sz="0" w:space="0" w:color="auto"/>
        <w:left w:val="none" w:sz="0" w:space="0" w:color="auto"/>
        <w:bottom w:val="none" w:sz="0" w:space="0" w:color="auto"/>
        <w:right w:val="none" w:sz="0" w:space="0" w:color="auto"/>
      </w:divBdr>
      <w:divsChild>
        <w:div w:id="811679548">
          <w:marLeft w:val="0"/>
          <w:marRight w:val="0"/>
          <w:marTop w:val="0"/>
          <w:marBottom w:val="0"/>
          <w:divBdr>
            <w:top w:val="none" w:sz="0" w:space="0" w:color="auto"/>
            <w:left w:val="none" w:sz="0" w:space="0" w:color="auto"/>
            <w:bottom w:val="none" w:sz="0" w:space="0" w:color="auto"/>
            <w:right w:val="none" w:sz="0" w:space="0" w:color="auto"/>
          </w:divBdr>
        </w:div>
      </w:divsChild>
    </w:div>
    <w:div w:id="2010984947">
      <w:bodyDiv w:val="1"/>
      <w:marLeft w:val="0"/>
      <w:marRight w:val="0"/>
      <w:marTop w:val="0"/>
      <w:marBottom w:val="0"/>
      <w:divBdr>
        <w:top w:val="none" w:sz="0" w:space="0" w:color="auto"/>
        <w:left w:val="none" w:sz="0" w:space="0" w:color="auto"/>
        <w:bottom w:val="none" w:sz="0" w:space="0" w:color="auto"/>
        <w:right w:val="none" w:sz="0" w:space="0" w:color="auto"/>
      </w:divBdr>
      <w:divsChild>
        <w:div w:id="1831869665">
          <w:marLeft w:val="0"/>
          <w:marRight w:val="0"/>
          <w:marTop w:val="0"/>
          <w:marBottom w:val="0"/>
          <w:divBdr>
            <w:top w:val="none" w:sz="0" w:space="0" w:color="auto"/>
            <w:left w:val="none" w:sz="0" w:space="0" w:color="auto"/>
            <w:bottom w:val="none" w:sz="0" w:space="0" w:color="auto"/>
            <w:right w:val="none" w:sz="0" w:space="0" w:color="auto"/>
          </w:divBdr>
        </w:div>
      </w:divsChild>
    </w:div>
    <w:div w:id="2016303636">
      <w:bodyDiv w:val="1"/>
      <w:marLeft w:val="0"/>
      <w:marRight w:val="0"/>
      <w:marTop w:val="0"/>
      <w:marBottom w:val="0"/>
      <w:divBdr>
        <w:top w:val="none" w:sz="0" w:space="0" w:color="auto"/>
        <w:left w:val="none" w:sz="0" w:space="0" w:color="auto"/>
        <w:bottom w:val="none" w:sz="0" w:space="0" w:color="auto"/>
        <w:right w:val="none" w:sz="0" w:space="0" w:color="auto"/>
      </w:divBdr>
      <w:divsChild>
        <w:div w:id="1865509822">
          <w:marLeft w:val="0"/>
          <w:marRight w:val="0"/>
          <w:marTop w:val="0"/>
          <w:marBottom w:val="0"/>
          <w:divBdr>
            <w:top w:val="none" w:sz="0" w:space="0" w:color="auto"/>
            <w:left w:val="none" w:sz="0" w:space="0" w:color="auto"/>
            <w:bottom w:val="none" w:sz="0" w:space="0" w:color="auto"/>
            <w:right w:val="none" w:sz="0" w:space="0" w:color="auto"/>
          </w:divBdr>
        </w:div>
      </w:divsChild>
    </w:div>
    <w:div w:id="2019429542">
      <w:bodyDiv w:val="1"/>
      <w:marLeft w:val="0"/>
      <w:marRight w:val="0"/>
      <w:marTop w:val="0"/>
      <w:marBottom w:val="0"/>
      <w:divBdr>
        <w:top w:val="none" w:sz="0" w:space="0" w:color="auto"/>
        <w:left w:val="none" w:sz="0" w:space="0" w:color="auto"/>
        <w:bottom w:val="none" w:sz="0" w:space="0" w:color="auto"/>
        <w:right w:val="none" w:sz="0" w:space="0" w:color="auto"/>
      </w:divBdr>
      <w:divsChild>
        <w:div w:id="1745834546">
          <w:marLeft w:val="0"/>
          <w:marRight w:val="0"/>
          <w:marTop w:val="0"/>
          <w:marBottom w:val="0"/>
          <w:divBdr>
            <w:top w:val="none" w:sz="0" w:space="0" w:color="auto"/>
            <w:left w:val="none" w:sz="0" w:space="0" w:color="auto"/>
            <w:bottom w:val="none" w:sz="0" w:space="0" w:color="auto"/>
            <w:right w:val="none" w:sz="0" w:space="0" w:color="auto"/>
          </w:divBdr>
        </w:div>
      </w:divsChild>
    </w:div>
    <w:div w:id="2032411152">
      <w:bodyDiv w:val="1"/>
      <w:marLeft w:val="0"/>
      <w:marRight w:val="0"/>
      <w:marTop w:val="0"/>
      <w:marBottom w:val="0"/>
      <w:divBdr>
        <w:top w:val="none" w:sz="0" w:space="0" w:color="auto"/>
        <w:left w:val="none" w:sz="0" w:space="0" w:color="auto"/>
        <w:bottom w:val="none" w:sz="0" w:space="0" w:color="auto"/>
        <w:right w:val="none" w:sz="0" w:space="0" w:color="auto"/>
      </w:divBdr>
    </w:div>
    <w:div w:id="2048527150">
      <w:bodyDiv w:val="1"/>
      <w:marLeft w:val="0"/>
      <w:marRight w:val="0"/>
      <w:marTop w:val="0"/>
      <w:marBottom w:val="0"/>
      <w:divBdr>
        <w:top w:val="none" w:sz="0" w:space="0" w:color="auto"/>
        <w:left w:val="none" w:sz="0" w:space="0" w:color="auto"/>
        <w:bottom w:val="none" w:sz="0" w:space="0" w:color="auto"/>
        <w:right w:val="none" w:sz="0" w:space="0" w:color="auto"/>
      </w:divBdr>
    </w:div>
    <w:div w:id="2048946971">
      <w:bodyDiv w:val="1"/>
      <w:marLeft w:val="0"/>
      <w:marRight w:val="0"/>
      <w:marTop w:val="0"/>
      <w:marBottom w:val="0"/>
      <w:divBdr>
        <w:top w:val="none" w:sz="0" w:space="0" w:color="auto"/>
        <w:left w:val="none" w:sz="0" w:space="0" w:color="auto"/>
        <w:bottom w:val="none" w:sz="0" w:space="0" w:color="auto"/>
        <w:right w:val="none" w:sz="0" w:space="0" w:color="auto"/>
      </w:divBdr>
      <w:divsChild>
        <w:div w:id="1793598806">
          <w:marLeft w:val="0"/>
          <w:marRight w:val="0"/>
          <w:marTop w:val="0"/>
          <w:marBottom w:val="0"/>
          <w:divBdr>
            <w:top w:val="none" w:sz="0" w:space="0" w:color="auto"/>
            <w:left w:val="none" w:sz="0" w:space="0" w:color="auto"/>
            <w:bottom w:val="none" w:sz="0" w:space="0" w:color="auto"/>
            <w:right w:val="none" w:sz="0" w:space="0" w:color="auto"/>
          </w:divBdr>
        </w:div>
      </w:divsChild>
    </w:div>
    <w:div w:id="2065710893">
      <w:bodyDiv w:val="1"/>
      <w:marLeft w:val="0"/>
      <w:marRight w:val="0"/>
      <w:marTop w:val="0"/>
      <w:marBottom w:val="0"/>
      <w:divBdr>
        <w:top w:val="none" w:sz="0" w:space="0" w:color="auto"/>
        <w:left w:val="none" w:sz="0" w:space="0" w:color="auto"/>
        <w:bottom w:val="none" w:sz="0" w:space="0" w:color="auto"/>
        <w:right w:val="none" w:sz="0" w:space="0" w:color="auto"/>
      </w:divBdr>
    </w:div>
    <w:div w:id="2072074246">
      <w:bodyDiv w:val="1"/>
      <w:marLeft w:val="0"/>
      <w:marRight w:val="0"/>
      <w:marTop w:val="0"/>
      <w:marBottom w:val="0"/>
      <w:divBdr>
        <w:top w:val="none" w:sz="0" w:space="0" w:color="auto"/>
        <w:left w:val="none" w:sz="0" w:space="0" w:color="auto"/>
        <w:bottom w:val="none" w:sz="0" w:space="0" w:color="auto"/>
        <w:right w:val="none" w:sz="0" w:space="0" w:color="auto"/>
      </w:divBdr>
      <w:divsChild>
        <w:div w:id="517355667">
          <w:marLeft w:val="0"/>
          <w:marRight w:val="0"/>
          <w:marTop w:val="0"/>
          <w:marBottom w:val="0"/>
          <w:divBdr>
            <w:top w:val="none" w:sz="0" w:space="0" w:color="auto"/>
            <w:left w:val="none" w:sz="0" w:space="0" w:color="auto"/>
            <w:bottom w:val="none" w:sz="0" w:space="0" w:color="auto"/>
            <w:right w:val="none" w:sz="0" w:space="0" w:color="auto"/>
          </w:divBdr>
        </w:div>
      </w:divsChild>
    </w:div>
    <w:div w:id="211394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hyperlink" Target="http://192.168.11.216/svn/MAX/doc/00_Product%20Document/&#20113;&#20250;&#35758;&#22823;&#26041;&#25968;&#29256;&#26412;PRD_20130308.doc" TargetMode="External"/><Relationship Id="rId50" Type="http://schemas.openxmlformats.org/officeDocument/2006/relationships/image" Target="media/image33.emf"/><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oleObject" Target="embeddings/Microsoft_Excel_97-2003____1.xls"/><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hyperlink" Target="http://192.168.11.216/svn/Reborn/PC/doc/eng/dev/SRS/&#20113;&#20250;&#35758;2.0&#23458;&#25143;&#31471;&#36719;&#20214;&#38656;&#27714;&#35828;&#26126;&#20070;.doc"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Excel____1.xls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2.jpeg"/><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192.168.11.216/svn/MAX/doc/02_ENG/02_dev/UE/&#20113;&#20250;&#35758;MAX-04-27.zip"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E0E01-8364-4C75-AD0A-699A266CF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12585</TotalTime>
  <Pages>1</Pages>
  <Words>13091</Words>
  <Characters>74621</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SME系统架构说明书</vt:lpstr>
    </vt:vector>
  </TitlesOfParts>
  <Company>Microsoft</Company>
  <LinksUpToDate>false</LinksUpToDate>
  <CharactersWithSpaces>87537</CharactersWithSpaces>
  <SharedDoc>false</SharedDoc>
  <HLinks>
    <vt:vector size="966" baseType="variant">
      <vt:variant>
        <vt:i4>714516512</vt:i4>
      </vt:variant>
      <vt:variant>
        <vt:i4>765</vt:i4>
      </vt:variant>
      <vt:variant>
        <vt:i4>0</vt:i4>
      </vt:variant>
      <vt:variant>
        <vt:i4>5</vt:i4>
      </vt:variant>
      <vt:variant>
        <vt:lpwstr/>
      </vt:variant>
      <vt:variant>
        <vt:lpwstr>_音频选择与切换</vt:lpwstr>
      </vt:variant>
      <vt:variant>
        <vt:i4>-654548402</vt:i4>
      </vt:variant>
      <vt:variant>
        <vt:i4>762</vt:i4>
      </vt:variant>
      <vt:variant>
        <vt:i4>0</vt:i4>
      </vt:variant>
      <vt:variant>
        <vt:i4>5</vt:i4>
      </vt:variant>
      <vt:variant>
        <vt:lpwstr/>
      </vt:variant>
      <vt:variant>
        <vt:lpwstr>_自我外呼</vt:lpwstr>
      </vt:variant>
      <vt:variant>
        <vt:i4>2053958558</vt:i4>
      </vt:variant>
      <vt:variant>
        <vt:i4>759</vt:i4>
      </vt:variant>
      <vt:variant>
        <vt:i4>0</vt:i4>
      </vt:variant>
      <vt:variant>
        <vt:i4>5</vt:i4>
      </vt:variant>
      <vt:variant>
        <vt:lpwstr/>
      </vt:variant>
      <vt:variant>
        <vt:lpwstr>_会议信息窗口</vt:lpwstr>
      </vt:variant>
      <vt:variant>
        <vt:i4>1624245138</vt:i4>
      </vt:variant>
      <vt:variant>
        <vt:i4>756</vt:i4>
      </vt:variant>
      <vt:variant>
        <vt:i4>0</vt:i4>
      </vt:variant>
      <vt:variant>
        <vt:i4>5</vt:i4>
      </vt:variant>
      <vt:variant>
        <vt:lpwstr/>
      </vt:variant>
      <vt:variant>
        <vt:lpwstr>_主动呼入窗口</vt:lpwstr>
      </vt:variant>
      <vt:variant>
        <vt:i4>-437420892</vt:i4>
      </vt:variant>
      <vt:variant>
        <vt:i4>753</vt:i4>
      </vt:variant>
      <vt:variant>
        <vt:i4>0</vt:i4>
      </vt:variant>
      <vt:variant>
        <vt:i4>5</vt:i4>
      </vt:variant>
      <vt:variant>
        <vt:lpwstr/>
      </vt:variant>
      <vt:variant>
        <vt:lpwstr>_联系方式</vt:lpwstr>
      </vt:variant>
      <vt:variant>
        <vt:i4>6357011</vt:i4>
      </vt:variant>
      <vt:variant>
        <vt:i4>750</vt:i4>
      </vt:variant>
      <vt:variant>
        <vt:i4>0</vt:i4>
      </vt:variant>
      <vt:variant>
        <vt:i4>5</vt:i4>
      </vt:variant>
      <vt:variant>
        <vt:lpwstr/>
      </vt:variant>
      <vt:variant>
        <vt:lpwstr>_E-mail</vt:lpwstr>
      </vt:variant>
      <vt:variant>
        <vt:i4>1507000415</vt:i4>
      </vt:variant>
      <vt:variant>
        <vt:i4>747</vt:i4>
      </vt:variant>
      <vt:variant>
        <vt:i4>0</vt:i4>
      </vt:variant>
      <vt:variant>
        <vt:i4>5</vt:i4>
      </vt:variant>
      <vt:variant>
        <vt:lpwstr/>
      </vt:variant>
      <vt:variant>
        <vt:lpwstr>_姓名</vt:lpwstr>
      </vt:variant>
      <vt:variant>
        <vt:i4>-990120801</vt:i4>
      </vt:variant>
      <vt:variant>
        <vt:i4>744</vt:i4>
      </vt:variant>
      <vt:variant>
        <vt:i4>0</vt:i4>
      </vt:variant>
      <vt:variant>
        <vt:i4>5</vt:i4>
      </vt:variant>
      <vt:variant>
        <vt:lpwstr/>
      </vt:variant>
      <vt:variant>
        <vt:lpwstr>_会议设置_1</vt:lpwstr>
      </vt:variant>
      <vt:variant>
        <vt:i4>-478258856</vt:i4>
      </vt:variant>
      <vt:variant>
        <vt:i4>741</vt:i4>
      </vt:variant>
      <vt:variant>
        <vt:i4>0</vt:i4>
      </vt:variant>
      <vt:variant>
        <vt:i4>5</vt:i4>
      </vt:variant>
      <vt:variant>
        <vt:lpwstr/>
      </vt:variant>
      <vt:variant>
        <vt:lpwstr>_设备检测</vt:lpwstr>
      </vt:variant>
      <vt:variant>
        <vt:i4>-323591375</vt:i4>
      </vt:variant>
      <vt:variant>
        <vt:i4>738</vt:i4>
      </vt:variant>
      <vt:variant>
        <vt:i4>0</vt:i4>
      </vt:variant>
      <vt:variant>
        <vt:i4>5</vt:i4>
      </vt:variant>
      <vt:variant>
        <vt:lpwstr/>
      </vt:variant>
      <vt:variant>
        <vt:lpwstr>_数据视图</vt:lpwstr>
      </vt:variant>
      <vt:variant>
        <vt:i4>-969847028</vt:i4>
      </vt:variant>
      <vt:variant>
        <vt:i4>735</vt:i4>
      </vt:variant>
      <vt:variant>
        <vt:i4>0</vt:i4>
      </vt:variant>
      <vt:variant>
        <vt:i4>5</vt:i4>
      </vt:variant>
      <vt:variant>
        <vt:lpwstr/>
      </vt:variant>
      <vt:variant>
        <vt:lpwstr>_全体静音</vt:lpwstr>
      </vt:variant>
      <vt:variant>
        <vt:i4>723737352</vt:i4>
      </vt:variant>
      <vt:variant>
        <vt:i4>732</vt:i4>
      </vt:variant>
      <vt:variant>
        <vt:i4>0</vt:i4>
      </vt:variant>
      <vt:variant>
        <vt:i4>5</vt:i4>
      </vt:variant>
      <vt:variant>
        <vt:lpwstr/>
      </vt:variant>
      <vt:variant>
        <vt:lpwstr>_文字交流</vt:lpwstr>
      </vt:variant>
      <vt:variant>
        <vt:i4>1402170654</vt:i4>
      </vt:variant>
      <vt:variant>
        <vt:i4>729</vt:i4>
      </vt:variant>
      <vt:variant>
        <vt:i4>0</vt:i4>
      </vt:variant>
      <vt:variant>
        <vt:i4>5</vt:i4>
      </vt:variant>
      <vt:variant>
        <vt:lpwstr/>
      </vt:variant>
      <vt:variant>
        <vt:lpwstr>_双流_1</vt:lpwstr>
      </vt:variant>
      <vt:variant>
        <vt:i4>714516512</vt:i4>
      </vt:variant>
      <vt:variant>
        <vt:i4>726</vt:i4>
      </vt:variant>
      <vt:variant>
        <vt:i4>0</vt:i4>
      </vt:variant>
      <vt:variant>
        <vt:i4>5</vt:i4>
      </vt:variant>
      <vt:variant>
        <vt:lpwstr/>
      </vt:variant>
      <vt:variant>
        <vt:lpwstr>_音频选择与切换</vt:lpwstr>
      </vt:variant>
      <vt:variant>
        <vt:i4>1145982561</vt:i4>
      </vt:variant>
      <vt:variant>
        <vt:i4>723</vt:i4>
      </vt:variant>
      <vt:variant>
        <vt:i4>0</vt:i4>
      </vt:variant>
      <vt:variant>
        <vt:i4>5</vt:i4>
      </vt:variant>
      <vt:variant>
        <vt:lpwstr/>
      </vt:variant>
      <vt:variant>
        <vt:lpwstr>_★举手</vt:lpwstr>
      </vt:variant>
      <vt:variant>
        <vt:i4>142512311</vt:i4>
      </vt:variant>
      <vt:variant>
        <vt:i4>720</vt:i4>
      </vt:variant>
      <vt:variant>
        <vt:i4>0</vt:i4>
      </vt:variant>
      <vt:variant>
        <vt:i4>5</vt:i4>
      </vt:variant>
      <vt:variant>
        <vt:lpwstr/>
      </vt:variant>
      <vt:variant>
        <vt:lpwstr>_全部外呼</vt:lpwstr>
      </vt:variant>
      <vt:variant>
        <vt:i4>-209826135</vt:i4>
      </vt:variant>
      <vt:variant>
        <vt:i4>717</vt:i4>
      </vt:variant>
      <vt:variant>
        <vt:i4>0</vt:i4>
      </vt:variant>
      <vt:variant>
        <vt:i4>5</vt:i4>
      </vt:variant>
      <vt:variant>
        <vt:lpwstr/>
      </vt:variant>
      <vt:variant>
        <vt:lpwstr>_邮件提醒</vt:lpwstr>
      </vt:variant>
      <vt:variant>
        <vt:i4>-995849231</vt:i4>
      </vt:variant>
      <vt:variant>
        <vt:i4>714</vt:i4>
      </vt:variant>
      <vt:variant>
        <vt:i4>0</vt:i4>
      </vt:variant>
      <vt:variant>
        <vt:i4>5</vt:i4>
      </vt:variant>
      <vt:variant>
        <vt:lpwstr/>
      </vt:variant>
      <vt:variant>
        <vt:lpwstr>_会议设置</vt:lpwstr>
      </vt:variant>
      <vt:variant>
        <vt:i4>1913155814</vt:i4>
      </vt:variant>
      <vt:variant>
        <vt:i4>711</vt:i4>
      </vt:variant>
      <vt:variant>
        <vt:i4>0</vt:i4>
      </vt:variant>
      <vt:variant>
        <vt:i4>5</vt:i4>
      </vt:variant>
      <vt:variant>
        <vt:lpwstr/>
      </vt:variant>
      <vt:variant>
        <vt:lpwstr>_★点名</vt:lpwstr>
      </vt:variant>
      <vt:variant>
        <vt:i4>1913155814</vt:i4>
      </vt:variant>
      <vt:variant>
        <vt:i4>708</vt:i4>
      </vt:variant>
      <vt:variant>
        <vt:i4>0</vt:i4>
      </vt:variant>
      <vt:variant>
        <vt:i4>5</vt:i4>
      </vt:variant>
      <vt:variant>
        <vt:lpwstr/>
      </vt:variant>
      <vt:variant>
        <vt:lpwstr>_★点名</vt:lpwstr>
      </vt:variant>
      <vt:variant>
        <vt:i4>723737352</vt:i4>
      </vt:variant>
      <vt:variant>
        <vt:i4>705</vt:i4>
      </vt:variant>
      <vt:variant>
        <vt:i4>0</vt:i4>
      </vt:variant>
      <vt:variant>
        <vt:i4>5</vt:i4>
      </vt:variant>
      <vt:variant>
        <vt:lpwstr/>
      </vt:variant>
      <vt:variant>
        <vt:lpwstr>_文字交流</vt:lpwstr>
      </vt:variant>
      <vt:variant>
        <vt:i4>655124256</vt:i4>
      </vt:variant>
      <vt:variant>
        <vt:i4>702</vt:i4>
      </vt:variant>
      <vt:variant>
        <vt:i4>0</vt:i4>
      </vt:variant>
      <vt:variant>
        <vt:i4>5</vt:i4>
      </vt:variant>
      <vt:variant>
        <vt:lpwstr/>
      </vt:variant>
      <vt:variant>
        <vt:lpwstr>_白板共享</vt:lpwstr>
      </vt:variant>
      <vt:variant>
        <vt:i4>888563772</vt:i4>
      </vt:variant>
      <vt:variant>
        <vt:i4>699</vt:i4>
      </vt:variant>
      <vt:variant>
        <vt:i4>0</vt:i4>
      </vt:variant>
      <vt:variant>
        <vt:i4>5</vt:i4>
      </vt:variant>
      <vt:variant>
        <vt:lpwstr/>
      </vt:variant>
      <vt:variant>
        <vt:lpwstr>_文档共享</vt:lpwstr>
      </vt:variant>
      <vt:variant>
        <vt:i4>222191114</vt:i4>
      </vt:variant>
      <vt:variant>
        <vt:i4>696</vt:i4>
      </vt:variant>
      <vt:variant>
        <vt:i4>0</vt:i4>
      </vt:variant>
      <vt:variant>
        <vt:i4>5</vt:i4>
      </vt:variant>
      <vt:variant>
        <vt:lpwstr/>
      </vt:variant>
      <vt:variant>
        <vt:lpwstr>_屏幕共享</vt:lpwstr>
      </vt:variant>
      <vt:variant>
        <vt:i4>2053958558</vt:i4>
      </vt:variant>
      <vt:variant>
        <vt:i4>693</vt:i4>
      </vt:variant>
      <vt:variant>
        <vt:i4>0</vt:i4>
      </vt:variant>
      <vt:variant>
        <vt:i4>5</vt:i4>
      </vt:variant>
      <vt:variant>
        <vt:lpwstr/>
      </vt:variant>
      <vt:variant>
        <vt:lpwstr>_会议信息窗口</vt:lpwstr>
      </vt:variant>
      <vt:variant>
        <vt:i4>1492834631</vt:i4>
      </vt:variant>
      <vt:variant>
        <vt:i4>690</vt:i4>
      </vt:variant>
      <vt:variant>
        <vt:i4>0</vt:i4>
      </vt:variant>
      <vt:variant>
        <vt:i4>5</vt:i4>
      </vt:variant>
      <vt:variant>
        <vt:lpwstr/>
      </vt:variant>
      <vt:variant>
        <vt:lpwstr>_吸附操作栏</vt:lpwstr>
      </vt:variant>
      <vt:variant>
        <vt:i4>-323591375</vt:i4>
      </vt:variant>
      <vt:variant>
        <vt:i4>687</vt:i4>
      </vt:variant>
      <vt:variant>
        <vt:i4>0</vt:i4>
      </vt:variant>
      <vt:variant>
        <vt:i4>5</vt:i4>
      </vt:variant>
      <vt:variant>
        <vt:lpwstr/>
      </vt:variant>
      <vt:variant>
        <vt:lpwstr>_数据视图</vt:lpwstr>
      </vt:variant>
      <vt:variant>
        <vt:i4>1492834631</vt:i4>
      </vt:variant>
      <vt:variant>
        <vt:i4>684</vt:i4>
      </vt:variant>
      <vt:variant>
        <vt:i4>0</vt:i4>
      </vt:variant>
      <vt:variant>
        <vt:i4>5</vt:i4>
      </vt:variant>
      <vt:variant>
        <vt:lpwstr/>
      </vt:variant>
      <vt:variant>
        <vt:lpwstr>_吸附操作栏</vt:lpwstr>
      </vt:variant>
      <vt:variant>
        <vt:i4>1492834631</vt:i4>
      </vt:variant>
      <vt:variant>
        <vt:i4>681</vt:i4>
      </vt:variant>
      <vt:variant>
        <vt:i4>0</vt:i4>
      </vt:variant>
      <vt:variant>
        <vt:i4>5</vt:i4>
      </vt:variant>
      <vt:variant>
        <vt:lpwstr/>
      </vt:variant>
      <vt:variant>
        <vt:lpwstr>_吸附操作栏</vt:lpwstr>
      </vt:variant>
      <vt:variant>
        <vt:i4>2115507219</vt:i4>
      </vt:variant>
      <vt:variant>
        <vt:i4>678</vt:i4>
      </vt:variant>
      <vt:variant>
        <vt:i4>0</vt:i4>
      </vt:variant>
      <vt:variant>
        <vt:i4>5</vt:i4>
      </vt:variant>
      <vt:variant>
        <vt:lpwstr/>
      </vt:variant>
      <vt:variant>
        <vt:lpwstr>_客户端登录</vt:lpwstr>
      </vt:variant>
      <vt:variant>
        <vt:i4>-816870416</vt:i4>
      </vt:variant>
      <vt:variant>
        <vt:i4>675</vt:i4>
      </vt:variant>
      <vt:variant>
        <vt:i4>0</vt:i4>
      </vt:variant>
      <vt:variant>
        <vt:i4>5</vt:i4>
      </vt:variant>
      <vt:variant>
        <vt:lpwstr/>
      </vt:variant>
      <vt:variant>
        <vt:lpwstr>_通讯录</vt:lpwstr>
      </vt:variant>
      <vt:variant>
        <vt:i4>345213937</vt:i4>
      </vt:variant>
      <vt:variant>
        <vt:i4>672</vt:i4>
      </vt:variant>
      <vt:variant>
        <vt:i4>0</vt:i4>
      </vt:variant>
      <vt:variant>
        <vt:i4>5</vt:i4>
      </vt:variant>
      <vt:variant>
        <vt:lpwstr/>
      </vt:variant>
      <vt:variant>
        <vt:lpwstr>_会议安排</vt:lpwstr>
      </vt:variant>
      <vt:variant>
        <vt:i4>-1233356390</vt:i4>
      </vt:variant>
      <vt:variant>
        <vt:i4>669</vt:i4>
      </vt:variant>
      <vt:variant>
        <vt:i4>0</vt:i4>
      </vt:variant>
      <vt:variant>
        <vt:i4>5</vt:i4>
      </vt:variant>
      <vt:variant>
        <vt:lpwstr/>
      </vt:variant>
      <vt:variant>
        <vt:lpwstr>_发送邀约界面A</vt:lpwstr>
      </vt:variant>
      <vt:variant>
        <vt:i4>-1233356390</vt:i4>
      </vt:variant>
      <vt:variant>
        <vt:i4>666</vt:i4>
      </vt:variant>
      <vt:variant>
        <vt:i4>0</vt:i4>
      </vt:variant>
      <vt:variant>
        <vt:i4>5</vt:i4>
      </vt:variant>
      <vt:variant>
        <vt:lpwstr/>
      </vt:variant>
      <vt:variant>
        <vt:lpwstr>_发送邀约界面A</vt:lpwstr>
      </vt:variant>
      <vt:variant>
        <vt:i4>345213937</vt:i4>
      </vt:variant>
      <vt:variant>
        <vt:i4>663</vt:i4>
      </vt:variant>
      <vt:variant>
        <vt:i4>0</vt:i4>
      </vt:variant>
      <vt:variant>
        <vt:i4>5</vt:i4>
      </vt:variant>
      <vt:variant>
        <vt:lpwstr/>
      </vt:variant>
      <vt:variant>
        <vt:lpwstr>_会议安排</vt:lpwstr>
      </vt:variant>
      <vt:variant>
        <vt:i4>-1233356390</vt:i4>
      </vt:variant>
      <vt:variant>
        <vt:i4>660</vt:i4>
      </vt:variant>
      <vt:variant>
        <vt:i4>0</vt:i4>
      </vt:variant>
      <vt:variant>
        <vt:i4>5</vt:i4>
      </vt:variant>
      <vt:variant>
        <vt:lpwstr/>
      </vt:variant>
      <vt:variant>
        <vt:lpwstr>_发送邀约界面A</vt:lpwstr>
      </vt:variant>
      <vt:variant>
        <vt:i4>-1233356390</vt:i4>
      </vt:variant>
      <vt:variant>
        <vt:i4>657</vt:i4>
      </vt:variant>
      <vt:variant>
        <vt:i4>0</vt:i4>
      </vt:variant>
      <vt:variant>
        <vt:i4>5</vt:i4>
      </vt:variant>
      <vt:variant>
        <vt:lpwstr/>
      </vt:variant>
      <vt:variant>
        <vt:lpwstr>_发送邀约界面A</vt:lpwstr>
      </vt:variant>
      <vt:variant>
        <vt:i4>-1323164618</vt:i4>
      </vt:variant>
      <vt:variant>
        <vt:i4>654</vt:i4>
      </vt:variant>
      <vt:variant>
        <vt:i4>0</vt:i4>
      </vt:variant>
      <vt:variant>
        <vt:i4>5</vt:i4>
      </vt:variant>
      <vt:variant>
        <vt:lpwstr/>
      </vt:variant>
      <vt:variant>
        <vt:lpwstr>_立即入会验证</vt:lpwstr>
      </vt:variant>
      <vt:variant>
        <vt:i4>834430821</vt:i4>
      </vt:variant>
      <vt:variant>
        <vt:i4>651</vt:i4>
      </vt:variant>
      <vt:variant>
        <vt:i4>0</vt:i4>
      </vt:variant>
      <vt:variant>
        <vt:i4>5</vt:i4>
      </vt:variant>
      <vt:variant>
        <vt:lpwstr/>
      </vt:variant>
      <vt:variant>
        <vt:lpwstr>_手机号码</vt:lpwstr>
      </vt:variant>
      <vt:variant>
        <vt:i4>6357011</vt:i4>
      </vt:variant>
      <vt:variant>
        <vt:i4>648</vt:i4>
      </vt:variant>
      <vt:variant>
        <vt:i4>0</vt:i4>
      </vt:variant>
      <vt:variant>
        <vt:i4>5</vt:i4>
      </vt:variant>
      <vt:variant>
        <vt:lpwstr/>
      </vt:variant>
      <vt:variant>
        <vt:lpwstr>_E-mail</vt:lpwstr>
      </vt:variant>
      <vt:variant>
        <vt:i4>1507000415</vt:i4>
      </vt:variant>
      <vt:variant>
        <vt:i4>645</vt:i4>
      </vt:variant>
      <vt:variant>
        <vt:i4>0</vt:i4>
      </vt:variant>
      <vt:variant>
        <vt:i4>5</vt:i4>
      </vt:variant>
      <vt:variant>
        <vt:lpwstr/>
      </vt:variant>
      <vt:variant>
        <vt:lpwstr>_姓名</vt:lpwstr>
      </vt:variant>
      <vt:variant>
        <vt:i4>-1233356390</vt:i4>
      </vt:variant>
      <vt:variant>
        <vt:i4>642</vt:i4>
      </vt:variant>
      <vt:variant>
        <vt:i4>0</vt:i4>
      </vt:variant>
      <vt:variant>
        <vt:i4>5</vt:i4>
      </vt:variant>
      <vt:variant>
        <vt:lpwstr/>
      </vt:variant>
      <vt:variant>
        <vt:lpwstr>_发送邀约界面A</vt:lpwstr>
      </vt:variant>
      <vt:variant>
        <vt:i4>487427057</vt:i4>
      </vt:variant>
      <vt:variant>
        <vt:i4>639</vt:i4>
      </vt:variant>
      <vt:variant>
        <vt:i4>0</vt:i4>
      </vt:variant>
      <vt:variant>
        <vt:i4>5</vt:i4>
      </vt:variant>
      <vt:variant>
        <vt:lpwstr/>
      </vt:variant>
      <vt:variant>
        <vt:lpwstr>_会议列表</vt:lpwstr>
      </vt:variant>
      <vt:variant>
        <vt:i4>487427057</vt:i4>
      </vt:variant>
      <vt:variant>
        <vt:i4>636</vt:i4>
      </vt:variant>
      <vt:variant>
        <vt:i4>0</vt:i4>
      </vt:variant>
      <vt:variant>
        <vt:i4>5</vt:i4>
      </vt:variant>
      <vt:variant>
        <vt:lpwstr/>
      </vt:variant>
      <vt:variant>
        <vt:lpwstr>_会议列表</vt:lpwstr>
      </vt:variant>
      <vt:variant>
        <vt:i4>436686719</vt:i4>
      </vt:variant>
      <vt:variant>
        <vt:i4>633</vt:i4>
      </vt:variant>
      <vt:variant>
        <vt:i4>0</vt:i4>
      </vt:variant>
      <vt:variant>
        <vt:i4>5</vt:i4>
      </vt:variant>
      <vt:variant>
        <vt:lpwstr/>
      </vt:variant>
      <vt:variant>
        <vt:lpwstr>_上传名单</vt:lpwstr>
      </vt:variant>
      <vt:variant>
        <vt:i4>459687187</vt:i4>
      </vt:variant>
      <vt:variant>
        <vt:i4>630</vt:i4>
      </vt:variant>
      <vt:variant>
        <vt:i4>0</vt:i4>
      </vt:variant>
      <vt:variant>
        <vt:i4>5</vt:i4>
      </vt:variant>
      <vt:variant>
        <vt:lpwstr/>
      </vt:variant>
      <vt:variant>
        <vt:lpwstr>_上传邀请参会人名单验证</vt:lpwstr>
      </vt:variant>
      <vt:variant>
        <vt:i4>459687187</vt:i4>
      </vt:variant>
      <vt:variant>
        <vt:i4>627</vt:i4>
      </vt:variant>
      <vt:variant>
        <vt:i4>0</vt:i4>
      </vt:variant>
      <vt:variant>
        <vt:i4>5</vt:i4>
      </vt:variant>
      <vt:variant>
        <vt:lpwstr/>
      </vt:variant>
      <vt:variant>
        <vt:lpwstr>_上传邀请参会人名单验证</vt:lpwstr>
      </vt:variant>
      <vt:variant>
        <vt:i4>-1233356390</vt:i4>
      </vt:variant>
      <vt:variant>
        <vt:i4>624</vt:i4>
      </vt:variant>
      <vt:variant>
        <vt:i4>0</vt:i4>
      </vt:variant>
      <vt:variant>
        <vt:i4>5</vt:i4>
      </vt:variant>
      <vt:variant>
        <vt:lpwstr/>
      </vt:variant>
      <vt:variant>
        <vt:lpwstr>_发送邀约界面A</vt:lpwstr>
      </vt:variant>
      <vt:variant>
        <vt:i4>-1233356390</vt:i4>
      </vt:variant>
      <vt:variant>
        <vt:i4>621</vt:i4>
      </vt:variant>
      <vt:variant>
        <vt:i4>0</vt:i4>
      </vt:variant>
      <vt:variant>
        <vt:i4>5</vt:i4>
      </vt:variant>
      <vt:variant>
        <vt:lpwstr/>
      </vt:variant>
      <vt:variant>
        <vt:lpwstr>_发送邀约界面A</vt:lpwstr>
      </vt:variant>
      <vt:variant>
        <vt:i4>487427057</vt:i4>
      </vt:variant>
      <vt:variant>
        <vt:i4>618</vt:i4>
      </vt:variant>
      <vt:variant>
        <vt:i4>0</vt:i4>
      </vt:variant>
      <vt:variant>
        <vt:i4>5</vt:i4>
      </vt:variant>
      <vt:variant>
        <vt:lpwstr/>
      </vt:variant>
      <vt:variant>
        <vt:lpwstr>_会议列表</vt:lpwstr>
      </vt:variant>
      <vt:variant>
        <vt:i4>-1239552264</vt:i4>
      </vt:variant>
      <vt:variant>
        <vt:i4>615</vt:i4>
      </vt:variant>
      <vt:variant>
        <vt:i4>0</vt:i4>
      </vt:variant>
      <vt:variant>
        <vt:i4>5</vt:i4>
      </vt:variant>
      <vt:variant>
        <vt:lpwstr/>
      </vt:variant>
      <vt:variant>
        <vt:lpwstr>_发送邀约界面</vt:lpwstr>
      </vt:variant>
      <vt:variant>
        <vt:i4>348973155</vt:i4>
      </vt:variant>
      <vt:variant>
        <vt:i4>612</vt:i4>
      </vt:variant>
      <vt:variant>
        <vt:i4>0</vt:i4>
      </vt:variant>
      <vt:variant>
        <vt:i4>5</vt:i4>
      </vt:variant>
      <vt:variant>
        <vt:lpwstr/>
      </vt:variant>
      <vt:variant>
        <vt:lpwstr>_安排会议_1</vt:lpwstr>
      </vt:variant>
      <vt:variant>
        <vt:i4>487427057</vt:i4>
      </vt:variant>
      <vt:variant>
        <vt:i4>609</vt:i4>
      </vt:variant>
      <vt:variant>
        <vt:i4>0</vt:i4>
      </vt:variant>
      <vt:variant>
        <vt:i4>5</vt:i4>
      </vt:variant>
      <vt:variant>
        <vt:lpwstr/>
      </vt:variant>
      <vt:variant>
        <vt:lpwstr>_会议列表</vt:lpwstr>
      </vt:variant>
      <vt:variant>
        <vt:i4>504991633</vt:i4>
      </vt:variant>
      <vt:variant>
        <vt:i4>606</vt:i4>
      </vt:variant>
      <vt:variant>
        <vt:i4>0</vt:i4>
      </vt:variant>
      <vt:variant>
        <vt:i4>5</vt:i4>
      </vt:variant>
      <vt:variant>
        <vt:lpwstr/>
      </vt:variant>
      <vt:variant>
        <vt:lpwstr>_欢迎画面</vt:lpwstr>
      </vt:variant>
      <vt:variant>
        <vt:i4>-1910511517</vt:i4>
      </vt:variant>
      <vt:variant>
        <vt:i4>603</vt:i4>
      </vt:variant>
      <vt:variant>
        <vt:i4>0</vt:i4>
      </vt:variant>
      <vt:variant>
        <vt:i4>5</vt:i4>
      </vt:variant>
      <vt:variant>
        <vt:lpwstr/>
      </vt:variant>
      <vt:variant>
        <vt:lpwstr>_安排会议验证</vt:lpwstr>
      </vt:variant>
      <vt:variant>
        <vt:i4>-1910511517</vt:i4>
      </vt:variant>
      <vt:variant>
        <vt:i4>600</vt:i4>
      </vt:variant>
      <vt:variant>
        <vt:i4>0</vt:i4>
      </vt:variant>
      <vt:variant>
        <vt:i4>5</vt:i4>
      </vt:variant>
      <vt:variant>
        <vt:lpwstr/>
      </vt:variant>
      <vt:variant>
        <vt:lpwstr>_安排会议验证</vt:lpwstr>
      </vt:variant>
      <vt:variant>
        <vt:i4>-1913076558</vt:i4>
      </vt:variant>
      <vt:variant>
        <vt:i4>597</vt:i4>
      </vt:variant>
      <vt:variant>
        <vt:i4>0</vt:i4>
      </vt:variant>
      <vt:variant>
        <vt:i4>5</vt:i4>
      </vt:variant>
      <vt:variant>
        <vt:lpwstr/>
      </vt:variant>
      <vt:variant>
        <vt:lpwstr>_邀请参会人</vt:lpwstr>
      </vt:variant>
      <vt:variant>
        <vt:i4>487427057</vt:i4>
      </vt:variant>
      <vt:variant>
        <vt:i4>594</vt:i4>
      </vt:variant>
      <vt:variant>
        <vt:i4>0</vt:i4>
      </vt:variant>
      <vt:variant>
        <vt:i4>5</vt:i4>
      </vt:variant>
      <vt:variant>
        <vt:lpwstr/>
      </vt:variant>
      <vt:variant>
        <vt:lpwstr>_会议列表</vt:lpwstr>
      </vt:variant>
      <vt:variant>
        <vt:i4>348973155</vt:i4>
      </vt:variant>
      <vt:variant>
        <vt:i4>591</vt:i4>
      </vt:variant>
      <vt:variant>
        <vt:i4>0</vt:i4>
      </vt:variant>
      <vt:variant>
        <vt:i4>5</vt:i4>
      </vt:variant>
      <vt:variant>
        <vt:lpwstr/>
      </vt:variant>
      <vt:variant>
        <vt:lpwstr>_安排会议_1</vt:lpwstr>
      </vt:variant>
      <vt:variant>
        <vt:i4>487427057</vt:i4>
      </vt:variant>
      <vt:variant>
        <vt:i4>588</vt:i4>
      </vt:variant>
      <vt:variant>
        <vt:i4>0</vt:i4>
      </vt:variant>
      <vt:variant>
        <vt:i4>5</vt:i4>
      </vt:variant>
      <vt:variant>
        <vt:lpwstr/>
      </vt:variant>
      <vt:variant>
        <vt:lpwstr>_会议列表</vt:lpwstr>
      </vt:variant>
      <vt:variant>
        <vt:i4>504991633</vt:i4>
      </vt:variant>
      <vt:variant>
        <vt:i4>585</vt:i4>
      </vt:variant>
      <vt:variant>
        <vt:i4>0</vt:i4>
      </vt:variant>
      <vt:variant>
        <vt:i4>5</vt:i4>
      </vt:variant>
      <vt:variant>
        <vt:lpwstr/>
      </vt:variant>
      <vt:variant>
        <vt:lpwstr>_欢迎画面</vt:lpwstr>
      </vt:variant>
      <vt:variant>
        <vt:i4>98063442</vt:i4>
      </vt:variant>
      <vt:variant>
        <vt:i4>582</vt:i4>
      </vt:variant>
      <vt:variant>
        <vt:i4>0</vt:i4>
      </vt:variant>
      <vt:variant>
        <vt:i4>5</vt:i4>
      </vt:variant>
      <vt:variant>
        <vt:lpwstr/>
      </vt:variant>
      <vt:variant>
        <vt:lpwstr>_域名切换</vt:lpwstr>
      </vt:variant>
      <vt:variant>
        <vt:i4>98063442</vt:i4>
      </vt:variant>
      <vt:variant>
        <vt:i4>579</vt:i4>
      </vt:variant>
      <vt:variant>
        <vt:i4>0</vt:i4>
      </vt:variant>
      <vt:variant>
        <vt:i4>5</vt:i4>
      </vt:variant>
      <vt:variant>
        <vt:lpwstr/>
      </vt:variant>
      <vt:variant>
        <vt:lpwstr>_域名切换</vt:lpwstr>
      </vt:variant>
      <vt:variant>
        <vt:i4>-711554063</vt:i4>
      </vt:variant>
      <vt:variant>
        <vt:i4>576</vt:i4>
      </vt:variant>
      <vt:variant>
        <vt:i4>0</vt:i4>
      </vt:variant>
      <vt:variant>
        <vt:i4>5</vt:i4>
      </vt:variant>
      <vt:variant>
        <vt:lpwstr/>
      </vt:variant>
      <vt:variant>
        <vt:lpwstr>_会议验证</vt:lpwstr>
      </vt:variant>
      <vt:variant>
        <vt:i4>397038504</vt:i4>
      </vt:variant>
      <vt:variant>
        <vt:i4>573</vt:i4>
      </vt:variant>
      <vt:variant>
        <vt:i4>0</vt:i4>
      </vt:variant>
      <vt:variant>
        <vt:i4>5</vt:i4>
      </vt:variant>
      <vt:variant>
        <vt:lpwstr/>
      </vt:variant>
      <vt:variant>
        <vt:lpwstr>_账号验证</vt:lpwstr>
      </vt:variant>
      <vt:variant>
        <vt:i4>397038504</vt:i4>
      </vt:variant>
      <vt:variant>
        <vt:i4>570</vt:i4>
      </vt:variant>
      <vt:variant>
        <vt:i4>0</vt:i4>
      </vt:variant>
      <vt:variant>
        <vt:i4>5</vt:i4>
      </vt:variant>
      <vt:variant>
        <vt:lpwstr/>
      </vt:variant>
      <vt:variant>
        <vt:lpwstr>_账号验证</vt:lpwstr>
      </vt:variant>
      <vt:variant>
        <vt:i4>397038504</vt:i4>
      </vt:variant>
      <vt:variant>
        <vt:i4>567</vt:i4>
      </vt:variant>
      <vt:variant>
        <vt:i4>0</vt:i4>
      </vt:variant>
      <vt:variant>
        <vt:i4>5</vt:i4>
      </vt:variant>
      <vt:variant>
        <vt:lpwstr/>
      </vt:variant>
      <vt:variant>
        <vt:lpwstr>_账号验证</vt:lpwstr>
      </vt:variant>
      <vt:variant>
        <vt:i4>345203661</vt:i4>
      </vt:variant>
      <vt:variant>
        <vt:i4>564</vt:i4>
      </vt:variant>
      <vt:variant>
        <vt:i4>0</vt:i4>
      </vt:variant>
      <vt:variant>
        <vt:i4>5</vt:i4>
      </vt:variant>
      <vt:variant>
        <vt:lpwstr/>
      </vt:variant>
      <vt:variant>
        <vt:lpwstr>_安排会议</vt:lpwstr>
      </vt:variant>
      <vt:variant>
        <vt:i4>1572915</vt:i4>
      </vt:variant>
      <vt:variant>
        <vt:i4>554</vt:i4>
      </vt:variant>
      <vt:variant>
        <vt:i4>0</vt:i4>
      </vt:variant>
      <vt:variant>
        <vt:i4>5</vt:i4>
      </vt:variant>
      <vt:variant>
        <vt:lpwstr/>
      </vt:variant>
      <vt:variant>
        <vt:lpwstr>_Toc354567280</vt:lpwstr>
      </vt:variant>
      <vt:variant>
        <vt:i4>1507379</vt:i4>
      </vt:variant>
      <vt:variant>
        <vt:i4>548</vt:i4>
      </vt:variant>
      <vt:variant>
        <vt:i4>0</vt:i4>
      </vt:variant>
      <vt:variant>
        <vt:i4>5</vt:i4>
      </vt:variant>
      <vt:variant>
        <vt:lpwstr/>
      </vt:variant>
      <vt:variant>
        <vt:lpwstr>_Toc354567279</vt:lpwstr>
      </vt:variant>
      <vt:variant>
        <vt:i4>1507379</vt:i4>
      </vt:variant>
      <vt:variant>
        <vt:i4>542</vt:i4>
      </vt:variant>
      <vt:variant>
        <vt:i4>0</vt:i4>
      </vt:variant>
      <vt:variant>
        <vt:i4>5</vt:i4>
      </vt:variant>
      <vt:variant>
        <vt:lpwstr/>
      </vt:variant>
      <vt:variant>
        <vt:lpwstr>_Toc354567278</vt:lpwstr>
      </vt:variant>
      <vt:variant>
        <vt:i4>1507379</vt:i4>
      </vt:variant>
      <vt:variant>
        <vt:i4>536</vt:i4>
      </vt:variant>
      <vt:variant>
        <vt:i4>0</vt:i4>
      </vt:variant>
      <vt:variant>
        <vt:i4>5</vt:i4>
      </vt:variant>
      <vt:variant>
        <vt:lpwstr/>
      </vt:variant>
      <vt:variant>
        <vt:lpwstr>_Toc354567277</vt:lpwstr>
      </vt:variant>
      <vt:variant>
        <vt:i4>1507379</vt:i4>
      </vt:variant>
      <vt:variant>
        <vt:i4>530</vt:i4>
      </vt:variant>
      <vt:variant>
        <vt:i4>0</vt:i4>
      </vt:variant>
      <vt:variant>
        <vt:i4>5</vt:i4>
      </vt:variant>
      <vt:variant>
        <vt:lpwstr/>
      </vt:variant>
      <vt:variant>
        <vt:lpwstr>_Toc354567276</vt:lpwstr>
      </vt:variant>
      <vt:variant>
        <vt:i4>1507379</vt:i4>
      </vt:variant>
      <vt:variant>
        <vt:i4>524</vt:i4>
      </vt:variant>
      <vt:variant>
        <vt:i4>0</vt:i4>
      </vt:variant>
      <vt:variant>
        <vt:i4>5</vt:i4>
      </vt:variant>
      <vt:variant>
        <vt:lpwstr/>
      </vt:variant>
      <vt:variant>
        <vt:lpwstr>_Toc354567275</vt:lpwstr>
      </vt:variant>
      <vt:variant>
        <vt:i4>1507379</vt:i4>
      </vt:variant>
      <vt:variant>
        <vt:i4>518</vt:i4>
      </vt:variant>
      <vt:variant>
        <vt:i4>0</vt:i4>
      </vt:variant>
      <vt:variant>
        <vt:i4>5</vt:i4>
      </vt:variant>
      <vt:variant>
        <vt:lpwstr/>
      </vt:variant>
      <vt:variant>
        <vt:lpwstr>_Toc354567274</vt:lpwstr>
      </vt:variant>
      <vt:variant>
        <vt:i4>1507379</vt:i4>
      </vt:variant>
      <vt:variant>
        <vt:i4>512</vt:i4>
      </vt:variant>
      <vt:variant>
        <vt:i4>0</vt:i4>
      </vt:variant>
      <vt:variant>
        <vt:i4>5</vt:i4>
      </vt:variant>
      <vt:variant>
        <vt:lpwstr/>
      </vt:variant>
      <vt:variant>
        <vt:lpwstr>_Toc354567273</vt:lpwstr>
      </vt:variant>
      <vt:variant>
        <vt:i4>1507379</vt:i4>
      </vt:variant>
      <vt:variant>
        <vt:i4>506</vt:i4>
      </vt:variant>
      <vt:variant>
        <vt:i4>0</vt:i4>
      </vt:variant>
      <vt:variant>
        <vt:i4>5</vt:i4>
      </vt:variant>
      <vt:variant>
        <vt:lpwstr/>
      </vt:variant>
      <vt:variant>
        <vt:lpwstr>_Toc354567272</vt:lpwstr>
      </vt:variant>
      <vt:variant>
        <vt:i4>1507379</vt:i4>
      </vt:variant>
      <vt:variant>
        <vt:i4>500</vt:i4>
      </vt:variant>
      <vt:variant>
        <vt:i4>0</vt:i4>
      </vt:variant>
      <vt:variant>
        <vt:i4>5</vt:i4>
      </vt:variant>
      <vt:variant>
        <vt:lpwstr/>
      </vt:variant>
      <vt:variant>
        <vt:lpwstr>_Toc354567271</vt:lpwstr>
      </vt:variant>
      <vt:variant>
        <vt:i4>1507379</vt:i4>
      </vt:variant>
      <vt:variant>
        <vt:i4>494</vt:i4>
      </vt:variant>
      <vt:variant>
        <vt:i4>0</vt:i4>
      </vt:variant>
      <vt:variant>
        <vt:i4>5</vt:i4>
      </vt:variant>
      <vt:variant>
        <vt:lpwstr/>
      </vt:variant>
      <vt:variant>
        <vt:lpwstr>_Toc354567270</vt:lpwstr>
      </vt:variant>
      <vt:variant>
        <vt:i4>1441843</vt:i4>
      </vt:variant>
      <vt:variant>
        <vt:i4>488</vt:i4>
      </vt:variant>
      <vt:variant>
        <vt:i4>0</vt:i4>
      </vt:variant>
      <vt:variant>
        <vt:i4>5</vt:i4>
      </vt:variant>
      <vt:variant>
        <vt:lpwstr/>
      </vt:variant>
      <vt:variant>
        <vt:lpwstr>_Toc354567269</vt:lpwstr>
      </vt:variant>
      <vt:variant>
        <vt:i4>1441843</vt:i4>
      </vt:variant>
      <vt:variant>
        <vt:i4>482</vt:i4>
      </vt:variant>
      <vt:variant>
        <vt:i4>0</vt:i4>
      </vt:variant>
      <vt:variant>
        <vt:i4>5</vt:i4>
      </vt:variant>
      <vt:variant>
        <vt:lpwstr/>
      </vt:variant>
      <vt:variant>
        <vt:lpwstr>_Toc354567268</vt:lpwstr>
      </vt:variant>
      <vt:variant>
        <vt:i4>1441843</vt:i4>
      </vt:variant>
      <vt:variant>
        <vt:i4>476</vt:i4>
      </vt:variant>
      <vt:variant>
        <vt:i4>0</vt:i4>
      </vt:variant>
      <vt:variant>
        <vt:i4>5</vt:i4>
      </vt:variant>
      <vt:variant>
        <vt:lpwstr/>
      </vt:variant>
      <vt:variant>
        <vt:lpwstr>_Toc354567267</vt:lpwstr>
      </vt:variant>
      <vt:variant>
        <vt:i4>1441843</vt:i4>
      </vt:variant>
      <vt:variant>
        <vt:i4>470</vt:i4>
      </vt:variant>
      <vt:variant>
        <vt:i4>0</vt:i4>
      </vt:variant>
      <vt:variant>
        <vt:i4>5</vt:i4>
      </vt:variant>
      <vt:variant>
        <vt:lpwstr/>
      </vt:variant>
      <vt:variant>
        <vt:lpwstr>_Toc354567262</vt:lpwstr>
      </vt:variant>
      <vt:variant>
        <vt:i4>1376307</vt:i4>
      </vt:variant>
      <vt:variant>
        <vt:i4>464</vt:i4>
      </vt:variant>
      <vt:variant>
        <vt:i4>0</vt:i4>
      </vt:variant>
      <vt:variant>
        <vt:i4>5</vt:i4>
      </vt:variant>
      <vt:variant>
        <vt:lpwstr/>
      </vt:variant>
      <vt:variant>
        <vt:lpwstr>_Toc354567259</vt:lpwstr>
      </vt:variant>
      <vt:variant>
        <vt:i4>1376307</vt:i4>
      </vt:variant>
      <vt:variant>
        <vt:i4>458</vt:i4>
      </vt:variant>
      <vt:variant>
        <vt:i4>0</vt:i4>
      </vt:variant>
      <vt:variant>
        <vt:i4>5</vt:i4>
      </vt:variant>
      <vt:variant>
        <vt:lpwstr/>
      </vt:variant>
      <vt:variant>
        <vt:lpwstr>_Toc354567258</vt:lpwstr>
      </vt:variant>
      <vt:variant>
        <vt:i4>1376307</vt:i4>
      </vt:variant>
      <vt:variant>
        <vt:i4>452</vt:i4>
      </vt:variant>
      <vt:variant>
        <vt:i4>0</vt:i4>
      </vt:variant>
      <vt:variant>
        <vt:i4>5</vt:i4>
      </vt:variant>
      <vt:variant>
        <vt:lpwstr/>
      </vt:variant>
      <vt:variant>
        <vt:lpwstr>_Toc354567257</vt:lpwstr>
      </vt:variant>
      <vt:variant>
        <vt:i4>1376307</vt:i4>
      </vt:variant>
      <vt:variant>
        <vt:i4>446</vt:i4>
      </vt:variant>
      <vt:variant>
        <vt:i4>0</vt:i4>
      </vt:variant>
      <vt:variant>
        <vt:i4>5</vt:i4>
      </vt:variant>
      <vt:variant>
        <vt:lpwstr/>
      </vt:variant>
      <vt:variant>
        <vt:lpwstr>_Toc354567256</vt:lpwstr>
      </vt:variant>
      <vt:variant>
        <vt:i4>1376307</vt:i4>
      </vt:variant>
      <vt:variant>
        <vt:i4>440</vt:i4>
      </vt:variant>
      <vt:variant>
        <vt:i4>0</vt:i4>
      </vt:variant>
      <vt:variant>
        <vt:i4>5</vt:i4>
      </vt:variant>
      <vt:variant>
        <vt:lpwstr/>
      </vt:variant>
      <vt:variant>
        <vt:lpwstr>_Toc354567255</vt:lpwstr>
      </vt:variant>
      <vt:variant>
        <vt:i4>1376307</vt:i4>
      </vt:variant>
      <vt:variant>
        <vt:i4>434</vt:i4>
      </vt:variant>
      <vt:variant>
        <vt:i4>0</vt:i4>
      </vt:variant>
      <vt:variant>
        <vt:i4>5</vt:i4>
      </vt:variant>
      <vt:variant>
        <vt:lpwstr/>
      </vt:variant>
      <vt:variant>
        <vt:lpwstr>_Toc354567254</vt:lpwstr>
      </vt:variant>
      <vt:variant>
        <vt:i4>1376307</vt:i4>
      </vt:variant>
      <vt:variant>
        <vt:i4>428</vt:i4>
      </vt:variant>
      <vt:variant>
        <vt:i4>0</vt:i4>
      </vt:variant>
      <vt:variant>
        <vt:i4>5</vt:i4>
      </vt:variant>
      <vt:variant>
        <vt:lpwstr/>
      </vt:variant>
      <vt:variant>
        <vt:lpwstr>_Toc354567253</vt:lpwstr>
      </vt:variant>
      <vt:variant>
        <vt:i4>1376307</vt:i4>
      </vt:variant>
      <vt:variant>
        <vt:i4>422</vt:i4>
      </vt:variant>
      <vt:variant>
        <vt:i4>0</vt:i4>
      </vt:variant>
      <vt:variant>
        <vt:i4>5</vt:i4>
      </vt:variant>
      <vt:variant>
        <vt:lpwstr/>
      </vt:variant>
      <vt:variant>
        <vt:lpwstr>_Toc354567252</vt:lpwstr>
      </vt:variant>
      <vt:variant>
        <vt:i4>1310771</vt:i4>
      </vt:variant>
      <vt:variant>
        <vt:i4>416</vt:i4>
      </vt:variant>
      <vt:variant>
        <vt:i4>0</vt:i4>
      </vt:variant>
      <vt:variant>
        <vt:i4>5</vt:i4>
      </vt:variant>
      <vt:variant>
        <vt:lpwstr/>
      </vt:variant>
      <vt:variant>
        <vt:lpwstr>_Toc354567242</vt:lpwstr>
      </vt:variant>
      <vt:variant>
        <vt:i4>1310771</vt:i4>
      </vt:variant>
      <vt:variant>
        <vt:i4>410</vt:i4>
      </vt:variant>
      <vt:variant>
        <vt:i4>0</vt:i4>
      </vt:variant>
      <vt:variant>
        <vt:i4>5</vt:i4>
      </vt:variant>
      <vt:variant>
        <vt:lpwstr/>
      </vt:variant>
      <vt:variant>
        <vt:lpwstr>_Toc354567241</vt:lpwstr>
      </vt:variant>
      <vt:variant>
        <vt:i4>1310771</vt:i4>
      </vt:variant>
      <vt:variant>
        <vt:i4>404</vt:i4>
      </vt:variant>
      <vt:variant>
        <vt:i4>0</vt:i4>
      </vt:variant>
      <vt:variant>
        <vt:i4>5</vt:i4>
      </vt:variant>
      <vt:variant>
        <vt:lpwstr/>
      </vt:variant>
      <vt:variant>
        <vt:lpwstr>_Toc354567240</vt:lpwstr>
      </vt:variant>
      <vt:variant>
        <vt:i4>1245235</vt:i4>
      </vt:variant>
      <vt:variant>
        <vt:i4>398</vt:i4>
      </vt:variant>
      <vt:variant>
        <vt:i4>0</vt:i4>
      </vt:variant>
      <vt:variant>
        <vt:i4>5</vt:i4>
      </vt:variant>
      <vt:variant>
        <vt:lpwstr/>
      </vt:variant>
      <vt:variant>
        <vt:lpwstr>_Toc354567239</vt:lpwstr>
      </vt:variant>
      <vt:variant>
        <vt:i4>1245235</vt:i4>
      </vt:variant>
      <vt:variant>
        <vt:i4>392</vt:i4>
      </vt:variant>
      <vt:variant>
        <vt:i4>0</vt:i4>
      </vt:variant>
      <vt:variant>
        <vt:i4>5</vt:i4>
      </vt:variant>
      <vt:variant>
        <vt:lpwstr/>
      </vt:variant>
      <vt:variant>
        <vt:lpwstr>_Toc354567238</vt:lpwstr>
      </vt:variant>
      <vt:variant>
        <vt:i4>1245235</vt:i4>
      </vt:variant>
      <vt:variant>
        <vt:i4>386</vt:i4>
      </vt:variant>
      <vt:variant>
        <vt:i4>0</vt:i4>
      </vt:variant>
      <vt:variant>
        <vt:i4>5</vt:i4>
      </vt:variant>
      <vt:variant>
        <vt:lpwstr/>
      </vt:variant>
      <vt:variant>
        <vt:lpwstr>_Toc354567237</vt:lpwstr>
      </vt:variant>
      <vt:variant>
        <vt:i4>1245235</vt:i4>
      </vt:variant>
      <vt:variant>
        <vt:i4>380</vt:i4>
      </vt:variant>
      <vt:variant>
        <vt:i4>0</vt:i4>
      </vt:variant>
      <vt:variant>
        <vt:i4>5</vt:i4>
      </vt:variant>
      <vt:variant>
        <vt:lpwstr/>
      </vt:variant>
      <vt:variant>
        <vt:lpwstr>_Toc354567236</vt:lpwstr>
      </vt:variant>
      <vt:variant>
        <vt:i4>1245235</vt:i4>
      </vt:variant>
      <vt:variant>
        <vt:i4>374</vt:i4>
      </vt:variant>
      <vt:variant>
        <vt:i4>0</vt:i4>
      </vt:variant>
      <vt:variant>
        <vt:i4>5</vt:i4>
      </vt:variant>
      <vt:variant>
        <vt:lpwstr/>
      </vt:variant>
      <vt:variant>
        <vt:lpwstr>_Toc354567235</vt:lpwstr>
      </vt:variant>
      <vt:variant>
        <vt:i4>1245235</vt:i4>
      </vt:variant>
      <vt:variant>
        <vt:i4>368</vt:i4>
      </vt:variant>
      <vt:variant>
        <vt:i4>0</vt:i4>
      </vt:variant>
      <vt:variant>
        <vt:i4>5</vt:i4>
      </vt:variant>
      <vt:variant>
        <vt:lpwstr/>
      </vt:variant>
      <vt:variant>
        <vt:lpwstr>_Toc354567234</vt:lpwstr>
      </vt:variant>
      <vt:variant>
        <vt:i4>1245235</vt:i4>
      </vt:variant>
      <vt:variant>
        <vt:i4>362</vt:i4>
      </vt:variant>
      <vt:variant>
        <vt:i4>0</vt:i4>
      </vt:variant>
      <vt:variant>
        <vt:i4>5</vt:i4>
      </vt:variant>
      <vt:variant>
        <vt:lpwstr/>
      </vt:variant>
      <vt:variant>
        <vt:lpwstr>_Toc354567233</vt:lpwstr>
      </vt:variant>
      <vt:variant>
        <vt:i4>1245235</vt:i4>
      </vt:variant>
      <vt:variant>
        <vt:i4>356</vt:i4>
      </vt:variant>
      <vt:variant>
        <vt:i4>0</vt:i4>
      </vt:variant>
      <vt:variant>
        <vt:i4>5</vt:i4>
      </vt:variant>
      <vt:variant>
        <vt:lpwstr/>
      </vt:variant>
      <vt:variant>
        <vt:lpwstr>_Toc354567232</vt:lpwstr>
      </vt:variant>
      <vt:variant>
        <vt:i4>1245235</vt:i4>
      </vt:variant>
      <vt:variant>
        <vt:i4>350</vt:i4>
      </vt:variant>
      <vt:variant>
        <vt:i4>0</vt:i4>
      </vt:variant>
      <vt:variant>
        <vt:i4>5</vt:i4>
      </vt:variant>
      <vt:variant>
        <vt:lpwstr/>
      </vt:variant>
      <vt:variant>
        <vt:lpwstr>_Toc354567231</vt:lpwstr>
      </vt:variant>
      <vt:variant>
        <vt:i4>1245235</vt:i4>
      </vt:variant>
      <vt:variant>
        <vt:i4>344</vt:i4>
      </vt:variant>
      <vt:variant>
        <vt:i4>0</vt:i4>
      </vt:variant>
      <vt:variant>
        <vt:i4>5</vt:i4>
      </vt:variant>
      <vt:variant>
        <vt:lpwstr/>
      </vt:variant>
      <vt:variant>
        <vt:lpwstr>_Toc354567230</vt:lpwstr>
      </vt:variant>
      <vt:variant>
        <vt:i4>1179699</vt:i4>
      </vt:variant>
      <vt:variant>
        <vt:i4>338</vt:i4>
      </vt:variant>
      <vt:variant>
        <vt:i4>0</vt:i4>
      </vt:variant>
      <vt:variant>
        <vt:i4>5</vt:i4>
      </vt:variant>
      <vt:variant>
        <vt:lpwstr/>
      </vt:variant>
      <vt:variant>
        <vt:lpwstr>_Toc354567229</vt:lpwstr>
      </vt:variant>
      <vt:variant>
        <vt:i4>1179699</vt:i4>
      </vt:variant>
      <vt:variant>
        <vt:i4>332</vt:i4>
      </vt:variant>
      <vt:variant>
        <vt:i4>0</vt:i4>
      </vt:variant>
      <vt:variant>
        <vt:i4>5</vt:i4>
      </vt:variant>
      <vt:variant>
        <vt:lpwstr/>
      </vt:variant>
      <vt:variant>
        <vt:lpwstr>_Toc354567228</vt:lpwstr>
      </vt:variant>
      <vt:variant>
        <vt:i4>1179699</vt:i4>
      </vt:variant>
      <vt:variant>
        <vt:i4>326</vt:i4>
      </vt:variant>
      <vt:variant>
        <vt:i4>0</vt:i4>
      </vt:variant>
      <vt:variant>
        <vt:i4>5</vt:i4>
      </vt:variant>
      <vt:variant>
        <vt:lpwstr/>
      </vt:variant>
      <vt:variant>
        <vt:lpwstr>_Toc354567227</vt:lpwstr>
      </vt:variant>
      <vt:variant>
        <vt:i4>1179699</vt:i4>
      </vt:variant>
      <vt:variant>
        <vt:i4>320</vt:i4>
      </vt:variant>
      <vt:variant>
        <vt:i4>0</vt:i4>
      </vt:variant>
      <vt:variant>
        <vt:i4>5</vt:i4>
      </vt:variant>
      <vt:variant>
        <vt:lpwstr/>
      </vt:variant>
      <vt:variant>
        <vt:lpwstr>_Toc354567226</vt:lpwstr>
      </vt:variant>
      <vt:variant>
        <vt:i4>1179699</vt:i4>
      </vt:variant>
      <vt:variant>
        <vt:i4>314</vt:i4>
      </vt:variant>
      <vt:variant>
        <vt:i4>0</vt:i4>
      </vt:variant>
      <vt:variant>
        <vt:i4>5</vt:i4>
      </vt:variant>
      <vt:variant>
        <vt:lpwstr/>
      </vt:variant>
      <vt:variant>
        <vt:lpwstr>_Toc354567225</vt:lpwstr>
      </vt:variant>
      <vt:variant>
        <vt:i4>1179699</vt:i4>
      </vt:variant>
      <vt:variant>
        <vt:i4>308</vt:i4>
      </vt:variant>
      <vt:variant>
        <vt:i4>0</vt:i4>
      </vt:variant>
      <vt:variant>
        <vt:i4>5</vt:i4>
      </vt:variant>
      <vt:variant>
        <vt:lpwstr/>
      </vt:variant>
      <vt:variant>
        <vt:lpwstr>_Toc354567224</vt:lpwstr>
      </vt:variant>
      <vt:variant>
        <vt:i4>1179699</vt:i4>
      </vt:variant>
      <vt:variant>
        <vt:i4>302</vt:i4>
      </vt:variant>
      <vt:variant>
        <vt:i4>0</vt:i4>
      </vt:variant>
      <vt:variant>
        <vt:i4>5</vt:i4>
      </vt:variant>
      <vt:variant>
        <vt:lpwstr/>
      </vt:variant>
      <vt:variant>
        <vt:lpwstr>_Toc354567223</vt:lpwstr>
      </vt:variant>
      <vt:variant>
        <vt:i4>1179699</vt:i4>
      </vt:variant>
      <vt:variant>
        <vt:i4>296</vt:i4>
      </vt:variant>
      <vt:variant>
        <vt:i4>0</vt:i4>
      </vt:variant>
      <vt:variant>
        <vt:i4>5</vt:i4>
      </vt:variant>
      <vt:variant>
        <vt:lpwstr/>
      </vt:variant>
      <vt:variant>
        <vt:lpwstr>_Toc354567220</vt:lpwstr>
      </vt:variant>
      <vt:variant>
        <vt:i4>1114163</vt:i4>
      </vt:variant>
      <vt:variant>
        <vt:i4>290</vt:i4>
      </vt:variant>
      <vt:variant>
        <vt:i4>0</vt:i4>
      </vt:variant>
      <vt:variant>
        <vt:i4>5</vt:i4>
      </vt:variant>
      <vt:variant>
        <vt:lpwstr/>
      </vt:variant>
      <vt:variant>
        <vt:lpwstr>_Toc354567219</vt:lpwstr>
      </vt:variant>
      <vt:variant>
        <vt:i4>1114163</vt:i4>
      </vt:variant>
      <vt:variant>
        <vt:i4>284</vt:i4>
      </vt:variant>
      <vt:variant>
        <vt:i4>0</vt:i4>
      </vt:variant>
      <vt:variant>
        <vt:i4>5</vt:i4>
      </vt:variant>
      <vt:variant>
        <vt:lpwstr/>
      </vt:variant>
      <vt:variant>
        <vt:lpwstr>_Toc354567218</vt:lpwstr>
      </vt:variant>
      <vt:variant>
        <vt:i4>1114163</vt:i4>
      </vt:variant>
      <vt:variant>
        <vt:i4>278</vt:i4>
      </vt:variant>
      <vt:variant>
        <vt:i4>0</vt:i4>
      </vt:variant>
      <vt:variant>
        <vt:i4>5</vt:i4>
      </vt:variant>
      <vt:variant>
        <vt:lpwstr/>
      </vt:variant>
      <vt:variant>
        <vt:lpwstr>_Toc354567217</vt:lpwstr>
      </vt:variant>
      <vt:variant>
        <vt:i4>1114163</vt:i4>
      </vt:variant>
      <vt:variant>
        <vt:i4>272</vt:i4>
      </vt:variant>
      <vt:variant>
        <vt:i4>0</vt:i4>
      </vt:variant>
      <vt:variant>
        <vt:i4>5</vt:i4>
      </vt:variant>
      <vt:variant>
        <vt:lpwstr/>
      </vt:variant>
      <vt:variant>
        <vt:lpwstr>_Toc354567216</vt:lpwstr>
      </vt:variant>
      <vt:variant>
        <vt:i4>1114163</vt:i4>
      </vt:variant>
      <vt:variant>
        <vt:i4>266</vt:i4>
      </vt:variant>
      <vt:variant>
        <vt:i4>0</vt:i4>
      </vt:variant>
      <vt:variant>
        <vt:i4>5</vt:i4>
      </vt:variant>
      <vt:variant>
        <vt:lpwstr/>
      </vt:variant>
      <vt:variant>
        <vt:lpwstr>_Toc354567215</vt:lpwstr>
      </vt:variant>
      <vt:variant>
        <vt:i4>1114163</vt:i4>
      </vt:variant>
      <vt:variant>
        <vt:i4>260</vt:i4>
      </vt:variant>
      <vt:variant>
        <vt:i4>0</vt:i4>
      </vt:variant>
      <vt:variant>
        <vt:i4>5</vt:i4>
      </vt:variant>
      <vt:variant>
        <vt:lpwstr/>
      </vt:variant>
      <vt:variant>
        <vt:lpwstr>_Toc354567214</vt:lpwstr>
      </vt:variant>
      <vt:variant>
        <vt:i4>1114163</vt:i4>
      </vt:variant>
      <vt:variant>
        <vt:i4>254</vt:i4>
      </vt:variant>
      <vt:variant>
        <vt:i4>0</vt:i4>
      </vt:variant>
      <vt:variant>
        <vt:i4>5</vt:i4>
      </vt:variant>
      <vt:variant>
        <vt:lpwstr/>
      </vt:variant>
      <vt:variant>
        <vt:lpwstr>_Toc354567213</vt:lpwstr>
      </vt:variant>
      <vt:variant>
        <vt:i4>1114163</vt:i4>
      </vt:variant>
      <vt:variant>
        <vt:i4>248</vt:i4>
      </vt:variant>
      <vt:variant>
        <vt:i4>0</vt:i4>
      </vt:variant>
      <vt:variant>
        <vt:i4>5</vt:i4>
      </vt:variant>
      <vt:variant>
        <vt:lpwstr/>
      </vt:variant>
      <vt:variant>
        <vt:lpwstr>_Toc354567212</vt:lpwstr>
      </vt:variant>
      <vt:variant>
        <vt:i4>1114163</vt:i4>
      </vt:variant>
      <vt:variant>
        <vt:i4>242</vt:i4>
      </vt:variant>
      <vt:variant>
        <vt:i4>0</vt:i4>
      </vt:variant>
      <vt:variant>
        <vt:i4>5</vt:i4>
      </vt:variant>
      <vt:variant>
        <vt:lpwstr/>
      </vt:variant>
      <vt:variant>
        <vt:lpwstr>_Toc354567211</vt:lpwstr>
      </vt:variant>
      <vt:variant>
        <vt:i4>1048627</vt:i4>
      </vt:variant>
      <vt:variant>
        <vt:i4>236</vt:i4>
      </vt:variant>
      <vt:variant>
        <vt:i4>0</vt:i4>
      </vt:variant>
      <vt:variant>
        <vt:i4>5</vt:i4>
      </vt:variant>
      <vt:variant>
        <vt:lpwstr/>
      </vt:variant>
      <vt:variant>
        <vt:lpwstr>_Toc354567209</vt:lpwstr>
      </vt:variant>
      <vt:variant>
        <vt:i4>1048627</vt:i4>
      </vt:variant>
      <vt:variant>
        <vt:i4>230</vt:i4>
      </vt:variant>
      <vt:variant>
        <vt:i4>0</vt:i4>
      </vt:variant>
      <vt:variant>
        <vt:i4>5</vt:i4>
      </vt:variant>
      <vt:variant>
        <vt:lpwstr/>
      </vt:variant>
      <vt:variant>
        <vt:lpwstr>_Toc354567208</vt:lpwstr>
      </vt:variant>
      <vt:variant>
        <vt:i4>1048627</vt:i4>
      </vt:variant>
      <vt:variant>
        <vt:i4>224</vt:i4>
      </vt:variant>
      <vt:variant>
        <vt:i4>0</vt:i4>
      </vt:variant>
      <vt:variant>
        <vt:i4>5</vt:i4>
      </vt:variant>
      <vt:variant>
        <vt:lpwstr/>
      </vt:variant>
      <vt:variant>
        <vt:lpwstr>_Toc354567207</vt:lpwstr>
      </vt:variant>
      <vt:variant>
        <vt:i4>1048627</vt:i4>
      </vt:variant>
      <vt:variant>
        <vt:i4>218</vt:i4>
      </vt:variant>
      <vt:variant>
        <vt:i4>0</vt:i4>
      </vt:variant>
      <vt:variant>
        <vt:i4>5</vt:i4>
      </vt:variant>
      <vt:variant>
        <vt:lpwstr/>
      </vt:variant>
      <vt:variant>
        <vt:lpwstr>_Toc354567206</vt:lpwstr>
      </vt:variant>
      <vt:variant>
        <vt:i4>1048627</vt:i4>
      </vt:variant>
      <vt:variant>
        <vt:i4>212</vt:i4>
      </vt:variant>
      <vt:variant>
        <vt:i4>0</vt:i4>
      </vt:variant>
      <vt:variant>
        <vt:i4>5</vt:i4>
      </vt:variant>
      <vt:variant>
        <vt:lpwstr/>
      </vt:variant>
      <vt:variant>
        <vt:lpwstr>_Toc354567205</vt:lpwstr>
      </vt:variant>
      <vt:variant>
        <vt:i4>1048627</vt:i4>
      </vt:variant>
      <vt:variant>
        <vt:i4>206</vt:i4>
      </vt:variant>
      <vt:variant>
        <vt:i4>0</vt:i4>
      </vt:variant>
      <vt:variant>
        <vt:i4>5</vt:i4>
      </vt:variant>
      <vt:variant>
        <vt:lpwstr/>
      </vt:variant>
      <vt:variant>
        <vt:lpwstr>_Toc354567204</vt:lpwstr>
      </vt:variant>
      <vt:variant>
        <vt:i4>1048627</vt:i4>
      </vt:variant>
      <vt:variant>
        <vt:i4>200</vt:i4>
      </vt:variant>
      <vt:variant>
        <vt:i4>0</vt:i4>
      </vt:variant>
      <vt:variant>
        <vt:i4>5</vt:i4>
      </vt:variant>
      <vt:variant>
        <vt:lpwstr/>
      </vt:variant>
      <vt:variant>
        <vt:lpwstr>_Toc354567203</vt:lpwstr>
      </vt:variant>
      <vt:variant>
        <vt:i4>1048627</vt:i4>
      </vt:variant>
      <vt:variant>
        <vt:i4>194</vt:i4>
      </vt:variant>
      <vt:variant>
        <vt:i4>0</vt:i4>
      </vt:variant>
      <vt:variant>
        <vt:i4>5</vt:i4>
      </vt:variant>
      <vt:variant>
        <vt:lpwstr/>
      </vt:variant>
      <vt:variant>
        <vt:lpwstr>_Toc354567202</vt:lpwstr>
      </vt:variant>
      <vt:variant>
        <vt:i4>1048627</vt:i4>
      </vt:variant>
      <vt:variant>
        <vt:i4>188</vt:i4>
      </vt:variant>
      <vt:variant>
        <vt:i4>0</vt:i4>
      </vt:variant>
      <vt:variant>
        <vt:i4>5</vt:i4>
      </vt:variant>
      <vt:variant>
        <vt:lpwstr/>
      </vt:variant>
      <vt:variant>
        <vt:lpwstr>_Toc354567201</vt:lpwstr>
      </vt:variant>
      <vt:variant>
        <vt:i4>1638448</vt:i4>
      </vt:variant>
      <vt:variant>
        <vt:i4>182</vt:i4>
      </vt:variant>
      <vt:variant>
        <vt:i4>0</vt:i4>
      </vt:variant>
      <vt:variant>
        <vt:i4>5</vt:i4>
      </vt:variant>
      <vt:variant>
        <vt:lpwstr/>
      </vt:variant>
      <vt:variant>
        <vt:lpwstr>_Toc354567199</vt:lpwstr>
      </vt:variant>
      <vt:variant>
        <vt:i4>1638448</vt:i4>
      </vt:variant>
      <vt:variant>
        <vt:i4>176</vt:i4>
      </vt:variant>
      <vt:variant>
        <vt:i4>0</vt:i4>
      </vt:variant>
      <vt:variant>
        <vt:i4>5</vt:i4>
      </vt:variant>
      <vt:variant>
        <vt:lpwstr/>
      </vt:variant>
      <vt:variant>
        <vt:lpwstr>_Toc354567198</vt:lpwstr>
      </vt:variant>
      <vt:variant>
        <vt:i4>1638448</vt:i4>
      </vt:variant>
      <vt:variant>
        <vt:i4>170</vt:i4>
      </vt:variant>
      <vt:variant>
        <vt:i4>0</vt:i4>
      </vt:variant>
      <vt:variant>
        <vt:i4>5</vt:i4>
      </vt:variant>
      <vt:variant>
        <vt:lpwstr/>
      </vt:variant>
      <vt:variant>
        <vt:lpwstr>_Toc354567197</vt:lpwstr>
      </vt:variant>
      <vt:variant>
        <vt:i4>1638448</vt:i4>
      </vt:variant>
      <vt:variant>
        <vt:i4>164</vt:i4>
      </vt:variant>
      <vt:variant>
        <vt:i4>0</vt:i4>
      </vt:variant>
      <vt:variant>
        <vt:i4>5</vt:i4>
      </vt:variant>
      <vt:variant>
        <vt:lpwstr/>
      </vt:variant>
      <vt:variant>
        <vt:lpwstr>_Toc354567196</vt:lpwstr>
      </vt:variant>
      <vt:variant>
        <vt:i4>1638448</vt:i4>
      </vt:variant>
      <vt:variant>
        <vt:i4>158</vt:i4>
      </vt:variant>
      <vt:variant>
        <vt:i4>0</vt:i4>
      </vt:variant>
      <vt:variant>
        <vt:i4>5</vt:i4>
      </vt:variant>
      <vt:variant>
        <vt:lpwstr/>
      </vt:variant>
      <vt:variant>
        <vt:lpwstr>_Toc354567195</vt:lpwstr>
      </vt:variant>
      <vt:variant>
        <vt:i4>1638448</vt:i4>
      </vt:variant>
      <vt:variant>
        <vt:i4>152</vt:i4>
      </vt:variant>
      <vt:variant>
        <vt:i4>0</vt:i4>
      </vt:variant>
      <vt:variant>
        <vt:i4>5</vt:i4>
      </vt:variant>
      <vt:variant>
        <vt:lpwstr/>
      </vt:variant>
      <vt:variant>
        <vt:lpwstr>_Toc354567194</vt:lpwstr>
      </vt:variant>
      <vt:variant>
        <vt:i4>1638448</vt:i4>
      </vt:variant>
      <vt:variant>
        <vt:i4>146</vt:i4>
      </vt:variant>
      <vt:variant>
        <vt:i4>0</vt:i4>
      </vt:variant>
      <vt:variant>
        <vt:i4>5</vt:i4>
      </vt:variant>
      <vt:variant>
        <vt:lpwstr/>
      </vt:variant>
      <vt:variant>
        <vt:lpwstr>_Toc354567192</vt:lpwstr>
      </vt:variant>
      <vt:variant>
        <vt:i4>1638448</vt:i4>
      </vt:variant>
      <vt:variant>
        <vt:i4>140</vt:i4>
      </vt:variant>
      <vt:variant>
        <vt:i4>0</vt:i4>
      </vt:variant>
      <vt:variant>
        <vt:i4>5</vt:i4>
      </vt:variant>
      <vt:variant>
        <vt:lpwstr/>
      </vt:variant>
      <vt:variant>
        <vt:lpwstr>_Toc354567191</vt:lpwstr>
      </vt:variant>
      <vt:variant>
        <vt:i4>1638448</vt:i4>
      </vt:variant>
      <vt:variant>
        <vt:i4>134</vt:i4>
      </vt:variant>
      <vt:variant>
        <vt:i4>0</vt:i4>
      </vt:variant>
      <vt:variant>
        <vt:i4>5</vt:i4>
      </vt:variant>
      <vt:variant>
        <vt:lpwstr/>
      </vt:variant>
      <vt:variant>
        <vt:lpwstr>_Toc354567190</vt:lpwstr>
      </vt:variant>
      <vt:variant>
        <vt:i4>1572912</vt:i4>
      </vt:variant>
      <vt:variant>
        <vt:i4>128</vt:i4>
      </vt:variant>
      <vt:variant>
        <vt:i4>0</vt:i4>
      </vt:variant>
      <vt:variant>
        <vt:i4>5</vt:i4>
      </vt:variant>
      <vt:variant>
        <vt:lpwstr/>
      </vt:variant>
      <vt:variant>
        <vt:lpwstr>_Toc354567189</vt:lpwstr>
      </vt:variant>
      <vt:variant>
        <vt:i4>1572912</vt:i4>
      </vt:variant>
      <vt:variant>
        <vt:i4>122</vt:i4>
      </vt:variant>
      <vt:variant>
        <vt:i4>0</vt:i4>
      </vt:variant>
      <vt:variant>
        <vt:i4>5</vt:i4>
      </vt:variant>
      <vt:variant>
        <vt:lpwstr/>
      </vt:variant>
      <vt:variant>
        <vt:lpwstr>_Toc354567187</vt:lpwstr>
      </vt:variant>
      <vt:variant>
        <vt:i4>1572912</vt:i4>
      </vt:variant>
      <vt:variant>
        <vt:i4>116</vt:i4>
      </vt:variant>
      <vt:variant>
        <vt:i4>0</vt:i4>
      </vt:variant>
      <vt:variant>
        <vt:i4>5</vt:i4>
      </vt:variant>
      <vt:variant>
        <vt:lpwstr/>
      </vt:variant>
      <vt:variant>
        <vt:lpwstr>_Toc354567186</vt:lpwstr>
      </vt:variant>
      <vt:variant>
        <vt:i4>1572912</vt:i4>
      </vt:variant>
      <vt:variant>
        <vt:i4>110</vt:i4>
      </vt:variant>
      <vt:variant>
        <vt:i4>0</vt:i4>
      </vt:variant>
      <vt:variant>
        <vt:i4>5</vt:i4>
      </vt:variant>
      <vt:variant>
        <vt:lpwstr/>
      </vt:variant>
      <vt:variant>
        <vt:lpwstr>_Toc354567185</vt:lpwstr>
      </vt:variant>
      <vt:variant>
        <vt:i4>1572912</vt:i4>
      </vt:variant>
      <vt:variant>
        <vt:i4>104</vt:i4>
      </vt:variant>
      <vt:variant>
        <vt:i4>0</vt:i4>
      </vt:variant>
      <vt:variant>
        <vt:i4>5</vt:i4>
      </vt:variant>
      <vt:variant>
        <vt:lpwstr/>
      </vt:variant>
      <vt:variant>
        <vt:lpwstr>_Toc354567184</vt:lpwstr>
      </vt:variant>
      <vt:variant>
        <vt:i4>1572912</vt:i4>
      </vt:variant>
      <vt:variant>
        <vt:i4>98</vt:i4>
      </vt:variant>
      <vt:variant>
        <vt:i4>0</vt:i4>
      </vt:variant>
      <vt:variant>
        <vt:i4>5</vt:i4>
      </vt:variant>
      <vt:variant>
        <vt:lpwstr/>
      </vt:variant>
      <vt:variant>
        <vt:lpwstr>_Toc354567183</vt:lpwstr>
      </vt:variant>
      <vt:variant>
        <vt:i4>1572912</vt:i4>
      </vt:variant>
      <vt:variant>
        <vt:i4>92</vt:i4>
      </vt:variant>
      <vt:variant>
        <vt:i4>0</vt:i4>
      </vt:variant>
      <vt:variant>
        <vt:i4>5</vt:i4>
      </vt:variant>
      <vt:variant>
        <vt:lpwstr/>
      </vt:variant>
      <vt:variant>
        <vt:lpwstr>_Toc354567181</vt:lpwstr>
      </vt:variant>
      <vt:variant>
        <vt:i4>1572912</vt:i4>
      </vt:variant>
      <vt:variant>
        <vt:i4>86</vt:i4>
      </vt:variant>
      <vt:variant>
        <vt:i4>0</vt:i4>
      </vt:variant>
      <vt:variant>
        <vt:i4>5</vt:i4>
      </vt:variant>
      <vt:variant>
        <vt:lpwstr/>
      </vt:variant>
      <vt:variant>
        <vt:lpwstr>_Toc354567180</vt:lpwstr>
      </vt:variant>
      <vt:variant>
        <vt:i4>1507376</vt:i4>
      </vt:variant>
      <vt:variant>
        <vt:i4>80</vt:i4>
      </vt:variant>
      <vt:variant>
        <vt:i4>0</vt:i4>
      </vt:variant>
      <vt:variant>
        <vt:i4>5</vt:i4>
      </vt:variant>
      <vt:variant>
        <vt:lpwstr/>
      </vt:variant>
      <vt:variant>
        <vt:lpwstr>_Toc354567179</vt:lpwstr>
      </vt:variant>
      <vt:variant>
        <vt:i4>1507376</vt:i4>
      </vt:variant>
      <vt:variant>
        <vt:i4>74</vt:i4>
      </vt:variant>
      <vt:variant>
        <vt:i4>0</vt:i4>
      </vt:variant>
      <vt:variant>
        <vt:i4>5</vt:i4>
      </vt:variant>
      <vt:variant>
        <vt:lpwstr/>
      </vt:variant>
      <vt:variant>
        <vt:lpwstr>_Toc354567178</vt:lpwstr>
      </vt:variant>
      <vt:variant>
        <vt:i4>1507376</vt:i4>
      </vt:variant>
      <vt:variant>
        <vt:i4>68</vt:i4>
      </vt:variant>
      <vt:variant>
        <vt:i4>0</vt:i4>
      </vt:variant>
      <vt:variant>
        <vt:i4>5</vt:i4>
      </vt:variant>
      <vt:variant>
        <vt:lpwstr/>
      </vt:variant>
      <vt:variant>
        <vt:lpwstr>_Toc354567177</vt:lpwstr>
      </vt:variant>
      <vt:variant>
        <vt:i4>1507376</vt:i4>
      </vt:variant>
      <vt:variant>
        <vt:i4>62</vt:i4>
      </vt:variant>
      <vt:variant>
        <vt:i4>0</vt:i4>
      </vt:variant>
      <vt:variant>
        <vt:i4>5</vt:i4>
      </vt:variant>
      <vt:variant>
        <vt:lpwstr/>
      </vt:variant>
      <vt:variant>
        <vt:lpwstr>_Toc354567176</vt:lpwstr>
      </vt:variant>
      <vt:variant>
        <vt:i4>1507376</vt:i4>
      </vt:variant>
      <vt:variant>
        <vt:i4>56</vt:i4>
      </vt:variant>
      <vt:variant>
        <vt:i4>0</vt:i4>
      </vt:variant>
      <vt:variant>
        <vt:i4>5</vt:i4>
      </vt:variant>
      <vt:variant>
        <vt:lpwstr/>
      </vt:variant>
      <vt:variant>
        <vt:lpwstr>_Toc354567175</vt:lpwstr>
      </vt:variant>
      <vt:variant>
        <vt:i4>1441840</vt:i4>
      </vt:variant>
      <vt:variant>
        <vt:i4>50</vt:i4>
      </vt:variant>
      <vt:variant>
        <vt:i4>0</vt:i4>
      </vt:variant>
      <vt:variant>
        <vt:i4>5</vt:i4>
      </vt:variant>
      <vt:variant>
        <vt:lpwstr/>
      </vt:variant>
      <vt:variant>
        <vt:lpwstr>_Toc354567168</vt:lpwstr>
      </vt:variant>
      <vt:variant>
        <vt:i4>1441840</vt:i4>
      </vt:variant>
      <vt:variant>
        <vt:i4>44</vt:i4>
      </vt:variant>
      <vt:variant>
        <vt:i4>0</vt:i4>
      </vt:variant>
      <vt:variant>
        <vt:i4>5</vt:i4>
      </vt:variant>
      <vt:variant>
        <vt:lpwstr/>
      </vt:variant>
      <vt:variant>
        <vt:lpwstr>_Toc354567167</vt:lpwstr>
      </vt:variant>
      <vt:variant>
        <vt:i4>1441840</vt:i4>
      </vt:variant>
      <vt:variant>
        <vt:i4>38</vt:i4>
      </vt:variant>
      <vt:variant>
        <vt:i4>0</vt:i4>
      </vt:variant>
      <vt:variant>
        <vt:i4>5</vt:i4>
      </vt:variant>
      <vt:variant>
        <vt:lpwstr/>
      </vt:variant>
      <vt:variant>
        <vt:lpwstr>_Toc354567166</vt:lpwstr>
      </vt:variant>
      <vt:variant>
        <vt:i4>1441840</vt:i4>
      </vt:variant>
      <vt:variant>
        <vt:i4>32</vt:i4>
      </vt:variant>
      <vt:variant>
        <vt:i4>0</vt:i4>
      </vt:variant>
      <vt:variant>
        <vt:i4>5</vt:i4>
      </vt:variant>
      <vt:variant>
        <vt:lpwstr/>
      </vt:variant>
      <vt:variant>
        <vt:lpwstr>_Toc354567165</vt:lpwstr>
      </vt:variant>
      <vt:variant>
        <vt:i4>1441840</vt:i4>
      </vt:variant>
      <vt:variant>
        <vt:i4>26</vt:i4>
      </vt:variant>
      <vt:variant>
        <vt:i4>0</vt:i4>
      </vt:variant>
      <vt:variant>
        <vt:i4>5</vt:i4>
      </vt:variant>
      <vt:variant>
        <vt:lpwstr/>
      </vt:variant>
      <vt:variant>
        <vt:lpwstr>_Toc354567162</vt:lpwstr>
      </vt:variant>
      <vt:variant>
        <vt:i4>1441840</vt:i4>
      </vt:variant>
      <vt:variant>
        <vt:i4>20</vt:i4>
      </vt:variant>
      <vt:variant>
        <vt:i4>0</vt:i4>
      </vt:variant>
      <vt:variant>
        <vt:i4>5</vt:i4>
      </vt:variant>
      <vt:variant>
        <vt:lpwstr/>
      </vt:variant>
      <vt:variant>
        <vt:lpwstr>_Toc354567161</vt:lpwstr>
      </vt:variant>
      <vt:variant>
        <vt:i4>1441840</vt:i4>
      </vt:variant>
      <vt:variant>
        <vt:i4>14</vt:i4>
      </vt:variant>
      <vt:variant>
        <vt:i4>0</vt:i4>
      </vt:variant>
      <vt:variant>
        <vt:i4>5</vt:i4>
      </vt:variant>
      <vt:variant>
        <vt:lpwstr/>
      </vt:variant>
      <vt:variant>
        <vt:lpwstr>_Toc354567160</vt:lpwstr>
      </vt:variant>
      <vt:variant>
        <vt:i4>1376304</vt:i4>
      </vt:variant>
      <vt:variant>
        <vt:i4>8</vt:i4>
      </vt:variant>
      <vt:variant>
        <vt:i4>0</vt:i4>
      </vt:variant>
      <vt:variant>
        <vt:i4>5</vt:i4>
      </vt:variant>
      <vt:variant>
        <vt:lpwstr/>
      </vt:variant>
      <vt:variant>
        <vt:lpwstr>_Toc354567159</vt:lpwstr>
      </vt:variant>
      <vt:variant>
        <vt:i4>1376304</vt:i4>
      </vt:variant>
      <vt:variant>
        <vt:i4>2</vt:i4>
      </vt:variant>
      <vt:variant>
        <vt:i4>0</vt:i4>
      </vt:variant>
      <vt:variant>
        <vt:i4>5</vt:i4>
      </vt:variant>
      <vt:variant>
        <vt:lpwstr/>
      </vt:variant>
      <vt:variant>
        <vt:lpwstr>_Toc354567158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SME系统架构说明书</dc:title>
  <dc:subject/>
  <dc:creator>Zhu JY</dc:creator>
  <cp:keywords/>
  <dc:description/>
  <cp:lastModifiedBy>Yu Xu</cp:lastModifiedBy>
  <cp:revision>85</cp:revision>
  <cp:lastPrinted>2010-04-14T05:32:00Z</cp:lastPrinted>
  <dcterms:created xsi:type="dcterms:W3CDTF">2013-01-14T06:21:00Z</dcterms:created>
  <dcterms:modified xsi:type="dcterms:W3CDTF">2013-08-01T02:58:00Z</dcterms:modified>
</cp:coreProperties>
</file>